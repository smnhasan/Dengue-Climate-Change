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1D376" w14:textId="1CC5DB67" w:rsidR="00A251AE" w:rsidRDefault="00DD471A" w:rsidP="00A251AE">
      <w:pPr>
        <w:rPr>
          <w:rFonts w:ascii="Times New Roman" w:hAnsi="Times New Roman" w:cs="Times New Roman"/>
          <w:b/>
          <w:bCs/>
          <w:sz w:val="28"/>
          <w:szCs w:val="28"/>
        </w:rPr>
      </w:pPr>
      <w:ins w:id="0" w:author="Mohammad Nayeem Hasan" w:date="2023-06-01T13:07:00Z">
        <w:r>
          <w:rPr>
            <w:rFonts w:ascii="Times New Roman" w:hAnsi="Times New Roman" w:cs="Times New Roman"/>
            <w:b/>
            <w:bCs/>
            <w:sz w:val="28"/>
            <w:szCs w:val="28"/>
          </w:rPr>
          <w:t xml:space="preserve"> </w:t>
        </w:r>
      </w:ins>
      <w:r w:rsidR="003F583A">
        <w:rPr>
          <w:rFonts w:ascii="Times New Roman" w:hAnsi="Times New Roman" w:cs="Times New Roman"/>
          <w:b/>
          <w:bCs/>
          <w:sz w:val="28"/>
          <w:szCs w:val="28"/>
        </w:rPr>
        <w:t xml:space="preserve">Title: </w:t>
      </w:r>
      <w:r w:rsidR="00B16955" w:rsidRPr="00D744D5">
        <w:rPr>
          <w:rFonts w:ascii="Times New Roman" w:hAnsi="Times New Roman" w:cs="Times New Roman"/>
          <w:b/>
          <w:bCs/>
          <w:sz w:val="28"/>
          <w:szCs w:val="28"/>
        </w:rPr>
        <w:t xml:space="preserve">Two </w:t>
      </w:r>
      <w:r w:rsidR="00AE330B">
        <w:rPr>
          <w:rFonts w:ascii="Times New Roman" w:hAnsi="Times New Roman" w:cs="Times New Roman"/>
          <w:b/>
          <w:bCs/>
          <w:sz w:val="28"/>
          <w:szCs w:val="28"/>
        </w:rPr>
        <w:t>Decades</w:t>
      </w:r>
      <w:r w:rsidR="00B16955" w:rsidRPr="00D744D5">
        <w:rPr>
          <w:rFonts w:ascii="Times New Roman" w:hAnsi="Times New Roman" w:cs="Times New Roman"/>
          <w:b/>
          <w:bCs/>
          <w:sz w:val="28"/>
          <w:szCs w:val="28"/>
        </w:rPr>
        <w:t xml:space="preserve"> of Dengue </w:t>
      </w:r>
      <w:r w:rsidR="00AE330B">
        <w:rPr>
          <w:rFonts w:ascii="Times New Roman" w:hAnsi="Times New Roman" w:cs="Times New Roman"/>
          <w:b/>
          <w:bCs/>
          <w:sz w:val="28"/>
          <w:szCs w:val="28"/>
        </w:rPr>
        <w:t>Outbreaks</w:t>
      </w:r>
      <w:r w:rsidR="00B16955" w:rsidRPr="00D744D5">
        <w:rPr>
          <w:rFonts w:ascii="Times New Roman" w:hAnsi="Times New Roman" w:cs="Times New Roman"/>
          <w:b/>
          <w:bCs/>
          <w:sz w:val="28"/>
          <w:szCs w:val="28"/>
        </w:rPr>
        <w:t xml:space="preserve"> in Bangladesh (2000-2022):</w:t>
      </w:r>
      <w:r w:rsidR="00A251AE">
        <w:rPr>
          <w:rFonts w:ascii="Times New Roman" w:hAnsi="Times New Roman" w:cs="Times New Roman"/>
          <w:b/>
          <w:bCs/>
          <w:sz w:val="28"/>
          <w:szCs w:val="28"/>
        </w:rPr>
        <w:t xml:space="preserve"> Climate Change, Seasonality</w:t>
      </w:r>
      <w:r w:rsidR="00575A6C">
        <w:rPr>
          <w:rFonts w:ascii="Times New Roman" w:hAnsi="Times New Roman" w:cs="Times New Roman"/>
          <w:b/>
          <w:bCs/>
          <w:sz w:val="28"/>
          <w:szCs w:val="28"/>
        </w:rPr>
        <w:t xml:space="preserve">, and </w:t>
      </w:r>
      <w:r w:rsidR="0026401C">
        <w:rPr>
          <w:rFonts w:ascii="Times New Roman" w:hAnsi="Times New Roman" w:cs="Times New Roman"/>
          <w:b/>
          <w:bCs/>
          <w:sz w:val="28"/>
          <w:szCs w:val="28"/>
        </w:rPr>
        <w:t xml:space="preserve">future control plan </w:t>
      </w:r>
      <w:r w:rsidR="00EE1172">
        <w:rPr>
          <w:rFonts w:ascii="Times New Roman" w:hAnsi="Times New Roman" w:cs="Times New Roman"/>
          <w:b/>
          <w:bCs/>
          <w:sz w:val="28"/>
          <w:szCs w:val="28"/>
        </w:rPr>
        <w:t xml:space="preserve"> </w:t>
      </w:r>
      <w:r w:rsidR="00575A6C">
        <w:rPr>
          <w:rFonts w:ascii="Times New Roman" w:hAnsi="Times New Roman" w:cs="Times New Roman"/>
          <w:b/>
          <w:bCs/>
          <w:sz w:val="28"/>
          <w:szCs w:val="28"/>
        </w:rPr>
        <w:t xml:space="preserve"> </w:t>
      </w:r>
    </w:p>
    <w:p w14:paraId="2B5F861C" w14:textId="77777777" w:rsidR="00D744D5" w:rsidRPr="00AE330B" w:rsidRDefault="00D744D5" w:rsidP="00AE330B">
      <w:pPr>
        <w:spacing w:line="276" w:lineRule="auto"/>
        <w:rPr>
          <w:rFonts w:ascii="Times New Roman" w:hAnsi="Times New Roman" w:cs="Times New Roman"/>
          <w:b/>
          <w:bCs/>
          <w:sz w:val="24"/>
          <w:szCs w:val="24"/>
        </w:rPr>
      </w:pPr>
    </w:p>
    <w:p w14:paraId="5402BDC5" w14:textId="020EC771" w:rsidR="007105ED" w:rsidRDefault="00D744D5" w:rsidP="007105ED">
      <w:pPr>
        <w:rPr>
          <w:rFonts w:ascii="Times New Roman" w:hAnsi="Times New Roman" w:cs="Times New Roman"/>
          <w:sz w:val="24"/>
          <w:szCs w:val="24"/>
          <w:vertAlign w:val="superscript"/>
        </w:rPr>
      </w:pPr>
      <w:r w:rsidRPr="00973B49">
        <w:rPr>
          <w:rFonts w:ascii="Times New Roman" w:hAnsi="Times New Roman" w:cs="Times New Roman"/>
          <w:b/>
          <w:bCs/>
          <w:sz w:val="24"/>
          <w:szCs w:val="24"/>
        </w:rPr>
        <w:t>Authors:</w:t>
      </w:r>
      <w:r>
        <w:rPr>
          <w:rFonts w:ascii="Times New Roman" w:hAnsi="Times New Roman" w:cs="Times New Roman"/>
          <w:sz w:val="24"/>
          <w:szCs w:val="24"/>
        </w:rPr>
        <w:t xml:space="preserve"> </w:t>
      </w:r>
      <w:r w:rsidR="007105ED" w:rsidRPr="00FE0836">
        <w:rPr>
          <w:rFonts w:ascii="Times New Roman" w:hAnsi="Times New Roman" w:cs="Times New Roman"/>
          <w:sz w:val="24"/>
          <w:szCs w:val="24"/>
        </w:rPr>
        <w:t>Mohammad Nayeem Hasan</w:t>
      </w:r>
      <w:r w:rsidR="00CB2A06">
        <w:rPr>
          <w:rFonts w:ascii="Times New Roman" w:hAnsi="Times New Roman" w:cs="Times New Roman"/>
          <w:sz w:val="24"/>
          <w:szCs w:val="24"/>
          <w:vertAlign w:val="superscript"/>
        </w:rPr>
        <w:t>1</w:t>
      </w:r>
      <w:r w:rsidR="007105ED" w:rsidRPr="00FE0836">
        <w:rPr>
          <w:rFonts w:ascii="Times New Roman" w:hAnsi="Times New Roman" w:cs="Times New Roman"/>
          <w:sz w:val="24"/>
          <w:szCs w:val="24"/>
        </w:rPr>
        <w:t xml:space="preserve">, Ibrahim Khalil </w:t>
      </w:r>
      <w:r w:rsidR="00CB2A06">
        <w:rPr>
          <w:rFonts w:ascii="Times New Roman" w:hAnsi="Times New Roman" w:cs="Times New Roman"/>
          <w:sz w:val="24"/>
          <w:szCs w:val="24"/>
          <w:vertAlign w:val="superscript"/>
        </w:rPr>
        <w:t>2</w:t>
      </w:r>
      <w:r w:rsidR="00257B9A">
        <w:rPr>
          <w:rFonts w:ascii="Times New Roman" w:hAnsi="Times New Roman" w:cs="Times New Roman"/>
          <w:sz w:val="24"/>
          <w:szCs w:val="24"/>
        </w:rPr>
        <w:t xml:space="preserve">, </w:t>
      </w:r>
      <w:r w:rsidR="007105ED" w:rsidRPr="00FE0836">
        <w:rPr>
          <w:rFonts w:ascii="Times New Roman" w:hAnsi="Times New Roman" w:cs="Times New Roman"/>
          <w:sz w:val="24"/>
          <w:szCs w:val="24"/>
        </w:rPr>
        <w:t>Muhammad Abdul Baker Chowdhury</w:t>
      </w:r>
      <w:r w:rsidR="009F0A11">
        <w:rPr>
          <w:rFonts w:ascii="Times New Roman" w:hAnsi="Times New Roman" w:cs="Times New Roman"/>
          <w:sz w:val="24"/>
          <w:szCs w:val="24"/>
        </w:rPr>
        <w:t xml:space="preserve"> </w:t>
      </w:r>
      <w:r w:rsidR="009F0A11">
        <w:rPr>
          <w:rFonts w:ascii="Times New Roman" w:hAnsi="Times New Roman" w:cs="Times New Roman"/>
          <w:sz w:val="24"/>
          <w:szCs w:val="24"/>
          <w:vertAlign w:val="superscript"/>
        </w:rPr>
        <w:t>3</w:t>
      </w:r>
      <w:r w:rsidR="007105ED" w:rsidRPr="00FE0836">
        <w:rPr>
          <w:rFonts w:ascii="Times New Roman" w:hAnsi="Times New Roman" w:cs="Times New Roman"/>
          <w:sz w:val="24"/>
          <w:szCs w:val="24"/>
        </w:rPr>
        <w:t xml:space="preserve">, Mahbubur Rahman </w:t>
      </w:r>
      <w:r w:rsidR="009F0A11">
        <w:rPr>
          <w:rFonts w:ascii="Times New Roman" w:hAnsi="Times New Roman" w:cs="Times New Roman"/>
          <w:sz w:val="24"/>
          <w:szCs w:val="24"/>
          <w:vertAlign w:val="superscript"/>
        </w:rPr>
        <w:t>4</w:t>
      </w:r>
      <w:r w:rsidR="007105ED" w:rsidRPr="00FE0836">
        <w:rPr>
          <w:rFonts w:ascii="Times New Roman" w:hAnsi="Times New Roman" w:cs="Times New Roman"/>
          <w:sz w:val="24"/>
          <w:szCs w:val="24"/>
          <w:vertAlign w:val="superscript"/>
        </w:rPr>
        <w:t>,</w:t>
      </w:r>
      <w:r w:rsidR="009F0A11">
        <w:rPr>
          <w:rFonts w:ascii="Times New Roman" w:hAnsi="Times New Roman" w:cs="Times New Roman"/>
          <w:sz w:val="24"/>
          <w:szCs w:val="24"/>
          <w:vertAlign w:val="superscript"/>
        </w:rPr>
        <w:t>5</w:t>
      </w:r>
      <w:r w:rsidR="007105ED" w:rsidRPr="00FE0836">
        <w:rPr>
          <w:rFonts w:ascii="Times New Roman" w:hAnsi="Times New Roman" w:cs="Times New Roman"/>
          <w:sz w:val="24"/>
          <w:szCs w:val="24"/>
        </w:rPr>
        <w:t>,</w:t>
      </w:r>
      <w:r w:rsidR="00AB1743">
        <w:rPr>
          <w:rFonts w:ascii="Times New Roman" w:hAnsi="Times New Roman" w:cs="Times New Roman"/>
          <w:sz w:val="24"/>
          <w:szCs w:val="24"/>
        </w:rPr>
        <w:t xml:space="preserve"> Md Asaduzzaman</w:t>
      </w:r>
      <w:r w:rsidR="003F725F">
        <w:rPr>
          <w:rFonts w:ascii="Times New Roman" w:hAnsi="Times New Roman" w:cs="Times New Roman"/>
          <w:sz w:val="24"/>
          <w:szCs w:val="24"/>
        </w:rPr>
        <w:t xml:space="preserve"> </w:t>
      </w:r>
      <w:r w:rsidR="00AE7B37">
        <w:rPr>
          <w:rFonts w:ascii="Times New Roman" w:hAnsi="Times New Roman" w:cs="Times New Roman"/>
          <w:sz w:val="24"/>
          <w:szCs w:val="24"/>
          <w:vertAlign w:val="superscript"/>
        </w:rPr>
        <w:t>6</w:t>
      </w:r>
      <w:r w:rsidR="00AB1743">
        <w:rPr>
          <w:rFonts w:ascii="Times New Roman" w:hAnsi="Times New Roman" w:cs="Times New Roman"/>
          <w:sz w:val="24"/>
          <w:szCs w:val="24"/>
        </w:rPr>
        <w:t>,</w:t>
      </w:r>
      <w:r w:rsidR="003F725F">
        <w:rPr>
          <w:rFonts w:ascii="Times New Roman" w:hAnsi="Times New Roman" w:cs="Times New Roman"/>
          <w:sz w:val="24"/>
          <w:szCs w:val="24"/>
        </w:rPr>
        <w:t xml:space="preserve"> Masum Billah </w:t>
      </w:r>
      <w:r w:rsidR="00B335EB">
        <w:rPr>
          <w:rFonts w:ascii="Times New Roman" w:hAnsi="Times New Roman" w:cs="Times New Roman"/>
          <w:sz w:val="24"/>
          <w:szCs w:val="24"/>
          <w:vertAlign w:val="superscript"/>
        </w:rPr>
        <w:t>6</w:t>
      </w:r>
      <w:r w:rsidR="00781E09">
        <w:rPr>
          <w:rFonts w:ascii="Times New Roman" w:hAnsi="Times New Roman" w:cs="Times New Roman"/>
          <w:sz w:val="24"/>
          <w:szCs w:val="24"/>
        </w:rPr>
        <w:t xml:space="preserve">, </w:t>
      </w:r>
      <w:r w:rsidR="00781E09" w:rsidRPr="00FE0836">
        <w:rPr>
          <w:rFonts w:ascii="Times New Roman" w:hAnsi="Times New Roman" w:cs="Times New Roman"/>
          <w:sz w:val="24"/>
          <w:szCs w:val="24"/>
        </w:rPr>
        <w:t>Md.</w:t>
      </w:r>
      <w:r w:rsidR="007105ED" w:rsidRPr="00FE0836">
        <w:rPr>
          <w:rFonts w:ascii="Times New Roman" w:hAnsi="Times New Roman" w:cs="Times New Roman"/>
          <w:sz w:val="24"/>
          <w:szCs w:val="24"/>
        </w:rPr>
        <w:t xml:space="preserve"> Jamal Uddin</w:t>
      </w:r>
      <w:r w:rsidR="00CB2A06">
        <w:rPr>
          <w:rFonts w:ascii="Times New Roman" w:hAnsi="Times New Roman" w:cs="Times New Roman"/>
          <w:sz w:val="24"/>
          <w:szCs w:val="24"/>
          <w:vertAlign w:val="superscript"/>
        </w:rPr>
        <w:t>1</w:t>
      </w:r>
      <w:r w:rsidR="007105ED" w:rsidRPr="00FE0836">
        <w:rPr>
          <w:rFonts w:ascii="Times New Roman" w:hAnsi="Times New Roman" w:cs="Times New Roman"/>
          <w:sz w:val="24"/>
          <w:szCs w:val="24"/>
          <w:vertAlign w:val="superscript"/>
        </w:rPr>
        <w:t>,</w:t>
      </w:r>
      <w:r w:rsidR="00935770">
        <w:rPr>
          <w:rFonts w:ascii="Times New Roman" w:hAnsi="Times New Roman" w:cs="Times New Roman"/>
          <w:sz w:val="24"/>
          <w:szCs w:val="24"/>
          <w:vertAlign w:val="superscript"/>
        </w:rPr>
        <w:t>7</w:t>
      </w:r>
      <w:r w:rsidR="007105ED">
        <w:rPr>
          <w:rFonts w:ascii="Times New Roman" w:hAnsi="Times New Roman" w:cs="Times New Roman"/>
          <w:sz w:val="24"/>
          <w:szCs w:val="24"/>
          <w:vertAlign w:val="superscript"/>
        </w:rPr>
        <w:t xml:space="preserve"> </w:t>
      </w:r>
      <w:r w:rsidR="0038287C">
        <w:rPr>
          <w:rFonts w:ascii="Times New Roman" w:hAnsi="Times New Roman" w:cs="Times New Roman"/>
          <w:sz w:val="24"/>
          <w:szCs w:val="24"/>
        </w:rPr>
        <w:t>Roberto Galizi</w:t>
      </w:r>
      <w:r w:rsidR="000703E6">
        <w:rPr>
          <w:rFonts w:ascii="Times New Roman" w:hAnsi="Times New Roman" w:cs="Times New Roman"/>
          <w:sz w:val="24"/>
          <w:szCs w:val="24"/>
        </w:rPr>
        <w:t xml:space="preserve"> </w:t>
      </w:r>
      <w:r w:rsidR="00935770">
        <w:rPr>
          <w:rFonts w:ascii="Times New Roman" w:hAnsi="Times New Roman" w:cs="Times New Roman"/>
          <w:sz w:val="24"/>
          <w:szCs w:val="24"/>
          <w:vertAlign w:val="superscript"/>
        </w:rPr>
        <w:t>8</w:t>
      </w:r>
      <w:r w:rsidR="0038287C">
        <w:rPr>
          <w:rFonts w:ascii="Times New Roman" w:hAnsi="Times New Roman" w:cs="Times New Roman"/>
          <w:sz w:val="24"/>
          <w:szCs w:val="24"/>
        </w:rPr>
        <w:t xml:space="preserve">, </w:t>
      </w:r>
      <w:r w:rsidR="00781E09">
        <w:rPr>
          <w:rFonts w:ascii="Times New Roman" w:hAnsi="Times New Roman" w:cs="Times New Roman"/>
          <w:sz w:val="24"/>
          <w:szCs w:val="24"/>
        </w:rPr>
        <w:t>Ilaria Russo</w:t>
      </w:r>
      <w:r w:rsidR="00935770">
        <w:rPr>
          <w:rFonts w:ascii="Times New Roman" w:hAnsi="Times New Roman" w:cs="Times New Roman"/>
          <w:sz w:val="24"/>
          <w:szCs w:val="24"/>
          <w:vertAlign w:val="superscript"/>
        </w:rPr>
        <w:t>9</w:t>
      </w:r>
      <w:r w:rsidR="00781E09">
        <w:rPr>
          <w:rFonts w:ascii="Times New Roman" w:hAnsi="Times New Roman" w:cs="Times New Roman"/>
          <w:sz w:val="24"/>
          <w:szCs w:val="24"/>
        </w:rPr>
        <w:t xml:space="preserve">, </w:t>
      </w:r>
      <w:r w:rsidR="0038287C" w:rsidRPr="009E7478">
        <w:rPr>
          <w:rFonts w:ascii="Times New Roman" w:hAnsi="Times New Roman" w:cs="Times New Roman"/>
          <w:sz w:val="24"/>
          <w:szCs w:val="24"/>
        </w:rPr>
        <w:t>Alimuddin</w:t>
      </w:r>
      <w:r w:rsidR="0038287C" w:rsidRPr="007E6F4A">
        <w:rPr>
          <w:rFonts w:ascii="Times New Roman" w:hAnsi="Times New Roman" w:cs="Times New Roman"/>
          <w:sz w:val="24"/>
          <w:szCs w:val="24"/>
        </w:rPr>
        <w:t xml:space="preserve"> </w:t>
      </w:r>
      <w:r w:rsidR="0038287C" w:rsidRPr="000703E6">
        <w:rPr>
          <w:rFonts w:ascii="Times New Roman" w:hAnsi="Times New Roman" w:cs="Times New Roman"/>
          <w:sz w:val="24"/>
          <w:szCs w:val="24"/>
        </w:rPr>
        <w:t>Zumla</w:t>
      </w:r>
      <w:r w:rsidR="003F725F">
        <w:rPr>
          <w:rFonts w:ascii="Times New Roman" w:hAnsi="Times New Roman" w:cs="Times New Roman"/>
          <w:sz w:val="24"/>
          <w:szCs w:val="24"/>
          <w:vertAlign w:val="superscript"/>
        </w:rPr>
        <w:t>1</w:t>
      </w:r>
      <w:r w:rsidR="00935770">
        <w:rPr>
          <w:rFonts w:ascii="Times New Roman" w:hAnsi="Times New Roman" w:cs="Times New Roman"/>
          <w:sz w:val="24"/>
          <w:szCs w:val="24"/>
          <w:vertAlign w:val="superscript"/>
        </w:rPr>
        <w:t>0</w:t>
      </w:r>
      <w:r w:rsidR="000703E6">
        <w:rPr>
          <w:rFonts w:ascii="Times New Roman" w:hAnsi="Times New Roman" w:cs="Times New Roman"/>
          <w:sz w:val="24"/>
          <w:szCs w:val="24"/>
        </w:rPr>
        <w:t xml:space="preserve">, </w:t>
      </w:r>
      <w:r w:rsidR="007105ED" w:rsidRPr="000703E6">
        <w:rPr>
          <w:rFonts w:ascii="Times New Roman" w:hAnsi="Times New Roman" w:cs="Times New Roman"/>
          <w:sz w:val="24"/>
          <w:szCs w:val="24"/>
        </w:rPr>
        <w:t>Najmul</w:t>
      </w:r>
      <w:r w:rsidR="007105ED" w:rsidRPr="00FE0836">
        <w:rPr>
          <w:rFonts w:ascii="Times New Roman" w:hAnsi="Times New Roman" w:cs="Times New Roman"/>
          <w:sz w:val="24"/>
          <w:szCs w:val="24"/>
        </w:rPr>
        <w:t xml:space="preserve"> </w:t>
      </w:r>
      <w:r w:rsidR="00575DB1" w:rsidRPr="00FE0836">
        <w:rPr>
          <w:rFonts w:ascii="Times New Roman" w:hAnsi="Times New Roman" w:cs="Times New Roman"/>
          <w:sz w:val="24"/>
          <w:szCs w:val="24"/>
        </w:rPr>
        <w:t>Haider</w:t>
      </w:r>
      <w:r w:rsidR="007105ED" w:rsidRPr="00FE0836">
        <w:rPr>
          <w:rFonts w:ascii="Times New Roman" w:hAnsi="Times New Roman" w:cs="Times New Roman"/>
          <w:sz w:val="24"/>
          <w:szCs w:val="24"/>
          <w:vertAlign w:val="superscript"/>
        </w:rPr>
        <w:t>*</w:t>
      </w:r>
      <w:r w:rsidR="000B79CB">
        <w:rPr>
          <w:rFonts w:ascii="Times New Roman" w:hAnsi="Times New Roman" w:cs="Times New Roman"/>
          <w:sz w:val="24"/>
          <w:szCs w:val="24"/>
          <w:vertAlign w:val="superscript"/>
        </w:rPr>
        <w:t>8</w:t>
      </w:r>
    </w:p>
    <w:p w14:paraId="74A3A623" w14:textId="77777777" w:rsidR="000703E6" w:rsidRPr="0082416C" w:rsidRDefault="000703E6" w:rsidP="00910632">
      <w:pPr>
        <w:autoSpaceDE w:val="0"/>
        <w:autoSpaceDN w:val="0"/>
        <w:adjustRightInd w:val="0"/>
        <w:spacing w:after="0" w:line="240" w:lineRule="auto"/>
        <w:rPr>
          <w:rFonts w:ascii="Times New Roman" w:hAnsi="Times New Roman" w:cs="Times New Roman"/>
          <w:color w:val="000000"/>
          <w:vertAlign w:val="superscript"/>
        </w:rPr>
      </w:pPr>
    </w:p>
    <w:p w14:paraId="09590557" w14:textId="6442E04C" w:rsidR="001E0285" w:rsidRPr="00910632" w:rsidRDefault="00C92DE7" w:rsidP="00910632">
      <w:pPr>
        <w:autoSpaceDE w:val="0"/>
        <w:autoSpaceDN w:val="0"/>
        <w:adjustRightInd w:val="0"/>
        <w:spacing w:after="0" w:line="360" w:lineRule="auto"/>
        <w:rPr>
          <w:rFonts w:ascii="Times New Roman" w:hAnsi="Times New Roman" w:cs="Times New Roman"/>
          <w:color w:val="000000"/>
        </w:rPr>
      </w:pPr>
      <w:r w:rsidRPr="00910632">
        <w:rPr>
          <w:rFonts w:ascii="Times New Roman" w:hAnsi="Times New Roman" w:cs="Times New Roman"/>
          <w:color w:val="000000"/>
          <w:vertAlign w:val="superscript"/>
        </w:rPr>
        <w:t>1</w:t>
      </w:r>
      <w:r w:rsidR="001E0285" w:rsidRPr="00910632">
        <w:rPr>
          <w:rFonts w:ascii="Times New Roman" w:hAnsi="Times New Roman" w:cs="Times New Roman"/>
          <w:color w:val="000000"/>
          <w:vertAlign w:val="superscript"/>
        </w:rPr>
        <w:t xml:space="preserve"> </w:t>
      </w:r>
      <w:r w:rsidR="001E0285" w:rsidRPr="00910632">
        <w:rPr>
          <w:rFonts w:ascii="Times New Roman" w:hAnsi="Times New Roman" w:cs="Times New Roman"/>
          <w:color w:val="000000"/>
        </w:rPr>
        <w:t>Department of Statistics, Shahjalal University of Science and Technology, Sylhet 3114, Bangladesh</w:t>
      </w:r>
    </w:p>
    <w:p w14:paraId="372E7DD3" w14:textId="00A5736B" w:rsidR="001E0285" w:rsidRPr="00910632" w:rsidRDefault="001E0285" w:rsidP="00910632">
      <w:pPr>
        <w:spacing w:after="0" w:line="360" w:lineRule="auto"/>
        <w:rPr>
          <w:rFonts w:ascii="Times New Roman" w:hAnsi="Times New Roman" w:cs="Times New Roman"/>
          <w:color w:val="000000"/>
        </w:rPr>
      </w:pPr>
      <w:r w:rsidRPr="00910632">
        <w:rPr>
          <w:rFonts w:ascii="Times New Roman" w:hAnsi="Times New Roman" w:cs="Times New Roman"/>
          <w:color w:val="000000"/>
        </w:rPr>
        <w:t xml:space="preserve"> (</w:t>
      </w:r>
      <w:r w:rsidR="00C95D20" w:rsidRPr="00910632">
        <w:rPr>
          <w:rFonts w:ascii="Times New Roman" w:hAnsi="Times New Roman" w:cs="Times New Roman"/>
          <w:color w:val="000000"/>
        </w:rPr>
        <w:t>MN</w:t>
      </w:r>
      <w:r w:rsidRPr="00910632">
        <w:rPr>
          <w:rFonts w:ascii="Times New Roman" w:hAnsi="Times New Roman" w:cs="Times New Roman"/>
          <w:color w:val="000000"/>
        </w:rPr>
        <w:t xml:space="preserve">H: </w:t>
      </w:r>
      <w:hyperlink r:id="rId8" w:history="1">
        <w:r w:rsidRPr="00910632">
          <w:rPr>
            <w:rStyle w:val="Hyperlink"/>
            <w:rFonts w:ascii="Times New Roman" w:hAnsi="Times New Roman" w:cs="Times New Roman"/>
          </w:rPr>
          <w:t>nayeem5847@gmail.com</w:t>
        </w:r>
      </w:hyperlink>
      <w:r w:rsidRPr="00910632">
        <w:rPr>
          <w:rFonts w:ascii="Times New Roman" w:hAnsi="Times New Roman" w:cs="Times New Roman"/>
          <w:color w:val="0000FF"/>
        </w:rPr>
        <w:t xml:space="preserve">, </w:t>
      </w:r>
      <w:r w:rsidRPr="00910632">
        <w:rPr>
          <w:rFonts w:ascii="Times New Roman" w:hAnsi="Times New Roman" w:cs="Times New Roman"/>
          <w:color w:val="000000"/>
        </w:rPr>
        <w:t xml:space="preserve">MJU: </w:t>
      </w:r>
      <w:r w:rsidRPr="00910632">
        <w:rPr>
          <w:rFonts w:ascii="Times New Roman" w:hAnsi="Times New Roman" w:cs="Times New Roman"/>
          <w:color w:val="0000FF"/>
        </w:rPr>
        <w:t>jamal-sta@sust.edu</w:t>
      </w:r>
      <w:r w:rsidRPr="00910632">
        <w:rPr>
          <w:rFonts w:ascii="Times New Roman" w:hAnsi="Times New Roman" w:cs="Times New Roman"/>
          <w:color w:val="000000"/>
        </w:rPr>
        <w:t xml:space="preserve">) </w:t>
      </w:r>
    </w:p>
    <w:p w14:paraId="0D9DC95E" w14:textId="1386E492" w:rsidR="001E0285" w:rsidRPr="00910632" w:rsidRDefault="00C92DE7" w:rsidP="00910632">
      <w:pPr>
        <w:spacing w:after="0" w:line="360" w:lineRule="auto"/>
        <w:rPr>
          <w:rFonts w:ascii="Times New Roman" w:hAnsi="Times New Roman" w:cs="Times New Roman"/>
          <w:color w:val="000000"/>
          <w:vertAlign w:val="superscript"/>
        </w:rPr>
      </w:pPr>
      <w:r w:rsidRPr="00910632">
        <w:rPr>
          <w:rFonts w:ascii="Times New Roman" w:hAnsi="Times New Roman" w:cs="Times New Roman"/>
          <w:color w:val="000000"/>
          <w:vertAlign w:val="superscript"/>
        </w:rPr>
        <w:t>2</w:t>
      </w:r>
      <w:r w:rsidR="00167517">
        <w:rPr>
          <w:rFonts w:ascii="Times New Roman" w:hAnsi="Times New Roman" w:cs="Times New Roman"/>
          <w:color w:val="000000"/>
          <w:vertAlign w:val="superscript"/>
        </w:rPr>
        <w:t xml:space="preserve"> </w:t>
      </w:r>
      <w:r w:rsidR="001E0285" w:rsidRPr="00910632">
        <w:rPr>
          <w:rFonts w:ascii="Times New Roman" w:hAnsi="Times New Roman" w:cs="Times New Roman"/>
          <w:color w:val="000000"/>
        </w:rPr>
        <w:t xml:space="preserve">Department of Livestock Services, Ministry of Fisheries and Livestock, Bangladesh, Dhaka, Bangladesh (IK: </w:t>
      </w:r>
      <w:hyperlink r:id="rId9" w:history="1">
        <w:r w:rsidR="001E0285" w:rsidRPr="00910632">
          <w:rPr>
            <w:rStyle w:val="Hyperlink"/>
            <w:rFonts w:ascii="Times New Roman" w:hAnsi="Times New Roman" w:cs="Times New Roman"/>
          </w:rPr>
          <w:t>dribrahim.dls@gmail.com</w:t>
        </w:r>
      </w:hyperlink>
      <w:r w:rsidR="001E0285" w:rsidRPr="00910632">
        <w:rPr>
          <w:rFonts w:ascii="Times New Roman" w:hAnsi="Times New Roman" w:cs="Times New Roman"/>
          <w:color w:val="000000"/>
        </w:rPr>
        <w:t>)</w:t>
      </w:r>
    </w:p>
    <w:p w14:paraId="7942DA16" w14:textId="13742240" w:rsidR="001E0285" w:rsidRPr="00910632" w:rsidRDefault="009F0A11" w:rsidP="00910632">
      <w:pPr>
        <w:spacing w:after="0" w:line="360" w:lineRule="auto"/>
        <w:rPr>
          <w:rFonts w:ascii="Times New Roman" w:hAnsi="Times New Roman" w:cs="Times New Roman"/>
        </w:rPr>
      </w:pPr>
      <w:r>
        <w:rPr>
          <w:rFonts w:ascii="Times New Roman" w:hAnsi="Times New Roman" w:cs="Times New Roman"/>
          <w:vertAlign w:val="superscript"/>
        </w:rPr>
        <w:t>3</w:t>
      </w:r>
      <w:r w:rsidR="001E0285" w:rsidRPr="00910632">
        <w:rPr>
          <w:rFonts w:ascii="Times New Roman" w:hAnsi="Times New Roman" w:cs="Times New Roman"/>
        </w:rPr>
        <w:t xml:space="preserve"> Department of Neurosurgery, University of Florida College of Medicine, Gainesville, Florida FL 32610, USA</w:t>
      </w:r>
      <w:r w:rsidR="00556B24">
        <w:rPr>
          <w:rFonts w:ascii="Times New Roman" w:hAnsi="Times New Roman" w:cs="Times New Roman"/>
        </w:rPr>
        <w:t xml:space="preserve"> </w:t>
      </w:r>
      <w:r w:rsidR="001E0285" w:rsidRPr="00910632">
        <w:rPr>
          <w:rFonts w:ascii="Times New Roman" w:hAnsi="Times New Roman" w:cs="Times New Roman"/>
        </w:rPr>
        <w:t xml:space="preserve">(MABC: </w:t>
      </w:r>
      <w:hyperlink r:id="rId10" w:history="1">
        <w:r w:rsidR="001E0285" w:rsidRPr="00910632">
          <w:rPr>
            <w:rStyle w:val="Hyperlink"/>
            <w:rFonts w:ascii="Times New Roman" w:hAnsi="Times New Roman" w:cs="Times New Roman"/>
          </w:rPr>
          <w:t>baker.chowdhury@neurosurgery.ufl.edu</w:t>
        </w:r>
      </w:hyperlink>
      <w:r w:rsidR="001E0285" w:rsidRPr="00910632">
        <w:rPr>
          <w:rFonts w:ascii="Times New Roman" w:hAnsi="Times New Roman" w:cs="Times New Roman"/>
        </w:rPr>
        <w:t xml:space="preserve"> )</w:t>
      </w:r>
    </w:p>
    <w:p w14:paraId="14B56E03" w14:textId="23BCB747" w:rsidR="001E0285" w:rsidRPr="00910632" w:rsidRDefault="00556B24" w:rsidP="00910632">
      <w:pPr>
        <w:spacing w:after="0" w:line="360" w:lineRule="auto"/>
        <w:rPr>
          <w:rFonts w:ascii="Times New Roman" w:hAnsi="Times New Roman" w:cs="Times New Roman"/>
          <w:vertAlign w:val="superscript"/>
        </w:rPr>
      </w:pPr>
      <w:r>
        <w:rPr>
          <w:rFonts w:ascii="Times New Roman" w:hAnsi="Times New Roman" w:cs="Times New Roman"/>
          <w:vertAlign w:val="superscript"/>
        </w:rPr>
        <w:t>4</w:t>
      </w:r>
      <w:r w:rsidR="001E0285" w:rsidRPr="00910632">
        <w:rPr>
          <w:rFonts w:ascii="Times New Roman" w:hAnsi="Times New Roman" w:cs="Times New Roman"/>
          <w:vertAlign w:val="superscript"/>
        </w:rPr>
        <w:t xml:space="preserve"> </w:t>
      </w:r>
      <w:r w:rsidR="001E0285" w:rsidRPr="00910632">
        <w:rPr>
          <w:rFonts w:ascii="Times New Roman" w:hAnsi="Times New Roman" w:cs="Times New Roman"/>
        </w:rPr>
        <w:t xml:space="preserve">The Royal Veterinary College, University of London, Hawkshead Lane, North Mymms, Hatfield, Hertfordshire, United Kingdom (Email: MR: </w:t>
      </w:r>
      <w:hyperlink r:id="rId11" w:history="1">
        <w:r w:rsidR="001E0285" w:rsidRPr="00910632">
          <w:rPr>
            <w:rStyle w:val="Hyperlink"/>
            <w:rFonts w:ascii="Times New Roman" w:hAnsi="Times New Roman" w:cs="Times New Roman"/>
          </w:rPr>
          <w:t>dr_mahbub@yahoo.com</w:t>
        </w:r>
      </w:hyperlink>
      <w:r w:rsidR="001E0285" w:rsidRPr="00910632">
        <w:rPr>
          <w:rFonts w:ascii="Times New Roman" w:hAnsi="Times New Roman" w:cs="Times New Roman"/>
        </w:rPr>
        <w:t xml:space="preserve">)  </w:t>
      </w:r>
    </w:p>
    <w:p w14:paraId="0F4A31D9" w14:textId="0D2E7C68" w:rsidR="001E0285" w:rsidRPr="00910632" w:rsidRDefault="00556B24" w:rsidP="00910632">
      <w:pPr>
        <w:spacing w:after="0" w:line="360" w:lineRule="auto"/>
        <w:rPr>
          <w:rFonts w:ascii="Times New Roman" w:hAnsi="Times New Roman" w:cs="Times New Roman"/>
        </w:rPr>
      </w:pPr>
      <w:r>
        <w:rPr>
          <w:rFonts w:ascii="Times New Roman" w:hAnsi="Times New Roman" w:cs="Times New Roman"/>
          <w:vertAlign w:val="superscript"/>
        </w:rPr>
        <w:t xml:space="preserve">5 </w:t>
      </w:r>
      <w:r w:rsidR="001E0285" w:rsidRPr="00910632">
        <w:rPr>
          <w:rFonts w:ascii="Times New Roman" w:hAnsi="Times New Roman" w:cs="Times New Roman"/>
        </w:rPr>
        <w:t xml:space="preserve">Institute of Epidemiology, Disease Control and Research (IEDCR), Ministry of Health and Family Welfare, Mohakhali, Dhaka, Bangladesh (MR: </w:t>
      </w:r>
      <w:hyperlink r:id="rId12" w:history="1">
        <w:r w:rsidR="001E0285" w:rsidRPr="00910632">
          <w:rPr>
            <w:rStyle w:val="Hyperlink"/>
            <w:rFonts w:ascii="Times New Roman" w:hAnsi="Times New Roman" w:cs="Times New Roman"/>
          </w:rPr>
          <w:t>dr_mahbub@yahoo.com</w:t>
        </w:r>
      </w:hyperlink>
      <w:r w:rsidR="001E0285" w:rsidRPr="00910632">
        <w:rPr>
          <w:rStyle w:val="Hyperlink"/>
          <w:rFonts w:ascii="Times New Roman" w:hAnsi="Times New Roman" w:cs="Times New Roman"/>
        </w:rPr>
        <w:t xml:space="preserve">, MHK: </w:t>
      </w:r>
      <w:hyperlink r:id="rId13" w:history="1">
        <w:r w:rsidR="00AB1743" w:rsidRPr="00910632">
          <w:rPr>
            <w:rStyle w:val="Hyperlink"/>
            <w:rFonts w:ascii="Times New Roman" w:hAnsi="Times New Roman" w:cs="Times New Roman"/>
          </w:rPr>
          <w:t>khanmanjur56@gmail.com</w:t>
        </w:r>
      </w:hyperlink>
      <w:r w:rsidR="001E0285" w:rsidRPr="00910632">
        <w:rPr>
          <w:rFonts w:ascii="Times New Roman" w:hAnsi="Times New Roman" w:cs="Times New Roman"/>
        </w:rPr>
        <w:t>)</w:t>
      </w:r>
    </w:p>
    <w:p w14:paraId="3EF9D143" w14:textId="502A0A5C" w:rsidR="00AB1743" w:rsidRPr="00910632" w:rsidRDefault="00556B24" w:rsidP="00910632">
      <w:pPr>
        <w:spacing w:after="0" w:line="360" w:lineRule="auto"/>
        <w:rPr>
          <w:rFonts w:ascii="Times New Roman" w:hAnsi="Times New Roman" w:cs="Times New Roman"/>
        </w:rPr>
      </w:pPr>
      <w:r>
        <w:rPr>
          <w:rFonts w:ascii="Times New Roman" w:hAnsi="Times New Roman" w:cs="Times New Roman"/>
          <w:vertAlign w:val="superscript"/>
        </w:rPr>
        <w:t xml:space="preserve">6 </w:t>
      </w:r>
      <w:r w:rsidR="00AB1743" w:rsidRPr="00910632">
        <w:rPr>
          <w:rFonts w:ascii="Times New Roman" w:hAnsi="Times New Roman" w:cs="Times New Roman"/>
        </w:rPr>
        <w:t xml:space="preserve">School of Digital, Technologies, and Arts, </w:t>
      </w:r>
      <w:r w:rsidR="003F725F" w:rsidRPr="00910632">
        <w:rPr>
          <w:rFonts w:ascii="Times New Roman" w:hAnsi="Times New Roman" w:cs="Times New Roman"/>
        </w:rPr>
        <w:t>Staffordshire</w:t>
      </w:r>
      <w:r w:rsidR="00AB1743" w:rsidRPr="00910632">
        <w:rPr>
          <w:rFonts w:ascii="Times New Roman" w:hAnsi="Times New Roman" w:cs="Times New Roman"/>
        </w:rPr>
        <w:t xml:space="preserve"> University, </w:t>
      </w:r>
      <w:r w:rsidR="009C4F35" w:rsidRPr="00910632">
        <w:rPr>
          <w:rFonts w:ascii="Times New Roman" w:hAnsi="Times New Roman" w:cs="Times New Roman"/>
        </w:rPr>
        <w:t>Staffordshire</w:t>
      </w:r>
      <w:r w:rsidR="003F725F" w:rsidRPr="00910632">
        <w:rPr>
          <w:rFonts w:ascii="Times New Roman" w:hAnsi="Times New Roman" w:cs="Times New Roman"/>
        </w:rPr>
        <w:t xml:space="preserve">, UK </w:t>
      </w:r>
      <w:r w:rsidR="009C4F35" w:rsidRPr="00910632">
        <w:rPr>
          <w:rFonts w:ascii="Times New Roman" w:hAnsi="Times New Roman" w:cs="Times New Roman"/>
        </w:rPr>
        <w:t xml:space="preserve">(MB: </w:t>
      </w:r>
      <w:hyperlink r:id="rId14" w:history="1">
        <w:r w:rsidR="009C4F35" w:rsidRPr="00910632">
          <w:rPr>
            <w:rStyle w:val="Hyperlink"/>
            <w:rFonts w:ascii="Times New Roman" w:hAnsi="Times New Roman" w:cs="Times New Roman"/>
          </w:rPr>
          <w:t>masum.billah@staffs.ac.uk</w:t>
        </w:r>
      </w:hyperlink>
      <w:r w:rsidR="009C4F35" w:rsidRPr="00910632">
        <w:rPr>
          <w:rFonts w:ascii="Times New Roman" w:hAnsi="Times New Roman" w:cs="Times New Roman"/>
        </w:rPr>
        <w:t xml:space="preserve"> , </w:t>
      </w:r>
      <w:r w:rsidR="009E46AE" w:rsidRPr="00910632">
        <w:rPr>
          <w:rFonts w:ascii="Times New Roman" w:hAnsi="Times New Roman" w:cs="Times New Roman"/>
        </w:rPr>
        <w:t xml:space="preserve">MA: </w:t>
      </w:r>
      <w:hyperlink r:id="rId15" w:history="1">
        <w:r w:rsidR="009E46AE" w:rsidRPr="00910632">
          <w:rPr>
            <w:rStyle w:val="Hyperlink"/>
            <w:rFonts w:ascii="Times New Roman" w:hAnsi="Times New Roman" w:cs="Times New Roman"/>
          </w:rPr>
          <w:t>Md.Asaduzzaman@staffs.ac.uk</w:t>
        </w:r>
      </w:hyperlink>
      <w:r w:rsidR="009E46AE" w:rsidRPr="00910632">
        <w:rPr>
          <w:rFonts w:ascii="Times New Roman" w:hAnsi="Times New Roman" w:cs="Times New Roman"/>
        </w:rPr>
        <w:t>)</w:t>
      </w:r>
    </w:p>
    <w:p w14:paraId="7EF31CAB" w14:textId="4F057EBC" w:rsidR="001E0285" w:rsidRPr="00910632" w:rsidRDefault="00C66DEF" w:rsidP="00910632">
      <w:pPr>
        <w:spacing w:after="0" w:line="360" w:lineRule="auto"/>
        <w:rPr>
          <w:rFonts w:ascii="Times New Roman" w:hAnsi="Times New Roman" w:cs="Times New Roman"/>
        </w:rPr>
      </w:pPr>
      <w:r>
        <w:rPr>
          <w:rFonts w:ascii="Times New Roman" w:hAnsi="Times New Roman" w:cs="Times New Roman"/>
          <w:vertAlign w:val="superscript"/>
        </w:rPr>
        <w:t>7</w:t>
      </w:r>
      <w:r w:rsidR="001E0285" w:rsidRPr="00910632">
        <w:rPr>
          <w:rFonts w:ascii="Times New Roman" w:hAnsi="Times New Roman" w:cs="Times New Roman"/>
          <w:vertAlign w:val="superscript"/>
        </w:rPr>
        <w:t xml:space="preserve"> </w:t>
      </w:r>
      <w:r w:rsidR="001E0285" w:rsidRPr="00910632">
        <w:rPr>
          <w:rFonts w:ascii="Times New Roman" w:hAnsi="Times New Roman" w:cs="Times New Roman"/>
        </w:rPr>
        <w:t xml:space="preserve">Department of General Educational and Development, Daffodil International University, Dhaka, Bangladesh (MJU: </w:t>
      </w:r>
      <w:hyperlink r:id="rId16" w:history="1">
        <w:r w:rsidR="001E0285" w:rsidRPr="00910632">
          <w:rPr>
            <w:rStyle w:val="Hyperlink"/>
            <w:rFonts w:ascii="Times New Roman" w:hAnsi="Times New Roman" w:cs="Times New Roman"/>
          </w:rPr>
          <w:t>jamal-sta@sust.edu</w:t>
        </w:r>
      </w:hyperlink>
      <w:r w:rsidR="001E0285" w:rsidRPr="00910632">
        <w:rPr>
          <w:rFonts w:ascii="Times New Roman" w:hAnsi="Times New Roman" w:cs="Times New Roman"/>
        </w:rPr>
        <w:t>)</w:t>
      </w:r>
    </w:p>
    <w:p w14:paraId="54B8FF29" w14:textId="5B143E9A" w:rsidR="001E0285" w:rsidRPr="00910632" w:rsidRDefault="000B79CB" w:rsidP="00910632">
      <w:pPr>
        <w:spacing w:after="0" w:line="360" w:lineRule="auto"/>
        <w:rPr>
          <w:rFonts w:ascii="Times New Roman" w:hAnsi="Times New Roman" w:cs="Times New Roman"/>
        </w:rPr>
      </w:pPr>
      <w:r>
        <w:rPr>
          <w:rFonts w:ascii="Times New Roman" w:hAnsi="Times New Roman" w:cs="Times New Roman"/>
          <w:vertAlign w:val="superscript"/>
        </w:rPr>
        <w:t>8</w:t>
      </w:r>
      <w:r w:rsidR="001E0285" w:rsidRPr="00910632">
        <w:rPr>
          <w:rFonts w:ascii="Times New Roman" w:hAnsi="Times New Roman" w:cs="Times New Roman"/>
          <w:vertAlign w:val="superscript"/>
        </w:rPr>
        <w:t xml:space="preserve"> </w:t>
      </w:r>
      <w:r w:rsidR="001E0285" w:rsidRPr="00910632">
        <w:rPr>
          <w:rFonts w:ascii="Times New Roman" w:hAnsi="Times New Roman" w:cs="Times New Roman"/>
        </w:rPr>
        <w:t xml:space="preserve">School of Life Sciences, </w:t>
      </w:r>
      <w:r w:rsidR="00BC5447" w:rsidRPr="00910632">
        <w:rPr>
          <w:rFonts w:ascii="Times New Roman" w:hAnsi="Times New Roman" w:cs="Times New Roman"/>
        </w:rPr>
        <w:t xml:space="preserve">Faculty of Natural </w:t>
      </w:r>
      <w:r w:rsidR="006638FF" w:rsidRPr="00910632">
        <w:rPr>
          <w:rFonts w:ascii="Times New Roman" w:hAnsi="Times New Roman" w:cs="Times New Roman"/>
        </w:rPr>
        <w:t>Sciences</w:t>
      </w:r>
      <w:r w:rsidR="00BC5447" w:rsidRPr="00910632">
        <w:rPr>
          <w:rFonts w:ascii="Times New Roman" w:hAnsi="Times New Roman" w:cs="Times New Roman"/>
        </w:rPr>
        <w:t xml:space="preserve">, </w:t>
      </w:r>
      <w:r w:rsidR="001E0285" w:rsidRPr="00910632">
        <w:rPr>
          <w:rFonts w:ascii="Times New Roman" w:hAnsi="Times New Roman" w:cs="Times New Roman"/>
        </w:rPr>
        <w:t xml:space="preserve">Keele University, Keele, Staffordshire, United Kingdom, ST5 5BG (NH: </w:t>
      </w:r>
      <w:hyperlink r:id="rId17" w:history="1">
        <w:r w:rsidR="001E0285" w:rsidRPr="00910632">
          <w:rPr>
            <w:rStyle w:val="Hyperlink"/>
            <w:rFonts w:ascii="Times New Roman" w:hAnsi="Times New Roman" w:cs="Times New Roman"/>
          </w:rPr>
          <w:t>n.haider@keele.ac.uk</w:t>
        </w:r>
      </w:hyperlink>
      <w:r w:rsidR="001E0285" w:rsidRPr="00910632">
        <w:rPr>
          <w:rFonts w:ascii="Times New Roman" w:hAnsi="Times New Roman" w:cs="Times New Roman"/>
        </w:rPr>
        <w:t xml:space="preserve">, </w:t>
      </w:r>
      <w:r w:rsidR="00456EEA" w:rsidRPr="00910632">
        <w:rPr>
          <w:rFonts w:ascii="Times New Roman" w:hAnsi="Times New Roman" w:cs="Times New Roman"/>
        </w:rPr>
        <w:t>RG</w:t>
      </w:r>
      <w:r w:rsidR="001E0285" w:rsidRPr="00910632">
        <w:rPr>
          <w:rFonts w:ascii="Times New Roman" w:hAnsi="Times New Roman" w:cs="Times New Roman"/>
        </w:rPr>
        <w:t xml:space="preserve">: </w:t>
      </w:r>
      <w:hyperlink r:id="rId18" w:history="1">
        <w:r w:rsidR="006638FF" w:rsidRPr="00910632">
          <w:rPr>
            <w:rStyle w:val="Hyperlink"/>
            <w:rFonts w:ascii="Times New Roman" w:hAnsi="Times New Roman" w:cs="Times New Roman"/>
          </w:rPr>
          <w:t>r.galizi@keele.ac.uk</w:t>
        </w:r>
      </w:hyperlink>
      <w:r w:rsidR="006638FF" w:rsidRPr="00910632">
        <w:rPr>
          <w:rFonts w:ascii="Times New Roman" w:hAnsi="Times New Roman" w:cs="Times New Roman"/>
        </w:rPr>
        <w:t xml:space="preserve"> </w:t>
      </w:r>
      <w:r w:rsidR="001E0285" w:rsidRPr="00910632">
        <w:rPr>
          <w:rFonts w:ascii="Times New Roman" w:hAnsi="Times New Roman" w:cs="Times New Roman"/>
        </w:rPr>
        <w:t xml:space="preserve">). </w:t>
      </w:r>
    </w:p>
    <w:p w14:paraId="50A0F084" w14:textId="6B6E1505" w:rsidR="002C011D" w:rsidRPr="00910632" w:rsidRDefault="005331A7" w:rsidP="00910632">
      <w:pPr>
        <w:spacing w:after="0" w:line="360" w:lineRule="auto"/>
        <w:rPr>
          <w:rFonts w:ascii="Times New Roman" w:hAnsi="Times New Roman" w:cs="Times New Roman"/>
        </w:rPr>
      </w:pPr>
      <w:r>
        <w:rPr>
          <w:rFonts w:ascii="Times New Roman" w:hAnsi="Times New Roman" w:cs="Times New Roman"/>
          <w:vertAlign w:val="superscript"/>
        </w:rPr>
        <w:t>9</w:t>
      </w:r>
      <w:r w:rsidR="002C011D" w:rsidRPr="00910632">
        <w:rPr>
          <w:rFonts w:ascii="Times New Roman" w:hAnsi="Times New Roman" w:cs="Times New Roman"/>
        </w:rPr>
        <w:t xml:space="preserve"> School of Medicine, Facult</w:t>
      </w:r>
      <w:r w:rsidR="0006000A" w:rsidRPr="00910632">
        <w:rPr>
          <w:rFonts w:ascii="Times New Roman" w:hAnsi="Times New Roman" w:cs="Times New Roman"/>
        </w:rPr>
        <w:t>y</w:t>
      </w:r>
      <w:r w:rsidR="002C011D" w:rsidRPr="00910632">
        <w:rPr>
          <w:rFonts w:ascii="Times New Roman" w:hAnsi="Times New Roman" w:cs="Times New Roman"/>
        </w:rPr>
        <w:t xml:space="preserve"> of Medicine and Health Science</w:t>
      </w:r>
      <w:r w:rsidR="000C5F2C">
        <w:rPr>
          <w:rFonts w:ascii="Times New Roman" w:hAnsi="Times New Roman" w:cs="Times New Roman"/>
        </w:rPr>
        <w:t>s</w:t>
      </w:r>
      <w:r w:rsidR="002C011D" w:rsidRPr="00910632">
        <w:rPr>
          <w:rFonts w:ascii="Times New Roman" w:hAnsi="Times New Roman" w:cs="Times New Roman"/>
        </w:rPr>
        <w:t>, Keele University,</w:t>
      </w:r>
      <w:r w:rsidR="00B82834" w:rsidRPr="00910632">
        <w:rPr>
          <w:rFonts w:ascii="Times New Roman" w:hAnsi="Times New Roman" w:cs="Times New Roman"/>
        </w:rPr>
        <w:t xml:space="preserve"> Staffordshire, United Kingdom </w:t>
      </w:r>
      <w:r w:rsidR="002C011D" w:rsidRPr="00910632">
        <w:rPr>
          <w:rFonts w:ascii="Times New Roman" w:hAnsi="Times New Roman" w:cs="Times New Roman"/>
        </w:rPr>
        <w:t xml:space="preserve"> </w:t>
      </w:r>
      <w:r w:rsidR="00067167" w:rsidRPr="00910632">
        <w:rPr>
          <w:rFonts w:ascii="Times New Roman" w:hAnsi="Times New Roman" w:cs="Times New Roman"/>
        </w:rPr>
        <w:t xml:space="preserve">(IR: </w:t>
      </w:r>
      <w:hyperlink r:id="rId19" w:history="1">
        <w:r w:rsidR="00067167" w:rsidRPr="00910632">
          <w:rPr>
            <w:rStyle w:val="Hyperlink"/>
            <w:rFonts w:ascii="Times New Roman" w:hAnsi="Times New Roman" w:cs="Times New Roman"/>
          </w:rPr>
          <w:t>i.russo@keele.ac.uk</w:t>
        </w:r>
      </w:hyperlink>
      <w:r w:rsidR="00067167" w:rsidRPr="00910632">
        <w:rPr>
          <w:rFonts w:ascii="Times New Roman" w:hAnsi="Times New Roman" w:cs="Times New Roman"/>
        </w:rPr>
        <w:t xml:space="preserve"> )  </w:t>
      </w:r>
    </w:p>
    <w:p w14:paraId="6186D971" w14:textId="4208FF52" w:rsidR="00DB4A0C" w:rsidRPr="00910632" w:rsidRDefault="006638FF" w:rsidP="00910632">
      <w:pPr>
        <w:autoSpaceDE w:val="0"/>
        <w:autoSpaceDN w:val="0"/>
        <w:adjustRightInd w:val="0"/>
        <w:spacing w:after="0" w:line="360" w:lineRule="auto"/>
        <w:rPr>
          <w:rFonts w:ascii="Times New Roman" w:hAnsi="Times New Roman" w:cs="Times New Roman"/>
          <w:color w:val="000000"/>
        </w:rPr>
      </w:pPr>
      <w:r w:rsidRPr="00910632">
        <w:rPr>
          <w:rFonts w:ascii="Times New Roman" w:hAnsi="Times New Roman" w:cs="Times New Roman"/>
          <w:color w:val="000000"/>
          <w:vertAlign w:val="superscript"/>
        </w:rPr>
        <w:t>1</w:t>
      </w:r>
      <w:r w:rsidR="000C5F2C">
        <w:rPr>
          <w:rFonts w:ascii="Times New Roman" w:hAnsi="Times New Roman" w:cs="Times New Roman"/>
          <w:color w:val="000000"/>
          <w:vertAlign w:val="superscript"/>
        </w:rPr>
        <w:t>0</w:t>
      </w:r>
      <w:r w:rsidR="00BB2E9A" w:rsidRPr="00910632">
        <w:rPr>
          <w:rFonts w:ascii="Times New Roman" w:hAnsi="Times New Roman" w:cs="Times New Roman"/>
          <w:color w:val="000000"/>
          <w:vertAlign w:val="superscript"/>
        </w:rPr>
        <w:t xml:space="preserve"> </w:t>
      </w:r>
      <w:r w:rsidR="00DB4A0C" w:rsidRPr="00910632">
        <w:rPr>
          <w:rFonts w:ascii="Times New Roman" w:hAnsi="Times New Roman" w:cs="Times New Roman"/>
          <w:color w:val="000000"/>
        </w:rPr>
        <w:t>Division of Infection and Immunity, Centre for Clinical Microbiology, University College London</w:t>
      </w:r>
    </w:p>
    <w:p w14:paraId="0D50A456" w14:textId="77777777" w:rsidR="00DB4A0C" w:rsidRPr="00910632" w:rsidRDefault="00DB4A0C" w:rsidP="00910632">
      <w:pPr>
        <w:autoSpaceDE w:val="0"/>
        <w:autoSpaceDN w:val="0"/>
        <w:adjustRightInd w:val="0"/>
        <w:spacing w:after="0" w:line="360" w:lineRule="auto"/>
        <w:rPr>
          <w:rFonts w:ascii="Times New Roman" w:hAnsi="Times New Roman" w:cs="Times New Roman"/>
          <w:color w:val="000000"/>
        </w:rPr>
      </w:pPr>
      <w:r w:rsidRPr="00910632">
        <w:rPr>
          <w:rFonts w:ascii="Times New Roman" w:hAnsi="Times New Roman" w:cs="Times New Roman"/>
          <w:color w:val="000000"/>
        </w:rPr>
        <w:t xml:space="preserve">and NIHR-BRC, University College London Hospitals, London, United Kingdom (AZ:  </w:t>
      </w:r>
      <w:hyperlink r:id="rId20" w:history="1">
        <w:r w:rsidRPr="00910632">
          <w:rPr>
            <w:rStyle w:val="Hyperlink"/>
            <w:rFonts w:ascii="Times New Roman" w:hAnsi="Times New Roman" w:cs="Times New Roman"/>
          </w:rPr>
          <w:t>a.zumla@ucl.ac.uk</w:t>
        </w:r>
      </w:hyperlink>
      <w:r w:rsidRPr="00910632">
        <w:rPr>
          <w:rFonts w:ascii="Times New Roman" w:hAnsi="Times New Roman" w:cs="Times New Roman"/>
          <w:color w:val="0000FF"/>
        </w:rPr>
        <w:t>)</w:t>
      </w:r>
      <w:r w:rsidRPr="00910632">
        <w:rPr>
          <w:rFonts w:ascii="Times New Roman" w:hAnsi="Times New Roman" w:cs="Times New Roman"/>
          <w:color w:val="000000"/>
        </w:rPr>
        <w:t>.</w:t>
      </w:r>
    </w:p>
    <w:p w14:paraId="65AD478C" w14:textId="77777777" w:rsidR="00DB4A0C" w:rsidRPr="0038734E" w:rsidRDefault="00DB4A0C" w:rsidP="001E0285">
      <w:pPr>
        <w:spacing w:after="0" w:line="360" w:lineRule="auto"/>
        <w:rPr>
          <w:rFonts w:ascii="Times New Roman" w:hAnsi="Times New Roman" w:cs="Times New Roman"/>
        </w:rPr>
      </w:pPr>
    </w:p>
    <w:p w14:paraId="40B91A89" w14:textId="77777777" w:rsidR="001E0285" w:rsidRDefault="001E0285" w:rsidP="001E0285">
      <w:pPr>
        <w:rPr>
          <w:rFonts w:ascii="Times New Roman" w:hAnsi="Times New Roman" w:cs="Times New Roman"/>
          <w:sz w:val="24"/>
          <w:szCs w:val="24"/>
        </w:rPr>
      </w:pPr>
      <w:r>
        <w:rPr>
          <w:rFonts w:ascii="Times New Roman" w:hAnsi="Times New Roman" w:cs="Times New Roman"/>
          <w:sz w:val="24"/>
          <w:szCs w:val="24"/>
        </w:rPr>
        <w:t>*Corresponding author address: School of Life Sciences, Keele University, Huxley Building, Room 122, Keele, Staffordshire, United Kingdom, ST5 5BG</w:t>
      </w:r>
    </w:p>
    <w:p w14:paraId="1DC573F1" w14:textId="77777777" w:rsidR="009D2E9D" w:rsidRDefault="009D2E9D">
      <w:pPr>
        <w:rPr>
          <w:rFonts w:ascii="Times New Roman" w:hAnsi="Times New Roman" w:cs="Times New Roman"/>
          <w:b/>
          <w:bCs/>
          <w:sz w:val="24"/>
          <w:szCs w:val="24"/>
        </w:rPr>
      </w:pPr>
    </w:p>
    <w:p w14:paraId="34EE3A40" w14:textId="77777777" w:rsidR="00AF4D1A" w:rsidRDefault="00AF4D1A">
      <w:pPr>
        <w:rPr>
          <w:rFonts w:ascii="Times New Roman" w:hAnsi="Times New Roman" w:cs="Times New Roman"/>
          <w:b/>
          <w:bCs/>
          <w:sz w:val="24"/>
          <w:szCs w:val="24"/>
        </w:rPr>
      </w:pPr>
      <w:r>
        <w:rPr>
          <w:rFonts w:ascii="Times New Roman" w:hAnsi="Times New Roman" w:cs="Times New Roman"/>
          <w:b/>
          <w:bCs/>
          <w:sz w:val="24"/>
          <w:szCs w:val="24"/>
        </w:rPr>
        <w:br w:type="page"/>
      </w:r>
    </w:p>
    <w:p w14:paraId="65A9E780" w14:textId="7DFEA79C" w:rsidR="00AF4D1A" w:rsidRDefault="009D2E9D" w:rsidP="00F32F4E">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Target Journal: </w:t>
      </w:r>
      <w:r w:rsidR="00910632">
        <w:rPr>
          <w:rFonts w:ascii="Times New Roman" w:hAnsi="Times New Roman" w:cs="Times New Roman"/>
          <w:b/>
          <w:bCs/>
          <w:sz w:val="24"/>
          <w:szCs w:val="24"/>
        </w:rPr>
        <w:t>E</w:t>
      </w:r>
      <w:r w:rsidR="00A65431">
        <w:rPr>
          <w:rFonts w:ascii="Times New Roman" w:hAnsi="Times New Roman" w:cs="Times New Roman"/>
          <w:b/>
          <w:bCs/>
          <w:sz w:val="24"/>
          <w:szCs w:val="24"/>
        </w:rPr>
        <w:t xml:space="preserve">pidemiology and Infection </w:t>
      </w:r>
      <w:r w:rsidR="009B765B">
        <w:rPr>
          <w:rFonts w:ascii="Times New Roman" w:hAnsi="Times New Roman" w:cs="Times New Roman"/>
          <w:b/>
          <w:bCs/>
          <w:sz w:val="24"/>
          <w:szCs w:val="24"/>
        </w:rPr>
        <w:t xml:space="preserve">/ Journal of Medical Entomology </w:t>
      </w:r>
    </w:p>
    <w:p w14:paraId="48230A78" w14:textId="0C7628A0" w:rsidR="000B3F52" w:rsidRPr="00A6169B" w:rsidRDefault="004C482C" w:rsidP="00F32F4E">
      <w:pPr>
        <w:spacing w:line="360" w:lineRule="auto"/>
        <w:rPr>
          <w:rFonts w:ascii="Times New Roman" w:hAnsi="Times New Roman" w:cs="Times New Roman"/>
          <w:b/>
          <w:bCs/>
          <w:sz w:val="24"/>
          <w:szCs w:val="24"/>
        </w:rPr>
      </w:pPr>
      <w:r>
        <w:rPr>
          <w:rFonts w:ascii="Times New Roman" w:hAnsi="Times New Roman" w:cs="Times New Roman"/>
          <w:b/>
          <w:bCs/>
          <w:sz w:val="24"/>
          <w:szCs w:val="24"/>
        </w:rPr>
        <w:t>Summary:</w:t>
      </w:r>
      <w:r w:rsidR="000B3F52" w:rsidRPr="00A6169B">
        <w:rPr>
          <w:rFonts w:ascii="Times New Roman" w:hAnsi="Times New Roman" w:cs="Times New Roman"/>
          <w:b/>
          <w:bCs/>
          <w:sz w:val="24"/>
          <w:szCs w:val="24"/>
        </w:rPr>
        <w:t xml:space="preserve"> (</w:t>
      </w:r>
      <w:r w:rsidR="00AD5ABA">
        <w:rPr>
          <w:rFonts w:ascii="Times New Roman" w:hAnsi="Times New Roman" w:cs="Times New Roman"/>
          <w:b/>
          <w:bCs/>
          <w:sz w:val="24"/>
          <w:szCs w:val="24"/>
        </w:rPr>
        <w:t>Target:</w:t>
      </w:r>
      <w:r w:rsidR="009C205F">
        <w:rPr>
          <w:rFonts w:ascii="Times New Roman" w:hAnsi="Times New Roman" w:cs="Times New Roman"/>
          <w:b/>
          <w:bCs/>
          <w:sz w:val="24"/>
          <w:szCs w:val="24"/>
        </w:rPr>
        <w:t xml:space="preserve"> </w:t>
      </w:r>
      <w:r w:rsidR="003E103F">
        <w:rPr>
          <w:rFonts w:ascii="Times New Roman" w:hAnsi="Times New Roman" w:cs="Times New Roman"/>
          <w:b/>
          <w:bCs/>
          <w:sz w:val="24"/>
          <w:szCs w:val="24"/>
        </w:rPr>
        <w:t>3</w:t>
      </w:r>
      <w:r w:rsidR="0035095E">
        <w:rPr>
          <w:rFonts w:ascii="Times New Roman" w:hAnsi="Times New Roman" w:cs="Times New Roman"/>
          <w:b/>
          <w:bCs/>
          <w:sz w:val="24"/>
          <w:szCs w:val="24"/>
        </w:rPr>
        <w:t>00</w:t>
      </w:r>
      <w:r w:rsidR="009C205F">
        <w:rPr>
          <w:rFonts w:ascii="Times New Roman" w:hAnsi="Times New Roman" w:cs="Times New Roman"/>
          <w:b/>
          <w:bCs/>
          <w:sz w:val="24"/>
          <w:szCs w:val="24"/>
        </w:rPr>
        <w:t xml:space="preserve"> words, current count: </w:t>
      </w:r>
      <w:r w:rsidR="00BB15C7">
        <w:rPr>
          <w:rFonts w:ascii="Times New Roman" w:hAnsi="Times New Roman" w:cs="Times New Roman"/>
          <w:b/>
          <w:bCs/>
          <w:sz w:val="24"/>
          <w:szCs w:val="24"/>
        </w:rPr>
        <w:t>2</w:t>
      </w:r>
      <w:r w:rsidR="000C2932">
        <w:rPr>
          <w:rFonts w:ascii="Times New Roman" w:hAnsi="Times New Roman" w:cs="Times New Roman"/>
          <w:b/>
          <w:bCs/>
          <w:sz w:val="24"/>
          <w:szCs w:val="24"/>
        </w:rPr>
        <w:t>80</w:t>
      </w:r>
      <w:r w:rsidR="009C205F">
        <w:rPr>
          <w:rFonts w:ascii="Times New Roman" w:hAnsi="Times New Roman" w:cs="Times New Roman"/>
          <w:b/>
          <w:bCs/>
          <w:sz w:val="24"/>
          <w:szCs w:val="24"/>
        </w:rPr>
        <w:t xml:space="preserve"> words</w:t>
      </w:r>
      <w:r w:rsidR="000B3F52" w:rsidRPr="00A6169B">
        <w:rPr>
          <w:rFonts w:ascii="Times New Roman" w:hAnsi="Times New Roman" w:cs="Times New Roman"/>
          <w:b/>
          <w:bCs/>
          <w:sz w:val="24"/>
          <w:szCs w:val="24"/>
        </w:rPr>
        <w:t xml:space="preserve">) </w:t>
      </w:r>
    </w:p>
    <w:p w14:paraId="2C5F1F85" w14:textId="77777777" w:rsidR="00BB15C7" w:rsidRDefault="00BB15C7" w:rsidP="00B9352D">
      <w:pPr>
        <w:spacing w:after="0" w:line="360" w:lineRule="auto"/>
        <w:rPr>
          <w:rFonts w:ascii="Times New Roman" w:hAnsi="Times New Roman" w:cs="Times New Roman"/>
          <w:b/>
          <w:bCs/>
          <w:sz w:val="24"/>
          <w:szCs w:val="24"/>
        </w:rPr>
      </w:pPr>
    </w:p>
    <w:p w14:paraId="73E1E511" w14:textId="0E5D1840" w:rsidR="001372F5" w:rsidRDefault="000B3F52" w:rsidP="00B9352D">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Background:</w:t>
      </w:r>
      <w:r w:rsidRPr="00186BD2">
        <w:rPr>
          <w:rFonts w:ascii="Times New Roman" w:hAnsi="Times New Roman" w:cs="Times New Roman"/>
          <w:sz w:val="24"/>
          <w:szCs w:val="24"/>
        </w:rPr>
        <w:t xml:space="preserve"> </w:t>
      </w:r>
      <w:r w:rsidR="00D83677">
        <w:rPr>
          <w:rFonts w:ascii="Times New Roman" w:hAnsi="Times New Roman" w:cs="Times New Roman"/>
          <w:sz w:val="24"/>
          <w:szCs w:val="24"/>
        </w:rPr>
        <w:t>T</w:t>
      </w:r>
      <w:r w:rsidR="00194ABB">
        <w:rPr>
          <w:rFonts w:ascii="Times New Roman" w:hAnsi="Times New Roman" w:cs="Times New Roman"/>
          <w:sz w:val="24"/>
          <w:szCs w:val="24"/>
        </w:rPr>
        <w:t xml:space="preserve">he </w:t>
      </w:r>
      <w:r w:rsidR="00E9145B" w:rsidRPr="00186BD2">
        <w:rPr>
          <w:rFonts w:ascii="Times New Roman" w:hAnsi="Times New Roman" w:cs="Times New Roman"/>
          <w:sz w:val="24"/>
          <w:szCs w:val="24"/>
        </w:rPr>
        <w:t xml:space="preserve">dengue virus </w:t>
      </w:r>
      <w:r w:rsidR="00855A1A">
        <w:rPr>
          <w:rFonts w:ascii="Times New Roman" w:hAnsi="Times New Roman" w:cs="Times New Roman"/>
          <w:sz w:val="24"/>
          <w:szCs w:val="24"/>
        </w:rPr>
        <w:t xml:space="preserve">has </w:t>
      </w:r>
      <w:r w:rsidR="00E9145B" w:rsidRPr="00186BD2">
        <w:rPr>
          <w:rFonts w:ascii="Times New Roman" w:hAnsi="Times New Roman" w:cs="Times New Roman"/>
          <w:sz w:val="24"/>
          <w:szCs w:val="24"/>
        </w:rPr>
        <w:t xml:space="preserve">reappeared in Bangladesh in 2000 and the virus </w:t>
      </w:r>
      <w:r w:rsidR="00855A1A">
        <w:rPr>
          <w:rFonts w:ascii="Times New Roman" w:hAnsi="Times New Roman" w:cs="Times New Roman"/>
          <w:sz w:val="24"/>
          <w:szCs w:val="24"/>
        </w:rPr>
        <w:t xml:space="preserve">has been </w:t>
      </w:r>
      <w:r w:rsidR="00E9145B" w:rsidRPr="00186BD2">
        <w:rPr>
          <w:rFonts w:ascii="Times New Roman" w:hAnsi="Times New Roman" w:cs="Times New Roman"/>
          <w:sz w:val="24"/>
          <w:szCs w:val="24"/>
        </w:rPr>
        <w:t>detected every year</w:t>
      </w:r>
      <w:r w:rsidR="00855A1A">
        <w:rPr>
          <w:rFonts w:ascii="Times New Roman" w:hAnsi="Times New Roman" w:cs="Times New Roman"/>
          <w:sz w:val="24"/>
          <w:szCs w:val="24"/>
        </w:rPr>
        <w:t xml:space="preserve"> since then</w:t>
      </w:r>
      <w:r w:rsidR="00E9145B" w:rsidRPr="00186BD2">
        <w:rPr>
          <w:rFonts w:ascii="Times New Roman" w:hAnsi="Times New Roman" w:cs="Times New Roman"/>
          <w:sz w:val="24"/>
          <w:szCs w:val="24"/>
        </w:rPr>
        <w:t>. The objective</w:t>
      </w:r>
      <w:r w:rsidR="00251EE5">
        <w:rPr>
          <w:rFonts w:ascii="Times New Roman" w:hAnsi="Times New Roman" w:cs="Times New Roman"/>
          <w:sz w:val="24"/>
          <w:szCs w:val="24"/>
        </w:rPr>
        <w:t>s</w:t>
      </w:r>
      <w:r w:rsidR="00E9145B" w:rsidRPr="00186BD2">
        <w:rPr>
          <w:rFonts w:ascii="Times New Roman" w:hAnsi="Times New Roman" w:cs="Times New Roman"/>
          <w:sz w:val="24"/>
          <w:szCs w:val="24"/>
        </w:rPr>
        <w:t xml:space="preserve"> of this study </w:t>
      </w:r>
      <w:r w:rsidR="00855A1A">
        <w:rPr>
          <w:rFonts w:ascii="Times New Roman" w:hAnsi="Times New Roman" w:cs="Times New Roman"/>
          <w:sz w:val="24"/>
          <w:szCs w:val="24"/>
        </w:rPr>
        <w:t xml:space="preserve">are </w:t>
      </w:r>
      <w:r w:rsidR="00E9145B" w:rsidRPr="00186BD2">
        <w:rPr>
          <w:rFonts w:ascii="Times New Roman" w:hAnsi="Times New Roman" w:cs="Times New Roman"/>
          <w:sz w:val="24"/>
          <w:szCs w:val="24"/>
        </w:rPr>
        <w:t>to summarize the</w:t>
      </w:r>
      <w:r w:rsidR="00AD143A">
        <w:rPr>
          <w:rFonts w:ascii="Times New Roman" w:hAnsi="Times New Roman" w:cs="Times New Roman"/>
          <w:sz w:val="24"/>
          <w:szCs w:val="24"/>
        </w:rPr>
        <w:t xml:space="preserve"> monthly in</w:t>
      </w:r>
      <w:r w:rsidR="001372F5">
        <w:rPr>
          <w:rFonts w:ascii="Times New Roman" w:hAnsi="Times New Roman" w:cs="Times New Roman"/>
          <w:sz w:val="24"/>
          <w:szCs w:val="24"/>
        </w:rPr>
        <w:t>cidence of</w:t>
      </w:r>
      <w:r w:rsidR="00E9145B" w:rsidRPr="00186BD2">
        <w:rPr>
          <w:rFonts w:ascii="Times New Roman" w:hAnsi="Times New Roman" w:cs="Times New Roman"/>
          <w:sz w:val="24"/>
          <w:szCs w:val="24"/>
        </w:rPr>
        <w:t xml:space="preserve"> dengue </w:t>
      </w:r>
      <w:r w:rsidR="001372F5">
        <w:rPr>
          <w:rFonts w:ascii="Times New Roman" w:hAnsi="Times New Roman" w:cs="Times New Roman"/>
          <w:sz w:val="24"/>
          <w:szCs w:val="24"/>
        </w:rPr>
        <w:t>infection</w:t>
      </w:r>
      <w:r w:rsidR="001372F5" w:rsidRPr="00186BD2">
        <w:rPr>
          <w:rFonts w:ascii="Times New Roman" w:hAnsi="Times New Roman" w:cs="Times New Roman"/>
          <w:sz w:val="24"/>
          <w:szCs w:val="24"/>
        </w:rPr>
        <w:t xml:space="preserve"> </w:t>
      </w:r>
      <w:r w:rsidR="00E9145B" w:rsidRPr="00186BD2">
        <w:rPr>
          <w:rFonts w:ascii="Times New Roman" w:hAnsi="Times New Roman" w:cs="Times New Roman"/>
          <w:sz w:val="24"/>
          <w:szCs w:val="24"/>
        </w:rPr>
        <w:t>for the period 2000-2022</w:t>
      </w:r>
      <w:r w:rsidR="00B07AF5">
        <w:rPr>
          <w:rFonts w:ascii="Times New Roman" w:hAnsi="Times New Roman" w:cs="Times New Roman"/>
          <w:sz w:val="24"/>
          <w:szCs w:val="24"/>
        </w:rPr>
        <w:t xml:space="preserve"> for Bangladesh</w:t>
      </w:r>
      <w:r w:rsidR="003C70E6">
        <w:rPr>
          <w:rFonts w:ascii="Times New Roman" w:hAnsi="Times New Roman" w:cs="Times New Roman"/>
          <w:sz w:val="24"/>
          <w:szCs w:val="24"/>
        </w:rPr>
        <w:t>,</w:t>
      </w:r>
      <w:r w:rsidR="00E9145B" w:rsidRPr="00186BD2">
        <w:rPr>
          <w:rFonts w:ascii="Times New Roman" w:hAnsi="Times New Roman" w:cs="Times New Roman"/>
          <w:sz w:val="24"/>
          <w:szCs w:val="24"/>
        </w:rPr>
        <w:t xml:space="preserve"> </w:t>
      </w:r>
      <w:r w:rsidR="002D50A2">
        <w:rPr>
          <w:rFonts w:ascii="Times New Roman" w:hAnsi="Times New Roman" w:cs="Times New Roman"/>
          <w:sz w:val="24"/>
          <w:szCs w:val="24"/>
        </w:rPr>
        <w:t>to understand the seasonality and</w:t>
      </w:r>
      <w:r w:rsidR="009F38BF">
        <w:rPr>
          <w:rFonts w:ascii="Times New Roman" w:hAnsi="Times New Roman" w:cs="Times New Roman"/>
          <w:sz w:val="24"/>
          <w:szCs w:val="24"/>
        </w:rPr>
        <w:t xml:space="preserve"> </w:t>
      </w:r>
      <w:r w:rsidR="00072159">
        <w:rPr>
          <w:rFonts w:ascii="Times New Roman" w:hAnsi="Times New Roman" w:cs="Times New Roman"/>
          <w:sz w:val="24"/>
          <w:szCs w:val="24"/>
        </w:rPr>
        <w:t>trend</w:t>
      </w:r>
      <w:r w:rsidR="00ED02D2">
        <w:rPr>
          <w:rFonts w:ascii="Times New Roman" w:hAnsi="Times New Roman" w:cs="Times New Roman"/>
          <w:sz w:val="24"/>
          <w:szCs w:val="24"/>
        </w:rPr>
        <w:t>,</w:t>
      </w:r>
      <w:r w:rsidR="002D50A2">
        <w:rPr>
          <w:rFonts w:ascii="Times New Roman" w:hAnsi="Times New Roman" w:cs="Times New Roman"/>
          <w:sz w:val="24"/>
          <w:szCs w:val="24"/>
        </w:rPr>
        <w:t xml:space="preserve"> and to quantify the impact of </w:t>
      </w:r>
      <w:r w:rsidR="00001698">
        <w:rPr>
          <w:rFonts w:ascii="Times New Roman" w:hAnsi="Times New Roman" w:cs="Times New Roman"/>
          <w:sz w:val="24"/>
          <w:szCs w:val="24"/>
        </w:rPr>
        <w:t>climatic factors</w:t>
      </w:r>
      <w:r w:rsidR="00072159">
        <w:rPr>
          <w:rFonts w:ascii="Times New Roman" w:hAnsi="Times New Roman" w:cs="Times New Roman"/>
          <w:sz w:val="24"/>
          <w:szCs w:val="24"/>
        </w:rPr>
        <w:t xml:space="preserve">. </w:t>
      </w:r>
    </w:p>
    <w:p w14:paraId="61CC7CD1" w14:textId="77777777" w:rsidR="001372F5" w:rsidRDefault="001372F5" w:rsidP="00B9352D">
      <w:pPr>
        <w:spacing w:after="0" w:line="360" w:lineRule="auto"/>
        <w:rPr>
          <w:rFonts w:ascii="Times New Roman" w:hAnsi="Times New Roman" w:cs="Times New Roman"/>
          <w:sz w:val="24"/>
          <w:szCs w:val="24"/>
        </w:rPr>
      </w:pPr>
    </w:p>
    <w:p w14:paraId="087C0EAB" w14:textId="06076082" w:rsidR="00AF61FE" w:rsidRDefault="000B3F52" w:rsidP="00B9352D">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Methods:</w:t>
      </w:r>
      <w:r w:rsidRPr="00186BD2">
        <w:rPr>
          <w:rFonts w:ascii="Times New Roman" w:hAnsi="Times New Roman" w:cs="Times New Roman"/>
          <w:sz w:val="24"/>
          <w:szCs w:val="24"/>
        </w:rPr>
        <w:t xml:space="preserve"> </w:t>
      </w:r>
      <w:r w:rsidR="00DF21D9" w:rsidRPr="00186BD2">
        <w:rPr>
          <w:rFonts w:ascii="Times New Roman" w:hAnsi="Times New Roman" w:cs="Times New Roman"/>
          <w:sz w:val="24"/>
          <w:szCs w:val="24"/>
        </w:rPr>
        <w:t xml:space="preserve">We </w:t>
      </w:r>
      <w:r w:rsidR="00855A1A">
        <w:rPr>
          <w:rFonts w:ascii="Times New Roman" w:hAnsi="Times New Roman" w:cs="Times New Roman"/>
          <w:sz w:val="24"/>
          <w:szCs w:val="24"/>
        </w:rPr>
        <w:t xml:space="preserve">have </w:t>
      </w:r>
      <w:r w:rsidR="00DF21D9" w:rsidRPr="00186BD2">
        <w:rPr>
          <w:rFonts w:ascii="Times New Roman" w:hAnsi="Times New Roman" w:cs="Times New Roman"/>
          <w:sz w:val="24"/>
          <w:szCs w:val="24"/>
        </w:rPr>
        <w:t>perform</w:t>
      </w:r>
      <w:r w:rsidR="00DF21D9">
        <w:rPr>
          <w:rFonts w:ascii="Times New Roman" w:hAnsi="Times New Roman" w:cs="Times New Roman"/>
          <w:sz w:val="24"/>
          <w:szCs w:val="24"/>
        </w:rPr>
        <w:t>ed</w:t>
      </w:r>
      <w:r w:rsidR="0034627E">
        <w:rPr>
          <w:rFonts w:ascii="Times New Roman" w:hAnsi="Times New Roman" w:cs="Times New Roman"/>
          <w:sz w:val="24"/>
          <w:szCs w:val="24"/>
        </w:rPr>
        <w:t xml:space="preserve"> exploratory </w:t>
      </w:r>
      <w:r w:rsidR="00F32F4E">
        <w:rPr>
          <w:rFonts w:ascii="Times New Roman" w:hAnsi="Times New Roman" w:cs="Times New Roman"/>
          <w:sz w:val="24"/>
          <w:szCs w:val="24"/>
        </w:rPr>
        <w:t xml:space="preserve">statistical </w:t>
      </w:r>
      <w:r w:rsidR="0034627E">
        <w:rPr>
          <w:rFonts w:ascii="Times New Roman" w:hAnsi="Times New Roman" w:cs="Times New Roman"/>
          <w:sz w:val="24"/>
          <w:szCs w:val="24"/>
        </w:rPr>
        <w:t>analyses</w:t>
      </w:r>
      <w:r w:rsidR="002F0FD1">
        <w:rPr>
          <w:rFonts w:ascii="Times New Roman" w:hAnsi="Times New Roman" w:cs="Times New Roman"/>
          <w:sz w:val="24"/>
          <w:szCs w:val="24"/>
        </w:rPr>
        <w:t xml:space="preserve">, </w:t>
      </w:r>
      <w:r w:rsidR="00AF61FE">
        <w:rPr>
          <w:rFonts w:ascii="Times New Roman" w:hAnsi="Times New Roman" w:cs="Times New Roman"/>
          <w:sz w:val="24"/>
          <w:szCs w:val="24"/>
        </w:rPr>
        <w:t>two nonparametric tests</w:t>
      </w:r>
      <w:r w:rsidR="00302603">
        <w:rPr>
          <w:rFonts w:ascii="Times New Roman" w:hAnsi="Times New Roman" w:cs="Times New Roman"/>
          <w:sz w:val="24"/>
          <w:szCs w:val="24"/>
        </w:rPr>
        <w:t>:</w:t>
      </w:r>
      <w:r w:rsidR="00AF61FE">
        <w:rPr>
          <w:rFonts w:ascii="Times New Roman" w:hAnsi="Times New Roman" w:cs="Times New Roman"/>
          <w:sz w:val="24"/>
          <w:szCs w:val="24"/>
        </w:rPr>
        <w:t xml:space="preserve"> </w:t>
      </w:r>
      <w:r w:rsidR="006E1F80">
        <w:rPr>
          <w:rFonts w:ascii="Times New Roman" w:hAnsi="Times New Roman" w:cs="Times New Roman"/>
          <w:sz w:val="24"/>
          <w:szCs w:val="24"/>
        </w:rPr>
        <w:t>M</w:t>
      </w:r>
      <w:r w:rsidR="00E4449B">
        <w:rPr>
          <w:rFonts w:ascii="Times New Roman" w:hAnsi="Times New Roman" w:cs="Times New Roman"/>
          <w:sz w:val="24"/>
          <w:szCs w:val="24"/>
        </w:rPr>
        <w:t>ann</w:t>
      </w:r>
      <w:r w:rsidR="006E1F80">
        <w:rPr>
          <w:rFonts w:ascii="Times New Roman" w:hAnsi="Times New Roman" w:cs="Times New Roman"/>
          <w:sz w:val="24"/>
          <w:szCs w:val="24"/>
        </w:rPr>
        <w:t>-K</w:t>
      </w:r>
      <w:r w:rsidR="00E4449B">
        <w:rPr>
          <w:rFonts w:ascii="Times New Roman" w:hAnsi="Times New Roman" w:cs="Times New Roman"/>
          <w:sz w:val="24"/>
          <w:szCs w:val="24"/>
        </w:rPr>
        <w:t xml:space="preserve">endall and </w:t>
      </w:r>
      <w:r w:rsidR="00C17812" w:rsidRPr="00186BD2">
        <w:rPr>
          <w:rFonts w:ascii="Times New Roman" w:hAnsi="Times New Roman" w:cs="Times New Roman"/>
          <w:sz w:val="24"/>
          <w:szCs w:val="24"/>
        </w:rPr>
        <w:t>Sen’s slop test</w:t>
      </w:r>
      <w:r w:rsidR="00E4449B" w:rsidRPr="00E4449B">
        <w:t xml:space="preserve"> </w:t>
      </w:r>
      <w:r w:rsidR="00E4449B" w:rsidRPr="00E4449B">
        <w:rPr>
          <w:rFonts w:ascii="Times New Roman" w:hAnsi="Times New Roman" w:cs="Times New Roman"/>
          <w:sz w:val="24"/>
          <w:szCs w:val="24"/>
        </w:rPr>
        <w:t>for trend</w:t>
      </w:r>
      <w:r w:rsidR="00851240">
        <w:rPr>
          <w:rFonts w:ascii="Times New Roman" w:hAnsi="Times New Roman" w:cs="Times New Roman"/>
          <w:sz w:val="24"/>
          <w:szCs w:val="24"/>
        </w:rPr>
        <w:t xml:space="preserve"> and </w:t>
      </w:r>
      <w:r w:rsidR="00F32F4E">
        <w:rPr>
          <w:rFonts w:ascii="Times New Roman" w:hAnsi="Times New Roman" w:cs="Times New Roman"/>
          <w:sz w:val="24"/>
          <w:szCs w:val="24"/>
        </w:rPr>
        <w:t>variation</w:t>
      </w:r>
      <w:r w:rsidR="003E103F">
        <w:rPr>
          <w:rFonts w:ascii="Times New Roman" w:hAnsi="Times New Roman" w:cs="Times New Roman"/>
          <w:sz w:val="24"/>
          <w:szCs w:val="24"/>
        </w:rPr>
        <w:t>,</w:t>
      </w:r>
      <w:r w:rsidR="00F32F4E">
        <w:rPr>
          <w:rFonts w:ascii="Times New Roman" w:hAnsi="Times New Roman" w:cs="Times New Roman"/>
          <w:sz w:val="24"/>
          <w:szCs w:val="24"/>
        </w:rPr>
        <w:t xml:space="preserve"> and</w:t>
      </w:r>
      <w:r w:rsidR="00CA25EB">
        <w:rPr>
          <w:rFonts w:ascii="Times New Roman" w:hAnsi="Times New Roman" w:cs="Times New Roman"/>
          <w:sz w:val="24"/>
          <w:szCs w:val="24"/>
        </w:rPr>
        <w:t xml:space="preserve"> </w:t>
      </w:r>
      <w:r w:rsidR="00245907" w:rsidRPr="00245907">
        <w:rPr>
          <w:rFonts w:ascii="Times New Roman" w:hAnsi="Times New Roman" w:cs="Times New Roman"/>
          <w:sz w:val="24"/>
          <w:szCs w:val="24"/>
        </w:rPr>
        <w:t xml:space="preserve">fitted a time series Poisson regression model to </w:t>
      </w:r>
      <w:r w:rsidR="001F2BE2">
        <w:rPr>
          <w:rFonts w:ascii="Times New Roman" w:hAnsi="Times New Roman" w:cs="Times New Roman"/>
          <w:sz w:val="24"/>
          <w:szCs w:val="24"/>
        </w:rPr>
        <w:t>identify</w:t>
      </w:r>
      <w:r w:rsidR="00245907" w:rsidRPr="00245907">
        <w:rPr>
          <w:rFonts w:ascii="Times New Roman" w:hAnsi="Times New Roman" w:cs="Times New Roman"/>
          <w:sz w:val="24"/>
          <w:szCs w:val="24"/>
        </w:rPr>
        <w:t xml:space="preserve"> the impact of meteorological factors on the incidence of dengue cases, their seasonality, and trend.</w:t>
      </w:r>
      <w:r w:rsidR="00245907">
        <w:rPr>
          <w:rFonts w:ascii="Times New Roman" w:hAnsi="Times New Roman" w:cs="Times New Roman"/>
          <w:sz w:val="24"/>
          <w:szCs w:val="24"/>
        </w:rPr>
        <w:t xml:space="preserve"> Finally, we</w:t>
      </w:r>
      <w:r w:rsidR="00CA25EB">
        <w:rPr>
          <w:rFonts w:ascii="Times New Roman" w:hAnsi="Times New Roman" w:cs="Times New Roman"/>
          <w:sz w:val="24"/>
          <w:szCs w:val="24"/>
        </w:rPr>
        <w:t xml:space="preserve"> have</w:t>
      </w:r>
      <w:r w:rsidR="00245907">
        <w:rPr>
          <w:rFonts w:ascii="Times New Roman" w:hAnsi="Times New Roman" w:cs="Times New Roman"/>
          <w:sz w:val="24"/>
          <w:szCs w:val="24"/>
        </w:rPr>
        <w:t xml:space="preserve"> </w:t>
      </w:r>
      <w:r w:rsidR="00146BBD">
        <w:rPr>
          <w:rFonts w:ascii="Times New Roman" w:hAnsi="Times New Roman" w:cs="Times New Roman"/>
          <w:sz w:val="24"/>
          <w:szCs w:val="24"/>
        </w:rPr>
        <w:t xml:space="preserve">forecasted dengue cases using </w:t>
      </w:r>
      <w:r w:rsidR="00302603">
        <w:rPr>
          <w:rFonts w:ascii="Times New Roman" w:hAnsi="Times New Roman" w:cs="Times New Roman"/>
          <w:sz w:val="24"/>
          <w:szCs w:val="24"/>
        </w:rPr>
        <w:t xml:space="preserve">an </w:t>
      </w:r>
      <w:r w:rsidR="00AF61FE" w:rsidRPr="00AF61FE">
        <w:rPr>
          <w:rFonts w:ascii="Times New Roman" w:hAnsi="Times New Roman" w:cs="Times New Roman"/>
          <w:sz w:val="24"/>
          <w:szCs w:val="24"/>
        </w:rPr>
        <w:t>autoregressive integrated moving average</w:t>
      </w:r>
      <w:r w:rsidR="001F2BE2">
        <w:rPr>
          <w:rFonts w:ascii="Times New Roman" w:hAnsi="Times New Roman" w:cs="Times New Roman"/>
          <w:sz w:val="24"/>
          <w:szCs w:val="24"/>
        </w:rPr>
        <w:t xml:space="preserve"> </w:t>
      </w:r>
      <w:r w:rsidR="00AF61FE" w:rsidRPr="00AF61FE">
        <w:rPr>
          <w:rFonts w:ascii="Times New Roman" w:hAnsi="Times New Roman" w:cs="Times New Roman"/>
          <w:sz w:val="24"/>
          <w:szCs w:val="24"/>
        </w:rPr>
        <w:t>(ARIMA) model</w:t>
      </w:r>
      <w:r w:rsidR="00CA25EB">
        <w:rPr>
          <w:rFonts w:ascii="Times New Roman" w:hAnsi="Times New Roman" w:cs="Times New Roman"/>
          <w:sz w:val="24"/>
          <w:szCs w:val="24"/>
        </w:rPr>
        <w:t xml:space="preserve"> for the next 12 years</w:t>
      </w:r>
      <w:r w:rsidR="00245907">
        <w:rPr>
          <w:rFonts w:ascii="Times New Roman" w:hAnsi="Times New Roman" w:cs="Times New Roman"/>
          <w:sz w:val="24"/>
          <w:szCs w:val="24"/>
        </w:rPr>
        <w:t>.</w:t>
      </w:r>
    </w:p>
    <w:p w14:paraId="3BF33BB1" w14:textId="77777777" w:rsidR="00A8777F" w:rsidRDefault="00A8777F" w:rsidP="00B9352D">
      <w:pPr>
        <w:spacing w:after="0" w:line="360" w:lineRule="auto"/>
        <w:rPr>
          <w:rFonts w:ascii="Times New Roman" w:hAnsi="Times New Roman" w:cs="Times New Roman"/>
          <w:b/>
          <w:bCs/>
          <w:sz w:val="24"/>
          <w:szCs w:val="24"/>
        </w:rPr>
      </w:pPr>
    </w:p>
    <w:p w14:paraId="445802A4" w14:textId="7B92F3A1" w:rsidR="000005DD" w:rsidRPr="00186BD2" w:rsidRDefault="001B647A" w:rsidP="00B9352D">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Results:</w:t>
      </w:r>
      <w:r w:rsidRPr="00186BD2">
        <w:rPr>
          <w:rFonts w:ascii="Times New Roman" w:hAnsi="Times New Roman" w:cs="Times New Roman"/>
          <w:sz w:val="24"/>
          <w:szCs w:val="24"/>
        </w:rPr>
        <w:t xml:space="preserve"> </w:t>
      </w:r>
      <w:r w:rsidR="00E9623A">
        <w:rPr>
          <w:rFonts w:ascii="Times New Roman" w:hAnsi="Times New Roman" w:cs="Times New Roman"/>
          <w:sz w:val="24"/>
          <w:szCs w:val="24"/>
        </w:rPr>
        <w:t xml:space="preserve">Between 2000 and 2022, </w:t>
      </w:r>
      <w:r w:rsidR="006A0548">
        <w:rPr>
          <w:rFonts w:ascii="Times New Roman" w:hAnsi="Times New Roman" w:cs="Times New Roman"/>
          <w:sz w:val="24"/>
          <w:szCs w:val="24"/>
        </w:rPr>
        <w:t xml:space="preserve">a total of </w:t>
      </w:r>
      <w:r w:rsidR="00627439">
        <w:rPr>
          <w:rFonts w:ascii="Times New Roman" w:hAnsi="Times New Roman" w:cs="Times New Roman"/>
          <w:sz w:val="24"/>
          <w:szCs w:val="24"/>
        </w:rPr>
        <w:t xml:space="preserve">244,246 </w:t>
      </w:r>
      <w:r w:rsidR="007A2CBB">
        <w:rPr>
          <w:rFonts w:ascii="Times New Roman" w:hAnsi="Times New Roman" w:cs="Times New Roman"/>
          <w:sz w:val="24"/>
          <w:szCs w:val="24"/>
        </w:rPr>
        <w:t xml:space="preserve">dengue </w:t>
      </w:r>
      <w:r w:rsidR="00627439">
        <w:rPr>
          <w:rFonts w:ascii="Times New Roman" w:hAnsi="Times New Roman" w:cs="Times New Roman"/>
          <w:sz w:val="24"/>
          <w:szCs w:val="24"/>
        </w:rPr>
        <w:t>cases</w:t>
      </w:r>
      <w:r w:rsidR="00D33710">
        <w:rPr>
          <w:rFonts w:ascii="Times New Roman" w:hAnsi="Times New Roman" w:cs="Times New Roman"/>
          <w:sz w:val="24"/>
          <w:szCs w:val="24"/>
        </w:rPr>
        <w:t xml:space="preserve"> were reported</w:t>
      </w:r>
      <w:r w:rsidR="007A2CBB">
        <w:rPr>
          <w:rFonts w:ascii="Times New Roman" w:hAnsi="Times New Roman" w:cs="Times New Roman"/>
          <w:sz w:val="24"/>
          <w:szCs w:val="24"/>
        </w:rPr>
        <w:t xml:space="preserve"> with </w:t>
      </w:r>
      <w:ins w:id="1" w:author="Mohammad Nayeem Hasan" w:date="2023-06-01T01:19:00Z">
        <w:r w:rsidR="0055109A">
          <w:rPr>
            <w:rFonts w:ascii="Times New Roman" w:hAnsi="Times New Roman" w:cs="Times New Roman"/>
            <w:sz w:val="24"/>
            <w:szCs w:val="24"/>
          </w:rPr>
          <w:t>792</w:t>
        </w:r>
      </w:ins>
      <w:del w:id="2" w:author="Mohammad Nayeem Hasan" w:date="2023-06-01T01:19:00Z">
        <w:r w:rsidR="007A2CBB" w:rsidDel="0055109A">
          <w:rPr>
            <w:rFonts w:ascii="Times New Roman" w:hAnsi="Times New Roman" w:cs="Times New Roman"/>
            <w:sz w:val="24"/>
            <w:szCs w:val="24"/>
          </w:rPr>
          <w:delText>588</w:delText>
        </w:r>
      </w:del>
      <w:r w:rsidR="007A2CBB">
        <w:rPr>
          <w:rFonts w:ascii="Times New Roman" w:hAnsi="Times New Roman" w:cs="Times New Roman"/>
          <w:sz w:val="24"/>
          <w:szCs w:val="24"/>
        </w:rPr>
        <w:t xml:space="preserve"> fatal </w:t>
      </w:r>
      <w:r w:rsidR="00D83677">
        <w:rPr>
          <w:rFonts w:ascii="Times New Roman" w:hAnsi="Times New Roman" w:cs="Times New Roman"/>
          <w:sz w:val="24"/>
          <w:szCs w:val="24"/>
        </w:rPr>
        <w:t>outcomes</w:t>
      </w:r>
      <w:r w:rsidR="007A2CBB">
        <w:rPr>
          <w:rFonts w:ascii="Times New Roman" w:hAnsi="Times New Roman" w:cs="Times New Roman"/>
          <w:sz w:val="24"/>
          <w:szCs w:val="24"/>
        </w:rPr>
        <w:t xml:space="preserve"> </w:t>
      </w:r>
      <w:r w:rsidR="00C818A5">
        <w:rPr>
          <w:rFonts w:ascii="Times New Roman" w:hAnsi="Times New Roman" w:cs="Times New Roman"/>
          <w:sz w:val="24"/>
          <w:szCs w:val="24"/>
        </w:rPr>
        <w:t>indicating a</w:t>
      </w:r>
      <w:r w:rsidR="00A73931">
        <w:rPr>
          <w:rFonts w:ascii="Times New Roman" w:hAnsi="Times New Roman" w:cs="Times New Roman"/>
          <w:sz w:val="24"/>
          <w:szCs w:val="24"/>
        </w:rPr>
        <w:t>n overall</w:t>
      </w:r>
      <w:r w:rsidR="00C818A5">
        <w:rPr>
          <w:rFonts w:ascii="Times New Roman" w:hAnsi="Times New Roman" w:cs="Times New Roman"/>
          <w:sz w:val="24"/>
          <w:szCs w:val="24"/>
        </w:rPr>
        <w:t xml:space="preserve"> </w:t>
      </w:r>
      <w:r w:rsidR="00574E27">
        <w:rPr>
          <w:rFonts w:ascii="Times New Roman" w:hAnsi="Times New Roman" w:cs="Times New Roman"/>
          <w:sz w:val="24"/>
          <w:szCs w:val="24"/>
        </w:rPr>
        <w:t>case-fatality ratio</w:t>
      </w:r>
      <w:r w:rsidR="00C818A5">
        <w:rPr>
          <w:rFonts w:ascii="Times New Roman" w:hAnsi="Times New Roman" w:cs="Times New Roman"/>
          <w:sz w:val="24"/>
          <w:szCs w:val="24"/>
        </w:rPr>
        <w:t xml:space="preserve"> of</w:t>
      </w:r>
      <w:r w:rsidR="00D83677">
        <w:rPr>
          <w:rFonts w:ascii="Times New Roman" w:hAnsi="Times New Roman" w:cs="Times New Roman"/>
          <w:sz w:val="24"/>
          <w:szCs w:val="24"/>
        </w:rPr>
        <w:t xml:space="preserve"> </w:t>
      </w:r>
      <w:ins w:id="3" w:author="Mohammad Nayeem Hasan" w:date="2023-06-01T01:19:00Z">
        <w:r w:rsidR="0055109A">
          <w:rPr>
            <w:rFonts w:ascii="Times New Roman" w:hAnsi="Times New Roman" w:cs="Times New Roman"/>
            <w:sz w:val="24"/>
            <w:szCs w:val="24"/>
          </w:rPr>
          <w:t>0.32%</w:t>
        </w:r>
      </w:ins>
      <w:del w:id="4" w:author="Mohammad Nayeem Hasan" w:date="2023-06-01T01:19:00Z">
        <w:r w:rsidR="00574E27" w:rsidDel="0055109A">
          <w:rPr>
            <w:rFonts w:ascii="Times New Roman" w:hAnsi="Times New Roman" w:cs="Times New Roman"/>
            <w:sz w:val="24"/>
            <w:szCs w:val="24"/>
          </w:rPr>
          <w:delText>0.24%</w:delText>
        </w:r>
      </w:del>
      <w:r w:rsidR="00574E27">
        <w:rPr>
          <w:rFonts w:ascii="Times New Roman" w:hAnsi="Times New Roman" w:cs="Times New Roman"/>
          <w:sz w:val="24"/>
          <w:szCs w:val="24"/>
        </w:rPr>
        <w:t xml:space="preserve">. </w:t>
      </w:r>
      <w:r w:rsidR="007A2CBB">
        <w:rPr>
          <w:rFonts w:ascii="Times New Roman" w:hAnsi="Times New Roman" w:cs="Times New Roman"/>
          <w:sz w:val="24"/>
          <w:szCs w:val="24"/>
        </w:rPr>
        <w:t xml:space="preserve"> </w:t>
      </w:r>
      <w:r w:rsidR="00E6251D">
        <w:rPr>
          <w:rFonts w:ascii="Times New Roman" w:hAnsi="Times New Roman" w:cs="Times New Roman"/>
          <w:sz w:val="24"/>
          <w:szCs w:val="24"/>
        </w:rPr>
        <w:t>Compared to the first decade</w:t>
      </w:r>
      <w:r w:rsidR="00802C6A">
        <w:rPr>
          <w:rFonts w:ascii="Times New Roman" w:hAnsi="Times New Roman" w:cs="Times New Roman"/>
          <w:sz w:val="24"/>
          <w:szCs w:val="24"/>
        </w:rPr>
        <w:t xml:space="preserve"> (2000-2010)</w:t>
      </w:r>
      <w:r w:rsidR="00E6251D">
        <w:rPr>
          <w:rFonts w:ascii="Times New Roman" w:hAnsi="Times New Roman" w:cs="Times New Roman"/>
          <w:sz w:val="24"/>
          <w:szCs w:val="24"/>
        </w:rPr>
        <w:t xml:space="preserve"> </w:t>
      </w:r>
      <w:r w:rsidR="003D1F82">
        <w:rPr>
          <w:rFonts w:ascii="Times New Roman" w:hAnsi="Times New Roman" w:cs="Times New Roman"/>
          <w:sz w:val="24"/>
          <w:szCs w:val="24"/>
        </w:rPr>
        <w:t xml:space="preserve">the annual </w:t>
      </w:r>
      <w:r w:rsidR="00E6251D">
        <w:rPr>
          <w:rFonts w:ascii="Times New Roman" w:hAnsi="Times New Roman" w:cs="Times New Roman"/>
          <w:sz w:val="24"/>
          <w:szCs w:val="24"/>
        </w:rPr>
        <w:t xml:space="preserve">dengue cases </w:t>
      </w:r>
      <w:r w:rsidR="00802C6A">
        <w:rPr>
          <w:rFonts w:ascii="Times New Roman" w:hAnsi="Times New Roman" w:cs="Times New Roman"/>
          <w:sz w:val="24"/>
          <w:szCs w:val="24"/>
        </w:rPr>
        <w:t>have</w:t>
      </w:r>
      <w:r w:rsidR="00E6251D">
        <w:rPr>
          <w:rFonts w:ascii="Times New Roman" w:hAnsi="Times New Roman" w:cs="Times New Roman"/>
          <w:sz w:val="24"/>
          <w:szCs w:val="24"/>
        </w:rPr>
        <w:t xml:space="preserve"> increased </w:t>
      </w:r>
      <w:r w:rsidR="00F47C75">
        <w:rPr>
          <w:rFonts w:ascii="Times New Roman" w:hAnsi="Times New Roman" w:cs="Times New Roman"/>
          <w:sz w:val="24"/>
          <w:szCs w:val="24"/>
        </w:rPr>
        <w:t xml:space="preserve">by </w:t>
      </w:r>
      <w:r w:rsidR="00D33710">
        <w:rPr>
          <w:rFonts w:ascii="Times New Roman" w:hAnsi="Times New Roman" w:cs="Times New Roman"/>
          <w:sz w:val="24"/>
          <w:szCs w:val="24"/>
        </w:rPr>
        <w:t xml:space="preserve">eight </w:t>
      </w:r>
      <w:r w:rsidR="00E6251D">
        <w:rPr>
          <w:rFonts w:ascii="Times New Roman" w:hAnsi="Times New Roman" w:cs="Times New Roman"/>
          <w:sz w:val="24"/>
          <w:szCs w:val="24"/>
        </w:rPr>
        <w:t>times</w:t>
      </w:r>
      <w:r w:rsidR="004C482C">
        <w:rPr>
          <w:rFonts w:ascii="Times New Roman" w:hAnsi="Times New Roman" w:cs="Times New Roman"/>
          <w:sz w:val="24"/>
          <w:szCs w:val="24"/>
        </w:rPr>
        <w:t>,</w:t>
      </w:r>
      <w:r w:rsidR="00902B80">
        <w:rPr>
          <w:rFonts w:ascii="Times New Roman" w:hAnsi="Times New Roman" w:cs="Times New Roman"/>
          <w:sz w:val="24"/>
          <w:szCs w:val="24"/>
        </w:rPr>
        <w:t xml:space="preserve"> and </w:t>
      </w:r>
      <w:r w:rsidR="00201C69">
        <w:rPr>
          <w:rFonts w:ascii="Times New Roman" w:hAnsi="Times New Roman" w:cs="Times New Roman"/>
          <w:sz w:val="24"/>
          <w:szCs w:val="24"/>
        </w:rPr>
        <w:t xml:space="preserve">annual </w:t>
      </w:r>
      <w:r w:rsidR="00902B80">
        <w:rPr>
          <w:rFonts w:ascii="Times New Roman" w:hAnsi="Times New Roman" w:cs="Times New Roman"/>
          <w:sz w:val="24"/>
          <w:szCs w:val="24"/>
        </w:rPr>
        <w:t xml:space="preserve">deaths </w:t>
      </w:r>
      <w:r w:rsidR="00A2420F">
        <w:rPr>
          <w:rFonts w:ascii="Times New Roman" w:hAnsi="Times New Roman" w:cs="Times New Roman"/>
          <w:sz w:val="24"/>
          <w:szCs w:val="24"/>
        </w:rPr>
        <w:t>have</w:t>
      </w:r>
      <w:r w:rsidR="00902B80">
        <w:rPr>
          <w:rFonts w:ascii="Times New Roman" w:hAnsi="Times New Roman" w:cs="Times New Roman"/>
          <w:sz w:val="24"/>
          <w:szCs w:val="24"/>
        </w:rPr>
        <w:t xml:space="preserve"> increased </w:t>
      </w:r>
      <w:r w:rsidR="00450BB3">
        <w:rPr>
          <w:rFonts w:ascii="Times New Roman" w:hAnsi="Times New Roman" w:cs="Times New Roman"/>
          <w:sz w:val="24"/>
          <w:szCs w:val="24"/>
        </w:rPr>
        <w:t xml:space="preserve">around </w:t>
      </w:r>
      <w:ins w:id="5" w:author="Mohammad Nayeem Hasan" w:date="2023-06-01T01:21:00Z">
        <w:r w:rsidR="0055109A">
          <w:rPr>
            <w:rFonts w:ascii="Times New Roman" w:hAnsi="Times New Roman" w:cs="Times New Roman"/>
            <w:sz w:val="24"/>
            <w:szCs w:val="24"/>
          </w:rPr>
          <w:t>2</w:t>
        </w:r>
      </w:ins>
      <w:del w:id="6" w:author="Mohammad Nayeem Hasan" w:date="2023-06-01T01:21:00Z">
        <w:r w:rsidR="00450BB3" w:rsidDel="0055109A">
          <w:rPr>
            <w:rFonts w:ascii="Times New Roman" w:hAnsi="Times New Roman" w:cs="Times New Roman"/>
            <w:sz w:val="24"/>
            <w:szCs w:val="24"/>
          </w:rPr>
          <w:delText>10</w:delText>
        </w:r>
      </w:del>
      <w:r w:rsidR="00902B80">
        <w:rPr>
          <w:rFonts w:ascii="Times New Roman" w:hAnsi="Times New Roman" w:cs="Times New Roman"/>
          <w:sz w:val="24"/>
          <w:szCs w:val="24"/>
        </w:rPr>
        <w:t xml:space="preserve"> </w:t>
      </w:r>
      <w:r w:rsidR="00263780">
        <w:rPr>
          <w:rFonts w:ascii="Times New Roman" w:hAnsi="Times New Roman" w:cs="Times New Roman"/>
          <w:sz w:val="24"/>
          <w:szCs w:val="24"/>
        </w:rPr>
        <w:t xml:space="preserve">times </w:t>
      </w:r>
      <w:r w:rsidR="00984729">
        <w:rPr>
          <w:rFonts w:ascii="Times New Roman" w:hAnsi="Times New Roman" w:cs="Times New Roman"/>
          <w:sz w:val="24"/>
          <w:szCs w:val="24"/>
        </w:rPr>
        <w:t>in the recent decade (2011-2022)</w:t>
      </w:r>
      <w:r w:rsidR="00A656B5" w:rsidRPr="00186BD2">
        <w:rPr>
          <w:rFonts w:ascii="Times New Roman" w:hAnsi="Times New Roman" w:cs="Times New Roman"/>
          <w:sz w:val="24"/>
          <w:szCs w:val="24"/>
        </w:rPr>
        <w:t xml:space="preserve">. </w:t>
      </w:r>
      <w:r w:rsidR="00E203E7" w:rsidRPr="00186BD2">
        <w:rPr>
          <w:rFonts w:ascii="Times New Roman" w:hAnsi="Times New Roman" w:cs="Times New Roman"/>
          <w:sz w:val="24"/>
          <w:szCs w:val="24"/>
        </w:rPr>
        <w:t xml:space="preserve">The </w:t>
      </w:r>
      <w:r w:rsidR="00861B9C">
        <w:rPr>
          <w:rFonts w:ascii="Times New Roman" w:hAnsi="Times New Roman" w:cs="Times New Roman"/>
          <w:sz w:val="24"/>
          <w:szCs w:val="24"/>
        </w:rPr>
        <w:t xml:space="preserve">mean </w:t>
      </w:r>
      <w:r w:rsidR="003A625E">
        <w:rPr>
          <w:rFonts w:ascii="Times New Roman" w:hAnsi="Times New Roman" w:cs="Times New Roman"/>
          <w:sz w:val="24"/>
          <w:szCs w:val="24"/>
        </w:rPr>
        <w:t xml:space="preserve">monthly </w:t>
      </w:r>
      <w:r w:rsidR="00E203E7" w:rsidRPr="00186BD2">
        <w:rPr>
          <w:rFonts w:ascii="Times New Roman" w:hAnsi="Times New Roman" w:cs="Times New Roman"/>
          <w:sz w:val="24"/>
          <w:szCs w:val="24"/>
        </w:rPr>
        <w:t>cases reach</w:t>
      </w:r>
      <w:r w:rsidR="00A82EB5">
        <w:rPr>
          <w:rFonts w:ascii="Times New Roman" w:hAnsi="Times New Roman" w:cs="Times New Roman"/>
          <w:sz w:val="24"/>
          <w:szCs w:val="24"/>
        </w:rPr>
        <w:t>ed</w:t>
      </w:r>
      <w:r w:rsidR="00E203E7" w:rsidRPr="00186BD2">
        <w:rPr>
          <w:rFonts w:ascii="Times New Roman" w:hAnsi="Times New Roman" w:cs="Times New Roman"/>
          <w:sz w:val="24"/>
          <w:szCs w:val="24"/>
        </w:rPr>
        <w:t xml:space="preserve"> a peak </w:t>
      </w:r>
      <w:r w:rsidR="00861B9C">
        <w:rPr>
          <w:rFonts w:ascii="Times New Roman" w:hAnsi="Times New Roman" w:cs="Times New Roman"/>
          <w:sz w:val="24"/>
          <w:szCs w:val="24"/>
        </w:rPr>
        <w:t xml:space="preserve">in August </w:t>
      </w:r>
      <w:r w:rsidR="00E05B5C">
        <w:rPr>
          <w:rFonts w:ascii="Times New Roman" w:hAnsi="Times New Roman" w:cs="Times New Roman"/>
          <w:sz w:val="24"/>
          <w:szCs w:val="24"/>
        </w:rPr>
        <w:t xml:space="preserve">with </w:t>
      </w:r>
      <w:r w:rsidR="00D1770C">
        <w:rPr>
          <w:rFonts w:ascii="Times New Roman" w:hAnsi="Times New Roman" w:cs="Times New Roman"/>
          <w:sz w:val="24"/>
          <w:szCs w:val="24"/>
        </w:rPr>
        <w:t xml:space="preserve">the </w:t>
      </w:r>
      <w:r w:rsidR="0036750D">
        <w:rPr>
          <w:rFonts w:ascii="Times New Roman" w:hAnsi="Times New Roman" w:cs="Times New Roman"/>
          <w:sz w:val="24"/>
          <w:szCs w:val="24"/>
        </w:rPr>
        <w:t xml:space="preserve">monthly growth factor </w:t>
      </w:r>
      <w:r w:rsidR="00F47C75">
        <w:rPr>
          <w:rFonts w:ascii="Times New Roman" w:hAnsi="Times New Roman" w:cs="Times New Roman"/>
          <w:sz w:val="24"/>
          <w:szCs w:val="24"/>
        </w:rPr>
        <w:t>remaining</w:t>
      </w:r>
      <w:r w:rsidR="0036750D">
        <w:rPr>
          <w:rFonts w:ascii="Times New Roman" w:hAnsi="Times New Roman" w:cs="Times New Roman"/>
          <w:sz w:val="24"/>
          <w:szCs w:val="24"/>
        </w:rPr>
        <w:t xml:space="preserve"> above one </w:t>
      </w:r>
      <w:r w:rsidR="000E40A7">
        <w:rPr>
          <w:rFonts w:ascii="Times New Roman" w:hAnsi="Times New Roman" w:cs="Times New Roman"/>
          <w:sz w:val="24"/>
          <w:szCs w:val="24"/>
        </w:rPr>
        <w:t xml:space="preserve">significantly </w:t>
      </w:r>
      <w:r w:rsidR="00A065DA">
        <w:rPr>
          <w:rFonts w:ascii="Times New Roman" w:hAnsi="Times New Roman" w:cs="Times New Roman"/>
          <w:sz w:val="24"/>
          <w:szCs w:val="24"/>
        </w:rPr>
        <w:t xml:space="preserve">during </w:t>
      </w:r>
      <w:r w:rsidR="00336FBA">
        <w:rPr>
          <w:rFonts w:ascii="Times New Roman" w:hAnsi="Times New Roman" w:cs="Times New Roman"/>
          <w:sz w:val="24"/>
          <w:szCs w:val="24"/>
        </w:rPr>
        <w:t>April-July</w:t>
      </w:r>
      <w:r w:rsidR="001204DF" w:rsidRPr="00186BD2">
        <w:rPr>
          <w:rFonts w:ascii="Times New Roman" w:hAnsi="Times New Roman" w:cs="Times New Roman"/>
          <w:sz w:val="24"/>
          <w:szCs w:val="24"/>
        </w:rPr>
        <w:t xml:space="preserve">. </w:t>
      </w:r>
      <w:r w:rsidR="00336FBA">
        <w:rPr>
          <w:rFonts w:ascii="Times New Roman" w:hAnsi="Times New Roman" w:cs="Times New Roman"/>
          <w:sz w:val="24"/>
          <w:szCs w:val="24"/>
        </w:rPr>
        <w:t>We</w:t>
      </w:r>
      <w:r w:rsidR="00C26BD0" w:rsidRPr="00186BD2">
        <w:rPr>
          <w:rFonts w:ascii="Times New Roman" w:hAnsi="Times New Roman" w:cs="Times New Roman"/>
          <w:sz w:val="24"/>
          <w:szCs w:val="24"/>
        </w:rPr>
        <w:t xml:space="preserve"> </w:t>
      </w:r>
      <w:r w:rsidR="00BD3DB1">
        <w:rPr>
          <w:rFonts w:ascii="Times New Roman" w:hAnsi="Times New Roman" w:cs="Times New Roman"/>
          <w:sz w:val="24"/>
          <w:szCs w:val="24"/>
        </w:rPr>
        <w:t>found</w:t>
      </w:r>
      <w:r w:rsidR="00C26BD0" w:rsidRPr="00186BD2">
        <w:rPr>
          <w:rFonts w:ascii="Times New Roman" w:hAnsi="Times New Roman" w:cs="Times New Roman"/>
          <w:sz w:val="24"/>
          <w:szCs w:val="24"/>
        </w:rPr>
        <w:t xml:space="preserve"> an increasing trend of dengue cases in Bangladesh with </w:t>
      </w:r>
      <w:r w:rsidR="00C26BD0">
        <w:rPr>
          <w:rFonts w:ascii="Times New Roman" w:hAnsi="Times New Roman" w:cs="Times New Roman"/>
          <w:sz w:val="24"/>
          <w:szCs w:val="24"/>
        </w:rPr>
        <w:t xml:space="preserve">a </w:t>
      </w:r>
      <w:r w:rsidR="00C26BD0" w:rsidRPr="00186BD2">
        <w:rPr>
          <w:rFonts w:ascii="Times New Roman" w:hAnsi="Times New Roman" w:cs="Times New Roman"/>
          <w:sz w:val="24"/>
          <w:szCs w:val="24"/>
        </w:rPr>
        <w:t>much stiffer rise after 201</w:t>
      </w:r>
      <w:r w:rsidR="00C26BD0">
        <w:rPr>
          <w:rFonts w:ascii="Times New Roman" w:hAnsi="Times New Roman" w:cs="Times New Roman"/>
          <w:sz w:val="24"/>
          <w:szCs w:val="24"/>
        </w:rPr>
        <w:t>8</w:t>
      </w:r>
      <w:r w:rsidR="00C26BD0" w:rsidRPr="00186BD2">
        <w:rPr>
          <w:rFonts w:ascii="Times New Roman" w:hAnsi="Times New Roman" w:cs="Times New Roman"/>
          <w:sz w:val="24"/>
          <w:szCs w:val="24"/>
        </w:rPr>
        <w:t xml:space="preserve">. </w:t>
      </w:r>
      <w:r w:rsidR="00122111">
        <w:rPr>
          <w:rFonts w:ascii="Times New Roman" w:hAnsi="Times New Roman" w:cs="Times New Roman"/>
          <w:sz w:val="24"/>
          <w:szCs w:val="24"/>
        </w:rPr>
        <w:t xml:space="preserve">Monthly mean </w:t>
      </w:r>
      <w:r w:rsidR="00EA4B02">
        <w:rPr>
          <w:rFonts w:ascii="Times New Roman" w:hAnsi="Times New Roman" w:cs="Times New Roman"/>
          <w:sz w:val="24"/>
          <w:szCs w:val="24"/>
        </w:rPr>
        <w:t>temperature</w:t>
      </w:r>
      <w:r w:rsidR="00122111">
        <w:rPr>
          <w:rFonts w:ascii="Times New Roman" w:hAnsi="Times New Roman" w:cs="Times New Roman"/>
          <w:sz w:val="24"/>
          <w:szCs w:val="24"/>
        </w:rPr>
        <w:t xml:space="preserve"> </w:t>
      </w:r>
      <w:r w:rsidR="00EA4B02">
        <w:rPr>
          <w:rFonts w:ascii="Times New Roman" w:hAnsi="Times New Roman" w:cs="Times New Roman"/>
          <w:sz w:val="24"/>
          <w:szCs w:val="24"/>
        </w:rPr>
        <w:t>(</w:t>
      </w:r>
      <w:r w:rsidR="002464D7">
        <w:rPr>
          <w:rFonts w:ascii="Times New Roman" w:hAnsi="Times New Roman" w:cs="Times New Roman"/>
          <w:sz w:val="24"/>
          <w:szCs w:val="24"/>
        </w:rPr>
        <w:t>Incidence risk ratio</w:t>
      </w:r>
      <w:r w:rsidR="00EA4B02">
        <w:rPr>
          <w:rFonts w:ascii="Times New Roman" w:hAnsi="Times New Roman" w:cs="Times New Roman"/>
          <w:sz w:val="24"/>
          <w:szCs w:val="24"/>
        </w:rPr>
        <w:t xml:space="preserve"> [</w:t>
      </w:r>
      <w:r w:rsidR="002464D7">
        <w:rPr>
          <w:rFonts w:ascii="Times New Roman" w:hAnsi="Times New Roman" w:cs="Times New Roman"/>
          <w:sz w:val="24"/>
          <w:szCs w:val="24"/>
        </w:rPr>
        <w:t>IR</w:t>
      </w:r>
      <w:r w:rsidR="00EA4B02">
        <w:rPr>
          <w:rFonts w:ascii="Times New Roman" w:hAnsi="Times New Roman" w:cs="Times New Roman"/>
          <w:sz w:val="24"/>
          <w:szCs w:val="24"/>
        </w:rPr>
        <w:t>R]: 1.</w:t>
      </w:r>
      <w:r w:rsidR="00992382">
        <w:rPr>
          <w:rFonts w:ascii="Times New Roman" w:hAnsi="Times New Roman" w:cs="Times New Roman"/>
          <w:sz w:val="24"/>
          <w:szCs w:val="24"/>
        </w:rPr>
        <w:t>26</w:t>
      </w:r>
      <w:r w:rsidR="00EA4B02">
        <w:rPr>
          <w:rFonts w:ascii="Times New Roman" w:hAnsi="Times New Roman" w:cs="Times New Roman"/>
          <w:sz w:val="24"/>
          <w:szCs w:val="24"/>
        </w:rPr>
        <w:t xml:space="preserve"> (</w:t>
      </w:r>
      <w:r w:rsidR="00CB56BA">
        <w:rPr>
          <w:rFonts w:ascii="Times New Roman" w:hAnsi="Times New Roman" w:cs="Times New Roman"/>
          <w:sz w:val="24"/>
          <w:szCs w:val="24"/>
        </w:rPr>
        <w:t xml:space="preserve">95% CI: </w:t>
      </w:r>
      <w:r w:rsidR="00992382">
        <w:rPr>
          <w:rFonts w:ascii="Times New Roman" w:hAnsi="Times New Roman" w:cs="Times New Roman"/>
          <w:sz w:val="24"/>
          <w:szCs w:val="24"/>
        </w:rPr>
        <w:t>1</w:t>
      </w:r>
      <w:r w:rsidR="00D1770C">
        <w:rPr>
          <w:rFonts w:ascii="Times New Roman" w:hAnsi="Times New Roman" w:cs="Times New Roman"/>
          <w:sz w:val="24"/>
          <w:szCs w:val="24"/>
        </w:rPr>
        <w:t>.</w:t>
      </w:r>
      <w:r w:rsidR="00992382">
        <w:rPr>
          <w:rFonts w:ascii="Times New Roman" w:hAnsi="Times New Roman" w:cs="Times New Roman"/>
          <w:sz w:val="24"/>
          <w:szCs w:val="24"/>
        </w:rPr>
        <w:t>25</w:t>
      </w:r>
      <w:r w:rsidR="00EA4B02">
        <w:rPr>
          <w:rFonts w:ascii="Times New Roman" w:hAnsi="Times New Roman" w:cs="Times New Roman"/>
          <w:sz w:val="24"/>
          <w:szCs w:val="24"/>
        </w:rPr>
        <w:t>-1.</w:t>
      </w:r>
      <w:r w:rsidR="00D1770C">
        <w:rPr>
          <w:rFonts w:ascii="Times New Roman" w:hAnsi="Times New Roman" w:cs="Times New Roman"/>
          <w:sz w:val="24"/>
          <w:szCs w:val="24"/>
        </w:rPr>
        <w:t>2</w:t>
      </w:r>
      <w:r w:rsidR="00674922">
        <w:rPr>
          <w:rFonts w:ascii="Times New Roman" w:hAnsi="Times New Roman" w:cs="Times New Roman"/>
          <w:sz w:val="24"/>
          <w:szCs w:val="24"/>
        </w:rPr>
        <w:t>7</w:t>
      </w:r>
      <w:r w:rsidR="00EA4B02">
        <w:rPr>
          <w:rFonts w:ascii="Times New Roman" w:hAnsi="Times New Roman" w:cs="Times New Roman"/>
          <w:sz w:val="24"/>
          <w:szCs w:val="24"/>
        </w:rPr>
        <w:t>)</w:t>
      </w:r>
      <w:r w:rsidR="00D1770C">
        <w:rPr>
          <w:rFonts w:ascii="Times New Roman" w:hAnsi="Times New Roman" w:cs="Times New Roman"/>
          <w:sz w:val="24"/>
          <w:szCs w:val="24"/>
        </w:rPr>
        <w:t>,</w:t>
      </w:r>
      <w:r w:rsidR="00122111">
        <w:rPr>
          <w:rFonts w:ascii="Times New Roman" w:hAnsi="Times New Roman" w:cs="Times New Roman"/>
          <w:sz w:val="24"/>
          <w:szCs w:val="24"/>
        </w:rPr>
        <w:t xml:space="preserve"> </w:t>
      </w:r>
      <w:r w:rsidR="00E21CBC">
        <w:rPr>
          <w:rFonts w:ascii="Times New Roman" w:hAnsi="Times New Roman" w:cs="Times New Roman"/>
          <w:sz w:val="24"/>
          <w:szCs w:val="24"/>
        </w:rPr>
        <w:t>first-lagged</w:t>
      </w:r>
      <w:r w:rsidR="00122111">
        <w:rPr>
          <w:rFonts w:ascii="Times New Roman" w:hAnsi="Times New Roman" w:cs="Times New Roman"/>
          <w:sz w:val="24"/>
          <w:szCs w:val="24"/>
        </w:rPr>
        <w:t xml:space="preserve"> rainfall </w:t>
      </w:r>
      <w:r w:rsidR="00EA4B02">
        <w:rPr>
          <w:rFonts w:ascii="Times New Roman" w:hAnsi="Times New Roman" w:cs="Times New Roman"/>
          <w:sz w:val="24"/>
          <w:szCs w:val="24"/>
        </w:rPr>
        <w:t>(</w:t>
      </w:r>
      <w:r w:rsidR="003F2C4A">
        <w:rPr>
          <w:rFonts w:ascii="Times New Roman" w:hAnsi="Times New Roman" w:cs="Times New Roman"/>
          <w:sz w:val="24"/>
          <w:szCs w:val="24"/>
        </w:rPr>
        <w:t>IRR</w:t>
      </w:r>
      <w:r w:rsidR="00EA4B02">
        <w:rPr>
          <w:rFonts w:ascii="Times New Roman" w:hAnsi="Times New Roman" w:cs="Times New Roman"/>
          <w:sz w:val="24"/>
          <w:szCs w:val="24"/>
        </w:rPr>
        <w:t xml:space="preserve">: </w:t>
      </w:r>
      <w:r w:rsidR="00CB4141">
        <w:rPr>
          <w:rFonts w:ascii="Times New Roman" w:hAnsi="Times New Roman" w:cs="Times New Roman"/>
          <w:sz w:val="24"/>
          <w:szCs w:val="24"/>
        </w:rPr>
        <w:t>1</w:t>
      </w:r>
      <w:r w:rsidR="00D1770C">
        <w:rPr>
          <w:rFonts w:ascii="Times New Roman" w:hAnsi="Times New Roman" w:cs="Times New Roman"/>
          <w:sz w:val="24"/>
          <w:szCs w:val="24"/>
        </w:rPr>
        <w:t>.</w:t>
      </w:r>
      <w:r w:rsidR="00CB4141">
        <w:rPr>
          <w:rFonts w:ascii="Times New Roman" w:hAnsi="Times New Roman" w:cs="Times New Roman"/>
          <w:sz w:val="24"/>
          <w:szCs w:val="24"/>
        </w:rPr>
        <w:t>08</w:t>
      </w:r>
      <w:r w:rsidR="00EA4B02">
        <w:rPr>
          <w:rFonts w:ascii="Times New Roman" w:hAnsi="Times New Roman" w:cs="Times New Roman"/>
          <w:sz w:val="24"/>
          <w:szCs w:val="24"/>
        </w:rPr>
        <w:t xml:space="preserve"> (</w:t>
      </w:r>
      <w:r w:rsidR="00CB56BA">
        <w:rPr>
          <w:rFonts w:ascii="Times New Roman" w:hAnsi="Times New Roman" w:cs="Times New Roman"/>
          <w:sz w:val="24"/>
          <w:szCs w:val="24"/>
        </w:rPr>
        <w:t xml:space="preserve">95% CI: </w:t>
      </w:r>
      <w:r w:rsidR="00CB4141">
        <w:rPr>
          <w:rFonts w:ascii="Times New Roman" w:hAnsi="Times New Roman" w:cs="Times New Roman"/>
          <w:sz w:val="24"/>
          <w:szCs w:val="24"/>
        </w:rPr>
        <w:t>1.07</w:t>
      </w:r>
      <w:r w:rsidR="00CB56BA">
        <w:rPr>
          <w:rFonts w:ascii="Times New Roman" w:hAnsi="Times New Roman" w:cs="Times New Roman"/>
          <w:sz w:val="24"/>
          <w:szCs w:val="24"/>
        </w:rPr>
        <w:t>-</w:t>
      </w:r>
      <w:r w:rsidR="00CB4141">
        <w:rPr>
          <w:rFonts w:ascii="Times New Roman" w:hAnsi="Times New Roman" w:cs="Times New Roman"/>
          <w:sz w:val="24"/>
          <w:szCs w:val="24"/>
        </w:rPr>
        <w:t>1.09</w:t>
      </w:r>
      <w:r w:rsidR="00EA4B02">
        <w:rPr>
          <w:rFonts w:ascii="Times New Roman" w:hAnsi="Times New Roman" w:cs="Times New Roman"/>
          <w:sz w:val="24"/>
          <w:szCs w:val="24"/>
        </w:rPr>
        <w:t>)</w:t>
      </w:r>
      <w:r w:rsidR="00D34EAC">
        <w:rPr>
          <w:rFonts w:ascii="Times New Roman" w:hAnsi="Times New Roman" w:cs="Times New Roman"/>
          <w:sz w:val="24"/>
          <w:szCs w:val="24"/>
        </w:rPr>
        <w:t>,</w:t>
      </w:r>
      <w:r w:rsidR="00D1770C">
        <w:rPr>
          <w:rFonts w:ascii="Times New Roman" w:hAnsi="Times New Roman" w:cs="Times New Roman"/>
          <w:sz w:val="24"/>
          <w:szCs w:val="24"/>
        </w:rPr>
        <w:t xml:space="preserve"> and</w:t>
      </w:r>
      <w:r w:rsidR="00D1770C" w:rsidRPr="00D1770C">
        <w:rPr>
          <w:rFonts w:ascii="Times New Roman" w:hAnsi="Times New Roman" w:cs="Times New Roman"/>
          <w:sz w:val="24"/>
          <w:szCs w:val="24"/>
        </w:rPr>
        <w:t xml:space="preserve"> </w:t>
      </w:r>
      <w:r w:rsidR="00E21CBC">
        <w:rPr>
          <w:rFonts w:ascii="Times New Roman" w:hAnsi="Times New Roman" w:cs="Times New Roman"/>
          <w:sz w:val="24"/>
          <w:szCs w:val="24"/>
        </w:rPr>
        <w:t>second-lagged</w:t>
      </w:r>
      <w:r w:rsidR="00D1770C">
        <w:rPr>
          <w:rFonts w:ascii="Times New Roman" w:hAnsi="Times New Roman" w:cs="Times New Roman"/>
          <w:sz w:val="24"/>
          <w:szCs w:val="24"/>
        </w:rPr>
        <w:t xml:space="preserve"> rainfall (</w:t>
      </w:r>
      <w:r w:rsidR="00E26B57">
        <w:rPr>
          <w:rFonts w:ascii="Times New Roman" w:hAnsi="Times New Roman" w:cs="Times New Roman"/>
          <w:sz w:val="24"/>
          <w:szCs w:val="24"/>
        </w:rPr>
        <w:t>IRR</w:t>
      </w:r>
      <w:r w:rsidR="00D1770C">
        <w:rPr>
          <w:rFonts w:ascii="Times New Roman" w:hAnsi="Times New Roman" w:cs="Times New Roman"/>
          <w:sz w:val="24"/>
          <w:szCs w:val="24"/>
        </w:rPr>
        <w:t xml:space="preserve">: </w:t>
      </w:r>
      <w:r w:rsidR="006E39A9">
        <w:rPr>
          <w:rFonts w:ascii="Times New Roman" w:hAnsi="Times New Roman" w:cs="Times New Roman"/>
          <w:sz w:val="24"/>
          <w:szCs w:val="24"/>
        </w:rPr>
        <w:t>1.17</w:t>
      </w:r>
      <w:r w:rsidR="00D1770C">
        <w:rPr>
          <w:rFonts w:ascii="Times New Roman" w:hAnsi="Times New Roman" w:cs="Times New Roman"/>
          <w:sz w:val="24"/>
          <w:szCs w:val="24"/>
        </w:rPr>
        <w:t xml:space="preserve"> (95% CI: </w:t>
      </w:r>
      <w:r w:rsidR="006E39A9">
        <w:rPr>
          <w:rFonts w:ascii="Times New Roman" w:hAnsi="Times New Roman" w:cs="Times New Roman"/>
          <w:sz w:val="24"/>
          <w:szCs w:val="24"/>
        </w:rPr>
        <w:t>1.16</w:t>
      </w:r>
      <w:r w:rsidR="00D1770C">
        <w:rPr>
          <w:rFonts w:ascii="Times New Roman" w:hAnsi="Times New Roman" w:cs="Times New Roman"/>
          <w:sz w:val="24"/>
          <w:szCs w:val="24"/>
        </w:rPr>
        <w:t>-1</w:t>
      </w:r>
      <w:r w:rsidR="006E39A9">
        <w:rPr>
          <w:rFonts w:ascii="Times New Roman" w:hAnsi="Times New Roman" w:cs="Times New Roman"/>
          <w:sz w:val="24"/>
          <w:szCs w:val="24"/>
        </w:rPr>
        <w:t>. 1</w:t>
      </w:r>
      <w:r w:rsidR="007373F1">
        <w:rPr>
          <w:rFonts w:ascii="Times New Roman" w:hAnsi="Times New Roman" w:cs="Times New Roman"/>
          <w:sz w:val="24"/>
          <w:szCs w:val="24"/>
        </w:rPr>
        <w:t>8</w:t>
      </w:r>
      <w:r w:rsidR="00D1770C">
        <w:rPr>
          <w:rFonts w:ascii="Times New Roman" w:hAnsi="Times New Roman" w:cs="Times New Roman"/>
          <w:sz w:val="24"/>
          <w:szCs w:val="24"/>
        </w:rPr>
        <w:t>)</w:t>
      </w:r>
      <w:r w:rsidR="00EA4B02">
        <w:rPr>
          <w:rFonts w:ascii="Times New Roman" w:hAnsi="Times New Roman" w:cs="Times New Roman"/>
          <w:sz w:val="24"/>
          <w:szCs w:val="24"/>
        </w:rPr>
        <w:t xml:space="preserve"> </w:t>
      </w:r>
      <w:r w:rsidR="00122111">
        <w:rPr>
          <w:rFonts w:ascii="Times New Roman" w:hAnsi="Times New Roman" w:cs="Times New Roman"/>
          <w:sz w:val="24"/>
          <w:szCs w:val="24"/>
        </w:rPr>
        <w:t xml:space="preserve">were </w:t>
      </w:r>
      <w:r w:rsidR="00FA5180">
        <w:rPr>
          <w:rFonts w:ascii="Times New Roman" w:hAnsi="Times New Roman" w:cs="Times New Roman"/>
          <w:sz w:val="24"/>
          <w:szCs w:val="24"/>
        </w:rPr>
        <w:t xml:space="preserve">found to be significantly </w:t>
      </w:r>
      <w:r w:rsidR="00122111">
        <w:rPr>
          <w:rFonts w:ascii="Times New Roman" w:hAnsi="Times New Roman" w:cs="Times New Roman"/>
          <w:sz w:val="24"/>
          <w:szCs w:val="24"/>
        </w:rPr>
        <w:t xml:space="preserve">associated with monthly </w:t>
      </w:r>
      <w:r w:rsidR="00EA4B02">
        <w:rPr>
          <w:rFonts w:ascii="Times New Roman" w:hAnsi="Times New Roman" w:cs="Times New Roman"/>
          <w:sz w:val="24"/>
          <w:szCs w:val="24"/>
        </w:rPr>
        <w:t>dengue</w:t>
      </w:r>
      <w:r w:rsidR="00122111">
        <w:rPr>
          <w:rFonts w:ascii="Times New Roman" w:hAnsi="Times New Roman" w:cs="Times New Roman"/>
          <w:sz w:val="24"/>
          <w:szCs w:val="24"/>
        </w:rPr>
        <w:t xml:space="preserve"> incidence in </w:t>
      </w:r>
      <w:r w:rsidR="00EA4B02">
        <w:rPr>
          <w:rFonts w:ascii="Times New Roman" w:hAnsi="Times New Roman" w:cs="Times New Roman"/>
          <w:sz w:val="24"/>
          <w:szCs w:val="24"/>
        </w:rPr>
        <w:t>Bangladesh</w:t>
      </w:r>
      <w:r w:rsidR="00122111">
        <w:rPr>
          <w:rFonts w:ascii="Times New Roman" w:hAnsi="Times New Roman" w:cs="Times New Roman"/>
          <w:sz w:val="24"/>
          <w:szCs w:val="24"/>
        </w:rPr>
        <w:t xml:space="preserve">. </w:t>
      </w:r>
    </w:p>
    <w:p w14:paraId="6EC0CADD" w14:textId="77777777" w:rsidR="000D5F45" w:rsidRDefault="000D5F45" w:rsidP="00B9352D">
      <w:pPr>
        <w:spacing w:after="0" w:line="360" w:lineRule="auto"/>
        <w:rPr>
          <w:rFonts w:ascii="Times New Roman" w:hAnsi="Times New Roman" w:cs="Times New Roman"/>
          <w:b/>
          <w:bCs/>
          <w:sz w:val="24"/>
          <w:szCs w:val="24"/>
        </w:rPr>
      </w:pPr>
    </w:p>
    <w:p w14:paraId="2496FB24" w14:textId="1D59D3F2" w:rsidR="000005DD" w:rsidRPr="00186BD2" w:rsidRDefault="000005DD" w:rsidP="00B9352D">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Conclusion:</w:t>
      </w:r>
      <w:r w:rsidRPr="00186BD2">
        <w:rPr>
          <w:rFonts w:ascii="Times New Roman" w:hAnsi="Times New Roman" w:cs="Times New Roman"/>
          <w:sz w:val="24"/>
          <w:szCs w:val="24"/>
        </w:rPr>
        <w:t xml:space="preserve"> </w:t>
      </w:r>
      <w:r w:rsidR="00090F29" w:rsidRPr="00186BD2">
        <w:rPr>
          <w:rFonts w:ascii="Times New Roman" w:hAnsi="Times New Roman" w:cs="Times New Roman"/>
          <w:sz w:val="24"/>
          <w:szCs w:val="24"/>
        </w:rPr>
        <w:t xml:space="preserve">Over two decades, Bangladesh has </w:t>
      </w:r>
      <w:r w:rsidR="00D426F9" w:rsidRPr="00186BD2">
        <w:rPr>
          <w:rFonts w:ascii="Times New Roman" w:hAnsi="Times New Roman" w:cs="Times New Roman"/>
          <w:sz w:val="24"/>
          <w:szCs w:val="24"/>
        </w:rPr>
        <w:t>exper</w:t>
      </w:r>
      <w:r w:rsidR="00385525">
        <w:rPr>
          <w:rFonts w:ascii="Times New Roman" w:hAnsi="Times New Roman" w:cs="Times New Roman"/>
          <w:sz w:val="24"/>
          <w:szCs w:val="24"/>
        </w:rPr>
        <w:t>ienced a</w:t>
      </w:r>
      <w:r w:rsidR="00090F29" w:rsidRPr="00186BD2">
        <w:rPr>
          <w:rFonts w:ascii="Times New Roman" w:hAnsi="Times New Roman" w:cs="Times New Roman"/>
          <w:sz w:val="24"/>
          <w:szCs w:val="24"/>
        </w:rPr>
        <w:t xml:space="preserve"> significant burden of dengue cases with regular outbreaks. </w:t>
      </w:r>
      <w:r w:rsidR="000C2932">
        <w:rPr>
          <w:rFonts w:ascii="Times New Roman" w:hAnsi="Times New Roman" w:cs="Times New Roman"/>
          <w:sz w:val="24"/>
          <w:szCs w:val="24"/>
        </w:rPr>
        <w:t>The increased</w:t>
      </w:r>
      <w:r w:rsidR="00F50704">
        <w:rPr>
          <w:rFonts w:ascii="Times New Roman" w:hAnsi="Times New Roman" w:cs="Times New Roman"/>
          <w:sz w:val="24"/>
          <w:szCs w:val="24"/>
        </w:rPr>
        <w:t xml:space="preserve"> local temperature</w:t>
      </w:r>
      <w:r w:rsidR="00DE1BFD">
        <w:rPr>
          <w:rFonts w:ascii="Times New Roman" w:hAnsi="Times New Roman" w:cs="Times New Roman"/>
          <w:sz w:val="24"/>
          <w:szCs w:val="24"/>
        </w:rPr>
        <w:t xml:space="preserve"> and</w:t>
      </w:r>
      <w:r w:rsidR="00D426F9" w:rsidRPr="00186BD2">
        <w:rPr>
          <w:rFonts w:ascii="Times New Roman" w:hAnsi="Times New Roman" w:cs="Times New Roman"/>
          <w:sz w:val="24"/>
          <w:szCs w:val="24"/>
        </w:rPr>
        <w:t xml:space="preserve"> unusual rainfall </w:t>
      </w:r>
      <w:r w:rsidR="009C205F">
        <w:rPr>
          <w:rFonts w:ascii="Times New Roman" w:hAnsi="Times New Roman" w:cs="Times New Roman"/>
          <w:sz w:val="24"/>
          <w:szCs w:val="24"/>
        </w:rPr>
        <w:t>might</w:t>
      </w:r>
      <w:r w:rsidR="00683DFD">
        <w:rPr>
          <w:rFonts w:ascii="Times New Roman" w:hAnsi="Times New Roman" w:cs="Times New Roman"/>
          <w:sz w:val="24"/>
          <w:szCs w:val="24"/>
        </w:rPr>
        <w:t xml:space="preserve"> have contributed </w:t>
      </w:r>
      <w:r w:rsidR="00263780">
        <w:rPr>
          <w:rFonts w:ascii="Times New Roman" w:hAnsi="Times New Roman" w:cs="Times New Roman"/>
          <w:sz w:val="24"/>
          <w:szCs w:val="24"/>
        </w:rPr>
        <w:t>to</w:t>
      </w:r>
      <w:r w:rsidR="00683DFD">
        <w:rPr>
          <w:rFonts w:ascii="Times New Roman" w:hAnsi="Times New Roman" w:cs="Times New Roman"/>
          <w:sz w:val="24"/>
          <w:szCs w:val="24"/>
        </w:rPr>
        <w:t xml:space="preserve"> </w:t>
      </w:r>
      <w:r w:rsidR="00263780">
        <w:rPr>
          <w:rFonts w:ascii="Times New Roman" w:hAnsi="Times New Roman" w:cs="Times New Roman"/>
          <w:sz w:val="24"/>
          <w:szCs w:val="24"/>
        </w:rPr>
        <w:t>this increased incidence</w:t>
      </w:r>
      <w:r w:rsidR="00683DFD">
        <w:rPr>
          <w:rFonts w:ascii="Times New Roman" w:hAnsi="Times New Roman" w:cs="Times New Roman"/>
          <w:sz w:val="24"/>
          <w:szCs w:val="24"/>
        </w:rPr>
        <w:t xml:space="preserve"> of dengue cases in Bangladesh. </w:t>
      </w:r>
    </w:p>
    <w:p w14:paraId="1A52FEA9" w14:textId="77777777" w:rsidR="00CE583D" w:rsidRDefault="00CE583D" w:rsidP="00BA57F5">
      <w:pPr>
        <w:spacing w:line="360" w:lineRule="auto"/>
        <w:rPr>
          <w:rFonts w:ascii="Times New Roman" w:hAnsi="Times New Roman" w:cs="Times New Roman"/>
          <w:b/>
          <w:bCs/>
          <w:sz w:val="24"/>
          <w:szCs w:val="24"/>
        </w:rPr>
      </w:pPr>
    </w:p>
    <w:p w14:paraId="13F5C61F" w14:textId="3F99ED80" w:rsidR="00A5567B" w:rsidRDefault="00A5567B" w:rsidP="00BA57F5">
      <w:pPr>
        <w:spacing w:line="360" w:lineRule="auto"/>
        <w:rPr>
          <w:rFonts w:ascii="Times New Roman" w:hAnsi="Times New Roman" w:cs="Times New Roman"/>
          <w:b/>
          <w:bCs/>
          <w:sz w:val="24"/>
          <w:szCs w:val="24"/>
        </w:rPr>
      </w:pPr>
    </w:p>
    <w:p w14:paraId="2DD54C7A" w14:textId="77777777" w:rsidR="00DE1BFD" w:rsidRDefault="00DE1BFD" w:rsidP="00BA57F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br w:type="page"/>
      </w:r>
    </w:p>
    <w:p w14:paraId="1E884C2B" w14:textId="27E90D26" w:rsidR="00EC7ECC" w:rsidRDefault="00EC7ECC" w:rsidP="00BA57F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Word count: 3</w:t>
      </w:r>
      <w:r w:rsidR="00C516C5">
        <w:rPr>
          <w:rFonts w:ascii="Times New Roman" w:hAnsi="Times New Roman" w:cs="Times New Roman"/>
          <w:b/>
          <w:bCs/>
          <w:sz w:val="24"/>
          <w:szCs w:val="24"/>
        </w:rPr>
        <w:t>,</w:t>
      </w:r>
      <w:r>
        <w:rPr>
          <w:rFonts w:ascii="Times New Roman" w:hAnsi="Times New Roman" w:cs="Times New Roman"/>
          <w:b/>
          <w:bCs/>
          <w:sz w:val="24"/>
          <w:szCs w:val="24"/>
        </w:rPr>
        <w:t>334</w:t>
      </w:r>
    </w:p>
    <w:p w14:paraId="042E167A" w14:textId="067DADFC" w:rsidR="00B16955" w:rsidRPr="00CA13CB" w:rsidRDefault="006B0362" w:rsidP="00BA57F5">
      <w:pPr>
        <w:spacing w:line="360" w:lineRule="auto"/>
        <w:rPr>
          <w:rFonts w:ascii="Times New Roman" w:hAnsi="Times New Roman" w:cs="Times New Roman"/>
          <w:b/>
          <w:bCs/>
          <w:sz w:val="24"/>
          <w:szCs w:val="24"/>
        </w:rPr>
      </w:pPr>
      <w:r w:rsidRPr="00CA13CB">
        <w:rPr>
          <w:rFonts w:ascii="Times New Roman" w:hAnsi="Times New Roman" w:cs="Times New Roman"/>
          <w:b/>
          <w:bCs/>
          <w:sz w:val="24"/>
          <w:szCs w:val="24"/>
        </w:rPr>
        <w:t>Introduction:</w:t>
      </w:r>
    </w:p>
    <w:p w14:paraId="0CCBFFD9" w14:textId="17EA07D8" w:rsidR="001078E4" w:rsidRPr="001078E4" w:rsidRDefault="00CA19E5" w:rsidP="00B9352D">
      <w:pPr>
        <w:spacing w:after="0" w:line="360" w:lineRule="auto"/>
        <w:rPr>
          <w:rFonts w:ascii="Times New Roman" w:hAnsi="Times New Roman" w:cs="Times New Roman"/>
          <w:color w:val="000000"/>
          <w:sz w:val="24"/>
          <w:szCs w:val="24"/>
        </w:rPr>
      </w:pPr>
      <w:r>
        <w:rPr>
          <w:rFonts w:ascii="Times New Roman" w:hAnsi="Times New Roman" w:cs="Times New Roman"/>
          <w:sz w:val="24"/>
          <w:szCs w:val="24"/>
        </w:rPr>
        <w:t>Dengue fever</w:t>
      </w:r>
      <w:r w:rsidR="00B44902" w:rsidRPr="001973D2">
        <w:rPr>
          <w:rFonts w:ascii="Times New Roman" w:hAnsi="Times New Roman" w:cs="Times New Roman"/>
          <w:sz w:val="24"/>
          <w:szCs w:val="24"/>
        </w:rPr>
        <w:t xml:space="preserve"> is caused by four </w:t>
      </w:r>
      <w:r w:rsidR="001F7033">
        <w:rPr>
          <w:rFonts w:ascii="Times New Roman" w:hAnsi="Times New Roman" w:cs="Times New Roman"/>
          <w:sz w:val="24"/>
          <w:szCs w:val="24"/>
        </w:rPr>
        <w:t xml:space="preserve">distinct </w:t>
      </w:r>
      <w:r w:rsidR="00B44902" w:rsidRPr="001973D2">
        <w:rPr>
          <w:rFonts w:ascii="Times New Roman" w:hAnsi="Times New Roman" w:cs="Times New Roman"/>
          <w:sz w:val="24"/>
          <w:szCs w:val="24"/>
        </w:rPr>
        <w:t>serotypes of the dengue virus (DENV</w:t>
      </w:r>
      <w:r w:rsidR="00740314">
        <w:rPr>
          <w:rFonts w:ascii="Times New Roman" w:hAnsi="Times New Roman" w:cs="Times New Roman"/>
          <w:sz w:val="24"/>
          <w:szCs w:val="24"/>
        </w:rPr>
        <w:t>:</w:t>
      </w:r>
      <w:r w:rsidR="00B44902" w:rsidRPr="001973D2">
        <w:rPr>
          <w:rFonts w:ascii="Times New Roman" w:hAnsi="Times New Roman" w:cs="Times New Roman"/>
          <w:sz w:val="24"/>
          <w:szCs w:val="24"/>
        </w:rPr>
        <w:t xml:space="preserve">1-4) </w:t>
      </w:r>
      <w:r w:rsidR="00C45925">
        <w:rPr>
          <w:rFonts w:ascii="Times New Roman" w:hAnsi="Times New Roman" w:cs="Times New Roman"/>
          <w:sz w:val="24"/>
          <w:szCs w:val="24"/>
        </w:rPr>
        <w:t xml:space="preserve">of the </w:t>
      </w:r>
      <w:r w:rsidR="001F7033">
        <w:rPr>
          <w:rFonts w:ascii="Times New Roman" w:hAnsi="Times New Roman" w:cs="Times New Roman"/>
          <w:sz w:val="24"/>
          <w:szCs w:val="24"/>
        </w:rPr>
        <w:t>Flaviviridae</w:t>
      </w:r>
      <w:r w:rsidR="00C45925">
        <w:rPr>
          <w:rFonts w:ascii="Times New Roman" w:hAnsi="Times New Roman" w:cs="Times New Roman"/>
          <w:sz w:val="24"/>
          <w:szCs w:val="24"/>
        </w:rPr>
        <w:t xml:space="preserve"> famil</w:t>
      </w:r>
      <w:r w:rsidR="001F7033">
        <w:rPr>
          <w:rFonts w:ascii="Times New Roman" w:hAnsi="Times New Roman" w:cs="Times New Roman"/>
          <w:sz w:val="24"/>
          <w:szCs w:val="24"/>
        </w:rPr>
        <w:t>y</w:t>
      </w:r>
      <w:r w:rsidR="00ED685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ZlYzMxOGYtMTIzOC00NWIwLTk3NGYtYzg5ODI2Nzg0Nzg4IiwicHJvcGVydGllcyI6eyJub3RlSW5kZXgiOjB9LCJpc0VkaXRlZCI6ZmFsc2UsIm1hbnVhbE92ZXJyaWRlIjp7ImlzTWFudWFsbHlPdmVycmlkZGVuIjpmYWxzZSwiY2l0ZXByb2NUZXh0IjoiWzFdIiwibWFudWFsT3ZlcnJpZGVUZXh0IjoiIn0sImNpdGF0aW9uSXRlbXMiOlt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
          <w:id w:val="-1167788554"/>
          <w:placeholder>
            <w:docPart w:val="DefaultPlaceholder_-1854013440"/>
          </w:placeholder>
        </w:sdtPr>
        <w:sdtContent>
          <w:r w:rsidR="00DE03E0" w:rsidRPr="00DE03E0">
            <w:rPr>
              <w:rFonts w:ascii="Times New Roman" w:hAnsi="Times New Roman" w:cs="Times New Roman"/>
              <w:color w:val="000000"/>
              <w:sz w:val="24"/>
              <w:szCs w:val="24"/>
            </w:rPr>
            <w:t>[1]</w:t>
          </w:r>
        </w:sdtContent>
      </w:sdt>
      <w:r w:rsidR="001F7033">
        <w:rPr>
          <w:rFonts w:ascii="Times New Roman" w:hAnsi="Times New Roman" w:cs="Times New Roman"/>
          <w:sz w:val="24"/>
          <w:szCs w:val="24"/>
        </w:rPr>
        <w:t xml:space="preserve">. </w:t>
      </w:r>
      <w:r w:rsidR="00740314">
        <w:rPr>
          <w:rFonts w:ascii="Times New Roman" w:hAnsi="Times New Roman" w:cs="Times New Roman"/>
          <w:sz w:val="24"/>
          <w:szCs w:val="24"/>
        </w:rPr>
        <w:t>DENV</w:t>
      </w:r>
      <w:r w:rsidR="00740314" w:rsidRPr="001973D2">
        <w:rPr>
          <w:rFonts w:ascii="Times New Roman" w:hAnsi="Times New Roman" w:cs="Times New Roman"/>
          <w:sz w:val="24"/>
          <w:szCs w:val="24"/>
        </w:rPr>
        <w:t xml:space="preserve"> </w:t>
      </w:r>
      <w:r w:rsidR="00740314">
        <w:rPr>
          <w:rFonts w:ascii="Times New Roman" w:hAnsi="Times New Roman" w:cs="Times New Roman"/>
          <w:sz w:val="24"/>
          <w:szCs w:val="24"/>
        </w:rPr>
        <w:t xml:space="preserve">is </w:t>
      </w:r>
      <w:r w:rsidR="00740314" w:rsidRPr="001973D2">
        <w:rPr>
          <w:rFonts w:ascii="Times New Roman" w:hAnsi="Times New Roman" w:cs="Times New Roman"/>
          <w:sz w:val="24"/>
          <w:szCs w:val="24"/>
        </w:rPr>
        <w:t xml:space="preserve">transmitted to humans </w:t>
      </w:r>
      <w:r w:rsidR="00320D4B">
        <w:rPr>
          <w:rFonts w:ascii="Times New Roman" w:hAnsi="Times New Roman" w:cs="Times New Roman"/>
          <w:sz w:val="24"/>
          <w:szCs w:val="24"/>
        </w:rPr>
        <w:t xml:space="preserve">primarily by two species of Aedes </w:t>
      </w:r>
      <w:r w:rsidR="00740314" w:rsidRPr="001973D2">
        <w:rPr>
          <w:rFonts w:ascii="Times New Roman" w:hAnsi="Times New Roman" w:cs="Times New Roman"/>
          <w:sz w:val="24"/>
          <w:szCs w:val="24"/>
        </w:rPr>
        <w:t>mosquito</w:t>
      </w:r>
      <w:r w:rsidR="00320D4B">
        <w:rPr>
          <w:rFonts w:ascii="Times New Roman" w:hAnsi="Times New Roman" w:cs="Times New Roman"/>
          <w:sz w:val="24"/>
          <w:szCs w:val="24"/>
        </w:rPr>
        <w:t xml:space="preserve">: </w:t>
      </w:r>
      <w:r w:rsidR="00320D4B" w:rsidRPr="00320D4B">
        <w:rPr>
          <w:rFonts w:ascii="Times New Roman" w:hAnsi="Times New Roman" w:cs="Times New Roman"/>
          <w:i/>
          <w:iCs/>
          <w:sz w:val="24"/>
          <w:szCs w:val="24"/>
        </w:rPr>
        <w:t>Ae</w:t>
      </w:r>
      <w:r w:rsidR="00320D4B">
        <w:rPr>
          <w:rFonts w:ascii="Times New Roman" w:hAnsi="Times New Roman" w:cs="Times New Roman"/>
          <w:i/>
          <w:iCs/>
          <w:sz w:val="24"/>
          <w:szCs w:val="24"/>
        </w:rPr>
        <w:t>.</w:t>
      </w:r>
      <w:r w:rsidR="00320D4B" w:rsidRPr="00320D4B">
        <w:rPr>
          <w:rFonts w:ascii="Times New Roman" w:hAnsi="Times New Roman" w:cs="Times New Roman"/>
          <w:i/>
          <w:iCs/>
          <w:sz w:val="24"/>
          <w:szCs w:val="24"/>
        </w:rPr>
        <w:t xml:space="preserve"> aegypti</w:t>
      </w:r>
      <w:r w:rsidR="00320D4B">
        <w:rPr>
          <w:rFonts w:ascii="Times New Roman" w:hAnsi="Times New Roman" w:cs="Times New Roman"/>
          <w:sz w:val="24"/>
          <w:szCs w:val="24"/>
        </w:rPr>
        <w:t xml:space="preserve"> and </w:t>
      </w:r>
      <w:r w:rsidR="00320D4B" w:rsidRPr="00320D4B">
        <w:rPr>
          <w:rFonts w:ascii="Times New Roman" w:hAnsi="Times New Roman" w:cs="Times New Roman"/>
          <w:i/>
          <w:iCs/>
          <w:sz w:val="24"/>
          <w:szCs w:val="24"/>
        </w:rPr>
        <w:t>Ae</w:t>
      </w:r>
      <w:r w:rsidR="00320D4B">
        <w:rPr>
          <w:rFonts w:ascii="Times New Roman" w:hAnsi="Times New Roman" w:cs="Times New Roman"/>
          <w:i/>
          <w:iCs/>
          <w:sz w:val="24"/>
          <w:szCs w:val="24"/>
        </w:rPr>
        <w:t>.</w:t>
      </w:r>
      <w:r w:rsidR="00320D4B" w:rsidRPr="00320D4B">
        <w:rPr>
          <w:rFonts w:ascii="Times New Roman" w:hAnsi="Times New Roman" w:cs="Times New Roman"/>
          <w:i/>
          <w:iCs/>
          <w:sz w:val="24"/>
          <w:szCs w:val="24"/>
        </w:rPr>
        <w:t xml:space="preserve"> albopictus</w:t>
      </w:r>
      <w:r w:rsidR="00320D4B">
        <w:rPr>
          <w:rFonts w:ascii="Times New Roman" w:hAnsi="Times New Roman" w:cs="Times New Roman"/>
          <w:sz w:val="24"/>
          <w:szCs w:val="24"/>
        </w:rPr>
        <w:t xml:space="preserve"> </w:t>
      </w:r>
      <w:sdt>
        <w:sdtPr>
          <w:rPr>
            <w:rFonts w:ascii="Times New Roman" w:hAnsi="Times New Roman" w:cs="Times New Roman"/>
            <w:color w:val="000000"/>
            <w:sz w:val="26"/>
            <w:szCs w:val="26"/>
          </w:rPr>
          <w:tag w:val="MENDELEY_CITATION_v3_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
          <w:id w:val="1364864478"/>
          <w:placeholder>
            <w:docPart w:val="9A7C96D4BEE34501820DCB66F547C507"/>
          </w:placeholder>
        </w:sdtPr>
        <w:sdtEndPr>
          <w:rPr>
            <w:sz w:val="24"/>
            <w:szCs w:val="24"/>
          </w:rPr>
        </w:sdtEndPr>
        <w:sdtContent>
          <w:r w:rsidR="000653D0" w:rsidRPr="000653D0">
            <w:rPr>
              <w:rFonts w:ascii="Times New Roman" w:eastAsia="Times New Roman" w:hAnsi="Times New Roman" w:cs="Times New Roman"/>
              <w:color w:val="000000"/>
              <w:sz w:val="24"/>
              <w:szCs w:val="24"/>
            </w:rPr>
            <w:t>[1,2]</w:t>
          </w:r>
        </w:sdtContent>
      </w:sdt>
      <w:r w:rsidR="00740314" w:rsidRPr="001973D2">
        <w:rPr>
          <w:rFonts w:ascii="Times New Roman" w:hAnsi="Times New Roman" w:cs="Times New Roman"/>
          <w:sz w:val="24"/>
          <w:szCs w:val="24"/>
        </w:rPr>
        <w:t xml:space="preserve">. </w:t>
      </w:r>
      <w:r w:rsidR="008F516F">
        <w:rPr>
          <w:rFonts w:ascii="Times New Roman" w:hAnsi="Times New Roman" w:cs="Times New Roman"/>
          <w:sz w:val="24"/>
          <w:szCs w:val="24"/>
        </w:rPr>
        <w:t xml:space="preserve">Most infections (&gt;80%) are </w:t>
      </w:r>
      <w:r w:rsidR="005241CC">
        <w:rPr>
          <w:rFonts w:ascii="Times New Roman" w:hAnsi="Times New Roman" w:cs="Times New Roman"/>
          <w:sz w:val="24"/>
          <w:szCs w:val="24"/>
        </w:rPr>
        <w:t>self-limiting</w:t>
      </w:r>
      <w:r w:rsidR="008F516F">
        <w:rPr>
          <w:rFonts w:ascii="Times New Roman" w:hAnsi="Times New Roman" w:cs="Times New Roman"/>
          <w:sz w:val="24"/>
          <w:szCs w:val="24"/>
        </w:rPr>
        <w:t xml:space="preserve"> with </w:t>
      </w:r>
      <w:r w:rsidR="00B42C69">
        <w:rPr>
          <w:rFonts w:ascii="Times New Roman" w:hAnsi="Times New Roman" w:cs="Times New Roman"/>
          <w:sz w:val="24"/>
          <w:szCs w:val="24"/>
        </w:rPr>
        <w:t xml:space="preserve">no or </w:t>
      </w:r>
      <w:r w:rsidR="00D72B90">
        <w:rPr>
          <w:rFonts w:ascii="Times New Roman" w:hAnsi="Times New Roman" w:cs="Times New Roman"/>
          <w:sz w:val="24"/>
          <w:szCs w:val="24"/>
        </w:rPr>
        <w:t xml:space="preserve">mild clinical manifestation resulting </w:t>
      </w:r>
      <w:r w:rsidR="005241CC">
        <w:rPr>
          <w:rFonts w:ascii="Times New Roman" w:hAnsi="Times New Roman" w:cs="Times New Roman"/>
          <w:sz w:val="24"/>
          <w:szCs w:val="24"/>
        </w:rPr>
        <w:t>lifelong</w:t>
      </w:r>
      <w:r w:rsidR="00D72B90">
        <w:rPr>
          <w:rFonts w:ascii="Times New Roman" w:hAnsi="Times New Roman" w:cs="Times New Roman"/>
          <w:sz w:val="24"/>
          <w:szCs w:val="24"/>
        </w:rPr>
        <w:t xml:space="preserve"> immunity for the serotype</w:t>
      </w:r>
      <w:r w:rsidR="001825E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"/>
          <w:id w:val="322009765"/>
          <w:placeholder>
            <w:docPart w:val="DefaultPlaceholder_-1854013440"/>
          </w:placeholder>
        </w:sdtPr>
        <w:sdtContent>
          <w:r w:rsidR="00DE03E0" w:rsidRPr="00DE03E0">
            <w:rPr>
              <w:rFonts w:ascii="Times New Roman" w:hAnsi="Times New Roman" w:cs="Times New Roman"/>
              <w:color w:val="000000"/>
              <w:sz w:val="24"/>
              <w:szCs w:val="24"/>
            </w:rPr>
            <w:t>[3]</w:t>
          </w:r>
        </w:sdtContent>
      </w:sdt>
      <w:r w:rsidR="00D72B90">
        <w:rPr>
          <w:rFonts w:ascii="Times New Roman" w:hAnsi="Times New Roman" w:cs="Times New Roman"/>
          <w:sz w:val="24"/>
          <w:szCs w:val="24"/>
        </w:rPr>
        <w:t xml:space="preserve">. However, </w:t>
      </w:r>
      <w:r w:rsidR="00B13134">
        <w:rPr>
          <w:rFonts w:ascii="Times New Roman" w:hAnsi="Times New Roman" w:cs="Times New Roman"/>
          <w:sz w:val="24"/>
          <w:szCs w:val="24"/>
        </w:rPr>
        <w:t>infection</w:t>
      </w:r>
      <w:r w:rsidR="00442EFA">
        <w:rPr>
          <w:rFonts w:ascii="Times New Roman" w:hAnsi="Times New Roman" w:cs="Times New Roman"/>
          <w:sz w:val="24"/>
          <w:szCs w:val="24"/>
        </w:rPr>
        <w:t>s</w:t>
      </w:r>
      <w:r w:rsidR="00B13134">
        <w:rPr>
          <w:rFonts w:ascii="Times New Roman" w:hAnsi="Times New Roman" w:cs="Times New Roman"/>
          <w:sz w:val="24"/>
          <w:szCs w:val="24"/>
        </w:rPr>
        <w:t xml:space="preserve"> with different </w:t>
      </w:r>
      <w:r w:rsidR="001D540A">
        <w:rPr>
          <w:rFonts w:ascii="Times New Roman" w:hAnsi="Times New Roman" w:cs="Times New Roman"/>
          <w:sz w:val="24"/>
          <w:szCs w:val="24"/>
        </w:rPr>
        <w:t>serotypes</w:t>
      </w:r>
      <w:r w:rsidR="00677DC7">
        <w:rPr>
          <w:rFonts w:ascii="Times New Roman" w:hAnsi="Times New Roman" w:cs="Times New Roman"/>
          <w:sz w:val="24"/>
          <w:szCs w:val="24"/>
        </w:rPr>
        <w:t xml:space="preserve">, known as secondary dengue infection, </w:t>
      </w:r>
      <w:r w:rsidR="00442EFA">
        <w:rPr>
          <w:rFonts w:ascii="Times New Roman" w:hAnsi="Times New Roman" w:cs="Times New Roman"/>
          <w:sz w:val="24"/>
          <w:szCs w:val="24"/>
        </w:rPr>
        <w:t xml:space="preserve">may </w:t>
      </w:r>
      <w:r w:rsidR="00BF5A6B">
        <w:rPr>
          <w:rFonts w:ascii="Times New Roman" w:hAnsi="Times New Roman" w:cs="Times New Roman"/>
          <w:sz w:val="24"/>
          <w:szCs w:val="24"/>
        </w:rPr>
        <w:t>result</w:t>
      </w:r>
      <w:r w:rsidR="00B42C69">
        <w:rPr>
          <w:rFonts w:ascii="Times New Roman" w:hAnsi="Times New Roman" w:cs="Times New Roman"/>
          <w:sz w:val="24"/>
          <w:szCs w:val="24"/>
        </w:rPr>
        <w:t xml:space="preserve"> in severe </w:t>
      </w:r>
      <w:r w:rsidR="00677DC7">
        <w:rPr>
          <w:rFonts w:ascii="Times New Roman" w:hAnsi="Times New Roman" w:cs="Times New Roman"/>
          <w:sz w:val="24"/>
          <w:szCs w:val="24"/>
        </w:rPr>
        <w:t xml:space="preserve">dengue </w:t>
      </w:r>
      <w:r w:rsidR="002D5A8A">
        <w:rPr>
          <w:rFonts w:ascii="Times New Roman" w:hAnsi="Times New Roman" w:cs="Times New Roman"/>
          <w:sz w:val="24"/>
          <w:szCs w:val="24"/>
        </w:rPr>
        <w:t xml:space="preserve">with a higher </w:t>
      </w:r>
      <w:r w:rsidR="00064700">
        <w:rPr>
          <w:rFonts w:ascii="Times New Roman" w:hAnsi="Times New Roman" w:cs="Times New Roman"/>
          <w:sz w:val="24"/>
          <w:szCs w:val="24"/>
        </w:rPr>
        <w:t>case-fatality</w:t>
      </w:r>
      <w:r w:rsidR="002D5A8A">
        <w:rPr>
          <w:rFonts w:ascii="Times New Roman" w:hAnsi="Times New Roman" w:cs="Times New Roman"/>
          <w:sz w:val="24"/>
          <w:szCs w:val="24"/>
        </w:rPr>
        <w:t xml:space="preserve"> ratio</w:t>
      </w:r>
      <w:sdt>
        <w:sdtPr>
          <w:rPr>
            <w:rFonts w:ascii="Times New Roman" w:hAnsi="Times New Roman" w:cs="Times New Roman"/>
            <w:color w:val="000000"/>
            <w:sz w:val="24"/>
            <w:szCs w:val="24"/>
          </w:rPr>
          <w:tag w:val="MENDELEY_CITATION_v3_eyJjaXRhdGlvbklEIjoiTUVOREVMRVlfQ0lUQVRJT05fYzhjOTIyNzYtODY3Zi00OTkyLWIwOWYtMTZhMjQ0MDJiNzc1IiwicHJvcGVydGllcyI6eyJub3RlSW5kZXgiOjB9LCJpc0VkaXRlZCI6ZmFsc2UsIm1hbnVhbE92ZXJyaWRlIjp7ImlzTWFudWFsbHlPdmVycmlkZGVuIjpmYWxzZSwiY2l0ZXByb2NUZXh0IjoiWzRd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
          <w:id w:val="1960604951"/>
          <w:placeholder>
            <w:docPart w:val="DefaultPlaceholder_-1854013440"/>
          </w:placeholder>
        </w:sdtPr>
        <w:sdtContent>
          <w:r w:rsidR="00DE03E0" w:rsidRPr="00DE03E0">
            <w:rPr>
              <w:rFonts w:ascii="Times New Roman" w:hAnsi="Times New Roman" w:cs="Times New Roman"/>
              <w:color w:val="000000"/>
              <w:sz w:val="24"/>
              <w:szCs w:val="24"/>
            </w:rPr>
            <w:t>[4]</w:t>
          </w:r>
        </w:sdtContent>
      </w:sdt>
      <w:r w:rsidR="00965C2D">
        <w:rPr>
          <w:rFonts w:ascii="Times New Roman" w:hAnsi="Times New Roman" w:cs="Times New Roman"/>
          <w:sz w:val="24"/>
          <w:szCs w:val="24"/>
        </w:rPr>
        <w:t xml:space="preserve">. </w:t>
      </w:r>
      <w:r w:rsidR="002315BD">
        <w:rPr>
          <w:rFonts w:ascii="Times New Roman" w:hAnsi="Times New Roman" w:cs="Times New Roman"/>
          <w:sz w:val="24"/>
          <w:szCs w:val="24"/>
        </w:rPr>
        <w:t xml:space="preserve">Dengue infection </w:t>
      </w:r>
      <w:r w:rsidR="00B44902" w:rsidRPr="001973D2">
        <w:rPr>
          <w:rFonts w:ascii="Times New Roman" w:hAnsi="Times New Roman" w:cs="Times New Roman"/>
          <w:sz w:val="24"/>
          <w:szCs w:val="24"/>
        </w:rPr>
        <w:t xml:space="preserve">is </w:t>
      </w:r>
      <w:r w:rsidR="000B2858">
        <w:rPr>
          <w:rFonts w:ascii="Times New Roman" w:hAnsi="Times New Roman" w:cs="Times New Roman"/>
          <w:sz w:val="24"/>
          <w:szCs w:val="24"/>
        </w:rPr>
        <w:t xml:space="preserve">currently </w:t>
      </w:r>
      <w:r w:rsidR="002315BD">
        <w:rPr>
          <w:rFonts w:ascii="Times New Roman" w:hAnsi="Times New Roman" w:cs="Times New Roman"/>
          <w:sz w:val="24"/>
          <w:szCs w:val="24"/>
        </w:rPr>
        <w:t xml:space="preserve">a </w:t>
      </w:r>
      <w:r w:rsidR="00B44902" w:rsidRPr="001973D2">
        <w:rPr>
          <w:rFonts w:ascii="Times New Roman" w:hAnsi="Times New Roman" w:cs="Times New Roman"/>
          <w:sz w:val="24"/>
          <w:szCs w:val="24"/>
        </w:rPr>
        <w:t>major global health concern</w:t>
      </w:r>
      <w:r w:rsidR="00B44902">
        <w:rPr>
          <w:rFonts w:ascii="Times New Roman" w:hAnsi="Times New Roman" w:cs="Times New Roman"/>
          <w:sz w:val="24"/>
          <w:szCs w:val="24"/>
        </w:rPr>
        <w:t xml:space="preserve">, </w:t>
      </w:r>
      <w:r w:rsidR="00B44902" w:rsidRPr="00B71FCA">
        <w:rPr>
          <w:rFonts w:ascii="Times New Roman" w:hAnsi="Times New Roman" w:cs="Times New Roman"/>
          <w:sz w:val="24"/>
          <w:szCs w:val="24"/>
        </w:rPr>
        <w:t xml:space="preserve">with an estimated 390 million dengue infections per year, </w:t>
      </w:r>
      <w:r w:rsidR="001A3CFD">
        <w:rPr>
          <w:rFonts w:ascii="Times New Roman" w:hAnsi="Times New Roman" w:cs="Times New Roman"/>
          <w:sz w:val="24"/>
          <w:szCs w:val="24"/>
        </w:rPr>
        <w:t xml:space="preserve">including 96 million clinical cases </w:t>
      </w:r>
      <w:sdt>
        <w:sdtPr>
          <w:rPr>
            <w:rFonts w:ascii="Times New Roman" w:hAnsi="Times New Roman" w:cs="Times New Roman"/>
            <w:color w:val="000000"/>
            <w:sz w:val="24"/>
            <w:szCs w:val="24"/>
          </w:rPr>
          <w:tag w:val="MENDELEY_CITATION_v3_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"/>
          <w:id w:val="1506785714"/>
          <w:placeholder>
            <w:docPart w:val="B8D4FEF1F2F146E59C701D03B666613C"/>
          </w:placeholder>
        </w:sdtPr>
        <w:sdtContent>
          <w:r w:rsidR="00DE03E0" w:rsidRPr="00DE03E0">
            <w:rPr>
              <w:rFonts w:ascii="Times New Roman" w:hAnsi="Times New Roman" w:cs="Times New Roman"/>
              <w:color w:val="000000"/>
              <w:sz w:val="24"/>
              <w:szCs w:val="24"/>
            </w:rPr>
            <w:t>[5,6]</w:t>
          </w:r>
        </w:sdtContent>
      </w:sdt>
      <w:r w:rsidR="00312BD8">
        <w:rPr>
          <w:rFonts w:ascii="Times New Roman" w:hAnsi="Times New Roman" w:cs="Times New Roman"/>
          <w:color w:val="000000"/>
          <w:sz w:val="24"/>
          <w:szCs w:val="24"/>
        </w:rPr>
        <w:t>.</w:t>
      </w:r>
      <w:r w:rsidR="0050517F">
        <w:rPr>
          <w:rFonts w:ascii="Times New Roman" w:hAnsi="Times New Roman" w:cs="Times New Roman"/>
          <w:color w:val="000000"/>
          <w:sz w:val="24"/>
          <w:szCs w:val="24"/>
        </w:rPr>
        <w:t xml:space="preserve"> </w:t>
      </w:r>
      <w:r w:rsidR="00997714">
        <w:rPr>
          <w:rFonts w:ascii="Times New Roman" w:hAnsi="Times New Roman" w:cs="Times New Roman"/>
          <w:color w:val="000000"/>
          <w:sz w:val="24"/>
          <w:szCs w:val="24"/>
        </w:rPr>
        <w:t xml:space="preserve">South and Southeast Asia </w:t>
      </w:r>
      <w:r w:rsidR="003B1545">
        <w:rPr>
          <w:rFonts w:ascii="Times New Roman" w:hAnsi="Times New Roman" w:cs="Times New Roman"/>
          <w:color w:val="000000"/>
          <w:sz w:val="24"/>
          <w:szCs w:val="24"/>
        </w:rPr>
        <w:t>is</w:t>
      </w:r>
      <w:r w:rsidR="00997714">
        <w:rPr>
          <w:rFonts w:ascii="Times New Roman" w:hAnsi="Times New Roman" w:cs="Times New Roman"/>
          <w:color w:val="000000"/>
          <w:sz w:val="24"/>
          <w:szCs w:val="24"/>
        </w:rPr>
        <w:t xml:space="preserve"> </w:t>
      </w:r>
      <w:r w:rsidR="00D9507E">
        <w:rPr>
          <w:rFonts w:ascii="Times New Roman" w:hAnsi="Times New Roman" w:cs="Times New Roman"/>
          <w:color w:val="000000"/>
          <w:sz w:val="24"/>
          <w:szCs w:val="24"/>
        </w:rPr>
        <w:t xml:space="preserve">considered to be </w:t>
      </w:r>
      <w:r w:rsidR="00997714">
        <w:rPr>
          <w:rFonts w:ascii="Times New Roman" w:hAnsi="Times New Roman" w:cs="Times New Roman"/>
          <w:color w:val="000000"/>
          <w:sz w:val="24"/>
          <w:szCs w:val="24"/>
        </w:rPr>
        <w:t xml:space="preserve">the </w:t>
      </w:r>
      <w:r w:rsidR="005D6501">
        <w:rPr>
          <w:rFonts w:ascii="Times New Roman" w:hAnsi="Times New Roman" w:cs="Times New Roman"/>
          <w:color w:val="000000"/>
          <w:sz w:val="24"/>
          <w:szCs w:val="24"/>
        </w:rPr>
        <w:t xml:space="preserve">hotspot of dengue infection with more than </w:t>
      </w:r>
      <w:r w:rsidR="003B1545">
        <w:rPr>
          <w:rFonts w:ascii="Times New Roman" w:hAnsi="Times New Roman" w:cs="Times New Roman"/>
          <w:color w:val="000000"/>
          <w:sz w:val="24"/>
          <w:szCs w:val="24"/>
        </w:rPr>
        <w:t>5</w:t>
      </w:r>
      <w:r w:rsidR="005D6501">
        <w:rPr>
          <w:rFonts w:ascii="Times New Roman" w:hAnsi="Times New Roman" w:cs="Times New Roman"/>
          <w:color w:val="000000"/>
          <w:sz w:val="24"/>
          <w:szCs w:val="24"/>
        </w:rPr>
        <w:t xml:space="preserve">0% </w:t>
      </w:r>
      <w:r w:rsidR="004B727C">
        <w:rPr>
          <w:rFonts w:ascii="Times New Roman" w:hAnsi="Times New Roman" w:cs="Times New Roman"/>
          <w:color w:val="000000"/>
          <w:sz w:val="24"/>
          <w:szCs w:val="24"/>
        </w:rPr>
        <w:t>of cases</w:t>
      </w:r>
      <w:r w:rsidR="005D6501">
        <w:rPr>
          <w:rFonts w:ascii="Times New Roman" w:hAnsi="Times New Roman" w:cs="Times New Roman"/>
          <w:color w:val="000000"/>
          <w:sz w:val="24"/>
          <w:szCs w:val="24"/>
        </w:rPr>
        <w:t xml:space="preserve"> recorded in the regions</w:t>
      </w:r>
      <w:r w:rsidR="00554171">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jBhZWU0MzktMTM4Ny00Y2I1LThmZWMtOTc5NzU3MzE1NDRiIiwicHJvcGVydGllcyI6eyJub3RlSW5kZXgiOjB9LCJpc0VkaXRlZCI6ZmFsc2UsIm1hbnVhbE92ZXJyaWRlIjp7ImlzTWFudWFsbHlPdmVycmlkZGVuIjpmYWxzZSwiY2l0ZXByb2NUZXh0IjoiWzdd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1503203843"/>
          <w:placeholder>
            <w:docPart w:val="DefaultPlaceholder_-1854013440"/>
          </w:placeholder>
        </w:sdtPr>
        <w:sdtContent>
          <w:r w:rsidR="00DE03E0" w:rsidRPr="00DE03E0">
            <w:rPr>
              <w:rFonts w:ascii="Times New Roman" w:hAnsi="Times New Roman" w:cs="Times New Roman"/>
              <w:color w:val="000000"/>
              <w:sz w:val="24"/>
              <w:szCs w:val="24"/>
            </w:rPr>
            <w:t>[7]</w:t>
          </w:r>
        </w:sdtContent>
      </w:sdt>
      <w:r w:rsidR="005D6501">
        <w:rPr>
          <w:rFonts w:ascii="Times New Roman" w:hAnsi="Times New Roman" w:cs="Times New Roman"/>
          <w:color w:val="000000"/>
          <w:sz w:val="24"/>
          <w:szCs w:val="24"/>
        </w:rPr>
        <w:t xml:space="preserve">. </w:t>
      </w:r>
    </w:p>
    <w:p w14:paraId="2F66296A" w14:textId="77777777" w:rsidR="00750C1B" w:rsidRDefault="00750C1B" w:rsidP="00B9352D">
      <w:pPr>
        <w:spacing w:after="0" w:line="360" w:lineRule="auto"/>
        <w:rPr>
          <w:rFonts w:ascii="Times New Roman" w:hAnsi="Times New Roman" w:cs="Times New Roman"/>
          <w:sz w:val="24"/>
          <w:szCs w:val="24"/>
        </w:rPr>
      </w:pPr>
    </w:p>
    <w:p w14:paraId="47DD7CD4" w14:textId="1F3DFFE4" w:rsidR="002B607C" w:rsidRDefault="003B1390" w:rsidP="00B9352D">
      <w:pPr>
        <w:spacing w:after="0" w:line="360" w:lineRule="auto"/>
        <w:rPr>
          <w:rFonts w:ascii="Times New Roman" w:hAnsi="Times New Roman" w:cs="Times New Roman"/>
          <w:sz w:val="24"/>
          <w:szCs w:val="24"/>
        </w:rPr>
      </w:pPr>
      <w:r w:rsidRPr="00124EE7">
        <w:rPr>
          <w:rFonts w:ascii="Times New Roman" w:hAnsi="Times New Roman" w:cs="Times New Roman"/>
          <w:sz w:val="24"/>
          <w:szCs w:val="24"/>
        </w:rPr>
        <w:t xml:space="preserve">The first dengue outbreak in Bangladesh was reported in 1964 </w:t>
      </w:r>
      <w:r w:rsidR="00F74E8E">
        <w:rPr>
          <w:rFonts w:ascii="Times New Roman" w:hAnsi="Times New Roman" w:cs="Times New Roman"/>
          <w:sz w:val="24"/>
          <w:szCs w:val="24"/>
        </w:rPr>
        <w:t xml:space="preserve">(formerly, </w:t>
      </w:r>
      <w:r w:rsidRPr="00124EE7">
        <w:rPr>
          <w:rFonts w:ascii="Times New Roman" w:hAnsi="Times New Roman" w:cs="Times New Roman"/>
          <w:sz w:val="24"/>
          <w:szCs w:val="24"/>
        </w:rPr>
        <w:t>East Pakistan</w:t>
      </w:r>
      <w:r w:rsidR="00F74E8E">
        <w:rPr>
          <w:rFonts w:ascii="Times New Roman" w:hAnsi="Times New Roman" w:cs="Times New Roman"/>
          <w:sz w:val="24"/>
          <w:szCs w:val="24"/>
        </w:rPr>
        <w:t>)</w:t>
      </w:r>
      <w:r w:rsidRPr="00124EE7">
        <w:rPr>
          <w:rFonts w:ascii="Times New Roman" w:hAnsi="Times New Roman" w:cs="Times New Roman"/>
          <w:sz w:val="24"/>
          <w:szCs w:val="24"/>
        </w:rPr>
        <w:t xml:space="preserve">, and the term "Dacca fever" was coined. </w:t>
      </w:r>
      <w:r w:rsidR="00A12BDA">
        <w:rPr>
          <w:rFonts w:ascii="Times New Roman" w:hAnsi="Times New Roman" w:cs="Times New Roman"/>
          <w:sz w:val="24"/>
          <w:szCs w:val="24"/>
        </w:rPr>
        <w:t xml:space="preserve"> After that</w:t>
      </w:r>
      <w:r w:rsidR="00D67BA7">
        <w:rPr>
          <w:rFonts w:ascii="Times New Roman" w:hAnsi="Times New Roman" w:cs="Times New Roman"/>
          <w:sz w:val="24"/>
          <w:szCs w:val="24"/>
        </w:rPr>
        <w:t>,</w:t>
      </w:r>
      <w:r w:rsidR="00A12BDA">
        <w:rPr>
          <w:rFonts w:ascii="Times New Roman" w:hAnsi="Times New Roman" w:cs="Times New Roman"/>
          <w:sz w:val="24"/>
          <w:szCs w:val="24"/>
        </w:rPr>
        <w:t xml:space="preserve"> there </w:t>
      </w:r>
      <w:r w:rsidR="00D116A3">
        <w:rPr>
          <w:rFonts w:ascii="Times New Roman" w:hAnsi="Times New Roman" w:cs="Times New Roman"/>
          <w:sz w:val="24"/>
          <w:szCs w:val="24"/>
        </w:rPr>
        <w:t xml:space="preserve">has been </w:t>
      </w:r>
      <w:r w:rsidR="00D67BA7">
        <w:rPr>
          <w:rFonts w:ascii="Times New Roman" w:hAnsi="Times New Roman" w:cs="Times New Roman"/>
          <w:sz w:val="24"/>
          <w:szCs w:val="24"/>
        </w:rPr>
        <w:t xml:space="preserve">a </w:t>
      </w:r>
      <w:r w:rsidR="00A12BDA">
        <w:rPr>
          <w:rFonts w:ascii="Times New Roman" w:hAnsi="Times New Roman" w:cs="Times New Roman"/>
          <w:sz w:val="24"/>
          <w:szCs w:val="24"/>
        </w:rPr>
        <w:t>long period of no report</w:t>
      </w:r>
      <w:r w:rsidR="00630285">
        <w:rPr>
          <w:rFonts w:ascii="Times New Roman" w:hAnsi="Times New Roman" w:cs="Times New Roman"/>
          <w:sz w:val="24"/>
          <w:szCs w:val="24"/>
        </w:rPr>
        <w:t xml:space="preserve"> of</w:t>
      </w:r>
      <w:r w:rsidR="00A12BDA">
        <w:rPr>
          <w:rFonts w:ascii="Times New Roman" w:hAnsi="Times New Roman" w:cs="Times New Roman"/>
          <w:sz w:val="24"/>
          <w:szCs w:val="24"/>
        </w:rPr>
        <w:t xml:space="preserve"> </w:t>
      </w:r>
      <w:r w:rsidR="004B727C">
        <w:rPr>
          <w:rFonts w:ascii="Times New Roman" w:hAnsi="Times New Roman" w:cs="Times New Roman"/>
          <w:sz w:val="24"/>
          <w:szCs w:val="24"/>
        </w:rPr>
        <w:t xml:space="preserve">a </w:t>
      </w:r>
      <w:r w:rsidR="00D67BA7">
        <w:rPr>
          <w:rFonts w:ascii="Times New Roman" w:hAnsi="Times New Roman" w:cs="Times New Roman"/>
          <w:sz w:val="24"/>
          <w:szCs w:val="24"/>
        </w:rPr>
        <w:t>dengue</w:t>
      </w:r>
      <w:r w:rsidR="00A12BDA">
        <w:rPr>
          <w:rFonts w:ascii="Times New Roman" w:hAnsi="Times New Roman" w:cs="Times New Roman"/>
          <w:sz w:val="24"/>
          <w:szCs w:val="24"/>
        </w:rPr>
        <w:t xml:space="preserve"> </w:t>
      </w:r>
      <w:r w:rsidR="00630285">
        <w:rPr>
          <w:rFonts w:ascii="Times New Roman" w:hAnsi="Times New Roman" w:cs="Times New Roman"/>
          <w:sz w:val="24"/>
          <w:szCs w:val="24"/>
        </w:rPr>
        <w:t xml:space="preserve">outbreak </w:t>
      </w:r>
      <w:r w:rsidR="00A12BDA">
        <w:rPr>
          <w:rFonts w:ascii="Times New Roman" w:hAnsi="Times New Roman" w:cs="Times New Roman"/>
          <w:sz w:val="24"/>
          <w:szCs w:val="24"/>
        </w:rPr>
        <w:t xml:space="preserve">in the country. </w:t>
      </w:r>
      <w:r w:rsidRPr="00124EE7">
        <w:rPr>
          <w:rFonts w:ascii="Times New Roman" w:hAnsi="Times New Roman" w:cs="Times New Roman"/>
          <w:sz w:val="24"/>
          <w:szCs w:val="24"/>
        </w:rPr>
        <w:t>The first official dengue outbreak in Bangladesh was reported in 2000, and since then, dengue has become endemic in the country, posing a significant health challenge</w:t>
      </w:r>
      <w:r w:rsidR="00712F9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Y2NDZjM2MtZjM0OC00NDU4LTk4M2ItZDY4NTZiM2MyM2FiIiwicHJvcGVydGllcyI6eyJub3RlSW5kZXgiOjB9LCJpc0VkaXRlZCI6ZmFsc2UsIm1hbnVhbE92ZXJyaWRlIjp7ImlzTWFudWFsbHlPdmVycmlkZGVuIjpmYWxzZSwiY2l0ZXByb2NUZXh0IjoiWzhd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
          <w:id w:val="-2038031095"/>
          <w:placeholder>
            <w:docPart w:val="DefaultPlaceholder_-1854013440"/>
          </w:placeholder>
        </w:sdtPr>
        <w:sdtContent>
          <w:r w:rsidR="00DE03E0" w:rsidRPr="00DE03E0">
            <w:rPr>
              <w:rFonts w:ascii="Times New Roman" w:hAnsi="Times New Roman" w:cs="Times New Roman"/>
              <w:color w:val="000000"/>
              <w:sz w:val="24"/>
              <w:szCs w:val="24"/>
            </w:rPr>
            <w:t>[8]</w:t>
          </w:r>
        </w:sdtContent>
      </w:sdt>
      <w:r w:rsidRPr="00124EE7">
        <w:rPr>
          <w:rFonts w:ascii="Times New Roman" w:hAnsi="Times New Roman" w:cs="Times New Roman"/>
          <w:sz w:val="24"/>
          <w:szCs w:val="24"/>
        </w:rPr>
        <w:t>.</w:t>
      </w:r>
      <w:r>
        <w:rPr>
          <w:rFonts w:ascii="Times New Roman" w:hAnsi="Times New Roman" w:cs="Times New Roman"/>
          <w:sz w:val="24"/>
          <w:szCs w:val="24"/>
        </w:rPr>
        <w:t xml:space="preserve"> </w:t>
      </w:r>
      <w:r w:rsidR="00000C2A">
        <w:rPr>
          <w:rFonts w:ascii="Times New Roman" w:hAnsi="Times New Roman" w:cs="Times New Roman"/>
          <w:sz w:val="24"/>
          <w:szCs w:val="24"/>
        </w:rPr>
        <w:t>The country</w:t>
      </w:r>
      <w:r w:rsidR="00000C2A" w:rsidRPr="00124EE7">
        <w:rPr>
          <w:rFonts w:ascii="Times New Roman" w:hAnsi="Times New Roman" w:cs="Times New Roman"/>
          <w:sz w:val="24"/>
          <w:szCs w:val="24"/>
        </w:rPr>
        <w:t xml:space="preserve"> </w:t>
      </w:r>
      <w:r w:rsidR="00CA13CB" w:rsidRPr="00124EE7">
        <w:rPr>
          <w:rFonts w:ascii="Times New Roman" w:hAnsi="Times New Roman" w:cs="Times New Roman"/>
          <w:sz w:val="24"/>
          <w:szCs w:val="24"/>
        </w:rPr>
        <w:t xml:space="preserve">has witnessed a </w:t>
      </w:r>
      <w:r w:rsidR="00AE0BA4">
        <w:rPr>
          <w:rFonts w:ascii="Times New Roman" w:hAnsi="Times New Roman" w:cs="Times New Roman"/>
          <w:sz w:val="24"/>
          <w:szCs w:val="24"/>
        </w:rPr>
        <w:t>significant</w:t>
      </w:r>
      <w:r w:rsidR="00AE0BA4" w:rsidRPr="00124EE7">
        <w:rPr>
          <w:rFonts w:ascii="Times New Roman" w:hAnsi="Times New Roman" w:cs="Times New Roman"/>
          <w:sz w:val="24"/>
          <w:szCs w:val="24"/>
        </w:rPr>
        <w:t xml:space="preserve"> </w:t>
      </w:r>
      <w:r w:rsidR="00CA13CB" w:rsidRPr="00124EE7">
        <w:rPr>
          <w:rFonts w:ascii="Times New Roman" w:hAnsi="Times New Roman" w:cs="Times New Roman"/>
          <w:sz w:val="24"/>
          <w:szCs w:val="24"/>
        </w:rPr>
        <w:t>increase in dengue incidence in recent years, with an estimated 40 million people being infected nationally and 2.4 million annual infections</w:t>
      </w:r>
      <w:r w:rsidR="00CA13C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Y3YjMyYzctZDBhNS00MzlhLWI3YjUtODRkNGI4YjI0Yzk4IiwicHJvcGVydGllcyI6eyJub3RlSW5kZXgiOjB9LCJpc0VkaXRlZCI6ZmFsc2UsIm1hbnVhbE92ZXJyaWRlIjp7ImlzTWFudWFsbHlPdmVycmlkZGVuIjpmYWxzZSwiY2l0ZXByb2NUZXh0IjoiWzldIiwibWFudWFsT3ZlcnJpZGVUZXh0IjoiIn0sImNpdGF0aW9uSXRlbXMiOlt7ImlkIjoiNGZjOGU1ZTItOTU2OS0zNThmLWE0ODgtY2QxNWJkYWJmNTdlIiwiaXRlbURhdGEiOnsidHlwZSI6ImFydGljbGUtam91cm5hbCIsImlkIjoiNGZjOGU1ZTItOTU2OS0zNThmLWE0ODgtY2QxNWJkYWJmNTdl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YWNjZXNzZWQiOnsiZGF0ZS1wYXJ0cyI6W1syMDIzLDUsMTVdXX0sIkRPSSI6IjEwLjc1NTQvRUxJRkUuNDI4NjkiLCJJU1NOIjoiMjA1MDA4NFgiLCJQTUlEIjoiMzA5NTgyNjMiLCJVUkwiOiIvcG1jL2FydGljbGVzL1BNQzY1MTM1NTEvIiwiaXNzdWVkIjp7ImRhdGUtcGFydHMiOltbMjAxOV1dfSwiYWJzdHJhY3QiOiJ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D4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iIsInB1Ymxpc2hlciI6ImVMaWZlIFNjaWVuY2VzIFB1YmxpY2F0aW9ucywgTHRkIiwidm9sdW1lIjoiOCJ9LCJpc1RlbXBvcmFyeSI6ZmFsc2V9XX0="/>
          <w:id w:val="810207170"/>
          <w:placeholder>
            <w:docPart w:val="DefaultPlaceholder_-1854013440"/>
          </w:placeholder>
        </w:sdtPr>
        <w:sdtContent>
          <w:r w:rsidR="00DE03E0" w:rsidRPr="00DE03E0">
            <w:rPr>
              <w:rFonts w:ascii="Times New Roman" w:hAnsi="Times New Roman" w:cs="Times New Roman"/>
              <w:color w:val="000000"/>
              <w:sz w:val="24"/>
              <w:szCs w:val="24"/>
            </w:rPr>
            <w:t>[9]</w:t>
          </w:r>
        </w:sdtContent>
      </w:sdt>
      <w:r w:rsidR="00CA13CB" w:rsidRPr="00124EE7">
        <w:rPr>
          <w:rFonts w:ascii="Times New Roman" w:hAnsi="Times New Roman" w:cs="Times New Roman"/>
          <w:sz w:val="24"/>
          <w:szCs w:val="24"/>
        </w:rPr>
        <w:t xml:space="preserve">. </w:t>
      </w:r>
      <w:r w:rsidR="00054D43">
        <w:rPr>
          <w:rFonts w:ascii="Times New Roman" w:hAnsi="Times New Roman" w:cs="Times New Roman"/>
          <w:sz w:val="24"/>
          <w:szCs w:val="24"/>
        </w:rPr>
        <w:t>However, the reported number seems to be only a fraction of the</w:t>
      </w:r>
      <w:r w:rsidR="00FD4C94">
        <w:rPr>
          <w:rFonts w:ascii="Times New Roman" w:hAnsi="Times New Roman" w:cs="Times New Roman"/>
          <w:sz w:val="24"/>
          <w:szCs w:val="24"/>
        </w:rPr>
        <w:t xml:space="preserve"> total infected</w:t>
      </w:r>
      <w:r w:rsidR="00054D43">
        <w:rPr>
          <w:rFonts w:ascii="Times New Roman" w:hAnsi="Times New Roman" w:cs="Times New Roman"/>
          <w:sz w:val="24"/>
          <w:szCs w:val="24"/>
        </w:rPr>
        <w:t xml:space="preserve"> cases</w:t>
      </w:r>
      <w:r w:rsidR="003643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NZWRpY2FsIEVudG9tb2xvZ3kiLCJjb250YWluZXItdGl0bGUtc2hvcnQiOiJKIE1lZCBFbnRvbW9sIiwiYWNjZXNzZWQiOnsiZGF0ZS1wYXJ0cyI6W1syMDIzLDUsMTVdXX0sIkRPSSI6IjEwLjEwOTMvSk1FL1RKQUExNTAiLCJJU1NOIjoiMDAyMi0yNTg1IiwiUE1JRCI6IjMyNzI1MTkyIiwiVVJMIjoiaHR0cHM6Ly9hY2FkZW1pYy5vdXAuY29tL2ptZS9hcnRpY2xlLzU4LzEvMzcvNTg3Nzg5NiIsImlzc3VlZCI6eyJkYXRlLXBhcnRzIjpbWzIwMjEsMSwxMl1dfSwicGFnZSI6IjM3LTM5IiwicHVibGlzaGVyIjoiT3hmb3JkIEFjYWRlbWljIiwiaXNzdWUiOiIxIiwidm9sdW1lIjoiNTgifSwiaXNUZW1wb3JhcnkiOmZhbHNlfSx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485372817"/>
          <w:placeholder>
            <w:docPart w:val="DefaultPlaceholder_-1854013440"/>
          </w:placeholder>
        </w:sdtPr>
        <w:sdtContent>
          <w:r w:rsidR="00DE03E0" w:rsidRPr="00DE03E0">
            <w:rPr>
              <w:rFonts w:ascii="Times New Roman" w:hAnsi="Times New Roman" w:cs="Times New Roman"/>
              <w:color w:val="000000"/>
              <w:sz w:val="24"/>
              <w:szCs w:val="24"/>
            </w:rPr>
            <w:t>[10,11]</w:t>
          </w:r>
        </w:sdtContent>
      </w:sdt>
      <w:r w:rsidR="00693A0E">
        <w:rPr>
          <w:rFonts w:ascii="Times New Roman" w:hAnsi="Times New Roman" w:cs="Times New Roman"/>
          <w:sz w:val="24"/>
          <w:szCs w:val="24"/>
        </w:rPr>
        <w:t xml:space="preserve">. </w:t>
      </w:r>
      <w:r w:rsidR="0036434B">
        <w:rPr>
          <w:rFonts w:ascii="Times New Roman" w:hAnsi="Times New Roman" w:cs="Times New Roman"/>
          <w:sz w:val="24"/>
          <w:szCs w:val="24"/>
        </w:rPr>
        <w:t>T</w:t>
      </w:r>
      <w:r w:rsidRPr="00474ABF">
        <w:rPr>
          <w:rFonts w:ascii="Times New Roman" w:hAnsi="Times New Roman" w:cs="Times New Roman"/>
          <w:sz w:val="24"/>
          <w:szCs w:val="24"/>
        </w:rPr>
        <w:t xml:space="preserve">he largest dengue </w:t>
      </w:r>
      <w:r w:rsidR="0036434B">
        <w:rPr>
          <w:rFonts w:ascii="Times New Roman" w:hAnsi="Times New Roman" w:cs="Times New Roman"/>
          <w:sz w:val="24"/>
          <w:szCs w:val="24"/>
        </w:rPr>
        <w:t xml:space="preserve">outbreak in Bangladesh occurred </w:t>
      </w:r>
      <w:r w:rsidR="00B945EC">
        <w:rPr>
          <w:rFonts w:ascii="Times New Roman" w:hAnsi="Times New Roman" w:cs="Times New Roman"/>
          <w:sz w:val="24"/>
          <w:szCs w:val="24"/>
        </w:rPr>
        <w:t>in 2019</w:t>
      </w:r>
      <w:r w:rsidRPr="00474ABF">
        <w:rPr>
          <w:rFonts w:ascii="Times New Roman" w:hAnsi="Times New Roman" w:cs="Times New Roman"/>
          <w:sz w:val="24"/>
          <w:szCs w:val="24"/>
        </w:rPr>
        <w:t>, with over 101,000 cases and 164 deaths reported</w:t>
      </w:r>
      <w:r w:rsidR="008331E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NZWRpY2FsIEVudG9tb2xvZ3kiLCJjb250YWluZXItdGl0bGUtc2hvcnQiOiJKIE1lZCBFbnRvbW9sIiwiYWNjZXNzZWQiOnsiZGF0ZS1wYXJ0cyI6W1syMDIzLDUsMTVdXX0sIkRPSSI6IjEwLjEwOTMvSk1FL1RKQUExNTAiLCJJU1NOIjoiMDAyMi0yNTg1IiwiUE1JRCI6IjMyNzI1MTkyIiwiVVJMIjoiaHR0cHM6Ly9hY2FkZW1pYy5vdXAuY29tL2ptZS9hcnRpY2xlLzU4LzEvMzcvNTg3Nzg5NiIsImlzc3VlZCI6eyJkYXRlLXBhcnRzIjpbWzIwMjEsMSwxMl1dfSwicGFnZSI6IjM3LTM5IiwicHVibGlzaGVyIjoiT3hmb3JkIEFjYWRlbWljIiwiaXNzdWUiOiIxIiwidm9sdW1lIjoiNTgifSwiaXNUZW1wb3JhcnkiOmZhbHNlfSx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
          <w:id w:val="2110540846"/>
          <w:placeholder>
            <w:docPart w:val="3D4EC402D43845E694EA75CAE08D261E"/>
          </w:placeholder>
        </w:sdtPr>
        <w:sdtContent>
          <w:r w:rsidR="00DE03E0" w:rsidRPr="00DE03E0">
            <w:rPr>
              <w:rFonts w:ascii="Times New Roman" w:hAnsi="Times New Roman" w:cs="Times New Roman"/>
              <w:color w:val="000000"/>
              <w:sz w:val="24"/>
              <w:szCs w:val="24"/>
            </w:rPr>
            <w:t>[10,11]</w:t>
          </w:r>
        </w:sdtContent>
      </w:sdt>
      <w:r w:rsidRPr="00474ABF">
        <w:rPr>
          <w:rFonts w:ascii="Times New Roman" w:hAnsi="Times New Roman" w:cs="Times New Roman"/>
          <w:sz w:val="24"/>
          <w:szCs w:val="24"/>
        </w:rPr>
        <w:t>. In 2020, the number of cases</w:t>
      </w:r>
      <w:r w:rsidR="0036434B">
        <w:rPr>
          <w:rFonts w:ascii="Times New Roman" w:hAnsi="Times New Roman" w:cs="Times New Roman"/>
          <w:sz w:val="24"/>
          <w:szCs w:val="24"/>
        </w:rPr>
        <w:t xml:space="preserve"> dramatically</w:t>
      </w:r>
      <w:r w:rsidRPr="00474ABF">
        <w:rPr>
          <w:rFonts w:ascii="Times New Roman" w:hAnsi="Times New Roman" w:cs="Times New Roman"/>
          <w:sz w:val="24"/>
          <w:szCs w:val="24"/>
        </w:rPr>
        <w:t xml:space="preserve"> decreased to 1,405 with only three confirmed deaths</w:t>
      </w:r>
      <w:r w:rsidR="00184837">
        <w:rPr>
          <w:rFonts w:ascii="Times New Roman" w:hAnsi="Times New Roman" w:cs="Times New Roman"/>
          <w:sz w:val="24"/>
          <w:szCs w:val="24"/>
        </w:rPr>
        <w:t xml:space="preserve"> possibly a consequence of lockdown-related measures during the first year of the COVID-19 pandemic</w:t>
      </w:r>
      <w:r w:rsidR="008E77F5">
        <w:rPr>
          <w:rFonts w:ascii="Times New Roman" w:hAnsi="Times New Roman" w:cs="Times New Roman"/>
          <w:color w:val="C00000"/>
          <w:sz w:val="24"/>
          <w:szCs w:val="24"/>
        </w:rPr>
        <w:t xml:space="preserve"> </w:t>
      </w:r>
      <w:sdt>
        <w:sdtPr>
          <w:rPr>
            <w:rFonts w:ascii="Times New Roman" w:hAnsi="Times New Roman" w:cs="Times New Roman"/>
            <w:color w:val="000000"/>
            <w:sz w:val="24"/>
            <w:szCs w:val="24"/>
          </w:rPr>
          <w:tag w:val="MENDELEY_CITATION_v3_eyJjaXRhdGlvbklEIjoiTUVOREVMRVlfQ0lUQVRJT05fZTI2NDk2NzEtNmNmMy00OTVlLThlMmUtNGUxM2U2OWU4NjYzIiwicHJvcGVydGllcyI6eyJub3RlSW5kZXgiOjB9LCJpc0VkaXRlZCI6ZmFsc2UsIm1hbnVhbE92ZXJyaWRlIjp7ImlzTWFudWFsbHlPdmVycmlkZGVuIjpmYWxzZSwiY2l0ZXByb2NUZXh0IjoiWzExLDEy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LHsiaWQiOiI2NWE5Nzg0NS05NzQ4LTNmNzAtYmI1Mi1kMzdkNGZiYWFjOWYiLCJpdGVtRGF0YSI6eyJ0eXBlIjoiYXJ0aWNsZS1qb3VybmFsIiwiaWQiOiI2NWE5Nzg0NS05NzQ4LTNmNzAtYmI1Mi1kMzdkNGZiYWFjOWYiLCJ0aXRsZSI6IlRoZSAyMDIyIGRlbmd1ZSBvdXRicmVhayBpbiBCYW5nbGFkZXNoOiBoeXBvdGhlc2VzIGZvciB0aGUgbGF0ZSByZXN1cmdlbmNlIG9mIGNhc2VzIGFuZCBmYXRhbGl0aWVz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Ub25nZSIsImdpdmVuIjoiRGFuaWVsIiwicGFyc2UtbmFtZXMiOmZhbHNlLCJkcm9wcGluZy1wYXJ0aWNsZSI6IiIsIm5vbi1kcm9wcGluZy1wYXJ0aWNsZSI6IiJ9LHsiZmFtaWx5IjoiSGVnZGUiLCJnaXZlbiI6IlNoaXZhbmFuZC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"/>
          <w:id w:val="847372775"/>
          <w:placeholder>
            <w:docPart w:val="DefaultPlaceholder_-1854013440"/>
          </w:placeholder>
        </w:sdtPr>
        <w:sdtContent>
          <w:r w:rsidR="00DE03E0" w:rsidRPr="00DE03E0">
            <w:rPr>
              <w:rFonts w:ascii="Times New Roman" w:hAnsi="Times New Roman" w:cs="Times New Roman"/>
              <w:color w:val="000000"/>
              <w:sz w:val="24"/>
              <w:szCs w:val="24"/>
            </w:rPr>
            <w:t>[11,12]</w:t>
          </w:r>
        </w:sdtContent>
      </w:sdt>
      <w:r w:rsidR="00B44902">
        <w:rPr>
          <w:rFonts w:ascii="Times New Roman" w:hAnsi="Times New Roman" w:cs="Times New Roman"/>
          <w:sz w:val="24"/>
          <w:szCs w:val="24"/>
        </w:rPr>
        <w:t>.</w:t>
      </w:r>
      <w:r w:rsidR="005A2AFE">
        <w:rPr>
          <w:rFonts w:ascii="Times New Roman" w:hAnsi="Times New Roman" w:cs="Times New Roman"/>
          <w:sz w:val="24"/>
          <w:szCs w:val="24"/>
        </w:rPr>
        <w:t xml:space="preserve"> </w:t>
      </w:r>
      <w:r w:rsidR="00184837">
        <w:rPr>
          <w:rFonts w:ascii="Times New Roman" w:hAnsi="Times New Roman" w:cs="Times New Roman"/>
          <w:sz w:val="24"/>
          <w:szCs w:val="24"/>
        </w:rPr>
        <w:t xml:space="preserve">In </w:t>
      </w:r>
      <w:r w:rsidRPr="00474ABF">
        <w:rPr>
          <w:rFonts w:ascii="Times New Roman" w:hAnsi="Times New Roman" w:cs="Times New Roman"/>
          <w:sz w:val="24"/>
          <w:szCs w:val="24"/>
        </w:rPr>
        <w:t>2021, there was a</w:t>
      </w:r>
      <w:r w:rsidR="0036434B">
        <w:rPr>
          <w:rFonts w:ascii="Times New Roman" w:hAnsi="Times New Roman" w:cs="Times New Roman"/>
          <w:sz w:val="24"/>
          <w:szCs w:val="24"/>
        </w:rPr>
        <w:t xml:space="preserve"> sharp</w:t>
      </w:r>
      <w:r w:rsidRPr="00474ABF">
        <w:rPr>
          <w:rFonts w:ascii="Times New Roman" w:hAnsi="Times New Roman" w:cs="Times New Roman"/>
          <w:sz w:val="24"/>
          <w:szCs w:val="24"/>
        </w:rPr>
        <w:t xml:space="preserve"> increase in dengue </w:t>
      </w:r>
      <w:r w:rsidR="00162C8C">
        <w:rPr>
          <w:rFonts w:ascii="Times New Roman" w:hAnsi="Times New Roman" w:cs="Times New Roman"/>
          <w:sz w:val="24"/>
          <w:szCs w:val="24"/>
        </w:rPr>
        <w:t>cases</w:t>
      </w:r>
      <w:r w:rsidR="00162C8C" w:rsidRPr="00474ABF">
        <w:rPr>
          <w:rFonts w:ascii="Times New Roman" w:hAnsi="Times New Roman" w:cs="Times New Roman"/>
          <w:sz w:val="24"/>
          <w:szCs w:val="24"/>
        </w:rPr>
        <w:t xml:space="preserve"> </w:t>
      </w:r>
      <w:r w:rsidRPr="00474ABF">
        <w:rPr>
          <w:rFonts w:ascii="Times New Roman" w:hAnsi="Times New Roman" w:cs="Times New Roman"/>
          <w:sz w:val="24"/>
          <w:szCs w:val="24"/>
        </w:rPr>
        <w:t>again, with over 28,000 cases and 105 reported</w:t>
      </w:r>
      <w:r w:rsidR="00EC325E">
        <w:rPr>
          <w:rFonts w:ascii="Times New Roman" w:hAnsi="Times New Roman" w:cs="Times New Roman"/>
          <w:sz w:val="24"/>
          <w:szCs w:val="24"/>
        </w:rPr>
        <w:t xml:space="preserve"> </w:t>
      </w:r>
      <w:r w:rsidR="00EC325E" w:rsidRPr="00EC325E">
        <w:rPr>
          <w:rFonts w:ascii="Times New Roman" w:hAnsi="Times New Roman" w:cs="Times New Roman"/>
          <w:sz w:val="24"/>
          <w:szCs w:val="24"/>
        </w:rPr>
        <w:t>deaths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"/>
          <w:id w:val="1651091568"/>
          <w:placeholder>
            <w:docPart w:val="DefaultPlaceholder_-1854013440"/>
          </w:placeholder>
        </w:sdtPr>
        <w:sdtContent>
          <w:r w:rsidR="00DE03E0" w:rsidRPr="00DE03E0">
            <w:rPr>
              <w:rFonts w:ascii="Times New Roman" w:hAnsi="Times New Roman" w:cs="Times New Roman"/>
              <w:color w:val="000000"/>
              <w:sz w:val="24"/>
              <w:szCs w:val="24"/>
            </w:rPr>
            <w:t>[13,14]</w:t>
          </w:r>
        </w:sdtContent>
      </w:sdt>
      <w:r w:rsidRPr="00474ABF">
        <w:rPr>
          <w:rFonts w:ascii="Times New Roman" w:hAnsi="Times New Roman" w:cs="Times New Roman"/>
          <w:sz w:val="24"/>
          <w:szCs w:val="24"/>
        </w:rPr>
        <w:t xml:space="preserve">. In 2022, </w:t>
      </w:r>
      <w:r w:rsidR="002257EA">
        <w:rPr>
          <w:rFonts w:ascii="Times New Roman" w:hAnsi="Times New Roman" w:cs="Times New Roman"/>
          <w:sz w:val="24"/>
          <w:szCs w:val="24"/>
        </w:rPr>
        <w:t>Bangladesh</w:t>
      </w:r>
      <w:r w:rsidR="0007336D">
        <w:rPr>
          <w:rFonts w:ascii="Times New Roman" w:hAnsi="Times New Roman" w:cs="Times New Roman"/>
          <w:sz w:val="24"/>
          <w:szCs w:val="24"/>
        </w:rPr>
        <w:t xml:space="preserve"> </w:t>
      </w:r>
      <w:r w:rsidR="002257EA">
        <w:rPr>
          <w:rFonts w:ascii="Times New Roman" w:hAnsi="Times New Roman" w:cs="Times New Roman"/>
          <w:sz w:val="24"/>
          <w:szCs w:val="24"/>
        </w:rPr>
        <w:t>reported</w:t>
      </w:r>
      <w:r w:rsidR="0007336D">
        <w:rPr>
          <w:rFonts w:ascii="Times New Roman" w:hAnsi="Times New Roman" w:cs="Times New Roman"/>
          <w:sz w:val="24"/>
          <w:szCs w:val="24"/>
        </w:rPr>
        <w:t xml:space="preserve"> </w:t>
      </w:r>
      <w:r w:rsidR="006E1D9A">
        <w:rPr>
          <w:rFonts w:ascii="Times New Roman" w:hAnsi="Times New Roman" w:cs="Times New Roman"/>
          <w:sz w:val="24"/>
          <w:szCs w:val="24"/>
        </w:rPr>
        <w:t xml:space="preserve">the </w:t>
      </w:r>
      <w:r w:rsidR="0007336D">
        <w:rPr>
          <w:rFonts w:ascii="Times New Roman" w:hAnsi="Times New Roman" w:cs="Times New Roman"/>
          <w:sz w:val="24"/>
          <w:szCs w:val="24"/>
        </w:rPr>
        <w:t xml:space="preserve">highest number of </w:t>
      </w:r>
      <w:r w:rsidR="002257EA">
        <w:rPr>
          <w:rFonts w:ascii="Times New Roman" w:hAnsi="Times New Roman" w:cs="Times New Roman"/>
          <w:sz w:val="24"/>
          <w:szCs w:val="24"/>
        </w:rPr>
        <w:t>dengue-related</w:t>
      </w:r>
      <w:r w:rsidR="0007336D">
        <w:rPr>
          <w:rFonts w:ascii="Times New Roman" w:hAnsi="Times New Roman" w:cs="Times New Roman"/>
          <w:sz w:val="24"/>
          <w:szCs w:val="24"/>
        </w:rPr>
        <w:t xml:space="preserve"> deaths</w:t>
      </w:r>
      <w:r w:rsidR="002257EA">
        <w:rPr>
          <w:rFonts w:ascii="Times New Roman" w:hAnsi="Times New Roman" w:cs="Times New Roman"/>
          <w:sz w:val="24"/>
          <w:szCs w:val="24"/>
        </w:rPr>
        <w:t xml:space="preserve"> (2</w:t>
      </w:r>
      <w:r w:rsidRPr="00474ABF">
        <w:rPr>
          <w:rFonts w:ascii="Times New Roman" w:hAnsi="Times New Roman" w:cs="Times New Roman"/>
          <w:sz w:val="24"/>
          <w:szCs w:val="24"/>
        </w:rPr>
        <w:t>66</w:t>
      </w:r>
      <w:r w:rsidR="002257EA">
        <w:rPr>
          <w:rFonts w:ascii="Times New Roman" w:hAnsi="Times New Roman" w:cs="Times New Roman"/>
          <w:sz w:val="24"/>
          <w:szCs w:val="24"/>
        </w:rPr>
        <w:t>)</w:t>
      </w:r>
      <w:r w:rsidRPr="00474ABF">
        <w:rPr>
          <w:rFonts w:ascii="Times New Roman" w:hAnsi="Times New Roman" w:cs="Times New Roman"/>
          <w:sz w:val="24"/>
          <w:szCs w:val="24"/>
        </w:rPr>
        <w:t xml:space="preserve"> </w:t>
      </w:r>
      <w:r w:rsidR="002257EA">
        <w:rPr>
          <w:rFonts w:ascii="Times New Roman" w:hAnsi="Times New Roman" w:cs="Times New Roman"/>
          <w:sz w:val="24"/>
          <w:szCs w:val="24"/>
        </w:rPr>
        <w:t>in the country</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Y1YzE4N2ItNDE1ZC00NDU4LTk4YzYtM2VjMGQ4YjhmNmU0IiwicHJvcGVydGllcyI6eyJub3RlSW5kZXgiOjB9LCJpc0VkaXRlZCI6ZmFsc2UsIm1hbnVhbE92ZXJyaWRlIjp7ImlzTWFudWFsbHlPdmVycmlkZGVuIjpmYWxzZSwiY2l0ZXByb2NUZXh0IjoiWzE1XS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
          <w:id w:val="1658415781"/>
          <w:placeholder>
            <w:docPart w:val="DefaultPlaceholder_-1854013440"/>
          </w:placeholder>
        </w:sdtPr>
        <w:sdtContent>
          <w:r w:rsidR="00DE03E0" w:rsidRPr="00DE03E0">
            <w:rPr>
              <w:rFonts w:ascii="Times New Roman" w:hAnsi="Times New Roman" w:cs="Times New Roman"/>
              <w:color w:val="000000"/>
              <w:sz w:val="24"/>
              <w:szCs w:val="24"/>
            </w:rPr>
            <w:t>[15]</w:t>
          </w:r>
        </w:sdtContent>
      </w:sdt>
      <w:r w:rsidRPr="00474ABF">
        <w:rPr>
          <w:rFonts w:ascii="Times New Roman" w:hAnsi="Times New Roman" w:cs="Times New Roman"/>
          <w:sz w:val="24"/>
          <w:szCs w:val="24"/>
        </w:rPr>
        <w:t xml:space="preserve">. </w:t>
      </w:r>
      <w:r w:rsidR="002B607C">
        <w:rPr>
          <w:rFonts w:ascii="Times New Roman" w:hAnsi="Times New Roman" w:cs="Times New Roman"/>
          <w:sz w:val="24"/>
          <w:szCs w:val="24"/>
        </w:rPr>
        <w:t xml:space="preserve">The 2022 outbreak is characterized by </w:t>
      </w:r>
      <w:r w:rsidR="002257EA">
        <w:rPr>
          <w:rFonts w:ascii="Times New Roman" w:hAnsi="Times New Roman" w:cs="Times New Roman"/>
          <w:sz w:val="24"/>
          <w:szCs w:val="24"/>
        </w:rPr>
        <w:t xml:space="preserve">the </w:t>
      </w:r>
      <w:r w:rsidR="002B607C">
        <w:rPr>
          <w:rFonts w:ascii="Times New Roman" w:hAnsi="Times New Roman" w:cs="Times New Roman"/>
          <w:sz w:val="24"/>
          <w:szCs w:val="24"/>
        </w:rPr>
        <w:t xml:space="preserve">late onset of the outbreaks with </w:t>
      </w:r>
      <w:r w:rsidR="00605737">
        <w:rPr>
          <w:rFonts w:ascii="Times New Roman" w:hAnsi="Times New Roman" w:cs="Times New Roman"/>
          <w:sz w:val="24"/>
          <w:szCs w:val="24"/>
        </w:rPr>
        <w:t xml:space="preserve">the </w:t>
      </w:r>
      <w:r w:rsidR="002B607C">
        <w:rPr>
          <w:rFonts w:ascii="Times New Roman" w:hAnsi="Times New Roman" w:cs="Times New Roman"/>
          <w:sz w:val="24"/>
          <w:szCs w:val="24"/>
        </w:rPr>
        <w:t xml:space="preserve">highest ever reported deaths, partly attributed to </w:t>
      </w:r>
      <w:r w:rsidR="00605737">
        <w:rPr>
          <w:rFonts w:ascii="Times New Roman" w:hAnsi="Times New Roman" w:cs="Times New Roman"/>
          <w:sz w:val="24"/>
          <w:szCs w:val="24"/>
        </w:rPr>
        <w:t xml:space="preserve">the </w:t>
      </w:r>
      <w:r w:rsidR="0061204E">
        <w:rPr>
          <w:rFonts w:ascii="Times New Roman" w:hAnsi="Times New Roman" w:cs="Times New Roman"/>
          <w:sz w:val="24"/>
          <w:szCs w:val="24"/>
        </w:rPr>
        <w:t xml:space="preserve">occurrence </w:t>
      </w:r>
      <w:r w:rsidR="002B607C">
        <w:rPr>
          <w:rFonts w:ascii="Times New Roman" w:hAnsi="Times New Roman" w:cs="Times New Roman"/>
          <w:sz w:val="24"/>
          <w:szCs w:val="24"/>
        </w:rPr>
        <w:t xml:space="preserve">of </w:t>
      </w:r>
      <w:r w:rsidR="006E1D9A">
        <w:rPr>
          <w:rFonts w:ascii="Times New Roman" w:hAnsi="Times New Roman" w:cs="Times New Roman"/>
          <w:sz w:val="24"/>
          <w:szCs w:val="24"/>
        </w:rPr>
        <w:t xml:space="preserve">a </w:t>
      </w:r>
      <w:r w:rsidR="002B607C">
        <w:rPr>
          <w:rFonts w:ascii="Times New Roman" w:hAnsi="Times New Roman" w:cs="Times New Roman"/>
          <w:sz w:val="24"/>
          <w:szCs w:val="24"/>
        </w:rPr>
        <w:t>new se</w:t>
      </w:r>
      <w:r w:rsidR="00605737">
        <w:rPr>
          <w:rFonts w:ascii="Times New Roman" w:hAnsi="Times New Roman" w:cs="Times New Roman"/>
          <w:sz w:val="24"/>
          <w:szCs w:val="24"/>
        </w:rPr>
        <w:t>rotype (DENV-4) in the country</w:t>
      </w:r>
      <w:r w:rsidR="005A2A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UwMWQ1ZmUtM2M4Ni00NTJjLWE1N2YtZDI4YzVkMTg1YmZm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842290463"/>
          <w:placeholder>
            <w:docPart w:val="DefaultPlaceholder_-1854013440"/>
          </w:placeholder>
        </w:sdtPr>
        <w:sdtContent>
          <w:r w:rsidR="00DE03E0" w:rsidRPr="00DE03E0">
            <w:rPr>
              <w:rFonts w:ascii="Times New Roman" w:hAnsi="Times New Roman" w:cs="Times New Roman"/>
              <w:color w:val="000000"/>
              <w:sz w:val="24"/>
              <w:szCs w:val="24"/>
            </w:rPr>
            <w:t>[11]</w:t>
          </w:r>
        </w:sdtContent>
      </w:sdt>
      <w:r w:rsidR="00605737">
        <w:rPr>
          <w:rFonts w:ascii="Times New Roman" w:hAnsi="Times New Roman" w:cs="Times New Roman"/>
          <w:sz w:val="24"/>
          <w:szCs w:val="24"/>
        </w:rPr>
        <w:t>.</w:t>
      </w:r>
    </w:p>
    <w:p w14:paraId="47DD3ABD" w14:textId="77777777" w:rsidR="006E1D9A" w:rsidRDefault="006E1D9A" w:rsidP="00B9352D">
      <w:pPr>
        <w:spacing w:after="0" w:line="360" w:lineRule="auto"/>
        <w:rPr>
          <w:rFonts w:ascii="Times New Roman" w:hAnsi="Times New Roman" w:cs="Times New Roman"/>
          <w:sz w:val="24"/>
          <w:szCs w:val="24"/>
        </w:rPr>
      </w:pPr>
    </w:p>
    <w:p w14:paraId="690A7D04" w14:textId="0D5867CC" w:rsidR="00BF081E" w:rsidRDefault="009B00A3" w:rsidP="00B9352D">
      <w:pPr>
        <w:spacing w:after="0" w:line="360" w:lineRule="auto"/>
        <w:rPr>
          <w:rFonts w:ascii="Times New Roman" w:hAnsi="Times New Roman" w:cs="Times New Roman"/>
          <w:sz w:val="24"/>
          <w:szCs w:val="24"/>
        </w:rPr>
      </w:pPr>
      <w:r>
        <w:rPr>
          <w:rFonts w:ascii="Times New Roman" w:hAnsi="Times New Roman" w:cs="Times New Roman"/>
          <w:sz w:val="24"/>
          <w:szCs w:val="24"/>
        </w:rPr>
        <w:t>Over t</w:t>
      </w:r>
      <w:r w:rsidR="003B1390" w:rsidRPr="00474ABF">
        <w:rPr>
          <w:rFonts w:ascii="Times New Roman" w:hAnsi="Times New Roman" w:cs="Times New Roman"/>
          <w:sz w:val="24"/>
          <w:szCs w:val="24"/>
        </w:rPr>
        <w:t>he</w:t>
      </w:r>
      <w:r>
        <w:rPr>
          <w:rFonts w:ascii="Times New Roman" w:hAnsi="Times New Roman" w:cs="Times New Roman"/>
          <w:sz w:val="24"/>
          <w:szCs w:val="24"/>
        </w:rPr>
        <w:t xml:space="preserve"> past few years,</w:t>
      </w:r>
      <w:r w:rsidR="003B1390" w:rsidRPr="00474ABF">
        <w:rPr>
          <w:rFonts w:ascii="Times New Roman" w:hAnsi="Times New Roman" w:cs="Times New Roman"/>
          <w:sz w:val="24"/>
          <w:szCs w:val="24"/>
        </w:rPr>
        <w:t xml:space="preserve"> number of dengue cases has been steadily increasing with significant variations in seasonal</w:t>
      </w:r>
      <w:r w:rsidR="001365C5">
        <w:rPr>
          <w:rFonts w:ascii="Times New Roman" w:hAnsi="Times New Roman" w:cs="Times New Roman"/>
          <w:sz w:val="24"/>
          <w:szCs w:val="24"/>
        </w:rPr>
        <w:t xml:space="preserve"> </w:t>
      </w:r>
      <w:r w:rsidR="001365C5" w:rsidRPr="001365C5">
        <w:rPr>
          <w:rFonts w:ascii="Times New Roman" w:hAnsi="Times New Roman" w:cs="Times New Roman"/>
          <w:sz w:val="24"/>
          <w:szCs w:val="24"/>
        </w:rPr>
        <w:t>and regional</w:t>
      </w:r>
      <w:r w:rsidR="001365C5">
        <w:rPr>
          <w:rFonts w:ascii="Times New Roman" w:hAnsi="Times New Roman" w:cs="Times New Roman"/>
          <w:sz w:val="24"/>
          <w:szCs w:val="24"/>
        </w:rPr>
        <w:t xml:space="preserve"> </w:t>
      </w:r>
      <w:r w:rsidR="003B1390" w:rsidRPr="00474ABF">
        <w:rPr>
          <w:rFonts w:ascii="Times New Roman" w:hAnsi="Times New Roman" w:cs="Times New Roman"/>
          <w:sz w:val="24"/>
          <w:szCs w:val="24"/>
        </w:rPr>
        <w:t xml:space="preserve">patterns. Analysis of data from 2000 to 2017 revealed that </w:t>
      </w:r>
      <w:r w:rsidR="003B1390" w:rsidRPr="00474ABF">
        <w:rPr>
          <w:rFonts w:ascii="Times New Roman" w:hAnsi="Times New Roman" w:cs="Times New Roman"/>
          <w:sz w:val="24"/>
          <w:szCs w:val="24"/>
        </w:rPr>
        <w:lastRenderedPageBreak/>
        <w:t>almost half of the dengue cases occurred during the monsoon season (May-August) and the post-monsoon season (September-December)</w:t>
      </w:r>
      <w:r w:rsidR="003B13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JkMTEzMDEtNzU0Yi00MTM1LTgwM2EtN2NiYmI0ZjEyYWI1IiwicHJvcGVydGllcyI6eyJub3RlSW5kZXgiOjB9LCJpc0VkaXRlZCI6ZmFsc2UsIm1hbnVhbE92ZXJyaWRlIjp7ImlzTWFudWFsbHlPdmVycmlkZGVuIjpmYWxzZSwiY2l0ZXByb2NUZXh0IjoiWzE2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934276724"/>
          <w:placeholder>
            <w:docPart w:val="DefaultPlaceholder_-1854013440"/>
          </w:placeholder>
        </w:sdtPr>
        <w:sdtContent>
          <w:r w:rsidR="00DE03E0" w:rsidRPr="00DE03E0">
            <w:rPr>
              <w:rFonts w:ascii="Times New Roman" w:hAnsi="Times New Roman" w:cs="Times New Roman"/>
              <w:color w:val="000000"/>
              <w:sz w:val="24"/>
              <w:szCs w:val="24"/>
            </w:rPr>
            <w:t>[16]</w:t>
          </w:r>
        </w:sdtContent>
      </w:sdt>
      <w:r w:rsidR="003B1390" w:rsidRPr="00474ABF">
        <w:rPr>
          <w:rFonts w:ascii="Times New Roman" w:hAnsi="Times New Roman" w:cs="Times New Roman"/>
          <w:sz w:val="24"/>
          <w:szCs w:val="24"/>
        </w:rPr>
        <w:t>. However, a shift in seasonal patterns has been observed since 2014, with dengue cases being reported during the pre-monsoon season as well</w:t>
      </w:r>
      <w:r w:rsidR="003B13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M0OWU4MTYtMGQyNy00MzlmLWEwMTgtMjg5ZTk5YjE1YzA4IiwicHJvcGVydGllcyI6eyJub3RlSW5kZXgiOjB9LCJpc0VkaXRlZCI6ZmFsc2UsIm1hbnVhbE92ZXJyaWRlIjp7ImlzTWFudWFsbHlPdmVycmlkZGVuIjpmYWxzZSwiY2l0ZXByb2NUZXh0IjoiWzE2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800640223"/>
          <w:placeholder>
            <w:docPart w:val="1387FFC77F0243FDBC4F6AF89F643966"/>
          </w:placeholder>
        </w:sdtPr>
        <w:sdtContent>
          <w:r w:rsidR="00DE03E0" w:rsidRPr="00DE03E0">
            <w:rPr>
              <w:rFonts w:ascii="Times New Roman" w:hAnsi="Times New Roman" w:cs="Times New Roman"/>
              <w:color w:val="000000"/>
              <w:sz w:val="24"/>
              <w:szCs w:val="24"/>
            </w:rPr>
            <w:t>[16]</w:t>
          </w:r>
        </w:sdtContent>
      </w:sdt>
      <w:r w:rsidR="003B1390" w:rsidRPr="00474ABF">
        <w:rPr>
          <w:rFonts w:ascii="Times New Roman" w:hAnsi="Times New Roman" w:cs="Times New Roman"/>
          <w:sz w:val="24"/>
          <w:szCs w:val="24"/>
        </w:rPr>
        <w:t xml:space="preserve">. </w:t>
      </w:r>
      <w:r w:rsidR="005C4023" w:rsidRPr="00474ABF">
        <w:rPr>
          <w:rFonts w:ascii="Times New Roman" w:hAnsi="Times New Roman" w:cs="Times New Roman"/>
          <w:sz w:val="24"/>
          <w:szCs w:val="24"/>
        </w:rPr>
        <w:t>During</w:t>
      </w:r>
      <w:r w:rsidR="003B1390" w:rsidRPr="00474ABF">
        <w:rPr>
          <w:rFonts w:ascii="Times New Roman" w:hAnsi="Times New Roman" w:cs="Times New Roman"/>
          <w:sz w:val="24"/>
          <w:szCs w:val="24"/>
        </w:rPr>
        <w:t xml:space="preserve"> 2015-2017, the number of dengue cases during the pre-monsoon season was more than seven times higher compared to the previous 14 years</w:t>
      </w:r>
      <w:r w:rsidR="003B139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EwNDc5MjEtM2Q5NS00ZTQwLWEwZTgtODNkZTE0MjZhYTBlIiwicHJvcGVydGllcyI6eyJub3RlSW5kZXgiOjB9LCJpc0VkaXRlZCI6ZmFsc2UsIm1hbnVhbE92ZXJyaWRlIjp7ImlzTWFudWFsbHlPdmVycmlkZGVuIjpmYWxzZSwiY2l0ZXByb2NUZXh0IjoiWzE2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961572716"/>
          <w:placeholder>
            <w:docPart w:val="2F8EB0D0AD0A49E783A3C14B9A1483AE"/>
          </w:placeholder>
        </w:sdtPr>
        <w:sdtContent>
          <w:r w:rsidR="00DE03E0" w:rsidRPr="00DE03E0">
            <w:rPr>
              <w:rFonts w:ascii="Times New Roman" w:hAnsi="Times New Roman" w:cs="Times New Roman"/>
              <w:color w:val="000000"/>
              <w:sz w:val="24"/>
              <w:szCs w:val="24"/>
            </w:rPr>
            <w:t>[16]</w:t>
          </w:r>
        </w:sdtContent>
      </w:sdt>
      <w:r w:rsidR="003B1390" w:rsidRPr="00474ABF">
        <w:rPr>
          <w:rFonts w:ascii="Times New Roman" w:hAnsi="Times New Roman" w:cs="Times New Roman"/>
          <w:sz w:val="24"/>
          <w:szCs w:val="24"/>
        </w:rPr>
        <w:t xml:space="preserve">. </w:t>
      </w:r>
    </w:p>
    <w:p w14:paraId="6E2F3A41" w14:textId="77777777" w:rsidR="00BF081E" w:rsidRDefault="00BF081E" w:rsidP="00B9352D">
      <w:pPr>
        <w:spacing w:after="0" w:line="360" w:lineRule="auto"/>
        <w:rPr>
          <w:rFonts w:ascii="Times New Roman" w:hAnsi="Times New Roman" w:cs="Times New Roman"/>
          <w:sz w:val="24"/>
          <w:szCs w:val="24"/>
        </w:rPr>
      </w:pPr>
    </w:p>
    <w:p w14:paraId="18CF1395" w14:textId="1755722A" w:rsidR="003B1390" w:rsidRPr="00074F9B" w:rsidRDefault="003B1390" w:rsidP="00B9352D">
      <w:pPr>
        <w:spacing w:after="0" w:line="360" w:lineRule="auto"/>
        <w:rPr>
          <w:rFonts w:ascii="Times New Roman" w:hAnsi="Times New Roman" w:cs="Times New Roman"/>
          <w:sz w:val="24"/>
          <w:szCs w:val="24"/>
        </w:rPr>
      </w:pPr>
      <w:r w:rsidRPr="00474ABF">
        <w:rPr>
          <w:rFonts w:ascii="Times New Roman" w:hAnsi="Times New Roman" w:cs="Times New Roman"/>
          <w:sz w:val="24"/>
          <w:szCs w:val="24"/>
        </w:rPr>
        <w:t xml:space="preserve">Climate change including changes in </w:t>
      </w:r>
      <w:r w:rsidR="00377525">
        <w:rPr>
          <w:rFonts w:ascii="Times New Roman" w:hAnsi="Times New Roman" w:cs="Times New Roman"/>
          <w:sz w:val="24"/>
          <w:szCs w:val="24"/>
        </w:rPr>
        <w:t>precipitation</w:t>
      </w:r>
      <w:r w:rsidRPr="00474ABF">
        <w:rPr>
          <w:rFonts w:ascii="Times New Roman" w:hAnsi="Times New Roman" w:cs="Times New Roman"/>
          <w:sz w:val="24"/>
          <w:szCs w:val="24"/>
        </w:rPr>
        <w:t>, humidity, and temperature, as well as rapid unplanned urbanization, were identified as strong predictors of an ecological imbalance that has led to an increase in dengue cases in Bangladesh</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3YjY2YjYtZTUxYS00NzkzLWJhN2QtNjMwY2FmMjBmNWI3IiwicHJvcGVydGllcyI6eyJub3RlSW5kZXgiOjB9LCJpc0VkaXRlZCI6ZmFsc2UsIm1hbnVhbE92ZXJyaWRlIjp7ImlzTWFudWFsbHlPdmVycmlkZGVuIjpmYWxzZSwiY2l0ZXByb2NUZXh0IjoiWzE2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834069617"/>
          <w:placeholder>
            <w:docPart w:val="4DB533FE9C7A40AAA29E0C5104C77A43"/>
          </w:placeholder>
        </w:sdtPr>
        <w:sdtContent>
          <w:r w:rsidR="00DE03E0" w:rsidRPr="00DE03E0">
            <w:rPr>
              <w:rFonts w:ascii="Times New Roman" w:hAnsi="Times New Roman" w:cs="Times New Roman"/>
              <w:color w:val="000000"/>
              <w:sz w:val="24"/>
              <w:szCs w:val="24"/>
            </w:rPr>
            <w:t>[16]</w:t>
          </w:r>
        </w:sdtContent>
      </w:sdt>
      <w:r w:rsidRPr="00474ABF">
        <w:rPr>
          <w:rFonts w:ascii="Times New Roman" w:hAnsi="Times New Roman" w:cs="Times New Roman"/>
          <w:sz w:val="24"/>
          <w:szCs w:val="24"/>
        </w:rPr>
        <w:t xml:space="preserve">. This suggests that the dengue transmission season could eventually </w:t>
      </w:r>
      <w:r w:rsidR="006D5A74" w:rsidRPr="00474ABF">
        <w:rPr>
          <w:rFonts w:ascii="Times New Roman" w:hAnsi="Times New Roman" w:cs="Times New Roman"/>
          <w:sz w:val="24"/>
          <w:szCs w:val="24"/>
        </w:rPr>
        <w:t>extend</w:t>
      </w:r>
      <w:r w:rsidRPr="00474ABF">
        <w:rPr>
          <w:rFonts w:ascii="Times New Roman" w:hAnsi="Times New Roman" w:cs="Times New Roman"/>
          <w:sz w:val="24"/>
          <w:szCs w:val="24"/>
        </w:rPr>
        <w:t xml:space="preserve"> year-round, with</w:t>
      </w:r>
      <w:r w:rsidR="003A7174">
        <w:rPr>
          <w:rFonts w:ascii="Times New Roman" w:hAnsi="Times New Roman" w:cs="Times New Roman"/>
          <w:sz w:val="24"/>
          <w:szCs w:val="24"/>
        </w:rPr>
        <w:t xml:space="preserve"> a higher chance of</w:t>
      </w:r>
      <w:r w:rsidRPr="00474ABF">
        <w:rPr>
          <w:rFonts w:ascii="Times New Roman" w:hAnsi="Times New Roman" w:cs="Times New Roman"/>
          <w:sz w:val="24"/>
          <w:szCs w:val="24"/>
        </w:rPr>
        <w:t xml:space="preserve"> o</w:t>
      </w:r>
      <w:r>
        <w:rPr>
          <w:rFonts w:ascii="Times New Roman" w:hAnsi="Times New Roman" w:cs="Times New Roman"/>
          <w:sz w:val="24"/>
          <w:szCs w:val="24"/>
        </w:rPr>
        <w:t>utbreaks occurring at any time.</w:t>
      </w:r>
      <w:r w:rsidR="00074F9B">
        <w:rPr>
          <w:rFonts w:ascii="Times New Roman" w:hAnsi="Times New Roman" w:cs="Times New Roman"/>
          <w:sz w:val="24"/>
          <w:szCs w:val="24"/>
        </w:rPr>
        <w:t xml:space="preserve"> </w:t>
      </w:r>
      <w:r w:rsidR="00BA09F4">
        <w:rPr>
          <w:rFonts w:ascii="Times New Roman" w:hAnsi="Times New Roman" w:cs="Times New Roman"/>
          <w:bCs/>
          <w:sz w:val="24"/>
          <w:szCs w:val="24"/>
        </w:rPr>
        <w:t>In this study</w:t>
      </w:r>
      <w:r w:rsidR="00FF0531">
        <w:rPr>
          <w:rFonts w:ascii="Times New Roman" w:hAnsi="Times New Roman" w:cs="Times New Roman"/>
          <w:bCs/>
          <w:sz w:val="24"/>
          <w:szCs w:val="24"/>
        </w:rPr>
        <w:t>,</w:t>
      </w:r>
      <w:r w:rsidR="00BA09F4">
        <w:rPr>
          <w:rFonts w:ascii="Times New Roman" w:hAnsi="Times New Roman" w:cs="Times New Roman"/>
          <w:bCs/>
          <w:sz w:val="24"/>
          <w:szCs w:val="24"/>
        </w:rPr>
        <w:t xml:space="preserve"> we aim to</w:t>
      </w:r>
      <w:r w:rsidRPr="00474ABF">
        <w:rPr>
          <w:rFonts w:ascii="Times New Roman" w:hAnsi="Times New Roman" w:cs="Times New Roman"/>
          <w:bCs/>
          <w:sz w:val="24"/>
          <w:szCs w:val="24"/>
        </w:rPr>
        <w:t xml:space="preserve"> i) summarize the annual and monthly cases for </w:t>
      </w:r>
      <w:r w:rsidR="0049142A">
        <w:rPr>
          <w:rFonts w:ascii="Times New Roman" w:hAnsi="Times New Roman" w:cs="Times New Roman"/>
          <w:bCs/>
          <w:sz w:val="24"/>
          <w:szCs w:val="24"/>
        </w:rPr>
        <w:t xml:space="preserve">the </w:t>
      </w:r>
      <w:r w:rsidRPr="00474ABF">
        <w:rPr>
          <w:rFonts w:ascii="Times New Roman" w:hAnsi="Times New Roman" w:cs="Times New Roman"/>
          <w:bCs/>
          <w:sz w:val="24"/>
          <w:szCs w:val="24"/>
        </w:rPr>
        <w:t>past 22 years</w:t>
      </w:r>
      <w:r w:rsidR="00A56EB6">
        <w:rPr>
          <w:rFonts w:ascii="Times New Roman" w:hAnsi="Times New Roman" w:cs="Times New Roman"/>
          <w:bCs/>
          <w:sz w:val="24"/>
          <w:szCs w:val="24"/>
        </w:rPr>
        <w:t xml:space="preserve"> </w:t>
      </w:r>
      <w:r w:rsidR="00111EF4">
        <w:rPr>
          <w:rFonts w:ascii="Times New Roman" w:hAnsi="Times New Roman" w:cs="Times New Roman"/>
          <w:bCs/>
          <w:sz w:val="24"/>
          <w:szCs w:val="24"/>
        </w:rPr>
        <w:t xml:space="preserve">by comparing the </w:t>
      </w:r>
      <w:r w:rsidR="00AA49BF">
        <w:rPr>
          <w:rFonts w:ascii="Times New Roman" w:hAnsi="Times New Roman" w:cs="Times New Roman"/>
          <w:bCs/>
          <w:sz w:val="24"/>
          <w:szCs w:val="24"/>
        </w:rPr>
        <w:t>incidence</w:t>
      </w:r>
      <w:r w:rsidR="00111EF4">
        <w:rPr>
          <w:rFonts w:ascii="Times New Roman" w:hAnsi="Times New Roman" w:cs="Times New Roman"/>
          <w:bCs/>
          <w:sz w:val="24"/>
          <w:szCs w:val="24"/>
        </w:rPr>
        <w:t xml:space="preserve"> of cases in the first</w:t>
      </w:r>
      <w:r w:rsidR="00C0385C">
        <w:rPr>
          <w:rFonts w:ascii="Times New Roman" w:hAnsi="Times New Roman" w:cs="Times New Roman"/>
          <w:bCs/>
          <w:sz w:val="24"/>
          <w:szCs w:val="24"/>
        </w:rPr>
        <w:t xml:space="preserve"> [2000-2010]</w:t>
      </w:r>
      <w:r w:rsidR="00111EF4">
        <w:rPr>
          <w:rFonts w:ascii="Times New Roman" w:hAnsi="Times New Roman" w:cs="Times New Roman"/>
          <w:bCs/>
          <w:sz w:val="24"/>
          <w:szCs w:val="24"/>
        </w:rPr>
        <w:t xml:space="preserve"> and </w:t>
      </w:r>
      <w:r w:rsidR="00812942">
        <w:rPr>
          <w:rFonts w:ascii="Times New Roman" w:hAnsi="Times New Roman" w:cs="Times New Roman"/>
          <w:bCs/>
          <w:sz w:val="24"/>
          <w:szCs w:val="24"/>
        </w:rPr>
        <w:t xml:space="preserve">recent </w:t>
      </w:r>
      <w:r w:rsidR="00111EF4">
        <w:rPr>
          <w:rFonts w:ascii="Times New Roman" w:hAnsi="Times New Roman" w:cs="Times New Roman"/>
          <w:bCs/>
          <w:sz w:val="24"/>
          <w:szCs w:val="24"/>
        </w:rPr>
        <w:t>decade</w:t>
      </w:r>
      <w:r w:rsidR="00C0385C">
        <w:rPr>
          <w:rFonts w:ascii="Times New Roman" w:hAnsi="Times New Roman" w:cs="Times New Roman"/>
          <w:bCs/>
          <w:sz w:val="24"/>
          <w:szCs w:val="24"/>
        </w:rPr>
        <w:t xml:space="preserve"> [2011-2022]</w:t>
      </w:r>
      <w:r w:rsidR="00FF0531">
        <w:rPr>
          <w:rFonts w:ascii="Times New Roman" w:hAnsi="Times New Roman" w:cs="Times New Roman"/>
          <w:bCs/>
          <w:sz w:val="24"/>
          <w:szCs w:val="24"/>
        </w:rPr>
        <w:t>,</w:t>
      </w:r>
      <w:r w:rsidR="00111EF4">
        <w:rPr>
          <w:rFonts w:ascii="Times New Roman" w:hAnsi="Times New Roman" w:cs="Times New Roman"/>
          <w:bCs/>
          <w:sz w:val="24"/>
          <w:szCs w:val="24"/>
        </w:rPr>
        <w:t xml:space="preserve"> </w:t>
      </w:r>
      <w:r w:rsidRPr="00474ABF">
        <w:rPr>
          <w:rFonts w:ascii="Times New Roman" w:hAnsi="Times New Roman" w:cs="Times New Roman"/>
          <w:bCs/>
          <w:sz w:val="24"/>
          <w:szCs w:val="24"/>
        </w:rPr>
        <w:t xml:space="preserve">ii) identify the </w:t>
      </w:r>
      <w:r w:rsidR="00994B28">
        <w:rPr>
          <w:rFonts w:ascii="Times New Roman" w:hAnsi="Times New Roman" w:cs="Times New Roman"/>
          <w:bCs/>
          <w:sz w:val="24"/>
          <w:szCs w:val="24"/>
        </w:rPr>
        <w:t xml:space="preserve">trend and </w:t>
      </w:r>
      <w:r w:rsidRPr="00474ABF">
        <w:rPr>
          <w:rFonts w:ascii="Times New Roman" w:hAnsi="Times New Roman" w:cs="Times New Roman"/>
          <w:bCs/>
          <w:sz w:val="24"/>
          <w:szCs w:val="24"/>
        </w:rPr>
        <w:t>seasonality of dengue cases</w:t>
      </w:r>
      <w:r w:rsidR="00FF0531">
        <w:rPr>
          <w:rFonts w:ascii="Times New Roman" w:hAnsi="Times New Roman" w:cs="Times New Roman"/>
          <w:bCs/>
          <w:sz w:val="24"/>
          <w:szCs w:val="24"/>
        </w:rPr>
        <w:t>,</w:t>
      </w:r>
      <w:r w:rsidRPr="00474ABF">
        <w:rPr>
          <w:rFonts w:ascii="Times New Roman" w:hAnsi="Times New Roman" w:cs="Times New Roman"/>
          <w:bCs/>
          <w:sz w:val="24"/>
          <w:szCs w:val="24"/>
        </w:rPr>
        <w:t xml:space="preserve"> and iii) </w:t>
      </w:r>
      <w:r w:rsidR="00E351C2">
        <w:rPr>
          <w:rFonts w:ascii="Times New Roman" w:hAnsi="Times New Roman" w:cs="Times New Roman"/>
          <w:bCs/>
          <w:sz w:val="24"/>
          <w:szCs w:val="24"/>
        </w:rPr>
        <w:t xml:space="preserve">quantify the impact of </w:t>
      </w:r>
      <w:r w:rsidR="00FF0531">
        <w:rPr>
          <w:rFonts w:ascii="Times New Roman" w:hAnsi="Times New Roman" w:cs="Times New Roman"/>
          <w:bCs/>
          <w:sz w:val="24"/>
          <w:szCs w:val="24"/>
        </w:rPr>
        <w:t xml:space="preserve">climatic factors </w:t>
      </w:r>
      <w:r w:rsidR="00BA0EB0">
        <w:rPr>
          <w:rFonts w:ascii="Times New Roman" w:hAnsi="Times New Roman" w:cs="Times New Roman"/>
          <w:bCs/>
          <w:sz w:val="24"/>
          <w:szCs w:val="24"/>
        </w:rPr>
        <w:t xml:space="preserve">for the monthly incidence of dengue cases </w:t>
      </w:r>
      <w:r w:rsidRPr="00474ABF">
        <w:rPr>
          <w:rFonts w:ascii="Times New Roman" w:hAnsi="Times New Roman" w:cs="Times New Roman"/>
          <w:bCs/>
          <w:sz w:val="24"/>
          <w:szCs w:val="24"/>
        </w:rPr>
        <w:t xml:space="preserve">in the </w:t>
      </w:r>
      <w:r w:rsidR="00750C1B" w:rsidRPr="00474ABF">
        <w:rPr>
          <w:rFonts w:ascii="Times New Roman" w:hAnsi="Times New Roman" w:cs="Times New Roman"/>
          <w:bCs/>
          <w:sz w:val="24"/>
          <w:szCs w:val="24"/>
        </w:rPr>
        <w:t>country.</w:t>
      </w:r>
      <w:r w:rsidR="00BA09F4">
        <w:rPr>
          <w:rFonts w:ascii="Times New Roman" w:hAnsi="Times New Roman" w:cs="Times New Roman"/>
          <w:bCs/>
          <w:sz w:val="24"/>
          <w:szCs w:val="24"/>
        </w:rPr>
        <w:t xml:space="preserve"> </w:t>
      </w:r>
      <w:r w:rsidR="00BA09F4" w:rsidRPr="00BA09F4">
        <w:rPr>
          <w:rFonts w:ascii="Times New Roman" w:hAnsi="Times New Roman" w:cs="Times New Roman"/>
          <w:bCs/>
          <w:sz w:val="24"/>
          <w:szCs w:val="24"/>
        </w:rPr>
        <w:t>Identifying trends and seasonality in dengue cases can aid health authorities and other government departments in effectively allocating resources to control the spread of the disease.</w:t>
      </w:r>
      <w:r w:rsidR="00BA09F4">
        <w:rPr>
          <w:rFonts w:ascii="Times New Roman" w:hAnsi="Times New Roman" w:cs="Times New Roman"/>
          <w:bCs/>
          <w:sz w:val="24"/>
          <w:szCs w:val="24"/>
        </w:rPr>
        <w:t xml:space="preserve"> </w:t>
      </w:r>
    </w:p>
    <w:p w14:paraId="7F9A6A09" w14:textId="77777777" w:rsidR="00210F74" w:rsidRDefault="00210F74" w:rsidP="006D5A74">
      <w:pPr>
        <w:spacing w:line="360" w:lineRule="auto"/>
        <w:rPr>
          <w:rFonts w:ascii="Times New Roman" w:hAnsi="Times New Roman" w:cs="Times New Roman"/>
          <w:b/>
          <w:bCs/>
          <w:sz w:val="24"/>
          <w:szCs w:val="24"/>
        </w:rPr>
      </w:pPr>
    </w:p>
    <w:p w14:paraId="3532FC4F" w14:textId="74DE29BA" w:rsidR="006B0362" w:rsidRPr="00186BD2" w:rsidRDefault="00F12313" w:rsidP="006D5A74">
      <w:pPr>
        <w:spacing w:line="360" w:lineRule="auto"/>
        <w:rPr>
          <w:rFonts w:ascii="Times New Roman" w:hAnsi="Times New Roman" w:cs="Times New Roman"/>
          <w:b/>
          <w:bCs/>
          <w:sz w:val="24"/>
          <w:szCs w:val="24"/>
        </w:rPr>
      </w:pPr>
      <w:r w:rsidRPr="00186BD2">
        <w:rPr>
          <w:rFonts w:ascii="Times New Roman" w:hAnsi="Times New Roman" w:cs="Times New Roman"/>
          <w:b/>
          <w:bCs/>
          <w:sz w:val="24"/>
          <w:szCs w:val="24"/>
        </w:rPr>
        <w:t xml:space="preserve">Methods: </w:t>
      </w:r>
    </w:p>
    <w:p w14:paraId="09F3BDE2" w14:textId="50EB8DAA" w:rsidR="00F12313" w:rsidRPr="001E0609" w:rsidRDefault="00F12313" w:rsidP="006D5A74">
      <w:pPr>
        <w:spacing w:line="360" w:lineRule="auto"/>
        <w:rPr>
          <w:rFonts w:ascii="Times New Roman" w:hAnsi="Times New Roman" w:cs="Times New Roman"/>
          <w:b/>
          <w:bCs/>
          <w:sz w:val="24"/>
          <w:szCs w:val="24"/>
        </w:rPr>
      </w:pPr>
      <w:r w:rsidRPr="001E0609">
        <w:rPr>
          <w:rFonts w:ascii="Times New Roman" w:hAnsi="Times New Roman" w:cs="Times New Roman"/>
          <w:b/>
          <w:bCs/>
          <w:sz w:val="24"/>
          <w:szCs w:val="24"/>
        </w:rPr>
        <w:t xml:space="preserve">Data </w:t>
      </w:r>
      <w:r w:rsidR="00736FC7" w:rsidRPr="001E0609">
        <w:rPr>
          <w:rFonts w:ascii="Times New Roman" w:hAnsi="Times New Roman" w:cs="Times New Roman"/>
          <w:b/>
          <w:bCs/>
          <w:sz w:val="24"/>
          <w:szCs w:val="24"/>
        </w:rPr>
        <w:t>sources</w:t>
      </w:r>
      <w:r w:rsidRPr="001E0609">
        <w:rPr>
          <w:rFonts w:ascii="Times New Roman" w:hAnsi="Times New Roman" w:cs="Times New Roman"/>
          <w:b/>
          <w:bCs/>
          <w:sz w:val="24"/>
          <w:szCs w:val="24"/>
        </w:rPr>
        <w:t xml:space="preserve"> </w:t>
      </w:r>
    </w:p>
    <w:p w14:paraId="7094E5D8" w14:textId="659F0B1D" w:rsidR="0003321E" w:rsidRDefault="0003321E" w:rsidP="00B9352D">
      <w:pPr>
        <w:spacing w:after="0" w:line="360" w:lineRule="auto"/>
        <w:rPr>
          <w:rFonts w:ascii="Times New Roman" w:hAnsi="Times New Roman" w:cs="Times New Roman"/>
          <w:sz w:val="24"/>
          <w:szCs w:val="24"/>
        </w:rPr>
      </w:pPr>
      <w:r w:rsidRPr="00186BD2">
        <w:rPr>
          <w:rFonts w:ascii="Times New Roman" w:hAnsi="Times New Roman" w:cs="Times New Roman"/>
          <w:sz w:val="24"/>
          <w:szCs w:val="24"/>
        </w:rPr>
        <w:t>The data on the number of reported dengue‐infected people have been extracted from the Directorate General of Health Services (DGHS)'s website</w:t>
      </w:r>
      <w:r w:rsidR="000359FE">
        <w:rPr>
          <w:rFonts w:ascii="Times New Roman" w:hAnsi="Times New Roman" w:cs="Times New Roman"/>
          <w:sz w:val="24"/>
          <w:szCs w:val="24"/>
        </w:rPr>
        <w:t xml:space="preserve"> </w:t>
      </w:r>
      <w:r w:rsidR="00C50659">
        <w:rPr>
          <w:rFonts w:ascii="Times New Roman" w:hAnsi="Times New Roman" w:cs="Times New Roman"/>
          <w:sz w:val="24"/>
          <w:szCs w:val="24"/>
        </w:rPr>
        <w:t>from</w:t>
      </w:r>
      <w:r w:rsidRPr="00186BD2">
        <w:rPr>
          <w:rFonts w:ascii="Times New Roman" w:hAnsi="Times New Roman" w:cs="Times New Roman"/>
          <w:sz w:val="24"/>
          <w:szCs w:val="24"/>
        </w:rPr>
        <w:t xml:space="preserve"> January 2000 to </w:t>
      </w:r>
      <w:r w:rsidR="001E0609">
        <w:rPr>
          <w:rFonts w:ascii="Times New Roman" w:hAnsi="Times New Roman" w:cs="Times New Roman"/>
          <w:sz w:val="24"/>
          <w:szCs w:val="24"/>
        </w:rPr>
        <w:t>December</w:t>
      </w:r>
      <w:r w:rsidRPr="00186BD2">
        <w:rPr>
          <w:rFonts w:ascii="Times New Roman" w:hAnsi="Times New Roman" w:cs="Times New Roman"/>
          <w:sz w:val="24"/>
          <w:szCs w:val="24"/>
        </w:rPr>
        <w:t xml:space="preserve"> 2022</w:t>
      </w:r>
      <w:r w:rsidR="0077486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xMjNmYzMtY2M5Yi00MDA4LTgxNmUtMTAxYjkxYzBkMmZhIiwicHJvcGVydGllcyI6eyJub3RlSW5kZXgiOjB9LCJpc0VkaXRlZCI6ZmFsc2UsIm1hbnVhbE92ZXJyaWRlIjp7ImlzTWFudWFsbHlPdmVycmlkZGVuIjpmYWxzZSwiY2l0ZXByb2NUZXh0IjoiWzE1XS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
          <w:id w:val="-1422177700"/>
          <w:placeholder>
            <w:docPart w:val="DefaultPlaceholder_-1854013440"/>
          </w:placeholder>
        </w:sdtPr>
        <w:sdtContent>
          <w:r w:rsidR="00DE03E0" w:rsidRPr="00DE03E0">
            <w:rPr>
              <w:rFonts w:ascii="Times New Roman" w:hAnsi="Times New Roman" w:cs="Times New Roman"/>
              <w:color w:val="000000"/>
              <w:sz w:val="24"/>
              <w:szCs w:val="24"/>
            </w:rPr>
            <w:t>[15]</w:t>
          </w:r>
        </w:sdtContent>
      </w:sdt>
      <w:r w:rsidRPr="00186BD2">
        <w:rPr>
          <w:rFonts w:ascii="Times New Roman" w:hAnsi="Times New Roman" w:cs="Times New Roman"/>
          <w:sz w:val="24"/>
          <w:szCs w:val="24"/>
        </w:rPr>
        <w:t>.</w:t>
      </w:r>
      <w:r w:rsidR="0077486D">
        <w:rPr>
          <w:rFonts w:ascii="Times New Roman" w:hAnsi="Times New Roman" w:cs="Times New Roman"/>
          <w:sz w:val="24"/>
          <w:szCs w:val="24"/>
        </w:rPr>
        <w:t xml:space="preserve"> </w:t>
      </w:r>
      <w:r w:rsidR="007D7846">
        <w:rPr>
          <w:rFonts w:ascii="Times New Roman" w:hAnsi="Times New Roman" w:cs="Times New Roman"/>
          <w:sz w:val="24"/>
          <w:szCs w:val="24"/>
        </w:rPr>
        <w:t>We used the definition of dengue cases used by the Ministry of Health and Family Welfare</w:t>
      </w:r>
      <w:r w:rsidR="00C779B1">
        <w:rPr>
          <w:rFonts w:ascii="Times New Roman" w:hAnsi="Times New Roman" w:cs="Times New Roman"/>
          <w:sz w:val="24"/>
          <w:szCs w:val="24"/>
        </w:rPr>
        <w:t>, Bangladesh,</w:t>
      </w:r>
      <w:r w:rsidR="007D7846">
        <w:rPr>
          <w:rFonts w:ascii="Times New Roman" w:hAnsi="Times New Roman" w:cs="Times New Roman"/>
          <w:sz w:val="24"/>
          <w:szCs w:val="24"/>
        </w:rPr>
        <w:t xml:space="preserve"> </w:t>
      </w:r>
      <w:r w:rsidR="00FF04E6">
        <w:rPr>
          <w:rFonts w:ascii="Times New Roman" w:hAnsi="Times New Roman" w:cs="Times New Roman"/>
          <w:sz w:val="24"/>
          <w:szCs w:val="24"/>
        </w:rPr>
        <w:t xml:space="preserve">which </w:t>
      </w:r>
      <w:r w:rsidR="00AB6704">
        <w:rPr>
          <w:rFonts w:ascii="Times New Roman" w:hAnsi="Times New Roman" w:cs="Times New Roman"/>
          <w:sz w:val="24"/>
          <w:szCs w:val="24"/>
        </w:rPr>
        <w:t>was</w:t>
      </w:r>
      <w:r w:rsidR="00FF04E6">
        <w:rPr>
          <w:rFonts w:ascii="Times New Roman" w:hAnsi="Times New Roman" w:cs="Times New Roman"/>
          <w:sz w:val="24"/>
          <w:szCs w:val="24"/>
        </w:rPr>
        <w:t xml:space="preserve"> </w:t>
      </w:r>
      <w:r w:rsidR="007D7846">
        <w:rPr>
          <w:rFonts w:ascii="Times New Roman" w:hAnsi="Times New Roman" w:cs="Times New Roman"/>
          <w:sz w:val="24"/>
          <w:szCs w:val="24"/>
        </w:rPr>
        <w:t xml:space="preserve">discussed </w:t>
      </w:r>
      <w:r w:rsidR="00FF04E6">
        <w:rPr>
          <w:rFonts w:ascii="Times New Roman" w:hAnsi="Times New Roman" w:cs="Times New Roman"/>
          <w:sz w:val="24"/>
          <w:szCs w:val="24"/>
        </w:rPr>
        <w:t>in our earlier article</w:t>
      </w:r>
      <w:r w:rsidR="008E77F5">
        <w:rPr>
          <w:rFonts w:ascii="Times New Roman" w:hAnsi="Times New Roman" w:cs="Times New Roman"/>
          <w:color w:val="FF0000"/>
          <w:sz w:val="24"/>
          <w:szCs w:val="24"/>
        </w:rPr>
        <w:t xml:space="preserve"> </w:t>
      </w:r>
      <w:sdt>
        <w:sdtPr>
          <w:rPr>
            <w:rFonts w:ascii="Times New Roman" w:hAnsi="Times New Roman" w:cs="Times New Roman"/>
            <w:color w:val="000000"/>
            <w:sz w:val="24"/>
            <w:szCs w:val="24"/>
          </w:rPr>
          <w:tag w:val="MENDELEY_CITATION_v3_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NZWRpY2FsIEVudG9tb2xvZ3kiLCJjb250YWluZXItdGl0bGUtc2hvcnQiOiJKIE1lZCBFbnRvbW9sIiwiYWNjZXNzZWQiOnsiZGF0ZS1wYXJ0cyI6W1syMDIzLDUsMTVdXX0sIkRPSSI6IjEwLjEwOTMvSk1FL1RKQUExNTAiLCJJU1NOIjoiMDAyMi0yNTg1IiwiUE1JRCI6IjMyNzI1MTkyIiwiVVJMIjoiaHR0cHM6Ly9hY2FkZW1pYy5vdXAuY29tL2ptZS9hcnRpY2xlLzU4LzEvMzcvNTg3Nzg5NiIsImlzc3VlZCI6eyJkYXRlLXBhcnRzIjpbWzIwMjEsMSwxMl1dfSwicGFnZSI6IjM3LTM5IiwicHVibGlzaGVyIjoiT3hmb3JkIEFjYWRlbWljIiwiaXNzdWUiOiIxIiwidm9sdW1lIjoiNTgifSwiaXNUZW1wb3JhcnkiOmZhbHNlfV19"/>
          <w:id w:val="-1064555772"/>
          <w:placeholder>
            <w:docPart w:val="DefaultPlaceholder_-1854013440"/>
          </w:placeholder>
        </w:sdtPr>
        <w:sdtContent>
          <w:r w:rsidR="00DE03E0" w:rsidRPr="00DE03E0">
            <w:rPr>
              <w:rFonts w:ascii="Times New Roman" w:hAnsi="Times New Roman" w:cs="Times New Roman"/>
              <w:color w:val="000000"/>
              <w:sz w:val="24"/>
              <w:szCs w:val="24"/>
            </w:rPr>
            <w:t>[10]</w:t>
          </w:r>
        </w:sdtContent>
      </w:sdt>
      <w:r w:rsidR="007D7846">
        <w:rPr>
          <w:rFonts w:ascii="Times New Roman" w:hAnsi="Times New Roman" w:cs="Times New Roman"/>
          <w:sz w:val="24"/>
          <w:szCs w:val="24"/>
        </w:rPr>
        <w:t xml:space="preserve">. </w:t>
      </w:r>
      <w:r w:rsidR="00C37D04">
        <w:rPr>
          <w:rFonts w:ascii="Times New Roman" w:hAnsi="Times New Roman" w:cs="Times New Roman"/>
          <w:sz w:val="24"/>
          <w:szCs w:val="24"/>
        </w:rPr>
        <w:t xml:space="preserve">We collected </w:t>
      </w:r>
      <w:r w:rsidR="00833FB1">
        <w:rPr>
          <w:rFonts w:ascii="Times New Roman" w:hAnsi="Times New Roman" w:cs="Times New Roman"/>
          <w:sz w:val="24"/>
          <w:szCs w:val="24"/>
        </w:rPr>
        <w:t>three</w:t>
      </w:r>
      <w:r w:rsidR="00E06637">
        <w:rPr>
          <w:rFonts w:ascii="Times New Roman" w:hAnsi="Times New Roman" w:cs="Times New Roman"/>
          <w:sz w:val="24"/>
          <w:szCs w:val="24"/>
        </w:rPr>
        <w:t xml:space="preserve">-hourly </w:t>
      </w:r>
      <w:r w:rsidRPr="00D945E4">
        <w:rPr>
          <w:rFonts w:ascii="Times New Roman" w:hAnsi="Times New Roman" w:cs="Times New Roman"/>
          <w:sz w:val="24"/>
          <w:szCs w:val="24"/>
        </w:rPr>
        <w:t xml:space="preserve">temperature and </w:t>
      </w:r>
      <w:r w:rsidR="00E06637">
        <w:rPr>
          <w:rFonts w:ascii="Times New Roman" w:hAnsi="Times New Roman" w:cs="Times New Roman"/>
          <w:sz w:val="24"/>
          <w:szCs w:val="24"/>
        </w:rPr>
        <w:t xml:space="preserve">daily </w:t>
      </w:r>
      <w:r w:rsidRPr="00D945E4">
        <w:rPr>
          <w:rFonts w:ascii="Times New Roman" w:hAnsi="Times New Roman" w:cs="Times New Roman"/>
          <w:sz w:val="24"/>
          <w:szCs w:val="24"/>
        </w:rPr>
        <w:t xml:space="preserve">rainfall data </w:t>
      </w:r>
      <w:r w:rsidR="00E06637">
        <w:rPr>
          <w:rFonts w:ascii="Times New Roman" w:hAnsi="Times New Roman" w:cs="Times New Roman"/>
          <w:sz w:val="24"/>
          <w:szCs w:val="24"/>
        </w:rPr>
        <w:t xml:space="preserve">from </w:t>
      </w:r>
      <w:r w:rsidRPr="00D945E4">
        <w:rPr>
          <w:rFonts w:ascii="Times New Roman" w:hAnsi="Times New Roman" w:cs="Times New Roman"/>
          <w:sz w:val="24"/>
          <w:szCs w:val="24"/>
        </w:rPr>
        <w:t>Bangladesh Meteorological Department (BMD) over the period 2000–2022</w:t>
      </w:r>
      <w:r w:rsidR="007D784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RjYmJmYjMtOGUxNC00MzhhLThmNTMtZjBmMjc1ODYwMzczIiwicHJvcGVydGllcyI6eyJub3RlSW5kZXgiOjB9LCJpc0VkaXRlZCI6ZmFsc2UsIm1hbnVhbE92ZXJyaWRlIjp7ImlzTWFudWFsbHlPdmVycmlkZGVuIjpmYWxzZSwiY2l0ZXByb2NUZXh0IjoiWzE3XS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LCJjb250YWluZXItdGl0bGUtc2hvcnQiOiIifSwiaXNUZW1wb3JhcnkiOmZhbHNlfV19"/>
          <w:id w:val="-471447299"/>
          <w:placeholder>
            <w:docPart w:val="DefaultPlaceholder_-1854013440"/>
          </w:placeholder>
        </w:sdtPr>
        <w:sdtContent>
          <w:r w:rsidR="00DE03E0" w:rsidRPr="00DE03E0">
            <w:rPr>
              <w:rFonts w:ascii="Times New Roman" w:eastAsia="Times New Roman" w:hAnsi="Times New Roman" w:cs="Times New Roman"/>
              <w:color w:val="000000"/>
              <w:sz w:val="24"/>
              <w:szCs w:val="24"/>
            </w:rPr>
            <w:t>[17]</w:t>
          </w:r>
        </w:sdtContent>
      </w:sdt>
      <w:r w:rsidR="007D7846" w:rsidRPr="007D7846">
        <w:rPr>
          <w:rFonts w:ascii="Times New Roman" w:hAnsi="Times New Roman" w:cs="Times New Roman"/>
          <w:color w:val="FF0000"/>
          <w:sz w:val="24"/>
          <w:szCs w:val="24"/>
        </w:rPr>
        <w:t>.</w:t>
      </w:r>
      <w:r w:rsidR="00FF04E6">
        <w:rPr>
          <w:rFonts w:ascii="Times New Roman" w:hAnsi="Times New Roman" w:cs="Times New Roman"/>
          <w:color w:val="FF0000"/>
          <w:sz w:val="24"/>
          <w:szCs w:val="24"/>
        </w:rPr>
        <w:t xml:space="preserve"> </w:t>
      </w:r>
      <w:r w:rsidR="007D7846" w:rsidRPr="007D7846">
        <w:rPr>
          <w:rFonts w:ascii="Times New Roman" w:hAnsi="Times New Roman" w:cs="Times New Roman"/>
          <w:color w:val="FF0000"/>
          <w:sz w:val="24"/>
          <w:szCs w:val="24"/>
        </w:rPr>
        <w:t xml:space="preserve"> </w:t>
      </w:r>
    </w:p>
    <w:p w14:paraId="153CF944" w14:textId="77777777" w:rsidR="001E740E" w:rsidRDefault="001E740E" w:rsidP="00B9352D">
      <w:pPr>
        <w:spacing w:line="360" w:lineRule="auto"/>
        <w:rPr>
          <w:rFonts w:ascii="Times New Roman" w:hAnsi="Times New Roman" w:cs="Times New Roman"/>
          <w:b/>
          <w:bCs/>
          <w:sz w:val="24"/>
          <w:szCs w:val="24"/>
        </w:rPr>
      </w:pPr>
    </w:p>
    <w:p w14:paraId="5E8AA66B" w14:textId="33566A68" w:rsidR="00DE3119" w:rsidRDefault="00DE3119" w:rsidP="007C0FA4">
      <w:pPr>
        <w:spacing w:line="360" w:lineRule="auto"/>
        <w:rPr>
          <w:rFonts w:ascii="Times New Roman" w:hAnsi="Times New Roman" w:cs="Times New Roman"/>
          <w:b/>
          <w:bCs/>
          <w:sz w:val="24"/>
          <w:szCs w:val="24"/>
        </w:rPr>
      </w:pPr>
      <w:r>
        <w:rPr>
          <w:rFonts w:ascii="Times New Roman" w:hAnsi="Times New Roman" w:cs="Times New Roman"/>
          <w:b/>
          <w:bCs/>
          <w:sz w:val="24"/>
          <w:szCs w:val="24"/>
        </w:rPr>
        <w:t>V</w:t>
      </w:r>
      <w:r w:rsidRPr="007C0FA4">
        <w:rPr>
          <w:rFonts w:ascii="Times New Roman" w:hAnsi="Times New Roman" w:cs="Times New Roman"/>
          <w:b/>
          <w:bCs/>
          <w:sz w:val="24"/>
          <w:szCs w:val="24"/>
        </w:rPr>
        <w:t>ariables</w:t>
      </w:r>
    </w:p>
    <w:p w14:paraId="43202E59" w14:textId="6F556BEC" w:rsidR="001E740E" w:rsidRDefault="00E92446" w:rsidP="00B9352D">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study, the monthly number of dengue </w:t>
      </w:r>
      <w:r w:rsidR="001E740E" w:rsidRPr="007C0FA4">
        <w:rPr>
          <w:rFonts w:ascii="Times New Roman" w:hAnsi="Times New Roman" w:cs="Times New Roman"/>
          <w:sz w:val="24"/>
          <w:szCs w:val="24"/>
        </w:rPr>
        <w:t xml:space="preserve">cases </w:t>
      </w:r>
      <w:r>
        <w:rPr>
          <w:rFonts w:ascii="Times New Roman" w:hAnsi="Times New Roman" w:cs="Times New Roman"/>
          <w:sz w:val="24"/>
          <w:szCs w:val="24"/>
        </w:rPr>
        <w:t>ar</w:t>
      </w:r>
      <w:r w:rsidR="001E740E" w:rsidRPr="007C0FA4">
        <w:rPr>
          <w:rFonts w:ascii="Times New Roman" w:hAnsi="Times New Roman" w:cs="Times New Roman"/>
          <w:sz w:val="24"/>
          <w:szCs w:val="24"/>
        </w:rPr>
        <w:t xml:space="preserve">e </w:t>
      </w:r>
      <w:r>
        <w:rPr>
          <w:rFonts w:ascii="Times New Roman" w:hAnsi="Times New Roman" w:cs="Times New Roman"/>
          <w:sz w:val="24"/>
          <w:szCs w:val="24"/>
        </w:rPr>
        <w:t xml:space="preserve">used as the main outcome variable. Two climatic variables- </w:t>
      </w:r>
      <w:r w:rsidR="001E740E" w:rsidRPr="007C0FA4">
        <w:rPr>
          <w:rFonts w:ascii="Times New Roman" w:hAnsi="Times New Roman" w:cs="Times New Roman"/>
          <w:sz w:val="24"/>
          <w:szCs w:val="24"/>
        </w:rPr>
        <w:t>temperature and rainfall</w:t>
      </w:r>
      <w:r>
        <w:rPr>
          <w:rFonts w:ascii="Times New Roman" w:hAnsi="Times New Roman" w:cs="Times New Roman"/>
          <w:sz w:val="24"/>
          <w:szCs w:val="24"/>
        </w:rPr>
        <w:t xml:space="preserve"> are used as the covariates for the regression analysis</w:t>
      </w:r>
      <w:r w:rsidR="001E740E" w:rsidRPr="007C0FA4">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In addition, two </w:t>
      </w:r>
      <w:r w:rsidR="001E740E" w:rsidRPr="007C0FA4">
        <w:rPr>
          <w:rFonts w:ascii="Times New Roman" w:hAnsi="Times New Roman" w:cs="Times New Roman"/>
          <w:sz w:val="24"/>
          <w:szCs w:val="24"/>
        </w:rPr>
        <w:t xml:space="preserve">lagged variables rainfall in </w:t>
      </w:r>
      <w:r w:rsidRPr="00E92446">
        <w:rPr>
          <w:rFonts w:ascii="Times New Roman" w:hAnsi="Times New Roman" w:cs="Times New Roman"/>
          <w:sz w:val="24"/>
          <w:szCs w:val="24"/>
        </w:rPr>
        <w:t>lag</w:t>
      </w:r>
      <w:r w:rsidR="001E740E" w:rsidRPr="007C0FA4">
        <w:rPr>
          <w:rFonts w:ascii="Times New Roman" w:hAnsi="Times New Roman" w:cs="Times New Roman"/>
          <w:sz w:val="24"/>
          <w:szCs w:val="24"/>
        </w:rPr>
        <w:t xml:space="preserve"> 1 and</w:t>
      </w:r>
      <w:r>
        <w:rPr>
          <w:rFonts w:ascii="Times New Roman" w:hAnsi="Times New Roman" w:cs="Times New Roman"/>
          <w:sz w:val="24"/>
          <w:szCs w:val="24"/>
        </w:rPr>
        <w:t xml:space="preserve"> lag</w:t>
      </w:r>
      <w:r w:rsidR="001E740E" w:rsidRPr="007C0FA4">
        <w:rPr>
          <w:rFonts w:ascii="Times New Roman" w:hAnsi="Times New Roman" w:cs="Times New Roman"/>
          <w:sz w:val="24"/>
          <w:szCs w:val="24"/>
        </w:rPr>
        <w:t xml:space="preserve"> 2</w:t>
      </w:r>
      <w:r>
        <w:rPr>
          <w:rFonts w:ascii="Times New Roman" w:hAnsi="Times New Roman" w:cs="Times New Roman"/>
          <w:sz w:val="24"/>
          <w:szCs w:val="24"/>
        </w:rPr>
        <w:t xml:space="preserve"> have also</w:t>
      </w:r>
      <w:r w:rsidR="006D5A74">
        <w:rPr>
          <w:rFonts w:ascii="Times New Roman" w:hAnsi="Times New Roman" w:cs="Times New Roman"/>
          <w:sz w:val="24"/>
          <w:szCs w:val="24"/>
        </w:rPr>
        <w:t xml:space="preserve"> </w:t>
      </w:r>
      <w:r>
        <w:rPr>
          <w:rFonts w:ascii="Times New Roman" w:hAnsi="Times New Roman" w:cs="Times New Roman"/>
          <w:sz w:val="24"/>
          <w:szCs w:val="24"/>
        </w:rPr>
        <w:t xml:space="preserve">been used as the predictors for the analysis to capture the actual impact of those </w:t>
      </w:r>
      <w:r w:rsidRPr="00E92446">
        <w:rPr>
          <w:rFonts w:ascii="Times New Roman" w:hAnsi="Times New Roman" w:cs="Times New Roman"/>
          <w:sz w:val="24"/>
          <w:szCs w:val="24"/>
        </w:rPr>
        <w:t>meteorological elements</w:t>
      </w:r>
      <w:r>
        <w:rPr>
          <w:rFonts w:ascii="Times New Roman" w:hAnsi="Times New Roman" w:cs="Times New Roman"/>
          <w:sz w:val="24"/>
          <w:szCs w:val="24"/>
        </w:rPr>
        <w:t xml:space="preserve">.   </w:t>
      </w:r>
    </w:p>
    <w:p w14:paraId="6312F0B7" w14:textId="4DAB63CB" w:rsidR="0003321E" w:rsidRDefault="0003321E" w:rsidP="007C0FA4">
      <w:pPr>
        <w:spacing w:line="360" w:lineRule="auto"/>
        <w:rPr>
          <w:rFonts w:ascii="Times New Roman" w:hAnsi="Times New Roman" w:cs="Times New Roman"/>
          <w:b/>
          <w:bCs/>
          <w:sz w:val="24"/>
          <w:szCs w:val="24"/>
        </w:rPr>
      </w:pPr>
      <w:r w:rsidRPr="001A2826">
        <w:rPr>
          <w:rFonts w:ascii="Times New Roman" w:hAnsi="Times New Roman" w:cs="Times New Roman"/>
          <w:b/>
          <w:bCs/>
          <w:sz w:val="24"/>
          <w:szCs w:val="24"/>
        </w:rPr>
        <w:t>Statistical analysis</w:t>
      </w:r>
    </w:p>
    <w:p w14:paraId="4A16A376" w14:textId="11F93747" w:rsidR="002A65D7" w:rsidRDefault="00EC1B32" w:rsidP="00B9352D">
      <w:pPr>
        <w:spacing w:after="0" w:line="360" w:lineRule="auto"/>
        <w:rPr>
          <w:rFonts w:ascii="Times New Roman" w:hAnsi="Times New Roman" w:cs="Times New Roman"/>
          <w:sz w:val="24"/>
          <w:szCs w:val="24"/>
        </w:rPr>
      </w:pPr>
      <w:r>
        <w:rPr>
          <w:rFonts w:ascii="Times New Roman" w:hAnsi="Times New Roman" w:cs="Times New Roman"/>
          <w:sz w:val="24"/>
          <w:szCs w:val="24"/>
        </w:rPr>
        <w:t>We</w:t>
      </w:r>
      <w:r w:rsidR="0003321E" w:rsidRPr="001579B8">
        <w:rPr>
          <w:rFonts w:ascii="Times New Roman" w:hAnsi="Times New Roman" w:cs="Times New Roman"/>
          <w:sz w:val="24"/>
          <w:szCs w:val="24"/>
        </w:rPr>
        <w:t xml:space="preserve"> </w:t>
      </w:r>
      <w:r w:rsidR="00FF04E6">
        <w:rPr>
          <w:rFonts w:ascii="Times New Roman" w:hAnsi="Times New Roman" w:cs="Times New Roman"/>
          <w:sz w:val="24"/>
          <w:szCs w:val="24"/>
        </w:rPr>
        <w:t xml:space="preserve">performed </w:t>
      </w:r>
      <w:r w:rsidR="00C93495">
        <w:rPr>
          <w:rFonts w:ascii="Times New Roman" w:hAnsi="Times New Roman" w:cs="Times New Roman"/>
          <w:sz w:val="24"/>
          <w:szCs w:val="24"/>
        </w:rPr>
        <w:t xml:space="preserve">the analysis </w:t>
      </w:r>
      <w:r w:rsidR="00FF04E6">
        <w:rPr>
          <w:rFonts w:ascii="Times New Roman" w:hAnsi="Times New Roman" w:cs="Times New Roman"/>
          <w:sz w:val="24"/>
          <w:szCs w:val="24"/>
        </w:rPr>
        <w:t>of the dengue</w:t>
      </w:r>
      <w:r>
        <w:rPr>
          <w:rFonts w:ascii="Times New Roman" w:hAnsi="Times New Roman" w:cs="Times New Roman"/>
          <w:sz w:val="24"/>
          <w:szCs w:val="24"/>
        </w:rPr>
        <w:t xml:space="preserve"> incidence and</w:t>
      </w:r>
      <w:r w:rsidR="00FF04E6">
        <w:rPr>
          <w:rFonts w:ascii="Times New Roman" w:hAnsi="Times New Roman" w:cs="Times New Roman"/>
          <w:sz w:val="24"/>
          <w:szCs w:val="24"/>
        </w:rPr>
        <w:t xml:space="preserve"> </w:t>
      </w:r>
      <w:r>
        <w:rPr>
          <w:rFonts w:ascii="Times New Roman" w:hAnsi="Times New Roman" w:cs="Times New Roman"/>
          <w:sz w:val="24"/>
          <w:szCs w:val="24"/>
        </w:rPr>
        <w:t xml:space="preserve">meteorological data </w:t>
      </w:r>
      <w:r w:rsidR="002E3143">
        <w:rPr>
          <w:rFonts w:ascii="Times New Roman" w:hAnsi="Times New Roman" w:cs="Times New Roman"/>
          <w:sz w:val="24"/>
          <w:szCs w:val="24"/>
        </w:rPr>
        <w:t>for the period of 2000-2022</w:t>
      </w:r>
      <w:r w:rsidR="0003321E" w:rsidRPr="001579B8">
        <w:rPr>
          <w:rFonts w:ascii="Times New Roman" w:hAnsi="Times New Roman" w:cs="Times New Roman"/>
          <w:sz w:val="24"/>
          <w:szCs w:val="24"/>
        </w:rPr>
        <w:t xml:space="preserve">. In the first stage, </w:t>
      </w:r>
      <w:r w:rsidR="0003321E">
        <w:rPr>
          <w:rFonts w:ascii="Times New Roman" w:hAnsi="Times New Roman" w:cs="Times New Roman"/>
          <w:sz w:val="24"/>
          <w:szCs w:val="24"/>
        </w:rPr>
        <w:t xml:space="preserve">descriptive </w:t>
      </w:r>
      <w:r w:rsidR="002C014C">
        <w:rPr>
          <w:rFonts w:ascii="Times New Roman" w:hAnsi="Times New Roman" w:cs="Times New Roman"/>
          <w:sz w:val="24"/>
          <w:szCs w:val="24"/>
        </w:rPr>
        <w:t xml:space="preserve">analysis </w:t>
      </w:r>
      <w:r w:rsidR="00A568E2">
        <w:rPr>
          <w:rFonts w:ascii="Times New Roman" w:hAnsi="Times New Roman" w:cs="Times New Roman"/>
          <w:sz w:val="24"/>
          <w:szCs w:val="24"/>
        </w:rPr>
        <w:t>is</w:t>
      </w:r>
      <w:r w:rsidR="002C014C">
        <w:rPr>
          <w:rFonts w:ascii="Times New Roman" w:hAnsi="Times New Roman" w:cs="Times New Roman"/>
          <w:sz w:val="24"/>
          <w:szCs w:val="24"/>
        </w:rPr>
        <w:t xml:space="preserve"> conducted </w:t>
      </w:r>
      <w:r w:rsidR="0003321E">
        <w:rPr>
          <w:rFonts w:ascii="Times New Roman" w:hAnsi="Times New Roman" w:cs="Times New Roman"/>
          <w:sz w:val="24"/>
          <w:szCs w:val="24"/>
        </w:rPr>
        <w:t xml:space="preserve">to determine </w:t>
      </w:r>
      <w:r w:rsidR="0003321E" w:rsidRPr="001A2826">
        <w:rPr>
          <w:rFonts w:ascii="Times New Roman" w:hAnsi="Times New Roman" w:cs="Times New Roman"/>
          <w:sz w:val="24"/>
          <w:szCs w:val="24"/>
        </w:rPr>
        <w:t xml:space="preserve">the characteristics of confirmed dengue cases </w:t>
      </w:r>
      <w:r w:rsidR="0003321E">
        <w:rPr>
          <w:rFonts w:ascii="Times New Roman" w:hAnsi="Times New Roman" w:cs="Times New Roman"/>
          <w:sz w:val="24"/>
          <w:szCs w:val="24"/>
        </w:rPr>
        <w:t>and deaths</w:t>
      </w:r>
      <w:r w:rsidR="002C014C">
        <w:rPr>
          <w:rFonts w:ascii="Times New Roman" w:hAnsi="Times New Roman" w:cs="Times New Roman"/>
          <w:sz w:val="24"/>
          <w:szCs w:val="24"/>
        </w:rPr>
        <w:t>,</w:t>
      </w:r>
      <w:r w:rsidR="0003321E">
        <w:rPr>
          <w:rFonts w:ascii="Times New Roman" w:hAnsi="Times New Roman" w:cs="Times New Roman"/>
          <w:sz w:val="24"/>
          <w:szCs w:val="24"/>
        </w:rPr>
        <w:t xml:space="preserve"> </w:t>
      </w:r>
      <w:r w:rsidR="00226A6F">
        <w:rPr>
          <w:rFonts w:ascii="Times New Roman" w:hAnsi="Times New Roman" w:cs="Times New Roman"/>
          <w:sz w:val="24"/>
          <w:szCs w:val="24"/>
        </w:rPr>
        <w:t xml:space="preserve">and </w:t>
      </w:r>
      <w:r w:rsidR="002C014C">
        <w:rPr>
          <w:rFonts w:ascii="Times New Roman" w:hAnsi="Times New Roman" w:cs="Times New Roman"/>
          <w:sz w:val="24"/>
          <w:szCs w:val="24"/>
        </w:rPr>
        <w:t xml:space="preserve">showed </w:t>
      </w:r>
      <w:r w:rsidR="00C50659">
        <w:rPr>
          <w:rFonts w:ascii="Times New Roman" w:hAnsi="Times New Roman" w:cs="Times New Roman"/>
          <w:sz w:val="24"/>
          <w:szCs w:val="24"/>
        </w:rPr>
        <w:t xml:space="preserve">the </w:t>
      </w:r>
      <w:r w:rsidR="00226A6F">
        <w:rPr>
          <w:rFonts w:ascii="Times New Roman" w:hAnsi="Times New Roman" w:cs="Times New Roman"/>
          <w:sz w:val="24"/>
          <w:szCs w:val="24"/>
        </w:rPr>
        <w:t xml:space="preserve">mean, </w:t>
      </w:r>
      <w:r w:rsidR="0003321E">
        <w:rPr>
          <w:rFonts w:ascii="Times New Roman" w:hAnsi="Times New Roman" w:cs="Times New Roman"/>
          <w:sz w:val="24"/>
          <w:szCs w:val="24"/>
        </w:rPr>
        <w:t>minimum, maximum and</w:t>
      </w:r>
      <w:r w:rsidR="0003321E" w:rsidRPr="001A2826">
        <w:rPr>
          <w:rFonts w:ascii="Times New Roman" w:hAnsi="Times New Roman" w:cs="Times New Roman"/>
          <w:sz w:val="24"/>
          <w:szCs w:val="24"/>
        </w:rPr>
        <w:t> standard deviation</w:t>
      </w:r>
      <w:r w:rsidR="0003321E">
        <w:rPr>
          <w:rFonts w:ascii="Times New Roman" w:hAnsi="Times New Roman" w:cs="Times New Roman"/>
          <w:sz w:val="24"/>
          <w:szCs w:val="24"/>
        </w:rPr>
        <w:t xml:space="preserve"> in each year </w:t>
      </w:r>
      <w:r w:rsidR="005E40EF">
        <w:rPr>
          <w:rFonts w:ascii="Times New Roman" w:hAnsi="Times New Roman" w:cs="Times New Roman"/>
          <w:sz w:val="24"/>
          <w:szCs w:val="24"/>
        </w:rPr>
        <w:t>and</w:t>
      </w:r>
      <w:r w:rsidR="0003321E">
        <w:rPr>
          <w:rFonts w:ascii="Times New Roman" w:hAnsi="Times New Roman" w:cs="Times New Roman"/>
          <w:sz w:val="24"/>
          <w:szCs w:val="24"/>
        </w:rPr>
        <w:t xml:space="preserve"> in each month</w:t>
      </w:r>
      <w:r w:rsidR="008461D0">
        <w:rPr>
          <w:rFonts w:ascii="Times New Roman" w:hAnsi="Times New Roman" w:cs="Times New Roman"/>
          <w:sz w:val="24"/>
          <w:szCs w:val="24"/>
        </w:rPr>
        <w:t xml:space="preserve"> for the entire period</w:t>
      </w:r>
      <w:r w:rsidR="0003321E" w:rsidRPr="001579B8">
        <w:rPr>
          <w:rFonts w:ascii="Times New Roman" w:hAnsi="Times New Roman" w:cs="Times New Roman"/>
          <w:sz w:val="24"/>
          <w:szCs w:val="24"/>
        </w:rPr>
        <w:t>.</w:t>
      </w:r>
      <w:r w:rsidR="0003321E">
        <w:rPr>
          <w:rFonts w:ascii="Times New Roman" w:hAnsi="Times New Roman" w:cs="Times New Roman"/>
          <w:sz w:val="24"/>
          <w:szCs w:val="24"/>
        </w:rPr>
        <w:t xml:space="preserve"> </w:t>
      </w:r>
      <w:r w:rsidR="002C014C">
        <w:rPr>
          <w:rFonts w:ascii="Times New Roman" w:hAnsi="Times New Roman" w:cs="Times New Roman"/>
          <w:sz w:val="24"/>
          <w:szCs w:val="24"/>
        </w:rPr>
        <w:t>Then</w:t>
      </w:r>
      <w:r w:rsidR="0003321E">
        <w:rPr>
          <w:rFonts w:ascii="Times New Roman" w:hAnsi="Times New Roman" w:cs="Times New Roman"/>
          <w:sz w:val="24"/>
          <w:szCs w:val="24"/>
        </w:rPr>
        <w:t xml:space="preserve"> </w:t>
      </w:r>
      <w:r w:rsidR="000B3A5C">
        <w:rPr>
          <w:rFonts w:ascii="Times New Roman" w:hAnsi="Times New Roman" w:cs="Times New Roman"/>
          <w:sz w:val="24"/>
          <w:szCs w:val="24"/>
        </w:rPr>
        <w:t xml:space="preserve">we </w:t>
      </w:r>
      <w:r w:rsidR="00AE7C05">
        <w:rPr>
          <w:rFonts w:ascii="Times New Roman" w:hAnsi="Times New Roman" w:cs="Times New Roman"/>
          <w:sz w:val="24"/>
          <w:szCs w:val="24"/>
        </w:rPr>
        <w:t>have performed</w:t>
      </w:r>
      <w:r w:rsidR="000B3A5C">
        <w:rPr>
          <w:rFonts w:ascii="Times New Roman" w:hAnsi="Times New Roman" w:cs="Times New Roman"/>
          <w:sz w:val="24"/>
          <w:szCs w:val="24"/>
        </w:rPr>
        <w:t xml:space="preserve"> </w:t>
      </w:r>
      <w:r w:rsidR="0003321E">
        <w:rPr>
          <w:rFonts w:ascii="Times New Roman" w:hAnsi="Times New Roman" w:cs="Times New Roman"/>
          <w:sz w:val="24"/>
          <w:szCs w:val="24"/>
        </w:rPr>
        <w:t>a c</w:t>
      </w:r>
      <w:r w:rsidR="0003321E" w:rsidRPr="00D945E4">
        <w:rPr>
          <w:rFonts w:ascii="Times New Roman" w:hAnsi="Times New Roman" w:cs="Times New Roman"/>
          <w:sz w:val="24"/>
          <w:szCs w:val="24"/>
        </w:rPr>
        <w:t xml:space="preserve">omparison </w:t>
      </w:r>
      <w:r w:rsidR="000B3A5C">
        <w:rPr>
          <w:rFonts w:ascii="Times New Roman" w:hAnsi="Times New Roman" w:cs="Times New Roman"/>
          <w:sz w:val="24"/>
          <w:szCs w:val="24"/>
        </w:rPr>
        <w:t xml:space="preserve">of </w:t>
      </w:r>
      <w:r w:rsidR="0003321E" w:rsidRPr="00D945E4">
        <w:rPr>
          <w:rFonts w:ascii="Times New Roman" w:hAnsi="Times New Roman" w:cs="Times New Roman"/>
          <w:sz w:val="24"/>
          <w:szCs w:val="24"/>
        </w:rPr>
        <w:t>dengue cases, deaths, and weather parameters in two decades</w:t>
      </w:r>
      <w:r w:rsidR="0003321E">
        <w:rPr>
          <w:rFonts w:ascii="Times New Roman" w:hAnsi="Times New Roman" w:cs="Times New Roman"/>
          <w:sz w:val="24"/>
          <w:szCs w:val="24"/>
        </w:rPr>
        <w:t xml:space="preserve"> </w:t>
      </w:r>
      <w:r w:rsidR="00F95DC4">
        <w:rPr>
          <w:rFonts w:ascii="Times New Roman" w:hAnsi="Times New Roman" w:cs="Times New Roman"/>
          <w:sz w:val="24"/>
          <w:szCs w:val="24"/>
        </w:rPr>
        <w:t xml:space="preserve">(2000-2010 and 2011-2022) </w:t>
      </w:r>
      <w:r w:rsidR="0003321E">
        <w:rPr>
          <w:rFonts w:ascii="Times New Roman" w:hAnsi="Times New Roman" w:cs="Times New Roman"/>
          <w:sz w:val="24"/>
          <w:szCs w:val="24"/>
        </w:rPr>
        <w:t xml:space="preserve">using </w:t>
      </w:r>
      <w:r w:rsidR="0003321E" w:rsidRPr="00D945E4">
        <w:rPr>
          <w:rFonts w:ascii="Times New Roman" w:hAnsi="Times New Roman" w:cs="Times New Roman"/>
          <w:sz w:val="24"/>
          <w:szCs w:val="24"/>
        </w:rPr>
        <w:t>paired sample t-test</w:t>
      </w:r>
      <w:r w:rsidR="0003321E">
        <w:rPr>
          <w:rFonts w:ascii="Times New Roman" w:hAnsi="Times New Roman" w:cs="Times New Roman"/>
          <w:sz w:val="24"/>
          <w:szCs w:val="24"/>
        </w:rPr>
        <w:t xml:space="preserve">. In </w:t>
      </w:r>
      <w:r w:rsidR="00EF0F64">
        <w:rPr>
          <w:rFonts w:ascii="Times New Roman" w:hAnsi="Times New Roman" w:cs="Times New Roman"/>
          <w:sz w:val="24"/>
          <w:szCs w:val="24"/>
        </w:rPr>
        <w:t xml:space="preserve">the </w:t>
      </w:r>
      <w:r w:rsidR="0003321E">
        <w:rPr>
          <w:rFonts w:ascii="Times New Roman" w:hAnsi="Times New Roman" w:cs="Times New Roman"/>
          <w:sz w:val="24"/>
          <w:szCs w:val="24"/>
        </w:rPr>
        <w:t>third stage,</w:t>
      </w:r>
      <w:r w:rsidR="0003321E" w:rsidRPr="002E1774">
        <w:rPr>
          <w:rFonts w:ascii="Times New Roman" w:hAnsi="Times New Roman" w:cs="Times New Roman"/>
          <w:sz w:val="24"/>
          <w:szCs w:val="24"/>
        </w:rPr>
        <w:t xml:space="preserve"> </w:t>
      </w:r>
      <w:r w:rsidR="0003321E" w:rsidRPr="00230F74">
        <w:rPr>
          <w:rFonts w:ascii="Times New Roman" w:hAnsi="Times New Roman" w:cs="Times New Roman"/>
          <w:sz w:val="24"/>
          <w:szCs w:val="24"/>
        </w:rPr>
        <w:t>w</w:t>
      </w:r>
      <w:r w:rsidR="0003321E">
        <w:rPr>
          <w:rFonts w:ascii="Times New Roman" w:hAnsi="Times New Roman" w:cs="Times New Roman"/>
          <w:sz w:val="24"/>
          <w:szCs w:val="24"/>
        </w:rPr>
        <w:t>e</w:t>
      </w:r>
      <w:r w:rsidR="0044323F">
        <w:rPr>
          <w:rFonts w:ascii="Times New Roman" w:hAnsi="Times New Roman" w:cs="Times New Roman"/>
          <w:sz w:val="24"/>
          <w:szCs w:val="24"/>
        </w:rPr>
        <w:t xml:space="preserve"> have</w:t>
      </w:r>
      <w:r w:rsidR="0003321E" w:rsidRPr="00230F74">
        <w:rPr>
          <w:rFonts w:ascii="Times New Roman" w:hAnsi="Times New Roman" w:cs="Times New Roman"/>
          <w:sz w:val="24"/>
          <w:szCs w:val="24"/>
        </w:rPr>
        <w:t xml:space="preserve"> calculate</w:t>
      </w:r>
      <w:r w:rsidR="0044323F">
        <w:rPr>
          <w:rFonts w:ascii="Times New Roman" w:hAnsi="Times New Roman" w:cs="Times New Roman"/>
          <w:sz w:val="24"/>
          <w:szCs w:val="24"/>
        </w:rPr>
        <w:t>d</w:t>
      </w:r>
      <w:r w:rsidR="0003321E" w:rsidRPr="00230F74">
        <w:rPr>
          <w:rFonts w:ascii="Times New Roman" w:hAnsi="Times New Roman" w:cs="Times New Roman"/>
          <w:sz w:val="24"/>
          <w:szCs w:val="24"/>
        </w:rPr>
        <w:t xml:space="preserve"> the monthly </w:t>
      </w:r>
      <w:r w:rsidR="00C50659" w:rsidRPr="00230F74">
        <w:rPr>
          <w:rFonts w:ascii="Times New Roman" w:hAnsi="Times New Roman" w:cs="Times New Roman"/>
          <w:sz w:val="24"/>
          <w:szCs w:val="24"/>
        </w:rPr>
        <w:t>growth factor</w:t>
      </w:r>
      <w:r w:rsidR="0003321E" w:rsidRPr="00230F74">
        <w:rPr>
          <w:rFonts w:ascii="Times New Roman" w:hAnsi="Times New Roman" w:cs="Times New Roman"/>
          <w:sz w:val="24"/>
          <w:szCs w:val="24"/>
        </w:rPr>
        <w:t xml:space="preserve"> (GF) of dengue cases</w:t>
      </w:r>
      <w:r w:rsidR="0003321E">
        <w:rPr>
          <w:rFonts w:ascii="Times New Roman" w:hAnsi="Times New Roman" w:cs="Times New Roman"/>
          <w:sz w:val="24"/>
          <w:szCs w:val="24"/>
        </w:rPr>
        <w:t xml:space="preserve"> </w:t>
      </w:r>
      <w:r w:rsidR="0003321E" w:rsidRPr="00230F74">
        <w:rPr>
          <w:rFonts w:ascii="Times New Roman" w:hAnsi="Times New Roman" w:cs="Times New Roman"/>
          <w:sz w:val="24"/>
          <w:szCs w:val="24"/>
        </w:rPr>
        <w:t xml:space="preserve">dividing the number of dengue cases </w:t>
      </w:r>
      <w:r w:rsidR="002A65D7">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in a given </w:t>
      </w:r>
      <w:r w:rsidR="002A65D7">
        <w:rPr>
          <w:rFonts w:ascii="Times New Roman" w:hAnsi="Times New Roman" w:cs="Times New Roman"/>
          <w:sz w:val="24"/>
          <w:szCs w:val="24"/>
        </w:rPr>
        <w:t>month</w:t>
      </w:r>
      <w:r w:rsidR="0003321E" w:rsidRPr="00230F74">
        <w:rPr>
          <w:rFonts w:ascii="Times New Roman" w:hAnsi="Times New Roman" w:cs="Times New Roman"/>
          <w:sz w:val="24"/>
          <w:szCs w:val="24"/>
        </w:rPr>
        <w:t xml:space="preserve"> by the number of dengue cases </w:t>
      </w:r>
      <w:r w:rsidR="0003321E">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in the previous </w:t>
      </w:r>
      <w:r w:rsidR="003D5685" w:rsidRPr="00230F74">
        <w:rPr>
          <w:rFonts w:ascii="Times New Roman" w:hAnsi="Times New Roman" w:cs="Times New Roman"/>
          <w:sz w:val="24"/>
          <w:szCs w:val="24"/>
        </w:rPr>
        <w:t>month and</w:t>
      </w:r>
      <w:r w:rsidR="0003321E" w:rsidRPr="00230F74">
        <w:rPr>
          <w:rFonts w:ascii="Times New Roman" w:hAnsi="Times New Roman" w:cs="Times New Roman"/>
          <w:sz w:val="24"/>
          <w:szCs w:val="24"/>
        </w:rPr>
        <w:t xml:space="preserve"> repeating this process for each month from 200</w:t>
      </w:r>
      <w:r w:rsidR="0003321E">
        <w:rPr>
          <w:rFonts w:ascii="Times New Roman" w:hAnsi="Times New Roman" w:cs="Times New Roman"/>
          <w:sz w:val="24"/>
          <w:szCs w:val="24"/>
        </w:rPr>
        <w:t>0</w:t>
      </w:r>
      <w:r w:rsidR="0003321E" w:rsidRPr="00230F74">
        <w:rPr>
          <w:rFonts w:ascii="Times New Roman" w:hAnsi="Times New Roman" w:cs="Times New Roman"/>
          <w:sz w:val="24"/>
          <w:szCs w:val="24"/>
        </w:rPr>
        <w:t xml:space="preserve"> to 20</w:t>
      </w:r>
      <w:r w:rsidR="0003321E">
        <w:rPr>
          <w:rFonts w:ascii="Times New Roman" w:hAnsi="Times New Roman" w:cs="Times New Roman"/>
          <w:sz w:val="24"/>
          <w:szCs w:val="24"/>
        </w:rPr>
        <w:t>22</w:t>
      </w:r>
      <w:r w:rsidR="00A9543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I0NzhkMmUtMGYwNC00YzM5LWEwN2MtMmE4NzdmOGViNWFhIiwicHJvcGVydGllcyI6eyJub3RlSW5kZXgiOjB9LCJpc0VkaXRlZCI6ZmFsc2UsIm1hbnVhbE92ZXJyaWRlIjp7ImlzTWFudWFsbHlPdmVycmlkZGVuIjpmYWxzZSwiY2l0ZXByb2NUZXh0IjoiWzE4XSIsIm1hbnVhbE92ZXJyaWRlVGV4dCI6IiJ9LCJjaXRhdGlvbkl0ZW1zIjpbeyJpZCI6IjNkZTZhYmQ1LTVlNDgtMzZlYS05ZmM5LWNlMzVlN2I2ZmM0MiIsIml0ZW1EYXRhIjp7InR5cGUiOiJhcnRpY2xlLWpvdXJuYWwiLCJpZCI6IjNkZTZhYmQ1LTVlNDgtMzZlYS05ZmM5LWNlMzVlN2I2ZmM0Mi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IE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"/>
          <w:id w:val="1664360608"/>
          <w:placeholder>
            <w:docPart w:val="DefaultPlaceholder_-1854013440"/>
          </w:placeholder>
        </w:sdtPr>
        <w:sdtContent>
          <w:r w:rsidR="00DE03E0" w:rsidRPr="00DE03E0">
            <w:rPr>
              <w:rFonts w:ascii="Times New Roman" w:hAnsi="Times New Roman" w:cs="Times New Roman"/>
              <w:color w:val="000000"/>
              <w:sz w:val="24"/>
              <w:szCs w:val="24"/>
            </w:rPr>
            <w:t>[18]</w:t>
          </w:r>
        </w:sdtContent>
      </w:sdt>
      <w:r w:rsidR="00A95435">
        <w:rPr>
          <w:rFonts w:ascii="Times New Roman" w:hAnsi="Times New Roman" w:cs="Times New Roman"/>
          <w:sz w:val="24"/>
          <w:szCs w:val="24"/>
        </w:rPr>
        <w:t xml:space="preserve">. </w:t>
      </w:r>
      <w:r w:rsidR="0003321E" w:rsidRPr="00230F74">
        <w:rPr>
          <w:rFonts w:ascii="Times New Roman" w:hAnsi="Times New Roman" w:cs="Times New Roman"/>
          <w:sz w:val="24"/>
          <w:szCs w:val="24"/>
        </w:rPr>
        <w:t>T</w:t>
      </w:r>
      <w:r w:rsidR="0044323F">
        <w:rPr>
          <w:rFonts w:ascii="Times New Roman" w:hAnsi="Times New Roman" w:cs="Times New Roman"/>
          <w:sz w:val="24"/>
          <w:szCs w:val="24"/>
        </w:rPr>
        <w:t>herefore, the formula for the growth factor can be given by</w:t>
      </w:r>
    </w:p>
    <w:p w14:paraId="2A903191" w14:textId="77777777" w:rsidR="0044323F" w:rsidRDefault="0044323F" w:rsidP="00B9352D">
      <w:pPr>
        <w:spacing w:after="0" w:line="360" w:lineRule="auto"/>
        <w:rPr>
          <w:rFonts w:ascii="Times New Roman" w:eastAsiaTheme="minorEastAsia" w:hAnsi="Times New Roman" w:cs="Times New Roman"/>
          <w:sz w:val="24"/>
          <w:szCs w:val="24"/>
        </w:rPr>
      </w:pPr>
    </w:p>
    <w:p w14:paraId="2BED4F8E" w14:textId="21BDA535" w:rsidR="0044323F" w:rsidRPr="007C0FA4" w:rsidRDefault="0044323F" w:rsidP="007C0FA4">
      <w:pPr>
        <w:spacing w:line="360"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4D15D3BD" w14:textId="77777777" w:rsidR="00E95E9C" w:rsidRDefault="00E95E9C" w:rsidP="00B9352D">
      <w:pPr>
        <w:spacing w:after="0" w:line="360" w:lineRule="auto"/>
        <w:rPr>
          <w:rFonts w:ascii="Times New Roman" w:eastAsiaTheme="minorEastAsia" w:hAnsi="Times New Roman" w:cs="Times New Roman"/>
          <w:sz w:val="24"/>
          <w:szCs w:val="24"/>
        </w:rPr>
      </w:pPr>
    </w:p>
    <w:p w14:paraId="7487DC3D" w14:textId="07C08F82" w:rsidR="0072593E" w:rsidRPr="008713DA" w:rsidRDefault="0003321E" w:rsidP="00B9352D">
      <w:pPr>
        <w:spacing w:after="0" w:line="360" w:lineRule="auto"/>
        <w:rPr>
          <w:rFonts w:ascii="Times New Roman" w:hAnsi="Times New Roman" w:cs="Times New Roman"/>
          <w:sz w:val="24"/>
          <w:szCs w:val="24"/>
        </w:rPr>
      </w:pPr>
      <w:r w:rsidRPr="008713DA">
        <w:rPr>
          <w:rFonts w:ascii="Times New Roman" w:hAnsi="Times New Roman" w:cs="Times New Roman"/>
          <w:sz w:val="24"/>
          <w:szCs w:val="24"/>
        </w:rPr>
        <w:t>where</w:t>
      </w:r>
      <w:r w:rsidR="0044323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oMath>
      <w:r w:rsidRPr="008713DA">
        <w:rPr>
          <w:rFonts w:ascii="Times New Roman" w:hAnsi="Times New Roman" w:cs="Times New Roman"/>
          <w:sz w:val="24"/>
          <w:szCs w:val="24"/>
        </w:rPr>
        <w:t xml:space="preserve"> indicates the number of dengue cases </w:t>
      </w:r>
      <w:r w:rsidR="0044323F">
        <w:rPr>
          <w:rFonts w:ascii="Times New Roman" w:hAnsi="Times New Roman" w:cs="Times New Roman"/>
          <w:sz w:val="24"/>
          <w:szCs w:val="24"/>
        </w:rPr>
        <w:t xml:space="preserve">in </w:t>
      </w:r>
      <m:oMath>
        <m:r>
          <w:rPr>
            <w:rFonts w:ascii="Cambria Math" w:hAnsi="Cambria Math" w:cs="Times New Roman"/>
            <w:sz w:val="24"/>
            <w:szCs w:val="24"/>
          </w:rPr>
          <m:t>t</m:t>
        </m:r>
      </m:oMath>
      <w:r w:rsidR="0044323F">
        <w:rPr>
          <w:rFonts w:ascii="Times New Roman" w:eastAsiaTheme="minorEastAsia" w:hAnsi="Times New Roman" w:cs="Times New Roman"/>
          <w:sz w:val="24"/>
          <w:szCs w:val="24"/>
        </w:rPr>
        <w:t xml:space="preserve">th </w:t>
      </w:r>
      <w:r w:rsidRPr="008713DA">
        <w:rPr>
          <w:rFonts w:ascii="Times New Roman" w:hAnsi="Times New Roman" w:cs="Times New Roman"/>
          <w:sz w:val="24"/>
          <w:szCs w:val="24"/>
        </w:rPr>
        <w:t xml:space="preserve">month. </w:t>
      </w:r>
      <w:r w:rsidR="00961BAD">
        <w:rPr>
          <w:rFonts w:ascii="Times New Roman" w:hAnsi="Times New Roman" w:cs="Times New Roman"/>
          <w:sz w:val="24"/>
          <w:szCs w:val="24"/>
        </w:rPr>
        <w:t xml:space="preserve">To </w:t>
      </w:r>
      <w:r w:rsidR="00961BAD" w:rsidRPr="00961BAD">
        <w:rPr>
          <w:rFonts w:ascii="Times New Roman" w:hAnsi="Times New Roman" w:cs="Times New Roman"/>
          <w:sz w:val="24"/>
          <w:szCs w:val="24"/>
        </w:rPr>
        <w:t>avoid the occurrence of zeros in some months</w:t>
      </w:r>
      <w:r w:rsidR="00961BAD">
        <w:rPr>
          <w:rFonts w:ascii="Times New Roman" w:hAnsi="Times New Roman" w:cs="Times New Roman"/>
          <w:sz w:val="24"/>
          <w:szCs w:val="24"/>
        </w:rPr>
        <w:t>,</w:t>
      </w:r>
      <w:r w:rsidR="00961BAD" w:rsidRPr="00961BAD">
        <w:rPr>
          <w:rFonts w:ascii="Times New Roman" w:hAnsi="Times New Roman" w:cs="Times New Roman"/>
          <w:sz w:val="24"/>
          <w:szCs w:val="24"/>
        </w:rPr>
        <w:t xml:space="preserve"> </w:t>
      </w:r>
      <w:r w:rsidRPr="008713DA">
        <w:rPr>
          <w:rFonts w:ascii="Times New Roman" w:hAnsi="Times New Roman" w:cs="Times New Roman"/>
          <w:sz w:val="24"/>
          <w:szCs w:val="24"/>
        </w:rPr>
        <w:t xml:space="preserve">we added 1 to the total number of cases for </w:t>
      </w:r>
      <w:r w:rsidR="00A17507">
        <w:rPr>
          <w:rFonts w:ascii="Times New Roman" w:hAnsi="Times New Roman" w:cs="Times New Roman"/>
          <w:sz w:val="24"/>
          <w:szCs w:val="24"/>
        </w:rPr>
        <w:t>each</w:t>
      </w:r>
      <w:r w:rsidRPr="008713DA">
        <w:rPr>
          <w:rFonts w:ascii="Times New Roman" w:hAnsi="Times New Roman" w:cs="Times New Roman"/>
          <w:sz w:val="24"/>
          <w:szCs w:val="24"/>
        </w:rPr>
        <w:t xml:space="preserve"> month.</w:t>
      </w:r>
      <w:r w:rsidR="00961BAD">
        <w:rPr>
          <w:rFonts w:ascii="Times New Roman" w:hAnsi="Times New Roman" w:cs="Times New Roman"/>
          <w:sz w:val="24"/>
          <w:szCs w:val="24"/>
        </w:rPr>
        <w:t xml:space="preserve"> This allows us t</w:t>
      </w:r>
      <w:r w:rsidR="00961BAD" w:rsidRPr="00961BAD">
        <w:rPr>
          <w:rFonts w:ascii="Times New Roman" w:hAnsi="Times New Roman" w:cs="Times New Roman"/>
          <w:sz w:val="24"/>
          <w:szCs w:val="24"/>
        </w:rPr>
        <w:t xml:space="preserve">o obtain a real-valued measurement of the GF </w:t>
      </w:r>
      <w:r w:rsidR="00961BAD">
        <w:rPr>
          <w:rFonts w:ascii="Times New Roman" w:hAnsi="Times New Roman" w:cs="Times New Roman"/>
          <w:sz w:val="24"/>
          <w:szCs w:val="24"/>
        </w:rPr>
        <w:t>for</w:t>
      </w:r>
      <w:r w:rsidR="00961BAD" w:rsidRPr="00961BAD">
        <w:rPr>
          <w:rFonts w:ascii="Times New Roman" w:hAnsi="Times New Roman" w:cs="Times New Roman"/>
          <w:sz w:val="24"/>
          <w:szCs w:val="24"/>
        </w:rPr>
        <w:t xml:space="preserve"> the above equation</w:t>
      </w:r>
      <w:r w:rsidR="00961BAD">
        <w:rPr>
          <w:rFonts w:ascii="Times New Roman" w:hAnsi="Times New Roman" w:cs="Times New Roman"/>
          <w:sz w:val="24"/>
          <w:szCs w:val="24"/>
        </w:rPr>
        <w:t>.</w:t>
      </w:r>
      <w:r w:rsidRPr="008713DA">
        <w:rPr>
          <w:rFonts w:ascii="Times New Roman" w:hAnsi="Times New Roman" w:cs="Times New Roman"/>
          <w:sz w:val="24"/>
          <w:szCs w:val="24"/>
        </w:rPr>
        <w:t xml:space="preserve"> The distribution</w:t>
      </w:r>
      <w:r w:rsidR="00024A26">
        <w:rPr>
          <w:rFonts w:ascii="Times New Roman" w:hAnsi="Times New Roman" w:cs="Times New Roman"/>
          <w:sz w:val="24"/>
          <w:szCs w:val="24"/>
        </w:rPr>
        <w:t xml:space="preserve"> of GF</w:t>
      </w:r>
      <w:r w:rsidRPr="008713DA">
        <w:rPr>
          <w:rFonts w:ascii="Times New Roman" w:hAnsi="Times New Roman" w:cs="Times New Roman"/>
          <w:sz w:val="24"/>
          <w:szCs w:val="24"/>
        </w:rPr>
        <w:t xml:space="preserve"> </w:t>
      </w:r>
      <w:r w:rsidR="00024A26">
        <w:rPr>
          <w:rFonts w:ascii="Times New Roman" w:hAnsi="Times New Roman" w:cs="Times New Roman"/>
          <w:sz w:val="24"/>
          <w:szCs w:val="24"/>
        </w:rPr>
        <w:t>i</w:t>
      </w:r>
      <w:r w:rsidRPr="008713DA">
        <w:rPr>
          <w:rFonts w:ascii="Times New Roman" w:hAnsi="Times New Roman" w:cs="Times New Roman"/>
          <w:sz w:val="24"/>
          <w:szCs w:val="24"/>
        </w:rPr>
        <w:t>s skewed</w:t>
      </w:r>
      <w:r w:rsidR="00024A26">
        <w:rPr>
          <w:rFonts w:ascii="Times New Roman" w:hAnsi="Times New Roman" w:cs="Times New Roman"/>
          <w:sz w:val="24"/>
          <w:szCs w:val="24"/>
        </w:rPr>
        <w:t>, therefore</w:t>
      </w:r>
      <w:r w:rsidRPr="008713DA">
        <w:rPr>
          <w:rFonts w:ascii="Times New Roman" w:hAnsi="Times New Roman" w:cs="Times New Roman"/>
          <w:sz w:val="24"/>
          <w:szCs w:val="24"/>
        </w:rPr>
        <w:t xml:space="preserve">, </w:t>
      </w:r>
      <w:r w:rsidR="00024A26">
        <w:rPr>
          <w:rFonts w:ascii="Times New Roman" w:hAnsi="Times New Roman" w:cs="Times New Roman"/>
          <w:sz w:val="24"/>
          <w:szCs w:val="24"/>
        </w:rPr>
        <w:t>we</w:t>
      </w:r>
      <w:r w:rsidR="00024A26" w:rsidRPr="008713DA">
        <w:rPr>
          <w:rFonts w:ascii="Times New Roman" w:hAnsi="Times New Roman" w:cs="Times New Roman"/>
          <w:sz w:val="24"/>
          <w:szCs w:val="24"/>
        </w:rPr>
        <w:t xml:space="preserve"> </w:t>
      </w:r>
      <w:r w:rsidR="00024A26">
        <w:rPr>
          <w:rFonts w:ascii="Times New Roman" w:hAnsi="Times New Roman" w:cs="Times New Roman"/>
          <w:sz w:val="24"/>
          <w:szCs w:val="24"/>
        </w:rPr>
        <w:t xml:space="preserve">have used </w:t>
      </w:r>
      <w:r w:rsidRPr="008713DA">
        <w:rPr>
          <w:rFonts w:ascii="Times New Roman" w:hAnsi="Times New Roman" w:cs="Times New Roman"/>
          <w:sz w:val="24"/>
          <w:szCs w:val="24"/>
        </w:rPr>
        <w:t xml:space="preserve">first </w:t>
      </w:r>
      <w:r w:rsidR="00024A26">
        <w:rPr>
          <w:rFonts w:ascii="Times New Roman" w:hAnsi="Times New Roman" w:cs="Times New Roman"/>
          <w:sz w:val="24"/>
          <w:szCs w:val="24"/>
        </w:rPr>
        <w:t xml:space="preserve">natural </w:t>
      </w:r>
      <w:r w:rsidRPr="008713DA">
        <w:rPr>
          <w:rFonts w:ascii="Times New Roman" w:hAnsi="Times New Roman" w:cs="Times New Roman"/>
          <w:sz w:val="24"/>
          <w:szCs w:val="24"/>
        </w:rPr>
        <w:t>log-transform</w:t>
      </w:r>
      <w:r w:rsidR="00024A26">
        <w:rPr>
          <w:rFonts w:ascii="Times New Roman" w:hAnsi="Times New Roman" w:cs="Times New Roman"/>
          <w:sz w:val="24"/>
          <w:szCs w:val="24"/>
        </w:rPr>
        <w:t>ation</w:t>
      </w:r>
      <w:r w:rsidRPr="008713DA">
        <w:rPr>
          <w:rFonts w:ascii="Times New Roman" w:hAnsi="Times New Roman" w:cs="Times New Roman"/>
          <w:sz w:val="24"/>
          <w:szCs w:val="24"/>
        </w:rPr>
        <w:t xml:space="preserve"> before </w:t>
      </w:r>
      <w:r w:rsidR="00024A26">
        <w:rPr>
          <w:rFonts w:ascii="Times New Roman" w:hAnsi="Times New Roman" w:cs="Times New Roman"/>
          <w:sz w:val="24"/>
          <w:szCs w:val="24"/>
        </w:rPr>
        <w:t>the data</w:t>
      </w:r>
      <w:r w:rsidR="00A17507">
        <w:rPr>
          <w:rFonts w:ascii="Times New Roman" w:hAnsi="Times New Roman" w:cs="Times New Roman"/>
          <w:sz w:val="24"/>
          <w:szCs w:val="24"/>
        </w:rPr>
        <w:t xml:space="preserve"> being </w:t>
      </w:r>
      <w:r w:rsidRPr="008713DA">
        <w:rPr>
          <w:rFonts w:ascii="Times New Roman" w:hAnsi="Times New Roman" w:cs="Times New Roman"/>
          <w:sz w:val="24"/>
          <w:szCs w:val="24"/>
        </w:rPr>
        <w:t>further examined.</w:t>
      </w:r>
      <w:r w:rsidR="00851886" w:rsidRPr="008713DA">
        <w:rPr>
          <w:rFonts w:ascii="Times New Roman" w:hAnsi="Times New Roman" w:cs="Times New Roman"/>
          <w:sz w:val="24"/>
          <w:szCs w:val="24"/>
        </w:rPr>
        <w:t xml:space="preserve"> </w:t>
      </w:r>
      <w:r w:rsidR="009924CD">
        <w:rPr>
          <w:rFonts w:ascii="Times New Roman" w:hAnsi="Times New Roman" w:cs="Times New Roman"/>
          <w:sz w:val="24"/>
          <w:szCs w:val="24"/>
        </w:rPr>
        <w:t xml:space="preserve">However, </w:t>
      </w:r>
      <w:r w:rsidR="0090185C" w:rsidRPr="008713DA">
        <w:rPr>
          <w:rFonts w:ascii="Times New Roman" w:hAnsi="Times New Roman" w:cs="Times New Roman"/>
          <w:sz w:val="24"/>
          <w:szCs w:val="24"/>
        </w:rPr>
        <w:t xml:space="preserve">we </w:t>
      </w:r>
      <w:r w:rsidR="00024A26">
        <w:rPr>
          <w:rFonts w:ascii="Times New Roman" w:hAnsi="Times New Roman" w:cs="Times New Roman"/>
          <w:sz w:val="24"/>
          <w:szCs w:val="24"/>
        </w:rPr>
        <w:t xml:space="preserve">have </w:t>
      </w:r>
      <w:r w:rsidR="009924CD">
        <w:rPr>
          <w:rFonts w:ascii="Times New Roman" w:hAnsi="Times New Roman" w:cs="Times New Roman"/>
          <w:sz w:val="24"/>
          <w:szCs w:val="24"/>
        </w:rPr>
        <w:t xml:space="preserve">also </w:t>
      </w:r>
      <w:r w:rsidR="00024A26">
        <w:rPr>
          <w:rFonts w:ascii="Times New Roman" w:hAnsi="Times New Roman" w:cs="Times New Roman"/>
          <w:sz w:val="24"/>
          <w:szCs w:val="24"/>
        </w:rPr>
        <w:t xml:space="preserve">performed a reverse </w:t>
      </w:r>
      <w:r w:rsidR="008713DA" w:rsidRPr="008713DA">
        <w:rPr>
          <w:rFonts w:ascii="Times New Roman" w:hAnsi="Times New Roman" w:cs="Times New Roman"/>
          <w:color w:val="2E2E2E"/>
          <w:sz w:val="24"/>
          <w:szCs w:val="24"/>
        </w:rPr>
        <w:t>transform</w:t>
      </w:r>
      <w:r w:rsidR="00024A26">
        <w:rPr>
          <w:rFonts w:ascii="Times New Roman" w:hAnsi="Times New Roman" w:cs="Times New Roman"/>
          <w:color w:val="2E2E2E"/>
          <w:sz w:val="24"/>
          <w:szCs w:val="24"/>
        </w:rPr>
        <w:t xml:space="preserve">ation of </w:t>
      </w:r>
      <w:r w:rsidR="0090185C" w:rsidRPr="008713DA">
        <w:rPr>
          <w:rFonts w:ascii="Times New Roman" w:hAnsi="Times New Roman" w:cs="Times New Roman"/>
          <w:color w:val="2E2E2E"/>
          <w:sz w:val="24"/>
          <w:szCs w:val="24"/>
        </w:rPr>
        <w:t>the log (GF) value</w:t>
      </w:r>
      <w:r w:rsidR="009924CD">
        <w:rPr>
          <w:rFonts w:ascii="Times New Roman" w:hAnsi="Times New Roman" w:cs="Times New Roman"/>
          <w:color w:val="2E2E2E"/>
          <w:sz w:val="24"/>
          <w:szCs w:val="24"/>
        </w:rPr>
        <w:t>s</w:t>
      </w:r>
      <w:r w:rsidR="0090185C" w:rsidRPr="008713DA">
        <w:rPr>
          <w:rFonts w:ascii="Times New Roman" w:hAnsi="Times New Roman" w:cs="Times New Roman"/>
          <w:color w:val="2E2E2E"/>
          <w:sz w:val="24"/>
          <w:szCs w:val="24"/>
        </w:rPr>
        <w:t xml:space="preserve"> by exponent</w:t>
      </w:r>
      <w:r w:rsidR="00024A26">
        <w:rPr>
          <w:rFonts w:ascii="Times New Roman" w:hAnsi="Times New Roman" w:cs="Times New Roman"/>
          <w:color w:val="2E2E2E"/>
          <w:sz w:val="24"/>
          <w:szCs w:val="24"/>
        </w:rPr>
        <w:t>iating</w:t>
      </w:r>
      <w:r w:rsidR="0090185C" w:rsidRPr="008713DA">
        <w:rPr>
          <w:rFonts w:ascii="Times New Roman" w:hAnsi="Times New Roman" w:cs="Times New Roman"/>
          <w:color w:val="2E2E2E"/>
          <w:sz w:val="24"/>
          <w:szCs w:val="24"/>
        </w:rPr>
        <w:t xml:space="preserve"> values to </w:t>
      </w:r>
      <w:r w:rsidR="00024A26">
        <w:rPr>
          <w:rFonts w:ascii="Times New Roman" w:hAnsi="Times New Roman" w:cs="Times New Roman"/>
          <w:color w:val="2E2E2E"/>
          <w:sz w:val="24"/>
          <w:szCs w:val="24"/>
        </w:rPr>
        <w:t xml:space="preserve">convert </w:t>
      </w:r>
      <w:r w:rsidR="009924CD">
        <w:rPr>
          <w:rFonts w:ascii="Times New Roman" w:hAnsi="Times New Roman" w:cs="Times New Roman"/>
          <w:color w:val="2E2E2E"/>
          <w:sz w:val="24"/>
          <w:szCs w:val="24"/>
        </w:rPr>
        <w:t xml:space="preserve">them </w:t>
      </w:r>
      <w:r w:rsidR="00024A26">
        <w:rPr>
          <w:rFonts w:ascii="Times New Roman" w:hAnsi="Times New Roman" w:cs="Times New Roman"/>
          <w:color w:val="2E2E2E"/>
          <w:sz w:val="24"/>
          <w:szCs w:val="24"/>
        </w:rPr>
        <w:t xml:space="preserve">to </w:t>
      </w:r>
      <w:r w:rsidR="0090185C" w:rsidRPr="008713DA">
        <w:rPr>
          <w:rFonts w:ascii="Times New Roman" w:hAnsi="Times New Roman" w:cs="Times New Roman"/>
          <w:color w:val="2E2E2E"/>
          <w:sz w:val="24"/>
          <w:szCs w:val="24"/>
        </w:rPr>
        <w:t xml:space="preserve">the original scale for </w:t>
      </w:r>
      <w:r w:rsidR="00024A26">
        <w:rPr>
          <w:rFonts w:ascii="Times New Roman" w:hAnsi="Times New Roman" w:cs="Times New Roman"/>
          <w:color w:val="2E2E2E"/>
          <w:sz w:val="24"/>
          <w:szCs w:val="24"/>
        </w:rPr>
        <w:t xml:space="preserve">the </w:t>
      </w:r>
      <w:r w:rsidR="0090185C" w:rsidRPr="008713DA">
        <w:rPr>
          <w:rFonts w:ascii="Times New Roman" w:hAnsi="Times New Roman" w:cs="Times New Roman"/>
          <w:color w:val="2E2E2E"/>
          <w:sz w:val="24"/>
          <w:szCs w:val="24"/>
        </w:rPr>
        <w:t>ease of interpretation</w:t>
      </w:r>
      <w:sdt>
        <w:sdtPr>
          <w:rPr>
            <w:rFonts w:ascii="Times New Roman" w:hAnsi="Times New Roman" w:cs="Times New Roman"/>
            <w:color w:val="000000"/>
            <w:sz w:val="24"/>
            <w:szCs w:val="24"/>
          </w:rPr>
          <w:tag w:val="MENDELEY_CITATION_v3_eyJjaXRhdGlvbklEIjoiTUVOREVMRVlfQ0lUQVRJT05fMjQ2OTI3YjUtODE0Zi00ZTRkLTg4MmQtYjkzNzRjMzQxZjc5IiwicHJvcGVydGllcyI6eyJub3RlSW5kZXgiOjB9LCJpc0VkaXRlZCI6ZmFsc2UsIm1hbnVhbE92ZXJyaWRlIjp7ImlzTWFudWFsbHlPdmVycmlkZGVuIjpmYWxzZSwiY2l0ZXByb2NUZXh0IjoiWzE5XS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
          <w:id w:val="-353422140"/>
          <w:placeholder>
            <w:docPart w:val="DefaultPlaceholder_-1854013440"/>
          </w:placeholder>
        </w:sdtPr>
        <w:sdtContent>
          <w:r w:rsidR="00DE03E0" w:rsidRPr="00DE03E0">
            <w:rPr>
              <w:rFonts w:ascii="Times New Roman" w:hAnsi="Times New Roman" w:cs="Times New Roman"/>
              <w:color w:val="000000"/>
              <w:sz w:val="24"/>
              <w:szCs w:val="24"/>
            </w:rPr>
            <w:t>[19]</w:t>
          </w:r>
        </w:sdtContent>
      </w:sdt>
      <w:r w:rsidR="0090185C" w:rsidRPr="008713DA">
        <w:rPr>
          <w:rFonts w:ascii="Times New Roman" w:hAnsi="Times New Roman" w:cs="Times New Roman"/>
          <w:color w:val="2E2E2E"/>
          <w:sz w:val="24"/>
          <w:szCs w:val="24"/>
        </w:rPr>
        <w:t>. </w:t>
      </w:r>
    </w:p>
    <w:p w14:paraId="434B1BE8" w14:textId="77777777" w:rsidR="002A6F11" w:rsidRDefault="002A6F11" w:rsidP="00B9352D">
      <w:pPr>
        <w:spacing w:after="0" w:line="360" w:lineRule="auto"/>
        <w:rPr>
          <w:rFonts w:ascii="Times New Roman" w:hAnsi="Times New Roman" w:cs="Times New Roman"/>
          <w:sz w:val="24"/>
          <w:szCs w:val="24"/>
        </w:rPr>
      </w:pPr>
    </w:p>
    <w:p w14:paraId="54AEC4F3" w14:textId="07D342BD" w:rsidR="003D48B7" w:rsidRDefault="003D48B7" w:rsidP="00B9352D">
      <w:pPr>
        <w:spacing w:after="0" w:line="360" w:lineRule="auto"/>
        <w:rPr>
          <w:rFonts w:ascii="Times New Roman" w:hAnsi="Times New Roman" w:cs="Times New Roman"/>
          <w:sz w:val="24"/>
          <w:szCs w:val="24"/>
        </w:rPr>
      </w:pPr>
      <w:r>
        <w:rPr>
          <w:rFonts w:ascii="Times New Roman" w:hAnsi="Times New Roman" w:cs="Times New Roman"/>
          <w:sz w:val="24"/>
          <w:szCs w:val="24"/>
        </w:rPr>
        <w:t>W</w:t>
      </w:r>
      <w:r w:rsidRPr="003D48B7">
        <w:rPr>
          <w:rFonts w:ascii="Times New Roman" w:hAnsi="Times New Roman" w:cs="Times New Roman"/>
          <w:sz w:val="24"/>
          <w:szCs w:val="24"/>
        </w:rPr>
        <w:t>e</w:t>
      </w:r>
      <w:r>
        <w:rPr>
          <w:rFonts w:ascii="Times New Roman" w:hAnsi="Times New Roman" w:cs="Times New Roman"/>
          <w:sz w:val="24"/>
          <w:szCs w:val="24"/>
        </w:rPr>
        <w:t xml:space="preserve"> have then</w:t>
      </w:r>
      <w:r w:rsidRPr="003D48B7">
        <w:rPr>
          <w:rFonts w:ascii="Times New Roman" w:hAnsi="Times New Roman" w:cs="Times New Roman"/>
          <w:sz w:val="24"/>
          <w:szCs w:val="24"/>
        </w:rPr>
        <w:t xml:space="preserve"> used a </w:t>
      </w:r>
      <w:r>
        <w:rPr>
          <w:rFonts w:ascii="Times New Roman" w:hAnsi="Times New Roman" w:cs="Times New Roman"/>
          <w:sz w:val="24"/>
          <w:szCs w:val="24"/>
        </w:rPr>
        <w:t xml:space="preserve">time series </w:t>
      </w:r>
      <w:r w:rsidRPr="003D48B7">
        <w:rPr>
          <w:rFonts w:ascii="Times New Roman" w:hAnsi="Times New Roman" w:cs="Times New Roman"/>
          <w:sz w:val="24"/>
          <w:szCs w:val="24"/>
        </w:rPr>
        <w:t>count generalized linear model (GLM)</w:t>
      </w:r>
      <w:r>
        <w:rPr>
          <w:rFonts w:ascii="Times New Roman" w:hAnsi="Times New Roman" w:cs="Times New Roman"/>
          <w:sz w:val="24"/>
          <w:szCs w:val="24"/>
        </w:rPr>
        <w:t>, more specifically, a time-series Poisson regression model</w:t>
      </w:r>
      <w:r w:rsidRPr="003D48B7">
        <w:rPr>
          <w:rFonts w:ascii="Times New Roman" w:hAnsi="Times New Roman" w:cs="Times New Roman"/>
          <w:sz w:val="24"/>
          <w:szCs w:val="24"/>
        </w:rPr>
        <w:t xml:space="preserve"> to determine whether the climatic factors are associated with the dengue cases over time. The non-normality, heteroscedasticity, and non-linearity that characterize count data </w:t>
      </w:r>
      <w:r w:rsidR="00AA246C">
        <w:rPr>
          <w:rFonts w:ascii="Times New Roman" w:hAnsi="Times New Roman" w:cs="Times New Roman"/>
          <w:sz w:val="24"/>
          <w:szCs w:val="24"/>
        </w:rPr>
        <w:t xml:space="preserve">can be fitted easily </w:t>
      </w:r>
      <w:r w:rsidRPr="003D48B7">
        <w:rPr>
          <w:rFonts w:ascii="Times New Roman" w:hAnsi="Times New Roman" w:cs="Times New Roman"/>
          <w:sz w:val="24"/>
          <w:szCs w:val="24"/>
        </w:rPr>
        <w:t>using GLM</w:t>
      </w:r>
      <w:r w:rsidR="008C03CE">
        <w:rPr>
          <w:rFonts w:ascii="Times New Roman" w:hAnsi="Times New Roman" w:cs="Times New Roman"/>
          <w:sz w:val="24"/>
          <w:szCs w:val="24"/>
        </w:rPr>
        <w:t>s</w:t>
      </w:r>
      <w:r w:rsidRPr="003D48B7">
        <w:rPr>
          <w:rFonts w:ascii="Times New Roman" w:hAnsi="Times New Roman" w:cs="Times New Roman"/>
          <w:sz w:val="24"/>
          <w:szCs w:val="24"/>
        </w:rPr>
        <w:t xml:space="preserve">. </w:t>
      </w:r>
      <w:r w:rsidR="00C74AA6" w:rsidRPr="00C74AA6">
        <w:rPr>
          <w:rFonts w:ascii="Times New Roman" w:hAnsi="Times New Roman" w:cs="Times New Roman"/>
          <w:sz w:val="24"/>
          <w:szCs w:val="24"/>
        </w:rPr>
        <w:t>The GLM</w:t>
      </w:r>
      <w:r w:rsidR="00C74AA6">
        <w:rPr>
          <w:rFonts w:ascii="Times New Roman" w:hAnsi="Times New Roman" w:cs="Times New Roman"/>
          <w:sz w:val="24"/>
          <w:szCs w:val="24"/>
        </w:rPr>
        <w:t>s</w:t>
      </w:r>
      <w:r w:rsidR="00C74AA6" w:rsidRPr="00C74AA6">
        <w:rPr>
          <w:rFonts w:ascii="Times New Roman" w:hAnsi="Times New Roman" w:cs="Times New Roman"/>
          <w:sz w:val="24"/>
          <w:szCs w:val="24"/>
        </w:rPr>
        <w:t xml:space="preserve"> </w:t>
      </w:r>
      <w:r w:rsidR="00C74AA6">
        <w:rPr>
          <w:rFonts w:ascii="Times New Roman" w:hAnsi="Times New Roman" w:cs="Times New Roman"/>
          <w:sz w:val="24"/>
          <w:szCs w:val="24"/>
        </w:rPr>
        <w:t>are</w:t>
      </w:r>
      <w:r w:rsidR="00C74AA6" w:rsidRPr="00C74AA6">
        <w:rPr>
          <w:rFonts w:ascii="Times New Roman" w:hAnsi="Times New Roman" w:cs="Times New Roman"/>
          <w:sz w:val="24"/>
          <w:szCs w:val="24"/>
        </w:rPr>
        <w:t xml:space="preserve"> implemented by selecting an appropriate link function and the distribution for data.</w:t>
      </w:r>
      <w:r w:rsidR="00C74AA6">
        <w:rPr>
          <w:rFonts w:ascii="Times New Roman" w:hAnsi="Times New Roman" w:cs="Times New Roman"/>
          <w:sz w:val="24"/>
          <w:szCs w:val="24"/>
        </w:rPr>
        <w:t xml:space="preserve"> </w:t>
      </w:r>
      <w:r w:rsidRPr="003D48B7">
        <w:rPr>
          <w:rFonts w:ascii="Times New Roman" w:hAnsi="Times New Roman" w:cs="Times New Roman"/>
          <w:sz w:val="24"/>
          <w:szCs w:val="24"/>
        </w:rPr>
        <w:t xml:space="preserve">Models for count time series </w:t>
      </w:r>
      <w:r w:rsidR="008C03CE">
        <w:rPr>
          <w:rFonts w:ascii="Times New Roman" w:hAnsi="Times New Roman" w:cs="Times New Roman"/>
          <w:sz w:val="24"/>
          <w:szCs w:val="24"/>
        </w:rPr>
        <w:t>need to be handled and fitted carefully</w:t>
      </w:r>
      <w:r w:rsidRPr="003D48B7">
        <w:rPr>
          <w:rFonts w:ascii="Times New Roman" w:hAnsi="Times New Roman" w:cs="Times New Roman"/>
          <w:sz w:val="24"/>
          <w:szCs w:val="24"/>
        </w:rPr>
        <w:t xml:space="preserve"> as </w:t>
      </w:r>
      <w:r w:rsidR="008C03CE">
        <w:rPr>
          <w:rFonts w:ascii="Times New Roman" w:hAnsi="Times New Roman" w:cs="Times New Roman"/>
          <w:sz w:val="24"/>
          <w:szCs w:val="24"/>
        </w:rPr>
        <w:t>the</w:t>
      </w:r>
      <w:r w:rsidRPr="003D48B7">
        <w:rPr>
          <w:rFonts w:ascii="Times New Roman" w:hAnsi="Times New Roman" w:cs="Times New Roman"/>
          <w:sz w:val="24"/>
          <w:szCs w:val="24"/>
        </w:rPr>
        <w:t xml:space="preserve"> observations</w:t>
      </w:r>
      <w:r w:rsidR="008C03CE">
        <w:rPr>
          <w:rFonts w:ascii="Times New Roman" w:hAnsi="Times New Roman" w:cs="Times New Roman"/>
          <w:sz w:val="24"/>
          <w:szCs w:val="24"/>
        </w:rPr>
        <w:t xml:space="preserve"> may possess auto correlation and they</w:t>
      </w:r>
      <w:r w:rsidRPr="003D48B7">
        <w:rPr>
          <w:rFonts w:ascii="Times New Roman" w:hAnsi="Times New Roman" w:cs="Times New Roman"/>
          <w:sz w:val="24"/>
          <w:szCs w:val="24"/>
        </w:rPr>
        <w:t xml:space="preserve"> are nonnegative integers</w:t>
      </w:r>
      <w:r w:rsidR="00955B26">
        <w:rPr>
          <w:rFonts w:ascii="Times New Roman" w:hAnsi="Times New Roman" w:cs="Times New Roman"/>
          <w:sz w:val="24"/>
          <w:szCs w:val="24"/>
        </w:rPr>
        <w:t xml:space="preserve"> </w:t>
      </w:r>
      <w:r w:rsidRPr="003D48B7">
        <w:rPr>
          <w:rFonts w:ascii="Times New Roman" w:hAnsi="Times New Roman" w:cs="Times New Roman"/>
          <w:sz w:val="24"/>
          <w:szCs w:val="24"/>
        </w:rPr>
        <w:t xml:space="preserve">[20]. </w:t>
      </w:r>
      <w:r w:rsidR="00C74AA6">
        <w:rPr>
          <w:rFonts w:ascii="Times New Roman" w:hAnsi="Times New Roman" w:cs="Times New Roman"/>
          <w:sz w:val="24"/>
          <w:szCs w:val="24"/>
        </w:rPr>
        <w:t>As mentioned, w</w:t>
      </w:r>
      <w:r w:rsidRPr="003D48B7">
        <w:rPr>
          <w:rFonts w:ascii="Times New Roman" w:hAnsi="Times New Roman" w:cs="Times New Roman"/>
          <w:sz w:val="24"/>
          <w:szCs w:val="24"/>
        </w:rPr>
        <w:t xml:space="preserve">e </w:t>
      </w:r>
      <w:r w:rsidR="00C74AA6">
        <w:rPr>
          <w:rFonts w:ascii="Times New Roman" w:hAnsi="Times New Roman" w:cs="Times New Roman"/>
          <w:sz w:val="24"/>
          <w:szCs w:val="24"/>
        </w:rPr>
        <w:t>have applied</w:t>
      </w:r>
      <w:r w:rsidRPr="003D48B7">
        <w:rPr>
          <w:rFonts w:ascii="Times New Roman" w:hAnsi="Times New Roman" w:cs="Times New Roman"/>
          <w:sz w:val="24"/>
          <w:szCs w:val="24"/>
        </w:rPr>
        <w:t xml:space="preserve"> </w:t>
      </w:r>
      <w:r w:rsidR="00C74AA6">
        <w:rPr>
          <w:rFonts w:ascii="Times New Roman" w:hAnsi="Times New Roman" w:cs="Times New Roman"/>
          <w:sz w:val="24"/>
          <w:szCs w:val="24"/>
        </w:rPr>
        <w:t>a</w:t>
      </w:r>
      <w:r w:rsidRPr="003D48B7">
        <w:rPr>
          <w:rFonts w:ascii="Times New Roman" w:hAnsi="Times New Roman" w:cs="Times New Roman"/>
          <w:sz w:val="24"/>
          <w:szCs w:val="24"/>
        </w:rPr>
        <w:t xml:space="preserve"> count time series GLM model </w:t>
      </w:r>
      <w:r w:rsidRPr="003D48B7">
        <w:rPr>
          <w:rFonts w:ascii="Times New Roman" w:hAnsi="Times New Roman" w:cs="Times New Roman"/>
          <w:sz w:val="24"/>
          <w:szCs w:val="24"/>
        </w:rPr>
        <w:lastRenderedPageBreak/>
        <w:t>employing the Poisson</w:t>
      </w:r>
      <w:r w:rsidR="00C74AA6">
        <w:rPr>
          <w:rFonts w:ascii="Times New Roman" w:hAnsi="Times New Roman" w:cs="Times New Roman"/>
          <w:sz w:val="24"/>
          <w:szCs w:val="24"/>
        </w:rPr>
        <w:t xml:space="preserve"> distribution with a log</w:t>
      </w:r>
      <w:r w:rsidRPr="003D48B7">
        <w:rPr>
          <w:rFonts w:ascii="Times New Roman" w:hAnsi="Times New Roman" w:cs="Times New Roman"/>
          <w:sz w:val="24"/>
          <w:szCs w:val="24"/>
        </w:rPr>
        <w:t xml:space="preserve"> link function in this research </w:t>
      </w:r>
      <w:r w:rsidR="00AA246C">
        <w:rPr>
          <w:rFonts w:ascii="Times New Roman" w:hAnsi="Times New Roman" w:cs="Times New Roman"/>
          <w:sz w:val="24"/>
          <w:szCs w:val="24"/>
        </w:rPr>
        <w:t>as</w:t>
      </w:r>
      <w:r w:rsidRPr="003D48B7">
        <w:rPr>
          <w:rFonts w:ascii="Times New Roman" w:hAnsi="Times New Roman" w:cs="Times New Roman"/>
          <w:sz w:val="24"/>
          <w:szCs w:val="24"/>
        </w:rPr>
        <w:t xml:space="preserve"> </w:t>
      </w:r>
      <w:r w:rsidR="00AA246C">
        <w:rPr>
          <w:rFonts w:ascii="Times New Roman" w:hAnsi="Times New Roman" w:cs="Times New Roman"/>
          <w:sz w:val="24"/>
          <w:szCs w:val="24"/>
        </w:rPr>
        <w:t xml:space="preserve">it </w:t>
      </w:r>
      <w:r w:rsidR="00A13B51">
        <w:rPr>
          <w:rFonts w:ascii="Times New Roman" w:hAnsi="Times New Roman" w:cs="Times New Roman"/>
          <w:sz w:val="24"/>
          <w:szCs w:val="24"/>
        </w:rPr>
        <w:t>is</w:t>
      </w:r>
      <w:r w:rsidR="00AA246C">
        <w:rPr>
          <w:rFonts w:ascii="Times New Roman" w:hAnsi="Times New Roman" w:cs="Times New Roman"/>
          <w:sz w:val="24"/>
          <w:szCs w:val="24"/>
        </w:rPr>
        <w:t xml:space="preserve"> one of the most appropriate </w:t>
      </w:r>
      <w:r w:rsidR="00A13B51">
        <w:rPr>
          <w:rFonts w:ascii="Times New Roman" w:hAnsi="Times New Roman" w:cs="Times New Roman"/>
          <w:sz w:val="24"/>
          <w:szCs w:val="24"/>
        </w:rPr>
        <w:t>models</w:t>
      </w:r>
      <w:r w:rsidR="00AA246C">
        <w:rPr>
          <w:rFonts w:ascii="Times New Roman" w:hAnsi="Times New Roman" w:cs="Times New Roman"/>
          <w:sz w:val="24"/>
          <w:szCs w:val="24"/>
        </w:rPr>
        <w:t xml:space="preserve"> and </w:t>
      </w:r>
      <w:r w:rsidRPr="003D48B7">
        <w:rPr>
          <w:rFonts w:ascii="Times New Roman" w:hAnsi="Times New Roman" w:cs="Times New Roman"/>
          <w:sz w:val="24"/>
          <w:szCs w:val="24"/>
        </w:rPr>
        <w:t>offer</w:t>
      </w:r>
      <w:r w:rsidR="00AA246C">
        <w:rPr>
          <w:rFonts w:ascii="Times New Roman" w:hAnsi="Times New Roman" w:cs="Times New Roman"/>
          <w:sz w:val="24"/>
          <w:szCs w:val="24"/>
        </w:rPr>
        <w:t>s</w:t>
      </w:r>
      <w:r w:rsidRPr="003D48B7">
        <w:rPr>
          <w:rFonts w:ascii="Times New Roman" w:hAnsi="Times New Roman" w:cs="Times New Roman"/>
          <w:sz w:val="24"/>
          <w:szCs w:val="24"/>
        </w:rPr>
        <w:t xml:space="preserve"> a parsimonious way to </w:t>
      </w:r>
      <w:r w:rsidR="00AA246C">
        <w:rPr>
          <w:rFonts w:ascii="Times New Roman" w:hAnsi="Times New Roman" w:cs="Times New Roman"/>
          <w:sz w:val="24"/>
          <w:szCs w:val="24"/>
        </w:rPr>
        <w:t>fit</w:t>
      </w:r>
      <w:r w:rsidRPr="003D48B7">
        <w:rPr>
          <w:rFonts w:ascii="Times New Roman" w:hAnsi="Times New Roman" w:cs="Times New Roman"/>
          <w:sz w:val="24"/>
          <w:szCs w:val="24"/>
        </w:rPr>
        <w:t xml:space="preserve"> </w:t>
      </w:r>
      <w:r w:rsidR="004F4505">
        <w:rPr>
          <w:rFonts w:ascii="Times New Roman" w:hAnsi="Times New Roman" w:cs="Times New Roman"/>
          <w:sz w:val="24"/>
          <w:szCs w:val="24"/>
        </w:rPr>
        <w:t xml:space="preserve">time series </w:t>
      </w:r>
      <w:r w:rsidRPr="003D48B7">
        <w:rPr>
          <w:rFonts w:ascii="Times New Roman" w:hAnsi="Times New Roman" w:cs="Times New Roman"/>
          <w:sz w:val="24"/>
          <w:szCs w:val="24"/>
        </w:rPr>
        <w:t>count data [21,</w:t>
      </w:r>
      <w:r w:rsidR="00AA246C">
        <w:rPr>
          <w:rFonts w:ascii="Times New Roman" w:hAnsi="Times New Roman" w:cs="Times New Roman"/>
          <w:sz w:val="24"/>
          <w:szCs w:val="24"/>
        </w:rPr>
        <w:t xml:space="preserve"> </w:t>
      </w:r>
      <w:r w:rsidRPr="003D48B7">
        <w:rPr>
          <w:rFonts w:ascii="Times New Roman" w:hAnsi="Times New Roman" w:cs="Times New Roman"/>
          <w:sz w:val="24"/>
          <w:szCs w:val="24"/>
        </w:rPr>
        <w:t>22].</w:t>
      </w:r>
    </w:p>
    <w:p w14:paraId="3977C433" w14:textId="77777777" w:rsidR="003D48B7" w:rsidRDefault="003D48B7" w:rsidP="00B9352D">
      <w:pPr>
        <w:spacing w:after="0" w:line="360" w:lineRule="auto"/>
        <w:rPr>
          <w:rFonts w:ascii="Times New Roman" w:hAnsi="Times New Roman" w:cs="Times New Roman"/>
          <w:sz w:val="24"/>
          <w:szCs w:val="24"/>
        </w:rPr>
      </w:pPr>
    </w:p>
    <w:p w14:paraId="25380A44" w14:textId="35E5A0FB" w:rsidR="0003321E" w:rsidRDefault="000862AE" w:rsidP="00B9352D">
      <w:pPr>
        <w:spacing w:after="0" w:line="360" w:lineRule="auto"/>
        <w:rPr>
          <w:rFonts w:ascii="Times New Roman" w:hAnsi="Times New Roman" w:cs="Times New Roman"/>
          <w:sz w:val="24"/>
          <w:szCs w:val="24"/>
        </w:rPr>
      </w:pPr>
      <w:r w:rsidRPr="000862AE">
        <w:rPr>
          <w:rFonts w:ascii="Times New Roman" w:hAnsi="Times New Roman" w:cs="Times New Roman"/>
          <w:sz w:val="24"/>
          <w:szCs w:val="24"/>
        </w:rPr>
        <w:t xml:space="preserve">Finally, </w:t>
      </w:r>
      <w:r>
        <w:rPr>
          <w:rFonts w:ascii="Times New Roman" w:hAnsi="Times New Roman" w:cs="Times New Roman"/>
          <w:sz w:val="24"/>
          <w:szCs w:val="24"/>
        </w:rPr>
        <w:t>w</w:t>
      </w:r>
      <w:r w:rsidR="0003321E" w:rsidRPr="009A4877">
        <w:rPr>
          <w:rFonts w:ascii="Times New Roman" w:hAnsi="Times New Roman" w:cs="Times New Roman"/>
          <w:sz w:val="24"/>
          <w:szCs w:val="24"/>
        </w:rPr>
        <w:t xml:space="preserve">e </w:t>
      </w:r>
      <w:r w:rsidR="003D48B7">
        <w:rPr>
          <w:rFonts w:ascii="Times New Roman" w:hAnsi="Times New Roman" w:cs="Times New Roman"/>
          <w:sz w:val="24"/>
          <w:szCs w:val="24"/>
        </w:rPr>
        <w:t xml:space="preserve">have </w:t>
      </w:r>
      <w:r w:rsidR="00EF0F64">
        <w:rPr>
          <w:rFonts w:ascii="Times New Roman" w:hAnsi="Times New Roman" w:cs="Times New Roman"/>
          <w:sz w:val="24"/>
          <w:szCs w:val="24"/>
        </w:rPr>
        <w:t xml:space="preserve">performed </w:t>
      </w:r>
      <w:r w:rsidR="0003321E" w:rsidRPr="009A4877">
        <w:rPr>
          <w:rFonts w:ascii="Times New Roman" w:hAnsi="Times New Roman" w:cs="Times New Roman"/>
          <w:sz w:val="24"/>
          <w:szCs w:val="24"/>
        </w:rPr>
        <w:t xml:space="preserve">forecasting </w:t>
      </w:r>
      <w:r w:rsidR="00965254">
        <w:rPr>
          <w:rFonts w:ascii="Times New Roman" w:hAnsi="Times New Roman" w:cs="Times New Roman"/>
          <w:sz w:val="24"/>
          <w:szCs w:val="24"/>
        </w:rPr>
        <w:t xml:space="preserve">using </w:t>
      </w:r>
      <w:r w:rsidR="005829F4">
        <w:rPr>
          <w:rFonts w:ascii="Times New Roman" w:hAnsi="Times New Roman" w:cs="Times New Roman"/>
          <w:sz w:val="24"/>
          <w:szCs w:val="24"/>
        </w:rPr>
        <w:t>the</w:t>
      </w:r>
      <w:r w:rsidR="00965254">
        <w:rPr>
          <w:rFonts w:ascii="Times New Roman" w:hAnsi="Times New Roman" w:cs="Times New Roman"/>
          <w:sz w:val="24"/>
          <w:szCs w:val="24"/>
        </w:rPr>
        <w:t xml:space="preserve"> </w:t>
      </w:r>
      <w:r w:rsidR="0003321E" w:rsidRPr="009A4877">
        <w:rPr>
          <w:rFonts w:ascii="Times New Roman" w:hAnsi="Times New Roman" w:cs="Times New Roman"/>
          <w:sz w:val="24"/>
          <w:szCs w:val="24"/>
        </w:rPr>
        <w:t>autoregressive integrated moving average (ARIMA)</w:t>
      </w:r>
      <w:r w:rsidR="00DF22E0">
        <w:rPr>
          <w:rFonts w:ascii="Times New Roman" w:hAnsi="Times New Roman" w:cs="Times New Roman"/>
          <w:sz w:val="24"/>
          <w:szCs w:val="24"/>
        </w:rPr>
        <w:t xml:space="preserve"> model</w:t>
      </w:r>
      <w:r w:rsidR="0003321E" w:rsidRPr="009A4877">
        <w:rPr>
          <w:rFonts w:ascii="Times New Roman" w:hAnsi="Times New Roman" w:cs="Times New Roman"/>
          <w:sz w:val="24"/>
          <w:szCs w:val="24"/>
        </w:rPr>
        <w:t xml:space="preserve">. The ARIMA model is a data-driven, exploratory strategy that enables </w:t>
      </w:r>
      <w:r w:rsidR="00DF22E0">
        <w:rPr>
          <w:rFonts w:ascii="Times New Roman" w:hAnsi="Times New Roman" w:cs="Times New Roman"/>
          <w:sz w:val="24"/>
          <w:szCs w:val="24"/>
        </w:rPr>
        <w:t xml:space="preserve">us </w:t>
      </w:r>
      <w:r w:rsidR="0003321E" w:rsidRPr="009A4877">
        <w:rPr>
          <w:rFonts w:ascii="Times New Roman" w:hAnsi="Times New Roman" w:cs="Times New Roman"/>
          <w:sz w:val="24"/>
          <w:szCs w:val="24"/>
        </w:rPr>
        <w:t>to fit a suitable model</w:t>
      </w:r>
      <w:r w:rsidR="00DF22E0">
        <w:rPr>
          <w:rFonts w:ascii="Times New Roman" w:hAnsi="Times New Roman" w:cs="Times New Roman"/>
          <w:sz w:val="24"/>
          <w:szCs w:val="24"/>
        </w:rPr>
        <w:t xml:space="preserve"> and forecast values</w:t>
      </w:r>
      <w:r w:rsidR="0003321E" w:rsidRPr="009A4877">
        <w:rPr>
          <w:rFonts w:ascii="Times New Roman" w:hAnsi="Times New Roman" w:cs="Times New Roman"/>
          <w:sz w:val="24"/>
          <w:szCs w:val="24"/>
        </w:rPr>
        <w:t>. By removing high-frequency noise from the data, th</w:t>
      </w:r>
      <w:r w:rsidR="00DF22E0">
        <w:rPr>
          <w:rFonts w:ascii="Times New Roman" w:hAnsi="Times New Roman" w:cs="Times New Roman"/>
          <w:sz w:val="24"/>
          <w:szCs w:val="24"/>
        </w:rPr>
        <w:t>e model</w:t>
      </w:r>
      <w:r w:rsidR="0003321E" w:rsidRPr="009A4877">
        <w:rPr>
          <w:rFonts w:ascii="Times New Roman" w:hAnsi="Times New Roman" w:cs="Times New Roman"/>
          <w:sz w:val="24"/>
          <w:szCs w:val="24"/>
        </w:rPr>
        <w:t xml:space="preserve"> discover</w:t>
      </w:r>
      <w:r w:rsidR="00DF22E0">
        <w:rPr>
          <w:rFonts w:ascii="Times New Roman" w:hAnsi="Times New Roman" w:cs="Times New Roman"/>
          <w:sz w:val="24"/>
          <w:szCs w:val="24"/>
        </w:rPr>
        <w:t>s</w:t>
      </w:r>
      <w:r w:rsidR="0003321E" w:rsidRPr="009A4877">
        <w:rPr>
          <w:rFonts w:ascii="Times New Roman" w:hAnsi="Times New Roman" w:cs="Times New Roman"/>
          <w:sz w:val="24"/>
          <w:szCs w:val="24"/>
        </w:rPr>
        <w:t xml:space="preserve"> local patterns by </w:t>
      </w:r>
      <w:r w:rsidR="00DF22E0">
        <w:rPr>
          <w:rFonts w:ascii="Times New Roman" w:hAnsi="Times New Roman" w:cs="Times New Roman"/>
          <w:sz w:val="24"/>
          <w:szCs w:val="24"/>
        </w:rPr>
        <w:t>as</w:t>
      </w:r>
      <w:r w:rsidR="0003321E" w:rsidRPr="009A4877">
        <w:rPr>
          <w:rFonts w:ascii="Times New Roman" w:hAnsi="Times New Roman" w:cs="Times New Roman"/>
          <w:sz w:val="24"/>
          <w:szCs w:val="24"/>
        </w:rPr>
        <w:t xml:space="preserve">suming that the time series values are linearly </w:t>
      </w:r>
      <w:r w:rsidR="0003321E">
        <w:rPr>
          <w:rFonts w:ascii="Times New Roman" w:hAnsi="Times New Roman" w:cs="Times New Roman"/>
          <w:sz w:val="24"/>
          <w:szCs w:val="24"/>
        </w:rPr>
        <w:t>related</w:t>
      </w:r>
      <w:r w:rsidR="0003321E" w:rsidRPr="009A4877">
        <w:rPr>
          <w:rFonts w:ascii="Times New Roman" w:hAnsi="Times New Roman" w:cs="Times New Roman"/>
          <w:sz w:val="24"/>
          <w:szCs w:val="24"/>
        </w:rPr>
        <w:t>.</w:t>
      </w:r>
      <w:r w:rsidR="0003321E">
        <w:rPr>
          <w:rFonts w:ascii="Times New Roman" w:hAnsi="Times New Roman" w:cs="Times New Roman"/>
          <w:sz w:val="24"/>
          <w:szCs w:val="24"/>
        </w:rPr>
        <w:t xml:space="preserve"> </w:t>
      </w:r>
      <w:r w:rsidR="0003321E" w:rsidRPr="009A4877">
        <w:rPr>
          <w:rFonts w:ascii="Times New Roman" w:hAnsi="Times New Roman" w:cs="Times New Roman"/>
          <w:sz w:val="24"/>
          <w:szCs w:val="24"/>
        </w:rPr>
        <w:t>We also conducted a Mann-Kendall (M-K) trend analysis to determine whether any</w:t>
      </w:r>
      <w:r w:rsidR="00800492">
        <w:rPr>
          <w:rFonts w:ascii="Times New Roman" w:hAnsi="Times New Roman" w:cs="Times New Roman"/>
          <w:sz w:val="24"/>
          <w:szCs w:val="24"/>
        </w:rPr>
        <w:t xml:space="preserve"> </w:t>
      </w:r>
      <w:r w:rsidR="0003321E" w:rsidRPr="009A4877">
        <w:rPr>
          <w:rFonts w:ascii="Times New Roman" w:hAnsi="Times New Roman" w:cs="Times New Roman"/>
          <w:sz w:val="24"/>
          <w:szCs w:val="24"/>
        </w:rPr>
        <w:t>trends exist and whether they were going in an upward or downward direction. A</w:t>
      </w:r>
      <w:r w:rsidR="00C64E65">
        <w:rPr>
          <w:rFonts w:ascii="Times New Roman" w:hAnsi="Times New Roman" w:cs="Times New Roman"/>
          <w:sz w:val="24"/>
          <w:szCs w:val="24"/>
        </w:rPr>
        <w:t>s</w:t>
      </w:r>
      <w:r w:rsidR="0003321E" w:rsidRPr="009A4877">
        <w:rPr>
          <w:rFonts w:ascii="Times New Roman" w:hAnsi="Times New Roman" w:cs="Times New Roman"/>
          <w:sz w:val="24"/>
          <w:szCs w:val="24"/>
        </w:rPr>
        <w:t xml:space="preserve"> </w:t>
      </w:r>
      <w:r w:rsidR="001D681D">
        <w:rPr>
          <w:rFonts w:ascii="Times New Roman" w:hAnsi="Times New Roman" w:cs="Times New Roman"/>
          <w:sz w:val="24"/>
          <w:szCs w:val="24"/>
        </w:rPr>
        <w:t xml:space="preserve">a </w:t>
      </w:r>
      <w:r w:rsidR="0003321E" w:rsidRPr="009A4877">
        <w:rPr>
          <w:rFonts w:ascii="Times New Roman" w:hAnsi="Times New Roman" w:cs="Times New Roman"/>
          <w:sz w:val="24"/>
          <w:szCs w:val="24"/>
        </w:rPr>
        <w:t>nonparametric test</w:t>
      </w:r>
      <w:r w:rsidR="00C64E65">
        <w:rPr>
          <w:rFonts w:ascii="Times New Roman" w:hAnsi="Times New Roman" w:cs="Times New Roman"/>
          <w:sz w:val="24"/>
          <w:szCs w:val="24"/>
        </w:rPr>
        <w:t xml:space="preserve">, </w:t>
      </w:r>
      <w:r w:rsidR="0003321E" w:rsidRPr="009A4877">
        <w:rPr>
          <w:rFonts w:ascii="Times New Roman" w:hAnsi="Times New Roman" w:cs="Times New Roman"/>
          <w:sz w:val="24"/>
          <w:szCs w:val="24"/>
        </w:rPr>
        <w:t>the M-</w:t>
      </w:r>
      <w:r w:rsidR="00F12071" w:rsidRPr="009A4877">
        <w:rPr>
          <w:rFonts w:ascii="Times New Roman" w:hAnsi="Times New Roman" w:cs="Times New Roman"/>
          <w:sz w:val="24"/>
          <w:szCs w:val="24"/>
        </w:rPr>
        <w:t xml:space="preserve">K </w:t>
      </w:r>
      <w:r w:rsidR="00F12071">
        <w:rPr>
          <w:rFonts w:ascii="Times New Roman" w:hAnsi="Times New Roman" w:cs="Times New Roman"/>
          <w:sz w:val="24"/>
          <w:szCs w:val="24"/>
        </w:rPr>
        <w:t>approach</w:t>
      </w:r>
      <w:r w:rsidR="0003321E" w:rsidRPr="009A4877">
        <w:rPr>
          <w:rFonts w:ascii="Times New Roman" w:hAnsi="Times New Roman" w:cs="Times New Roman"/>
          <w:sz w:val="24"/>
          <w:szCs w:val="24"/>
        </w:rPr>
        <w:t xml:space="preserve"> can determine whether a trend is monotonous and whether it is positive or negative. </w:t>
      </w:r>
      <w:r w:rsidR="005A3FBC">
        <w:rPr>
          <w:rFonts w:ascii="Times New Roman" w:hAnsi="Times New Roman" w:cs="Times New Roman"/>
          <w:sz w:val="24"/>
          <w:szCs w:val="24"/>
        </w:rPr>
        <w:t>We also performed t</w:t>
      </w:r>
      <w:r w:rsidR="0003321E" w:rsidRPr="009A4877">
        <w:rPr>
          <w:rFonts w:ascii="Times New Roman" w:hAnsi="Times New Roman" w:cs="Times New Roman"/>
          <w:sz w:val="24"/>
          <w:szCs w:val="24"/>
        </w:rPr>
        <w:t xml:space="preserve">he Sen's slope test to assess variations in </w:t>
      </w:r>
      <w:r w:rsidR="001D681D">
        <w:rPr>
          <w:rFonts w:ascii="Times New Roman" w:hAnsi="Times New Roman" w:cs="Times New Roman"/>
          <w:sz w:val="24"/>
          <w:szCs w:val="24"/>
        </w:rPr>
        <w:t xml:space="preserve">annual </w:t>
      </w:r>
      <w:r w:rsidR="001D681D" w:rsidRPr="009A4877">
        <w:rPr>
          <w:rFonts w:ascii="Times New Roman" w:hAnsi="Times New Roman" w:cs="Times New Roman"/>
          <w:sz w:val="24"/>
          <w:szCs w:val="24"/>
        </w:rPr>
        <w:t>dengue cases</w:t>
      </w:r>
      <w:r w:rsidR="001D681D">
        <w:rPr>
          <w:rFonts w:ascii="Times New Roman" w:hAnsi="Times New Roman" w:cs="Times New Roman"/>
          <w:sz w:val="24"/>
          <w:szCs w:val="24"/>
        </w:rPr>
        <w:t xml:space="preserve"> and deaths</w:t>
      </w:r>
      <w:r w:rsidR="001D681D" w:rsidRPr="009A4877">
        <w:rPr>
          <w:rFonts w:ascii="Times New Roman" w:hAnsi="Times New Roman" w:cs="Times New Roman"/>
          <w:sz w:val="24"/>
          <w:szCs w:val="24"/>
        </w:rPr>
        <w:t>.</w:t>
      </w:r>
      <w:r w:rsidR="005A3FBC">
        <w:rPr>
          <w:rFonts w:ascii="Times New Roman" w:hAnsi="Times New Roman" w:cs="Times New Roman"/>
          <w:sz w:val="24"/>
          <w:szCs w:val="24"/>
        </w:rPr>
        <w:t xml:space="preserve"> </w:t>
      </w:r>
      <w:r w:rsidR="0003321E">
        <w:rPr>
          <w:rFonts w:ascii="Times New Roman" w:hAnsi="Times New Roman" w:cs="Times New Roman"/>
          <w:sz w:val="24"/>
          <w:szCs w:val="24"/>
        </w:rPr>
        <w:t xml:space="preserve"> </w:t>
      </w:r>
    </w:p>
    <w:p w14:paraId="616166B9" w14:textId="77777777" w:rsidR="00E33DFF" w:rsidRDefault="00E33DFF" w:rsidP="00B9352D">
      <w:pPr>
        <w:spacing w:after="0" w:line="360" w:lineRule="auto"/>
        <w:rPr>
          <w:rFonts w:ascii="Times New Roman" w:hAnsi="Times New Roman" w:cs="Times New Roman"/>
          <w:sz w:val="24"/>
          <w:szCs w:val="24"/>
        </w:rPr>
      </w:pPr>
    </w:p>
    <w:p w14:paraId="58CDD0D9" w14:textId="65B9C0BB" w:rsidR="002F5BB4" w:rsidRDefault="0003321E" w:rsidP="00B9352D">
      <w:pPr>
        <w:spacing w:after="0" w:line="360" w:lineRule="auto"/>
        <w:rPr>
          <w:rFonts w:ascii="Times New Roman" w:hAnsi="Times New Roman" w:cs="Times New Roman"/>
          <w:sz w:val="24"/>
          <w:szCs w:val="24"/>
        </w:rPr>
      </w:pPr>
      <w:r w:rsidRPr="00A27067">
        <w:rPr>
          <w:rFonts w:ascii="Times New Roman" w:hAnsi="Times New Roman" w:cs="Times New Roman"/>
          <w:sz w:val="24"/>
          <w:szCs w:val="24"/>
        </w:rPr>
        <w:t xml:space="preserve">Dengue cases were utilized as the outcome variable in this model, along with data from the Bangladesh Meteorological Department (BMD) on temperature and rainfall. </w:t>
      </w:r>
      <w:r>
        <w:rPr>
          <w:rFonts w:ascii="Times New Roman" w:hAnsi="Times New Roman" w:cs="Times New Roman"/>
          <w:sz w:val="24"/>
          <w:szCs w:val="24"/>
        </w:rPr>
        <w:t>T</w:t>
      </w:r>
      <w:r w:rsidRPr="00A27067">
        <w:rPr>
          <w:rFonts w:ascii="Times New Roman" w:hAnsi="Times New Roman" w:cs="Times New Roman"/>
          <w:sz w:val="24"/>
          <w:szCs w:val="24"/>
        </w:rPr>
        <w:t xml:space="preserve">o </w:t>
      </w:r>
      <w:r w:rsidR="00005F8E">
        <w:rPr>
          <w:rFonts w:ascii="Times New Roman" w:hAnsi="Times New Roman" w:cs="Times New Roman"/>
          <w:sz w:val="24"/>
          <w:szCs w:val="24"/>
        </w:rPr>
        <w:t>capture the actual impact of rainfall on dengue incidence</w:t>
      </w:r>
      <w:r w:rsidR="00005F8E" w:rsidRPr="00A27067">
        <w:rPr>
          <w:rFonts w:ascii="Times New Roman" w:hAnsi="Times New Roman" w:cs="Times New Roman"/>
          <w:sz w:val="24"/>
          <w:szCs w:val="24"/>
        </w:rPr>
        <w:t xml:space="preserve"> </w:t>
      </w:r>
      <w:r w:rsidRPr="00A27067">
        <w:rPr>
          <w:rFonts w:ascii="Times New Roman" w:hAnsi="Times New Roman" w:cs="Times New Roman"/>
          <w:sz w:val="24"/>
          <w:szCs w:val="24"/>
        </w:rPr>
        <w:t>across time, we additionally employed two lagged variables</w:t>
      </w:r>
      <w:r w:rsidR="009609E0">
        <w:rPr>
          <w:rFonts w:ascii="Times New Roman" w:hAnsi="Times New Roman" w:cs="Times New Roman"/>
          <w:sz w:val="24"/>
          <w:szCs w:val="24"/>
        </w:rPr>
        <w:t xml:space="preserve"> of </w:t>
      </w:r>
      <w:r w:rsidR="009609E0" w:rsidRPr="009609E0">
        <w:rPr>
          <w:rFonts w:ascii="Times New Roman" w:hAnsi="Times New Roman" w:cs="Times New Roman"/>
          <w:sz w:val="24"/>
          <w:szCs w:val="24"/>
        </w:rPr>
        <w:t>meteorological elements</w:t>
      </w:r>
      <w:r w:rsidR="009609E0">
        <w:rPr>
          <w:rFonts w:ascii="Times New Roman" w:hAnsi="Times New Roman" w:cs="Times New Roman"/>
          <w:sz w:val="24"/>
          <w:szCs w:val="24"/>
        </w:rPr>
        <w:t>, mainly rainfall in lag 1 and 2.</w:t>
      </w:r>
      <w:r w:rsidRPr="00A27067">
        <w:rPr>
          <w:rFonts w:ascii="Times New Roman" w:hAnsi="Times New Roman" w:cs="Times New Roman"/>
          <w:sz w:val="24"/>
          <w:szCs w:val="24"/>
        </w:rPr>
        <w:t xml:space="preserve"> After eliminating predictors with </w:t>
      </w:r>
      <w:r w:rsidR="00005F8E">
        <w:rPr>
          <w:rFonts w:ascii="Times New Roman" w:hAnsi="Times New Roman" w:cs="Times New Roman"/>
          <w:sz w:val="24"/>
          <w:szCs w:val="24"/>
        </w:rPr>
        <w:t xml:space="preserve">a </w:t>
      </w:r>
      <w:r w:rsidR="0007072D">
        <w:rPr>
          <w:rFonts w:ascii="Times New Roman" w:hAnsi="Times New Roman" w:cs="Times New Roman"/>
          <w:sz w:val="24"/>
          <w:szCs w:val="24"/>
        </w:rPr>
        <w:t>high</w:t>
      </w:r>
      <w:r w:rsidR="00005F8E">
        <w:rPr>
          <w:rFonts w:ascii="Times New Roman" w:hAnsi="Times New Roman" w:cs="Times New Roman"/>
          <w:sz w:val="24"/>
          <w:szCs w:val="24"/>
        </w:rPr>
        <w:t>er</w:t>
      </w:r>
      <w:r w:rsidR="0007072D">
        <w:rPr>
          <w:rFonts w:ascii="Times New Roman" w:hAnsi="Times New Roman" w:cs="Times New Roman"/>
          <w:sz w:val="24"/>
          <w:szCs w:val="24"/>
        </w:rPr>
        <w:t xml:space="preserve"> multi</w:t>
      </w:r>
      <w:r w:rsidRPr="00A27067">
        <w:rPr>
          <w:rFonts w:ascii="Times New Roman" w:hAnsi="Times New Roman" w:cs="Times New Roman"/>
          <w:sz w:val="24"/>
          <w:szCs w:val="24"/>
        </w:rPr>
        <w:t>collinear relationship, we</w:t>
      </w:r>
      <w:r w:rsidR="00005F8E">
        <w:rPr>
          <w:rFonts w:ascii="Times New Roman" w:hAnsi="Times New Roman" w:cs="Times New Roman"/>
          <w:sz w:val="24"/>
          <w:szCs w:val="24"/>
        </w:rPr>
        <w:t xml:space="preserve"> have</w:t>
      </w:r>
      <w:r w:rsidRPr="00A27067">
        <w:rPr>
          <w:rFonts w:ascii="Times New Roman" w:hAnsi="Times New Roman" w:cs="Times New Roman"/>
          <w:sz w:val="24"/>
          <w:szCs w:val="24"/>
        </w:rPr>
        <w:t xml:space="preserve"> arrived at average temperature, rainfall (</w:t>
      </w:r>
      <w:r w:rsidR="00005F8E">
        <w:rPr>
          <w:rFonts w:ascii="Times New Roman" w:hAnsi="Times New Roman" w:cs="Times New Roman"/>
          <w:sz w:val="24"/>
          <w:szCs w:val="24"/>
        </w:rPr>
        <w:t xml:space="preserve">in </w:t>
      </w:r>
      <w:r w:rsidRPr="00A27067">
        <w:rPr>
          <w:rFonts w:ascii="Times New Roman" w:hAnsi="Times New Roman" w:cs="Times New Roman"/>
          <w:sz w:val="24"/>
          <w:szCs w:val="24"/>
        </w:rPr>
        <w:t>lag 1), and rainfall (</w:t>
      </w:r>
      <w:r w:rsidR="00005F8E">
        <w:rPr>
          <w:rFonts w:ascii="Times New Roman" w:hAnsi="Times New Roman" w:cs="Times New Roman"/>
          <w:sz w:val="24"/>
          <w:szCs w:val="24"/>
        </w:rPr>
        <w:t xml:space="preserve">in </w:t>
      </w:r>
      <w:r w:rsidRPr="00A27067">
        <w:rPr>
          <w:rFonts w:ascii="Times New Roman" w:hAnsi="Times New Roman" w:cs="Times New Roman"/>
          <w:sz w:val="24"/>
          <w:szCs w:val="24"/>
        </w:rPr>
        <w:t>lag 2) as the final</w:t>
      </w:r>
      <w:r w:rsidR="00040316">
        <w:rPr>
          <w:rFonts w:ascii="Times New Roman" w:hAnsi="Times New Roman" w:cs="Times New Roman"/>
          <w:sz w:val="24"/>
          <w:szCs w:val="24"/>
        </w:rPr>
        <w:t xml:space="preserve"> set of</w:t>
      </w:r>
      <w:r w:rsidRPr="00A27067">
        <w:rPr>
          <w:rFonts w:ascii="Times New Roman" w:hAnsi="Times New Roman" w:cs="Times New Roman"/>
          <w:sz w:val="24"/>
          <w:szCs w:val="24"/>
        </w:rPr>
        <w:t xml:space="preserve"> </w:t>
      </w:r>
      <w:r w:rsidR="00006CB1" w:rsidRPr="00A27067">
        <w:rPr>
          <w:rFonts w:ascii="Times New Roman" w:hAnsi="Times New Roman" w:cs="Times New Roman"/>
          <w:sz w:val="24"/>
          <w:szCs w:val="24"/>
        </w:rPr>
        <w:t>predictors</w:t>
      </w:r>
      <w:r w:rsidR="00005F8E">
        <w:rPr>
          <w:rFonts w:ascii="Times New Roman" w:hAnsi="Times New Roman" w:cs="Times New Roman"/>
          <w:sz w:val="24"/>
          <w:szCs w:val="24"/>
        </w:rPr>
        <w:t xml:space="preserve"> f</w:t>
      </w:r>
      <w:r w:rsidR="00040316">
        <w:rPr>
          <w:rFonts w:ascii="Times New Roman" w:hAnsi="Times New Roman" w:cs="Times New Roman"/>
          <w:sz w:val="24"/>
          <w:szCs w:val="24"/>
        </w:rPr>
        <w:t>or</w:t>
      </w:r>
      <w:r w:rsidR="00005F8E">
        <w:rPr>
          <w:rFonts w:ascii="Times New Roman" w:hAnsi="Times New Roman" w:cs="Times New Roman"/>
          <w:sz w:val="24"/>
          <w:szCs w:val="24"/>
        </w:rPr>
        <w:t xml:space="preserve"> </w:t>
      </w:r>
      <w:r w:rsidR="00040316">
        <w:rPr>
          <w:rFonts w:ascii="Times New Roman" w:hAnsi="Times New Roman" w:cs="Times New Roman"/>
          <w:sz w:val="24"/>
          <w:szCs w:val="24"/>
        </w:rPr>
        <w:t xml:space="preserve">the monthly </w:t>
      </w:r>
      <w:r w:rsidR="00005F8E">
        <w:rPr>
          <w:rFonts w:ascii="Times New Roman" w:hAnsi="Times New Roman" w:cs="Times New Roman"/>
          <w:sz w:val="24"/>
          <w:szCs w:val="24"/>
        </w:rPr>
        <w:t>dengue incidence</w:t>
      </w:r>
      <w:r w:rsidR="00040316">
        <w:rPr>
          <w:rFonts w:ascii="Times New Roman" w:hAnsi="Times New Roman" w:cs="Times New Roman"/>
          <w:sz w:val="24"/>
          <w:szCs w:val="24"/>
        </w:rPr>
        <w:t xml:space="preserve"> in Bangladesh</w:t>
      </w:r>
      <w:r w:rsidRPr="00A27067">
        <w:rPr>
          <w:rFonts w:ascii="Times New Roman" w:hAnsi="Times New Roman" w:cs="Times New Roman"/>
          <w:sz w:val="24"/>
          <w:szCs w:val="24"/>
        </w:rPr>
        <w:t>.</w:t>
      </w:r>
      <w:r>
        <w:rPr>
          <w:rFonts w:ascii="Times New Roman" w:hAnsi="Times New Roman" w:cs="Times New Roman"/>
          <w:sz w:val="24"/>
          <w:szCs w:val="24"/>
        </w:rPr>
        <w:t xml:space="preserve"> </w:t>
      </w:r>
      <w:r w:rsidR="001F18A3">
        <w:rPr>
          <w:rFonts w:ascii="Times New Roman" w:hAnsi="Times New Roman" w:cs="Times New Roman"/>
          <w:sz w:val="24"/>
          <w:szCs w:val="24"/>
        </w:rPr>
        <w:t>T</w:t>
      </w:r>
      <w:r w:rsidRPr="002720A3">
        <w:rPr>
          <w:rFonts w:ascii="Times New Roman" w:hAnsi="Times New Roman" w:cs="Times New Roman"/>
          <w:sz w:val="24"/>
          <w:szCs w:val="24"/>
        </w:rPr>
        <w:t xml:space="preserve">hese various methods </w:t>
      </w:r>
      <w:r w:rsidR="001F18A3">
        <w:rPr>
          <w:rFonts w:ascii="Times New Roman" w:hAnsi="Times New Roman" w:cs="Times New Roman"/>
          <w:sz w:val="24"/>
          <w:szCs w:val="24"/>
        </w:rPr>
        <w:t xml:space="preserve">have </w:t>
      </w:r>
      <w:r w:rsidRPr="002720A3">
        <w:rPr>
          <w:rFonts w:ascii="Times New Roman" w:hAnsi="Times New Roman" w:cs="Times New Roman"/>
          <w:sz w:val="24"/>
          <w:szCs w:val="24"/>
        </w:rPr>
        <w:t xml:space="preserve">assisted us in reaching a tenable conclusion regarding the </w:t>
      </w:r>
      <w:r>
        <w:rPr>
          <w:rFonts w:ascii="Times New Roman" w:hAnsi="Times New Roman" w:cs="Times New Roman"/>
          <w:sz w:val="24"/>
          <w:szCs w:val="24"/>
        </w:rPr>
        <w:t>trend</w:t>
      </w:r>
      <w:r w:rsidRPr="002720A3">
        <w:rPr>
          <w:rFonts w:ascii="Times New Roman" w:hAnsi="Times New Roman" w:cs="Times New Roman"/>
          <w:sz w:val="24"/>
          <w:szCs w:val="24"/>
        </w:rPr>
        <w:t xml:space="preserve"> of dengue incidence and the </w:t>
      </w:r>
      <w:r>
        <w:rPr>
          <w:rFonts w:ascii="Times New Roman" w:hAnsi="Times New Roman" w:cs="Times New Roman"/>
          <w:sz w:val="24"/>
          <w:szCs w:val="24"/>
        </w:rPr>
        <w:t>possible meteorological</w:t>
      </w:r>
      <w:r w:rsidRPr="002720A3">
        <w:rPr>
          <w:rFonts w:ascii="Times New Roman" w:hAnsi="Times New Roman" w:cs="Times New Roman"/>
          <w:sz w:val="24"/>
          <w:szCs w:val="24"/>
        </w:rPr>
        <w:t xml:space="preserve"> </w:t>
      </w:r>
      <w:r>
        <w:rPr>
          <w:rFonts w:ascii="Times New Roman" w:hAnsi="Times New Roman" w:cs="Times New Roman"/>
          <w:sz w:val="24"/>
          <w:szCs w:val="24"/>
        </w:rPr>
        <w:t>factor</w:t>
      </w:r>
      <w:r w:rsidRPr="002720A3">
        <w:rPr>
          <w:rFonts w:ascii="Times New Roman" w:hAnsi="Times New Roman" w:cs="Times New Roman"/>
          <w:sz w:val="24"/>
          <w:szCs w:val="24"/>
        </w:rPr>
        <w:t xml:space="preserve">s influencing dengue cases in Bangladesh. </w:t>
      </w:r>
      <w:r w:rsidR="00B40EC9">
        <w:rPr>
          <w:rFonts w:ascii="Times New Roman" w:hAnsi="Times New Roman" w:cs="Times New Roman"/>
          <w:sz w:val="24"/>
          <w:szCs w:val="24"/>
        </w:rPr>
        <w:t xml:space="preserve">We </w:t>
      </w:r>
      <w:r w:rsidR="00005F8E">
        <w:rPr>
          <w:rFonts w:ascii="Times New Roman" w:hAnsi="Times New Roman" w:cs="Times New Roman"/>
          <w:sz w:val="24"/>
          <w:szCs w:val="24"/>
        </w:rPr>
        <w:t xml:space="preserve">have </w:t>
      </w:r>
      <w:r w:rsidR="00B40EC9">
        <w:rPr>
          <w:rFonts w:ascii="Times New Roman" w:hAnsi="Times New Roman" w:cs="Times New Roman"/>
          <w:sz w:val="24"/>
          <w:szCs w:val="24"/>
        </w:rPr>
        <w:t>used</w:t>
      </w:r>
      <w:r w:rsidRPr="002720A3">
        <w:rPr>
          <w:rFonts w:ascii="Times New Roman" w:hAnsi="Times New Roman" w:cs="Times New Roman"/>
          <w:sz w:val="24"/>
          <w:szCs w:val="24"/>
        </w:rPr>
        <w:t xml:space="preserve"> statistical program R, version 3.5.2.2</w:t>
      </w:r>
      <w:r w:rsidR="00B40EC9">
        <w:rPr>
          <w:rFonts w:ascii="Times New Roman" w:hAnsi="Times New Roman" w:cs="Times New Roman"/>
          <w:sz w:val="24"/>
          <w:szCs w:val="24"/>
        </w:rPr>
        <w:t xml:space="preserve"> </w:t>
      </w:r>
      <w:r w:rsidRPr="002720A3">
        <w:rPr>
          <w:rFonts w:ascii="Times New Roman" w:hAnsi="Times New Roman" w:cs="Times New Roman"/>
          <w:sz w:val="24"/>
          <w:szCs w:val="24"/>
        </w:rPr>
        <w:t xml:space="preserve">for </w:t>
      </w:r>
      <w:r w:rsidR="00B40EC9">
        <w:rPr>
          <w:rFonts w:ascii="Times New Roman" w:hAnsi="Times New Roman" w:cs="Times New Roman"/>
          <w:sz w:val="24"/>
          <w:szCs w:val="24"/>
        </w:rPr>
        <w:t>the</w:t>
      </w:r>
      <w:r w:rsidRPr="002720A3">
        <w:rPr>
          <w:rFonts w:ascii="Times New Roman" w:hAnsi="Times New Roman" w:cs="Times New Roman"/>
          <w:sz w:val="24"/>
          <w:szCs w:val="24"/>
        </w:rPr>
        <w:t xml:space="preserve"> analyses.</w:t>
      </w:r>
    </w:p>
    <w:p w14:paraId="21877FF5" w14:textId="77777777" w:rsidR="00A00A3F" w:rsidRPr="00984A2B" w:rsidRDefault="00A00A3F" w:rsidP="00761BED">
      <w:pPr>
        <w:spacing w:line="360" w:lineRule="auto"/>
        <w:rPr>
          <w:rFonts w:ascii="Times New Roman" w:hAnsi="Times New Roman" w:cs="Times New Roman"/>
          <w:color w:val="FF0000"/>
          <w:sz w:val="24"/>
          <w:szCs w:val="24"/>
        </w:rPr>
      </w:pPr>
    </w:p>
    <w:p w14:paraId="4A75D384" w14:textId="21EABEC8" w:rsidR="00B16955" w:rsidRPr="00186BD2" w:rsidRDefault="00110A0B" w:rsidP="00761BED">
      <w:pPr>
        <w:spacing w:line="360" w:lineRule="auto"/>
        <w:rPr>
          <w:rFonts w:ascii="Times New Roman" w:hAnsi="Times New Roman" w:cs="Times New Roman"/>
          <w:b/>
          <w:bCs/>
          <w:sz w:val="24"/>
          <w:szCs w:val="24"/>
        </w:rPr>
      </w:pPr>
      <w:r w:rsidRPr="00186BD2">
        <w:rPr>
          <w:rFonts w:ascii="Times New Roman" w:hAnsi="Times New Roman" w:cs="Times New Roman"/>
          <w:b/>
          <w:bCs/>
          <w:sz w:val="24"/>
          <w:szCs w:val="24"/>
        </w:rPr>
        <w:t xml:space="preserve">Results: </w:t>
      </w:r>
    </w:p>
    <w:p w14:paraId="44B3164A" w14:textId="13696AD2" w:rsidR="003A30EA" w:rsidRPr="008D1EA2" w:rsidRDefault="00E741CD" w:rsidP="004F04F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Between 2000 and 2022, </w:t>
      </w:r>
      <w:r w:rsidR="009F0356" w:rsidRPr="00A2420F">
        <w:rPr>
          <w:rFonts w:ascii="Times New Roman" w:hAnsi="Times New Roman" w:cs="Times New Roman"/>
          <w:sz w:val="24"/>
          <w:szCs w:val="24"/>
        </w:rPr>
        <w:t>Bangladesh</w:t>
      </w:r>
      <w:r w:rsidR="009F0356">
        <w:rPr>
          <w:rFonts w:ascii="Times New Roman" w:hAnsi="Times New Roman" w:cs="Times New Roman"/>
          <w:sz w:val="24"/>
          <w:szCs w:val="24"/>
        </w:rPr>
        <w:t xml:space="preserve"> reported a total of 244,246 dengue cases with </w:t>
      </w:r>
      <w:ins w:id="7" w:author="Mohammad Nayeem Hasan" w:date="2023-06-01T01:22:00Z">
        <w:r w:rsidR="0055109A">
          <w:rPr>
            <w:rFonts w:ascii="Times New Roman" w:hAnsi="Times New Roman" w:cs="Times New Roman"/>
            <w:sz w:val="24"/>
            <w:szCs w:val="24"/>
          </w:rPr>
          <w:t>792</w:t>
        </w:r>
      </w:ins>
      <w:del w:id="8" w:author="Mohammad Nayeem Hasan" w:date="2023-06-01T01:22:00Z">
        <w:r w:rsidR="009F0356" w:rsidDel="0055109A">
          <w:rPr>
            <w:rFonts w:ascii="Times New Roman" w:hAnsi="Times New Roman" w:cs="Times New Roman"/>
            <w:sz w:val="24"/>
            <w:szCs w:val="24"/>
          </w:rPr>
          <w:delText>588</w:delText>
        </w:r>
      </w:del>
      <w:r w:rsidR="009F0356">
        <w:rPr>
          <w:rFonts w:ascii="Times New Roman" w:hAnsi="Times New Roman" w:cs="Times New Roman"/>
          <w:sz w:val="24"/>
          <w:szCs w:val="24"/>
        </w:rPr>
        <w:t xml:space="preserve"> fatal outcomes (case-fatality ratio: </w:t>
      </w:r>
      <w:ins w:id="9" w:author="Mohammad Nayeem Hasan" w:date="2023-06-01T01:22:00Z">
        <w:r w:rsidR="0055109A">
          <w:rPr>
            <w:rFonts w:ascii="Times New Roman" w:hAnsi="Times New Roman" w:cs="Times New Roman"/>
            <w:sz w:val="24"/>
            <w:szCs w:val="24"/>
          </w:rPr>
          <w:t>0.32%</w:t>
        </w:r>
      </w:ins>
      <w:del w:id="10" w:author="Mohammad Nayeem Hasan" w:date="2023-06-01T01:22:00Z">
        <w:r w:rsidR="009F0356" w:rsidDel="0055109A">
          <w:rPr>
            <w:rFonts w:ascii="Times New Roman" w:hAnsi="Times New Roman" w:cs="Times New Roman"/>
            <w:sz w:val="24"/>
            <w:szCs w:val="24"/>
          </w:rPr>
          <w:delText>0.24%</w:delText>
        </w:r>
      </w:del>
      <w:r w:rsidR="009F0356">
        <w:rPr>
          <w:rFonts w:ascii="Times New Roman" w:hAnsi="Times New Roman" w:cs="Times New Roman"/>
          <w:sz w:val="24"/>
          <w:szCs w:val="24"/>
        </w:rPr>
        <w:t>).</w:t>
      </w:r>
      <w:r w:rsidR="008B643D">
        <w:rPr>
          <w:rFonts w:ascii="Times New Roman" w:hAnsi="Times New Roman" w:cs="Times New Roman"/>
          <w:sz w:val="24"/>
          <w:szCs w:val="24"/>
        </w:rPr>
        <w:t xml:space="preserve"> </w:t>
      </w:r>
      <w:r w:rsidR="005E0038">
        <w:rPr>
          <w:rFonts w:ascii="Times New Roman" w:hAnsi="Times New Roman" w:cs="Times New Roman"/>
          <w:sz w:val="24"/>
          <w:szCs w:val="24"/>
        </w:rPr>
        <w:t>Of the 244,246 cases, 101,354 (</w:t>
      </w:r>
      <w:r w:rsidR="00202385">
        <w:rPr>
          <w:rFonts w:ascii="Times New Roman" w:hAnsi="Times New Roman" w:cs="Times New Roman"/>
          <w:sz w:val="24"/>
          <w:szCs w:val="24"/>
        </w:rPr>
        <w:t xml:space="preserve">41%) </w:t>
      </w:r>
      <w:r w:rsidR="00E70A91">
        <w:rPr>
          <w:rFonts w:ascii="Times New Roman" w:hAnsi="Times New Roman" w:cs="Times New Roman"/>
          <w:sz w:val="24"/>
          <w:szCs w:val="24"/>
        </w:rPr>
        <w:t>were</w:t>
      </w:r>
      <w:r w:rsidR="00202385">
        <w:rPr>
          <w:rFonts w:ascii="Times New Roman" w:hAnsi="Times New Roman" w:cs="Times New Roman"/>
          <w:sz w:val="24"/>
          <w:szCs w:val="24"/>
        </w:rPr>
        <w:t xml:space="preserve"> recorded in the year 2019 alone. </w:t>
      </w:r>
      <w:r w:rsidR="00D93236">
        <w:rPr>
          <w:rFonts w:ascii="Times New Roman" w:hAnsi="Times New Roman" w:cs="Times New Roman"/>
          <w:sz w:val="24"/>
          <w:szCs w:val="24"/>
        </w:rPr>
        <w:t xml:space="preserve">Of the </w:t>
      </w:r>
      <w:ins w:id="11" w:author="Mohammad Nayeem Hasan" w:date="2023-06-01T01:23:00Z">
        <w:r w:rsidR="0055109A">
          <w:rPr>
            <w:rFonts w:ascii="Times New Roman" w:hAnsi="Times New Roman" w:cs="Times New Roman"/>
            <w:sz w:val="24"/>
            <w:szCs w:val="24"/>
          </w:rPr>
          <w:t>792</w:t>
        </w:r>
      </w:ins>
      <w:del w:id="12" w:author="Mohammad Nayeem Hasan" w:date="2023-06-01T01:23:00Z">
        <w:r w:rsidR="00D93236" w:rsidDel="0055109A">
          <w:rPr>
            <w:rFonts w:ascii="Times New Roman" w:hAnsi="Times New Roman" w:cs="Times New Roman"/>
            <w:sz w:val="24"/>
            <w:szCs w:val="24"/>
          </w:rPr>
          <w:delText>588</w:delText>
        </w:r>
      </w:del>
      <w:r w:rsidR="00D93236">
        <w:rPr>
          <w:rFonts w:ascii="Times New Roman" w:hAnsi="Times New Roman" w:cs="Times New Roman"/>
          <w:sz w:val="24"/>
          <w:szCs w:val="24"/>
        </w:rPr>
        <w:t xml:space="preserve"> deaths, </w:t>
      </w:r>
      <w:r w:rsidR="00853C5D">
        <w:rPr>
          <w:rFonts w:ascii="Times New Roman" w:hAnsi="Times New Roman" w:cs="Times New Roman"/>
          <w:sz w:val="24"/>
          <w:szCs w:val="24"/>
        </w:rPr>
        <w:t>281 (</w:t>
      </w:r>
      <w:ins w:id="13" w:author="Mohammad Nayeem Hasan" w:date="2023-06-01T01:24:00Z">
        <w:r w:rsidR="0055109A">
          <w:rPr>
            <w:rFonts w:ascii="Times New Roman" w:hAnsi="Times New Roman" w:cs="Times New Roman"/>
            <w:sz w:val="24"/>
            <w:szCs w:val="24"/>
          </w:rPr>
          <w:t>35%</w:t>
        </w:r>
      </w:ins>
      <w:del w:id="14" w:author="Mohammad Nayeem Hasan" w:date="2023-06-01T01:24:00Z">
        <w:r w:rsidR="00853C5D" w:rsidDel="0055109A">
          <w:rPr>
            <w:rFonts w:ascii="Times New Roman" w:hAnsi="Times New Roman" w:cs="Times New Roman"/>
            <w:sz w:val="24"/>
            <w:szCs w:val="24"/>
          </w:rPr>
          <w:delText>47%</w:delText>
        </w:r>
      </w:del>
      <w:r w:rsidR="00853C5D">
        <w:rPr>
          <w:rFonts w:ascii="Times New Roman" w:hAnsi="Times New Roman" w:cs="Times New Roman"/>
          <w:sz w:val="24"/>
          <w:szCs w:val="24"/>
        </w:rPr>
        <w:t xml:space="preserve">) were recorded in the year 2022. </w:t>
      </w:r>
      <w:r w:rsidR="008B643D">
        <w:rPr>
          <w:rFonts w:ascii="Times New Roman" w:hAnsi="Times New Roman" w:cs="Times New Roman"/>
          <w:sz w:val="24"/>
          <w:szCs w:val="24"/>
        </w:rPr>
        <w:t>T</w:t>
      </w:r>
      <w:r w:rsidR="003A30EA">
        <w:rPr>
          <w:rFonts w:ascii="Times New Roman" w:hAnsi="Times New Roman" w:cs="Times New Roman"/>
          <w:sz w:val="24"/>
          <w:szCs w:val="24"/>
        </w:rPr>
        <w:t xml:space="preserve">he mean </w:t>
      </w:r>
      <w:r w:rsidR="002471D9">
        <w:rPr>
          <w:rFonts w:ascii="Times New Roman" w:hAnsi="Times New Roman" w:cs="Times New Roman"/>
          <w:sz w:val="24"/>
          <w:szCs w:val="24"/>
        </w:rPr>
        <w:t xml:space="preserve">annual </w:t>
      </w:r>
      <w:r w:rsidR="0007072D">
        <w:rPr>
          <w:rFonts w:ascii="Times New Roman" w:hAnsi="Times New Roman" w:cs="Times New Roman"/>
          <w:sz w:val="24"/>
          <w:szCs w:val="24"/>
        </w:rPr>
        <w:t xml:space="preserve">number of </w:t>
      </w:r>
      <w:r w:rsidR="003A30EA">
        <w:rPr>
          <w:rFonts w:ascii="Times New Roman" w:hAnsi="Times New Roman" w:cs="Times New Roman"/>
          <w:sz w:val="24"/>
          <w:szCs w:val="24"/>
        </w:rPr>
        <w:t>d</w:t>
      </w:r>
      <w:r w:rsidR="003A30EA" w:rsidRPr="003A30EA">
        <w:rPr>
          <w:rFonts w:ascii="Times New Roman" w:hAnsi="Times New Roman" w:cs="Times New Roman"/>
          <w:sz w:val="24"/>
          <w:szCs w:val="24"/>
        </w:rPr>
        <w:t xml:space="preserve">engue cases </w:t>
      </w:r>
      <w:r w:rsidR="003A30EA">
        <w:rPr>
          <w:rFonts w:ascii="Times New Roman" w:hAnsi="Times New Roman" w:cs="Times New Roman"/>
          <w:sz w:val="24"/>
          <w:szCs w:val="24"/>
        </w:rPr>
        <w:t>detected</w:t>
      </w:r>
      <w:r w:rsidR="003A30EA" w:rsidRPr="003A30EA">
        <w:rPr>
          <w:rFonts w:ascii="Times New Roman" w:hAnsi="Times New Roman" w:cs="Times New Roman"/>
          <w:sz w:val="24"/>
          <w:szCs w:val="24"/>
        </w:rPr>
        <w:t xml:space="preserve"> </w:t>
      </w:r>
      <w:r w:rsidR="002471D9">
        <w:rPr>
          <w:rFonts w:ascii="Times New Roman" w:hAnsi="Times New Roman" w:cs="Times New Roman"/>
          <w:sz w:val="24"/>
          <w:szCs w:val="24"/>
        </w:rPr>
        <w:t>in Bang</w:t>
      </w:r>
      <w:r w:rsidR="00B26115">
        <w:rPr>
          <w:rFonts w:ascii="Times New Roman" w:hAnsi="Times New Roman" w:cs="Times New Roman"/>
          <w:sz w:val="24"/>
          <w:szCs w:val="24"/>
        </w:rPr>
        <w:t>ladesh</w:t>
      </w:r>
      <w:r w:rsidR="002471D9">
        <w:rPr>
          <w:rFonts w:ascii="Times New Roman" w:hAnsi="Times New Roman" w:cs="Times New Roman"/>
          <w:sz w:val="24"/>
          <w:szCs w:val="24"/>
        </w:rPr>
        <w:t xml:space="preserve"> was </w:t>
      </w:r>
      <w:r w:rsidR="003E7DF5" w:rsidRPr="003E7DF5">
        <w:rPr>
          <w:rFonts w:ascii="Times New Roman" w:hAnsi="Times New Roman" w:cs="Times New Roman"/>
          <w:sz w:val="24"/>
          <w:szCs w:val="24"/>
        </w:rPr>
        <w:t>10,619</w:t>
      </w:r>
      <w:r w:rsidRPr="003E7DF5">
        <w:rPr>
          <w:rFonts w:ascii="Times New Roman" w:hAnsi="Times New Roman" w:cs="Times New Roman"/>
          <w:sz w:val="24"/>
          <w:szCs w:val="24"/>
        </w:rPr>
        <w:t xml:space="preserve"> </w:t>
      </w:r>
      <w:r w:rsidR="003A30EA" w:rsidRPr="003E7DF5">
        <w:rPr>
          <w:rFonts w:ascii="Times New Roman" w:hAnsi="Times New Roman" w:cs="Times New Roman"/>
          <w:sz w:val="24"/>
          <w:szCs w:val="24"/>
        </w:rPr>
        <w:t>(</w:t>
      </w:r>
      <w:r w:rsidR="003E7DF5">
        <w:rPr>
          <w:rFonts w:ascii="Times New Roman" w:hAnsi="Times New Roman" w:cs="Times New Roman"/>
          <w:sz w:val="24"/>
          <w:szCs w:val="24"/>
        </w:rPr>
        <w:t>standard deviation</w:t>
      </w:r>
      <w:r w:rsidR="00C203C8">
        <w:rPr>
          <w:rFonts w:ascii="Times New Roman" w:hAnsi="Times New Roman" w:cs="Times New Roman"/>
          <w:sz w:val="24"/>
          <w:szCs w:val="24"/>
        </w:rPr>
        <w:t xml:space="preserve"> [SD]</w:t>
      </w:r>
      <w:r w:rsidR="003A30EA" w:rsidRPr="003E7DF5">
        <w:rPr>
          <w:rFonts w:ascii="Times New Roman" w:hAnsi="Times New Roman" w:cs="Times New Roman"/>
          <w:sz w:val="24"/>
          <w:szCs w:val="24"/>
        </w:rPr>
        <w:t>=</w:t>
      </w:r>
      <w:r w:rsidR="003E7DF5" w:rsidRPr="003E7DF5">
        <w:rPr>
          <w:rFonts w:ascii="Times New Roman" w:hAnsi="Times New Roman" w:cs="Times New Roman"/>
          <w:sz w:val="24"/>
          <w:szCs w:val="24"/>
        </w:rPr>
        <w:t>23,971</w:t>
      </w:r>
      <w:r w:rsidR="003A30EA" w:rsidRPr="003E7DF5">
        <w:rPr>
          <w:rFonts w:ascii="Times New Roman" w:hAnsi="Times New Roman" w:cs="Times New Roman"/>
          <w:sz w:val="24"/>
          <w:szCs w:val="24"/>
        </w:rPr>
        <w:t>)</w:t>
      </w:r>
      <w:r w:rsidR="00B26115">
        <w:rPr>
          <w:rFonts w:ascii="Times New Roman" w:hAnsi="Times New Roman" w:cs="Times New Roman"/>
          <w:sz w:val="24"/>
          <w:szCs w:val="24"/>
        </w:rPr>
        <w:t xml:space="preserve">. </w:t>
      </w:r>
      <w:r w:rsidR="00895F8E">
        <w:rPr>
          <w:rFonts w:ascii="Times New Roman" w:hAnsi="Times New Roman" w:cs="Times New Roman"/>
          <w:sz w:val="24"/>
          <w:szCs w:val="24"/>
        </w:rPr>
        <w:t>T</w:t>
      </w:r>
      <w:r w:rsidR="003A30EA" w:rsidRPr="003A30EA">
        <w:rPr>
          <w:rFonts w:ascii="Times New Roman" w:hAnsi="Times New Roman" w:cs="Times New Roman"/>
          <w:sz w:val="24"/>
          <w:szCs w:val="24"/>
        </w:rPr>
        <w:t xml:space="preserve">he </w:t>
      </w:r>
      <w:r w:rsidR="00895F8E">
        <w:rPr>
          <w:rFonts w:ascii="Times New Roman" w:hAnsi="Times New Roman" w:cs="Times New Roman"/>
          <w:sz w:val="24"/>
          <w:szCs w:val="24"/>
        </w:rPr>
        <w:t xml:space="preserve">highest number of annual cases </w:t>
      </w:r>
      <w:r w:rsidR="00CC4338">
        <w:rPr>
          <w:rFonts w:ascii="Times New Roman" w:hAnsi="Times New Roman" w:cs="Times New Roman"/>
          <w:sz w:val="24"/>
          <w:szCs w:val="24"/>
        </w:rPr>
        <w:t xml:space="preserve">was </w:t>
      </w:r>
      <w:r w:rsidR="00895F8E">
        <w:rPr>
          <w:rFonts w:ascii="Times New Roman" w:hAnsi="Times New Roman" w:cs="Times New Roman"/>
          <w:sz w:val="24"/>
          <w:szCs w:val="24"/>
        </w:rPr>
        <w:t xml:space="preserve">reported in </w:t>
      </w:r>
      <w:r w:rsidR="00CC4338">
        <w:rPr>
          <w:rFonts w:ascii="Times New Roman" w:hAnsi="Times New Roman" w:cs="Times New Roman"/>
          <w:sz w:val="24"/>
          <w:szCs w:val="24"/>
        </w:rPr>
        <w:t xml:space="preserve">the year 2019 with 101,354 and the highest number of deaths was recorded in 2022 with </w:t>
      </w:r>
      <w:r w:rsidR="00BB6891" w:rsidRPr="008D1EA2">
        <w:rPr>
          <w:rFonts w:ascii="Times New Roman" w:hAnsi="Times New Roman" w:cs="Times New Roman"/>
          <w:sz w:val="24"/>
          <w:szCs w:val="24"/>
        </w:rPr>
        <w:t>281</w:t>
      </w:r>
      <w:r w:rsidR="00CC4338" w:rsidRPr="008D1EA2">
        <w:rPr>
          <w:rFonts w:ascii="Times New Roman" w:hAnsi="Times New Roman" w:cs="Times New Roman"/>
          <w:sz w:val="24"/>
          <w:szCs w:val="24"/>
        </w:rPr>
        <w:t xml:space="preserve"> deaths</w:t>
      </w:r>
      <w:r w:rsidR="00164401">
        <w:rPr>
          <w:rFonts w:ascii="Times New Roman" w:hAnsi="Times New Roman" w:cs="Times New Roman"/>
          <w:sz w:val="24"/>
          <w:szCs w:val="24"/>
        </w:rPr>
        <w:t xml:space="preserve">, which is </w:t>
      </w:r>
      <w:ins w:id="15" w:author="Mohammad Nayeem Hasan" w:date="2023-06-01T01:25:00Z">
        <w:r w:rsidR="0055109A">
          <w:rPr>
            <w:rFonts w:ascii="Times New Roman" w:hAnsi="Times New Roman" w:cs="Times New Roman"/>
            <w:sz w:val="24"/>
            <w:szCs w:val="24"/>
          </w:rPr>
          <w:t>35%</w:t>
        </w:r>
      </w:ins>
      <w:del w:id="16" w:author="Mohammad Nayeem Hasan" w:date="2023-06-01T01:25:00Z">
        <w:r w:rsidR="00164401" w:rsidDel="0055109A">
          <w:rPr>
            <w:rFonts w:ascii="Times New Roman" w:hAnsi="Times New Roman" w:cs="Times New Roman"/>
            <w:sz w:val="24"/>
            <w:szCs w:val="24"/>
          </w:rPr>
          <w:delText>47%</w:delText>
        </w:r>
      </w:del>
      <w:r w:rsidR="00164401">
        <w:rPr>
          <w:rFonts w:ascii="Times New Roman" w:hAnsi="Times New Roman" w:cs="Times New Roman"/>
          <w:sz w:val="24"/>
          <w:szCs w:val="24"/>
        </w:rPr>
        <w:t xml:space="preserve"> of total death recorded in the past 23 years in Bangladesh</w:t>
      </w:r>
      <w:r w:rsidR="00CC4338" w:rsidRPr="008D1EA2">
        <w:rPr>
          <w:rFonts w:ascii="Times New Roman" w:hAnsi="Times New Roman" w:cs="Times New Roman"/>
          <w:sz w:val="24"/>
          <w:szCs w:val="24"/>
        </w:rPr>
        <w:t xml:space="preserve"> </w:t>
      </w:r>
      <w:r w:rsidR="00CC4338" w:rsidRPr="00164401">
        <w:rPr>
          <w:rFonts w:ascii="Times New Roman" w:hAnsi="Times New Roman" w:cs="Times New Roman"/>
          <w:b/>
          <w:bCs/>
          <w:sz w:val="24"/>
          <w:szCs w:val="24"/>
        </w:rPr>
        <w:t>(Fig 1)</w:t>
      </w:r>
      <w:r w:rsidR="00CC4338" w:rsidRPr="008D1EA2">
        <w:rPr>
          <w:rFonts w:ascii="Times New Roman" w:hAnsi="Times New Roman" w:cs="Times New Roman"/>
          <w:sz w:val="24"/>
          <w:szCs w:val="24"/>
        </w:rPr>
        <w:t>.</w:t>
      </w:r>
      <w:r w:rsidR="003A30EA" w:rsidRPr="008D1EA2">
        <w:rPr>
          <w:rFonts w:ascii="Times New Roman" w:hAnsi="Times New Roman" w:cs="Times New Roman"/>
          <w:sz w:val="24"/>
          <w:szCs w:val="24"/>
        </w:rPr>
        <w:t xml:space="preserve"> </w:t>
      </w:r>
      <w:r w:rsidR="00992326">
        <w:rPr>
          <w:rFonts w:ascii="Times New Roman" w:hAnsi="Times New Roman" w:cs="Times New Roman"/>
          <w:sz w:val="24"/>
          <w:szCs w:val="24"/>
        </w:rPr>
        <w:t>Most of the dengue-</w:t>
      </w:r>
      <w:r w:rsidR="00992326">
        <w:rPr>
          <w:rFonts w:ascii="Times New Roman" w:hAnsi="Times New Roman" w:cs="Times New Roman"/>
          <w:sz w:val="24"/>
          <w:szCs w:val="24"/>
        </w:rPr>
        <w:lastRenderedPageBreak/>
        <w:t xml:space="preserve">related deaths were recorded </w:t>
      </w:r>
      <w:r w:rsidR="00AB6F71">
        <w:rPr>
          <w:rFonts w:ascii="Times New Roman" w:hAnsi="Times New Roman" w:cs="Times New Roman"/>
          <w:sz w:val="24"/>
          <w:szCs w:val="24"/>
        </w:rPr>
        <w:t>after 2018</w:t>
      </w:r>
      <w:r w:rsidR="00992326">
        <w:rPr>
          <w:rFonts w:ascii="Times New Roman" w:hAnsi="Times New Roman" w:cs="Times New Roman"/>
          <w:sz w:val="24"/>
          <w:szCs w:val="24"/>
        </w:rPr>
        <w:t xml:space="preserve">, with more than </w:t>
      </w:r>
      <w:ins w:id="17" w:author="Mohammad Nayeem Hasan" w:date="2023-06-01T01:26:00Z">
        <w:r w:rsidR="0055109A">
          <w:rPr>
            <w:rFonts w:ascii="Times New Roman" w:hAnsi="Times New Roman" w:cs="Times New Roman"/>
            <w:sz w:val="24"/>
            <w:szCs w:val="24"/>
          </w:rPr>
          <w:t>69</w:t>
        </w:r>
      </w:ins>
      <w:ins w:id="18" w:author="Mohammad Nayeem Hasan" w:date="2023-06-01T01:27:00Z">
        <w:r w:rsidR="0055109A">
          <w:rPr>
            <w:rFonts w:ascii="Times New Roman" w:hAnsi="Times New Roman" w:cs="Times New Roman"/>
            <w:sz w:val="24"/>
            <w:szCs w:val="24"/>
          </w:rPr>
          <w:t>%</w:t>
        </w:r>
      </w:ins>
      <w:del w:id="19" w:author="Mohammad Nayeem Hasan" w:date="2023-06-01T01:26:00Z">
        <w:r w:rsidR="00992326" w:rsidDel="0055109A">
          <w:rPr>
            <w:rFonts w:ascii="Times New Roman" w:hAnsi="Times New Roman" w:cs="Times New Roman"/>
            <w:sz w:val="24"/>
            <w:szCs w:val="24"/>
          </w:rPr>
          <w:delText>93</w:delText>
        </w:r>
      </w:del>
      <w:del w:id="20" w:author="Mohammad Nayeem Hasan" w:date="2023-06-01T01:27:00Z">
        <w:r w:rsidR="007B71C6" w:rsidDel="0055109A">
          <w:rPr>
            <w:rFonts w:ascii="Times New Roman" w:hAnsi="Times New Roman" w:cs="Times New Roman"/>
            <w:sz w:val="24"/>
            <w:szCs w:val="24"/>
          </w:rPr>
          <w:delText>%</w:delText>
        </w:r>
      </w:del>
      <w:r w:rsidR="007B71C6">
        <w:rPr>
          <w:rFonts w:ascii="Times New Roman" w:hAnsi="Times New Roman" w:cs="Times New Roman"/>
          <w:sz w:val="24"/>
          <w:szCs w:val="24"/>
        </w:rPr>
        <w:t xml:space="preserve"> (</w:t>
      </w:r>
      <w:r w:rsidR="00992326">
        <w:rPr>
          <w:rFonts w:ascii="Times New Roman" w:hAnsi="Times New Roman" w:cs="Times New Roman"/>
          <w:sz w:val="24"/>
          <w:szCs w:val="24"/>
        </w:rPr>
        <w:t>n=550)</w:t>
      </w:r>
      <w:r w:rsidR="00BD0C95">
        <w:rPr>
          <w:rFonts w:ascii="Times New Roman" w:hAnsi="Times New Roman" w:cs="Times New Roman"/>
          <w:sz w:val="24"/>
          <w:szCs w:val="24"/>
        </w:rPr>
        <w:t xml:space="preserve"> </w:t>
      </w:r>
      <w:r w:rsidR="00992326">
        <w:rPr>
          <w:rFonts w:ascii="Times New Roman" w:hAnsi="Times New Roman" w:cs="Times New Roman"/>
          <w:sz w:val="24"/>
          <w:szCs w:val="24"/>
        </w:rPr>
        <w:t>deaths</w:t>
      </w:r>
      <w:r w:rsidR="00BD0C95">
        <w:rPr>
          <w:rFonts w:ascii="Times New Roman" w:hAnsi="Times New Roman" w:cs="Times New Roman"/>
          <w:sz w:val="24"/>
          <w:szCs w:val="24"/>
        </w:rPr>
        <w:t xml:space="preserve"> </w:t>
      </w:r>
      <w:r w:rsidR="00AB6F71">
        <w:rPr>
          <w:rFonts w:ascii="Times New Roman" w:hAnsi="Times New Roman" w:cs="Times New Roman"/>
          <w:sz w:val="24"/>
          <w:szCs w:val="24"/>
        </w:rPr>
        <w:t>recorded</w:t>
      </w:r>
      <w:r w:rsidR="00BD0C95">
        <w:rPr>
          <w:rFonts w:ascii="Times New Roman" w:hAnsi="Times New Roman" w:cs="Times New Roman"/>
          <w:sz w:val="24"/>
          <w:szCs w:val="24"/>
        </w:rPr>
        <w:t xml:space="preserve"> during this time. </w:t>
      </w:r>
      <w:r w:rsidR="00937BEA">
        <w:rPr>
          <w:rFonts w:ascii="Times New Roman" w:hAnsi="Times New Roman" w:cs="Times New Roman"/>
          <w:sz w:val="24"/>
          <w:szCs w:val="24"/>
        </w:rPr>
        <w:t>Out of the 23 years</w:t>
      </w:r>
      <w:r w:rsidR="00AB6F71">
        <w:rPr>
          <w:rFonts w:ascii="Times New Roman" w:hAnsi="Times New Roman" w:cs="Times New Roman"/>
          <w:sz w:val="24"/>
          <w:szCs w:val="24"/>
        </w:rPr>
        <w:t>,</w:t>
      </w:r>
      <w:r w:rsidR="00937BEA">
        <w:rPr>
          <w:rFonts w:ascii="Times New Roman" w:hAnsi="Times New Roman" w:cs="Times New Roman"/>
          <w:sz w:val="24"/>
          <w:szCs w:val="24"/>
        </w:rPr>
        <w:t xml:space="preserve"> no deaths were recorded in </w:t>
      </w:r>
      <w:ins w:id="21" w:author="Mohammad Nayeem Hasan" w:date="2023-06-01T01:28:00Z">
        <w:r w:rsidR="0055109A">
          <w:rPr>
            <w:rFonts w:ascii="Times New Roman" w:hAnsi="Times New Roman" w:cs="Times New Roman"/>
            <w:sz w:val="24"/>
            <w:szCs w:val="24"/>
          </w:rPr>
          <w:t>10</w:t>
        </w:r>
      </w:ins>
      <w:del w:id="22" w:author="Mohammad Nayeem Hasan" w:date="2023-06-01T01:28:00Z">
        <w:r w:rsidR="00937BEA" w:rsidDel="0055109A">
          <w:rPr>
            <w:rFonts w:ascii="Times New Roman" w:hAnsi="Times New Roman" w:cs="Times New Roman"/>
            <w:sz w:val="24"/>
            <w:szCs w:val="24"/>
          </w:rPr>
          <w:delText>16</w:delText>
        </w:r>
      </w:del>
      <w:r w:rsidR="00937BEA">
        <w:rPr>
          <w:rFonts w:ascii="Times New Roman" w:hAnsi="Times New Roman" w:cs="Times New Roman"/>
          <w:sz w:val="24"/>
          <w:szCs w:val="24"/>
        </w:rPr>
        <w:t xml:space="preserve"> years</w:t>
      </w:r>
      <w:r w:rsidR="00AB6F71">
        <w:rPr>
          <w:rFonts w:ascii="Times New Roman" w:hAnsi="Times New Roman" w:cs="Times New Roman"/>
          <w:sz w:val="24"/>
          <w:szCs w:val="24"/>
        </w:rPr>
        <w:t xml:space="preserve"> </w:t>
      </w:r>
      <w:r w:rsidR="00AB6F71" w:rsidRPr="001222A4">
        <w:rPr>
          <w:rFonts w:ascii="Times New Roman" w:hAnsi="Times New Roman" w:cs="Times New Roman"/>
          <w:b/>
          <w:bCs/>
          <w:sz w:val="24"/>
          <w:szCs w:val="24"/>
        </w:rPr>
        <w:t>(Fig 1)</w:t>
      </w:r>
      <w:r w:rsidR="00937BEA">
        <w:rPr>
          <w:rFonts w:ascii="Times New Roman" w:hAnsi="Times New Roman" w:cs="Times New Roman"/>
          <w:sz w:val="24"/>
          <w:szCs w:val="24"/>
        </w:rPr>
        <w:t xml:space="preserve">. </w:t>
      </w:r>
      <w:r w:rsidR="00992326">
        <w:rPr>
          <w:rFonts w:ascii="Times New Roman" w:hAnsi="Times New Roman" w:cs="Times New Roman"/>
          <w:sz w:val="24"/>
          <w:szCs w:val="24"/>
        </w:rPr>
        <w:t xml:space="preserve"> </w:t>
      </w:r>
    </w:p>
    <w:p w14:paraId="0FBA0E50" w14:textId="77777777" w:rsidR="006031F8" w:rsidRDefault="006031F8" w:rsidP="00761BED">
      <w:pPr>
        <w:spacing w:line="360" w:lineRule="auto"/>
        <w:rPr>
          <w:rFonts w:ascii="Times New Roman" w:hAnsi="Times New Roman" w:cs="Times New Roman"/>
          <w:b/>
          <w:bCs/>
          <w:sz w:val="24"/>
          <w:szCs w:val="24"/>
        </w:rPr>
      </w:pPr>
    </w:p>
    <w:p w14:paraId="15126329" w14:textId="1F693354" w:rsidR="00F12313" w:rsidRPr="00186BD2" w:rsidRDefault="005D391F" w:rsidP="00761BED">
      <w:pPr>
        <w:spacing w:line="360" w:lineRule="auto"/>
        <w:rPr>
          <w:rFonts w:ascii="Times New Roman" w:hAnsi="Times New Roman" w:cs="Times New Roman"/>
          <w:b/>
          <w:bCs/>
          <w:sz w:val="24"/>
          <w:szCs w:val="24"/>
        </w:rPr>
      </w:pPr>
      <w:del w:id="23" w:author="Mohammad Nayeem Hasan" w:date="2023-06-01T00:51:00Z">
        <w:r w:rsidDel="007A3D7C">
          <w:rPr>
            <w:noProof/>
          </w:rPr>
          <w:lastRenderedPageBreak/>
          <w:drawing>
            <wp:inline distT="0" distB="0" distL="0" distR="0" wp14:anchorId="27B98751" wp14:editId="7525818A">
              <wp:extent cx="5943600" cy="6604000"/>
              <wp:effectExtent l="0" t="0" r="0" b="6350"/>
              <wp:docPr id="19292074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07497" name="Picture 1" descr="A picture containing text, screenshot, diagram, plo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604000"/>
                      </a:xfrm>
                      <a:prstGeom prst="rect">
                        <a:avLst/>
                      </a:prstGeom>
                      <a:noFill/>
                      <a:ln>
                        <a:noFill/>
                      </a:ln>
                    </pic:spPr>
                  </pic:pic>
                </a:graphicData>
              </a:graphic>
            </wp:inline>
          </w:drawing>
        </w:r>
      </w:del>
      <w:ins w:id="24" w:author="Mohammad Nayeem Hasan" w:date="2023-06-01T01:16:00Z">
        <w:r w:rsidR="002A1213">
          <w:rPr>
            <w:noProof/>
          </w:rPr>
          <w:lastRenderedPageBreak/>
          <w:drawing>
            <wp:inline distT="0" distB="0" distL="0" distR="0" wp14:anchorId="2BCE4952" wp14:editId="270CC50B">
              <wp:extent cx="5943600" cy="6604000"/>
              <wp:effectExtent l="0" t="0" r="0" b="6350"/>
              <wp:docPr id="407450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6604000"/>
                      </a:xfrm>
                      <a:prstGeom prst="rect">
                        <a:avLst/>
                      </a:prstGeom>
                      <a:noFill/>
                      <a:ln>
                        <a:noFill/>
                      </a:ln>
                    </pic:spPr>
                  </pic:pic>
                </a:graphicData>
              </a:graphic>
            </wp:inline>
          </w:drawing>
        </w:r>
      </w:ins>
    </w:p>
    <w:p w14:paraId="7A163B9D" w14:textId="5548B4D7" w:rsidR="006031F8" w:rsidRDefault="006031F8" w:rsidP="004F04FE">
      <w:pPr>
        <w:spacing w:after="0" w:line="360" w:lineRule="auto"/>
        <w:rPr>
          <w:rFonts w:ascii="Times New Roman" w:hAnsi="Times New Roman" w:cs="Times New Roman"/>
          <w:b/>
          <w:bCs/>
          <w:sz w:val="24"/>
          <w:szCs w:val="24"/>
        </w:rPr>
      </w:pPr>
      <w:r w:rsidRPr="00761BED">
        <w:rPr>
          <w:rFonts w:ascii="Times New Roman" w:hAnsi="Times New Roman" w:cs="Times New Roman"/>
          <w:b/>
          <w:bCs/>
          <w:sz w:val="24"/>
          <w:szCs w:val="24"/>
        </w:rPr>
        <w:t>Fig 1</w:t>
      </w:r>
      <w:r w:rsidR="00794CAB">
        <w:rPr>
          <w:rFonts w:ascii="Times New Roman" w:hAnsi="Times New Roman" w:cs="Times New Roman"/>
          <w:b/>
          <w:bCs/>
          <w:sz w:val="24"/>
          <w:szCs w:val="24"/>
        </w:rPr>
        <w:t xml:space="preserve">: Top: Number of dengue cases and deaths over the period 2000-2022. Bottom: </w:t>
      </w:r>
      <w:r w:rsidR="00794CAB" w:rsidRPr="00794CAB">
        <w:rPr>
          <w:rFonts w:ascii="Times New Roman" w:hAnsi="Times New Roman" w:cs="Times New Roman"/>
          <w:b/>
          <w:bCs/>
          <w:sz w:val="24"/>
          <w:szCs w:val="24"/>
        </w:rPr>
        <w:t xml:space="preserve">Number of </w:t>
      </w:r>
      <w:r w:rsidR="00794CAB">
        <w:rPr>
          <w:rFonts w:ascii="Times New Roman" w:hAnsi="Times New Roman" w:cs="Times New Roman"/>
          <w:b/>
          <w:bCs/>
          <w:sz w:val="24"/>
          <w:szCs w:val="24"/>
        </w:rPr>
        <w:t>monthly</w:t>
      </w:r>
      <w:r w:rsidR="00794CAB" w:rsidRPr="00794CAB">
        <w:rPr>
          <w:rFonts w:ascii="Times New Roman" w:hAnsi="Times New Roman" w:cs="Times New Roman"/>
          <w:b/>
          <w:bCs/>
          <w:sz w:val="24"/>
          <w:szCs w:val="24"/>
        </w:rPr>
        <w:t xml:space="preserve"> dengue cases and deaths</w:t>
      </w:r>
      <w:r w:rsidR="00794CAB">
        <w:rPr>
          <w:rFonts w:ascii="Times New Roman" w:hAnsi="Times New Roman" w:cs="Times New Roman"/>
          <w:b/>
          <w:bCs/>
          <w:sz w:val="24"/>
          <w:szCs w:val="24"/>
        </w:rPr>
        <w:t>.</w:t>
      </w:r>
    </w:p>
    <w:p w14:paraId="602E013A" w14:textId="77777777" w:rsidR="00794CAB" w:rsidRPr="00EC7ECC" w:rsidRDefault="00794CAB" w:rsidP="004F04FE">
      <w:pPr>
        <w:spacing w:after="0" w:line="360" w:lineRule="auto"/>
        <w:rPr>
          <w:rFonts w:ascii="Times New Roman" w:hAnsi="Times New Roman" w:cs="Times New Roman"/>
          <w:b/>
          <w:bCs/>
          <w:sz w:val="24"/>
          <w:szCs w:val="24"/>
        </w:rPr>
      </w:pPr>
    </w:p>
    <w:p w14:paraId="25610258" w14:textId="1614EC3C" w:rsidR="006D3A16" w:rsidRDefault="005A19C4" w:rsidP="004F04FE">
      <w:pPr>
        <w:spacing w:after="0" w:line="360" w:lineRule="auto"/>
        <w:rPr>
          <w:rStyle w:val="label"/>
          <w:rFonts w:ascii="Times New Roman" w:hAnsi="Times New Roman" w:cs="Times New Roman"/>
          <w:sz w:val="24"/>
          <w:szCs w:val="24"/>
        </w:rPr>
      </w:pPr>
      <w:r w:rsidRPr="007F5158">
        <w:rPr>
          <w:rFonts w:ascii="Times New Roman" w:hAnsi="Times New Roman" w:cs="Times New Roman"/>
          <w:sz w:val="24"/>
          <w:szCs w:val="24"/>
        </w:rPr>
        <w:t>In the first decade of th</w:t>
      </w:r>
      <w:r w:rsidR="00934207">
        <w:rPr>
          <w:rFonts w:ascii="Times New Roman" w:hAnsi="Times New Roman" w:cs="Times New Roman"/>
          <w:sz w:val="24"/>
          <w:szCs w:val="24"/>
        </w:rPr>
        <w:t>is</w:t>
      </w:r>
      <w:r w:rsidRPr="007F5158">
        <w:rPr>
          <w:rFonts w:ascii="Times New Roman" w:hAnsi="Times New Roman" w:cs="Times New Roman"/>
          <w:sz w:val="24"/>
          <w:szCs w:val="24"/>
        </w:rPr>
        <w:t xml:space="preserve"> century</w:t>
      </w:r>
      <w:r w:rsidR="00903773">
        <w:rPr>
          <w:rFonts w:ascii="Times New Roman" w:hAnsi="Times New Roman" w:cs="Times New Roman"/>
          <w:sz w:val="24"/>
          <w:szCs w:val="24"/>
        </w:rPr>
        <w:t xml:space="preserve"> (</w:t>
      </w:r>
      <w:r w:rsidRPr="007F5158">
        <w:rPr>
          <w:rFonts w:ascii="Times New Roman" w:hAnsi="Times New Roman" w:cs="Times New Roman"/>
          <w:sz w:val="24"/>
          <w:szCs w:val="24"/>
        </w:rPr>
        <w:t>2000 to 2010</w:t>
      </w:r>
      <w:r w:rsidR="00903773">
        <w:rPr>
          <w:rFonts w:ascii="Times New Roman" w:hAnsi="Times New Roman" w:cs="Times New Roman"/>
          <w:sz w:val="24"/>
          <w:szCs w:val="24"/>
        </w:rPr>
        <w:t>)</w:t>
      </w:r>
      <w:r w:rsidRPr="007F5158">
        <w:rPr>
          <w:rFonts w:ascii="Times New Roman" w:hAnsi="Times New Roman" w:cs="Times New Roman"/>
          <w:sz w:val="24"/>
          <w:szCs w:val="24"/>
        </w:rPr>
        <w:t xml:space="preserve">, the mean annual number of </w:t>
      </w:r>
      <w:r>
        <w:rPr>
          <w:rFonts w:ascii="Times New Roman" w:hAnsi="Times New Roman" w:cs="Times New Roman"/>
          <w:sz w:val="24"/>
          <w:szCs w:val="24"/>
        </w:rPr>
        <w:t xml:space="preserve">dengue </w:t>
      </w:r>
      <w:r w:rsidRPr="007F5158">
        <w:rPr>
          <w:rFonts w:ascii="Times New Roman" w:hAnsi="Times New Roman" w:cs="Times New Roman"/>
          <w:sz w:val="24"/>
          <w:szCs w:val="24"/>
        </w:rPr>
        <w:t xml:space="preserve">cases </w:t>
      </w:r>
      <w:r w:rsidR="00276878">
        <w:rPr>
          <w:rFonts w:ascii="Times New Roman" w:hAnsi="Times New Roman" w:cs="Times New Roman"/>
          <w:sz w:val="24"/>
          <w:szCs w:val="24"/>
        </w:rPr>
        <w:t xml:space="preserve">was </w:t>
      </w:r>
      <w:r w:rsidR="00AB17E6">
        <w:rPr>
          <w:rFonts w:ascii="Times New Roman" w:hAnsi="Times New Roman" w:cs="Times New Roman"/>
          <w:sz w:val="24"/>
          <w:szCs w:val="24"/>
        </w:rPr>
        <w:t>2</w:t>
      </w:r>
      <w:r w:rsidR="000A3480">
        <w:rPr>
          <w:rFonts w:ascii="Times New Roman" w:hAnsi="Times New Roman" w:cs="Times New Roman"/>
          <w:sz w:val="24"/>
          <w:szCs w:val="24"/>
        </w:rPr>
        <w:t>,</w:t>
      </w:r>
      <w:r w:rsidR="00AB17E6">
        <w:rPr>
          <w:rFonts w:ascii="Times New Roman" w:hAnsi="Times New Roman" w:cs="Times New Roman"/>
          <w:sz w:val="24"/>
          <w:szCs w:val="24"/>
        </w:rPr>
        <w:t>216 (±2</w:t>
      </w:r>
      <w:r w:rsidR="000A3480">
        <w:rPr>
          <w:rFonts w:ascii="Times New Roman" w:hAnsi="Times New Roman" w:cs="Times New Roman"/>
          <w:sz w:val="24"/>
          <w:szCs w:val="24"/>
        </w:rPr>
        <w:t>,</w:t>
      </w:r>
      <w:r w:rsidR="00AB17E6">
        <w:rPr>
          <w:rFonts w:ascii="Times New Roman" w:hAnsi="Times New Roman" w:cs="Times New Roman"/>
          <w:sz w:val="24"/>
          <w:szCs w:val="24"/>
        </w:rPr>
        <w:t xml:space="preserve">123) which has increased </w:t>
      </w:r>
      <w:r w:rsidR="0037143D">
        <w:rPr>
          <w:rFonts w:ascii="Times New Roman" w:hAnsi="Times New Roman" w:cs="Times New Roman"/>
          <w:sz w:val="24"/>
          <w:szCs w:val="24"/>
        </w:rPr>
        <w:t xml:space="preserve">over </w:t>
      </w:r>
      <w:r w:rsidR="00F6457D">
        <w:rPr>
          <w:rFonts w:ascii="Times New Roman" w:hAnsi="Times New Roman" w:cs="Times New Roman"/>
          <w:sz w:val="24"/>
          <w:szCs w:val="24"/>
        </w:rPr>
        <w:t>eight</w:t>
      </w:r>
      <w:r w:rsidR="00AB17E6">
        <w:rPr>
          <w:rFonts w:ascii="Times New Roman" w:hAnsi="Times New Roman" w:cs="Times New Roman"/>
          <w:sz w:val="24"/>
          <w:szCs w:val="24"/>
        </w:rPr>
        <w:t xml:space="preserve"> times in the recent decade (2011-2022) at </w:t>
      </w:r>
      <w:r w:rsidR="00A82154">
        <w:rPr>
          <w:rFonts w:ascii="Times New Roman" w:hAnsi="Times New Roman" w:cs="Times New Roman"/>
          <w:sz w:val="24"/>
          <w:szCs w:val="24"/>
        </w:rPr>
        <w:t>18</w:t>
      </w:r>
      <w:r w:rsidR="000A3480">
        <w:rPr>
          <w:rFonts w:ascii="Times New Roman" w:hAnsi="Times New Roman" w:cs="Times New Roman"/>
          <w:sz w:val="24"/>
          <w:szCs w:val="24"/>
        </w:rPr>
        <w:t>,</w:t>
      </w:r>
      <w:r w:rsidR="00A82154">
        <w:rPr>
          <w:rFonts w:ascii="Times New Roman" w:hAnsi="Times New Roman" w:cs="Times New Roman"/>
          <w:sz w:val="24"/>
          <w:szCs w:val="24"/>
        </w:rPr>
        <w:t xml:space="preserve">321 </w:t>
      </w:r>
      <w:r w:rsidR="00A82154">
        <w:rPr>
          <w:rFonts w:ascii="Times New Roman" w:hAnsi="Times New Roman" w:cs="Times New Roman"/>
          <w:sz w:val="24"/>
          <w:szCs w:val="24"/>
        </w:rPr>
        <w:lastRenderedPageBreak/>
        <w:t>(±31</w:t>
      </w:r>
      <w:r w:rsidR="000A3480">
        <w:rPr>
          <w:rFonts w:ascii="Times New Roman" w:hAnsi="Times New Roman" w:cs="Times New Roman"/>
          <w:sz w:val="24"/>
          <w:szCs w:val="24"/>
        </w:rPr>
        <w:t>,</w:t>
      </w:r>
      <w:r w:rsidR="00A82154">
        <w:rPr>
          <w:rFonts w:ascii="Times New Roman" w:hAnsi="Times New Roman" w:cs="Times New Roman"/>
          <w:sz w:val="24"/>
          <w:szCs w:val="24"/>
        </w:rPr>
        <w:t>778)</w:t>
      </w:r>
      <w:r w:rsidR="00D20857">
        <w:rPr>
          <w:rFonts w:ascii="Times New Roman" w:hAnsi="Times New Roman" w:cs="Times New Roman"/>
          <w:sz w:val="24"/>
          <w:szCs w:val="24"/>
        </w:rPr>
        <w:t xml:space="preserve"> </w:t>
      </w:r>
      <w:r w:rsidR="00FB7DE3" w:rsidRPr="00FB7DE3">
        <w:rPr>
          <w:rFonts w:ascii="Times New Roman" w:hAnsi="Times New Roman" w:cs="Times New Roman"/>
          <w:b/>
          <w:bCs/>
          <w:sz w:val="24"/>
          <w:szCs w:val="24"/>
        </w:rPr>
        <w:t>(</w:t>
      </w:r>
      <w:r w:rsidR="00D20857">
        <w:rPr>
          <w:rFonts w:ascii="Times New Roman" w:hAnsi="Times New Roman" w:cs="Times New Roman"/>
          <w:b/>
          <w:bCs/>
          <w:sz w:val="24"/>
          <w:szCs w:val="24"/>
        </w:rPr>
        <w:t>Table 1</w:t>
      </w:r>
      <w:r w:rsidR="00FB7DE3" w:rsidRPr="00FB7DE3">
        <w:rPr>
          <w:rFonts w:ascii="Times New Roman" w:hAnsi="Times New Roman" w:cs="Times New Roman"/>
          <w:b/>
          <w:bCs/>
          <w:sz w:val="24"/>
          <w:szCs w:val="24"/>
        </w:rPr>
        <w:t>)</w:t>
      </w:r>
      <w:r w:rsidR="00F131FA">
        <w:rPr>
          <w:rFonts w:ascii="Times New Roman" w:hAnsi="Times New Roman" w:cs="Times New Roman"/>
          <w:sz w:val="24"/>
          <w:szCs w:val="24"/>
        </w:rPr>
        <w:t xml:space="preserve">. </w:t>
      </w:r>
      <w:r w:rsidR="002C01A7">
        <w:rPr>
          <w:rFonts w:ascii="Times New Roman" w:hAnsi="Times New Roman" w:cs="Times New Roman"/>
          <w:sz w:val="24"/>
          <w:szCs w:val="24"/>
        </w:rPr>
        <w:t>Between these two</w:t>
      </w:r>
      <w:r w:rsidR="00140471">
        <w:rPr>
          <w:rFonts w:ascii="Times New Roman" w:hAnsi="Times New Roman" w:cs="Times New Roman"/>
          <w:sz w:val="24"/>
          <w:szCs w:val="24"/>
        </w:rPr>
        <w:t xml:space="preserve"> periods</w:t>
      </w:r>
      <w:r w:rsidR="002C01A7">
        <w:rPr>
          <w:rFonts w:ascii="Times New Roman" w:hAnsi="Times New Roman" w:cs="Times New Roman"/>
          <w:sz w:val="24"/>
          <w:szCs w:val="24"/>
        </w:rPr>
        <w:t>,</w:t>
      </w:r>
      <w:r w:rsidR="00A82154">
        <w:rPr>
          <w:rFonts w:ascii="Times New Roman" w:hAnsi="Times New Roman" w:cs="Times New Roman"/>
          <w:sz w:val="24"/>
          <w:szCs w:val="24"/>
        </w:rPr>
        <w:t xml:space="preserve"> the </w:t>
      </w:r>
      <w:r w:rsidR="006876CC">
        <w:rPr>
          <w:rFonts w:ascii="Times New Roman" w:hAnsi="Times New Roman" w:cs="Times New Roman"/>
          <w:sz w:val="24"/>
          <w:szCs w:val="24"/>
        </w:rPr>
        <w:t>m</w:t>
      </w:r>
      <w:r w:rsidR="00B96122">
        <w:rPr>
          <w:rFonts w:ascii="Times New Roman" w:hAnsi="Times New Roman" w:cs="Times New Roman"/>
          <w:sz w:val="24"/>
          <w:szCs w:val="24"/>
        </w:rPr>
        <w:t xml:space="preserve">ean </w:t>
      </w:r>
      <w:r w:rsidR="00F131FA">
        <w:rPr>
          <w:rFonts w:ascii="Times New Roman" w:hAnsi="Times New Roman" w:cs="Times New Roman"/>
          <w:sz w:val="24"/>
          <w:szCs w:val="24"/>
        </w:rPr>
        <w:t xml:space="preserve">number of </w:t>
      </w:r>
      <w:r w:rsidR="006876CC">
        <w:rPr>
          <w:rFonts w:ascii="Times New Roman" w:hAnsi="Times New Roman" w:cs="Times New Roman"/>
          <w:sz w:val="24"/>
          <w:szCs w:val="24"/>
        </w:rPr>
        <w:t xml:space="preserve">annual deaths due to </w:t>
      </w:r>
      <w:r w:rsidR="00F131FA">
        <w:rPr>
          <w:rFonts w:ascii="Times New Roman" w:hAnsi="Times New Roman" w:cs="Times New Roman"/>
          <w:sz w:val="24"/>
          <w:szCs w:val="24"/>
        </w:rPr>
        <w:t>dengue</w:t>
      </w:r>
      <w:r w:rsidR="006876CC">
        <w:rPr>
          <w:rFonts w:ascii="Times New Roman" w:hAnsi="Times New Roman" w:cs="Times New Roman"/>
          <w:sz w:val="24"/>
          <w:szCs w:val="24"/>
        </w:rPr>
        <w:t xml:space="preserve"> infection has increased by </w:t>
      </w:r>
      <w:ins w:id="25" w:author="Mohammad Nayeem Hasan" w:date="2023-06-01T01:29:00Z">
        <w:r w:rsidR="00DF53D3">
          <w:rPr>
            <w:rFonts w:ascii="Times New Roman" w:hAnsi="Times New Roman" w:cs="Times New Roman"/>
            <w:sz w:val="24"/>
            <w:szCs w:val="24"/>
          </w:rPr>
          <w:t>2.2</w:t>
        </w:r>
      </w:ins>
      <w:del w:id="26" w:author="Mohammad Nayeem Hasan" w:date="2023-06-01T01:29:00Z">
        <w:r w:rsidR="002C01A7" w:rsidDel="00DF53D3">
          <w:rPr>
            <w:rFonts w:ascii="Times New Roman" w:hAnsi="Times New Roman" w:cs="Times New Roman"/>
            <w:sz w:val="24"/>
            <w:szCs w:val="24"/>
          </w:rPr>
          <w:delText>9.6</w:delText>
        </w:r>
      </w:del>
      <w:r w:rsidR="006876CC">
        <w:rPr>
          <w:rFonts w:ascii="Times New Roman" w:hAnsi="Times New Roman" w:cs="Times New Roman"/>
          <w:sz w:val="24"/>
          <w:szCs w:val="24"/>
        </w:rPr>
        <w:t xml:space="preserve"> times (</w:t>
      </w:r>
      <w:ins w:id="27" w:author="Mohammad Nayeem Hasan" w:date="2023-06-01T01:29:00Z">
        <w:r w:rsidR="00DF53D3">
          <w:rPr>
            <w:rFonts w:ascii="Times New Roman" w:hAnsi="Times New Roman" w:cs="Times New Roman"/>
            <w:sz w:val="24"/>
            <w:szCs w:val="24"/>
          </w:rPr>
          <w:t>21.18</w:t>
        </w:r>
      </w:ins>
      <w:del w:id="28" w:author="Mohammad Nayeem Hasan" w:date="2023-06-01T01:29:00Z">
        <w:r w:rsidR="00140471" w:rsidDel="00DF53D3">
          <w:rPr>
            <w:rFonts w:ascii="Times New Roman" w:hAnsi="Times New Roman" w:cs="Times New Roman"/>
            <w:sz w:val="24"/>
            <w:szCs w:val="24"/>
          </w:rPr>
          <w:delText>4.7</w:delText>
        </w:r>
      </w:del>
      <w:r w:rsidR="00140471">
        <w:rPr>
          <w:rFonts w:ascii="Times New Roman" w:hAnsi="Times New Roman" w:cs="Times New Roman"/>
          <w:sz w:val="24"/>
          <w:szCs w:val="24"/>
        </w:rPr>
        <w:t xml:space="preserve"> cases vs </w:t>
      </w:r>
      <w:ins w:id="29" w:author="Mohammad Nayeem Hasan" w:date="2023-06-01T01:29:00Z">
        <w:r w:rsidR="00DF53D3">
          <w:rPr>
            <w:rFonts w:ascii="Times New Roman" w:hAnsi="Times New Roman" w:cs="Times New Roman"/>
            <w:sz w:val="24"/>
            <w:szCs w:val="24"/>
          </w:rPr>
          <w:t>46.58</w:t>
        </w:r>
      </w:ins>
      <w:del w:id="30" w:author="Mohammad Nayeem Hasan" w:date="2023-06-01T01:29:00Z">
        <w:r w:rsidR="00140471" w:rsidDel="00DF53D3">
          <w:rPr>
            <w:rFonts w:ascii="Times New Roman" w:hAnsi="Times New Roman" w:cs="Times New Roman"/>
            <w:sz w:val="24"/>
            <w:szCs w:val="24"/>
          </w:rPr>
          <w:delText>45.8</w:delText>
        </w:r>
      </w:del>
      <w:r w:rsidR="00140471">
        <w:rPr>
          <w:rFonts w:ascii="Times New Roman" w:hAnsi="Times New Roman" w:cs="Times New Roman"/>
          <w:sz w:val="24"/>
          <w:szCs w:val="24"/>
        </w:rPr>
        <w:t xml:space="preserve"> cases).</w:t>
      </w:r>
      <w:r w:rsidR="00F53B0A">
        <w:rPr>
          <w:rFonts w:ascii="Times New Roman" w:hAnsi="Times New Roman" w:cs="Times New Roman"/>
          <w:sz w:val="24"/>
          <w:szCs w:val="24"/>
        </w:rPr>
        <w:t xml:space="preserve"> </w:t>
      </w:r>
      <w:r w:rsidR="002A65D7">
        <w:rPr>
          <w:rFonts w:ascii="Times New Roman" w:hAnsi="Times New Roman" w:cs="Times New Roman"/>
          <w:sz w:val="24"/>
          <w:szCs w:val="24"/>
        </w:rPr>
        <w:t>The</w:t>
      </w:r>
      <w:r w:rsidR="00174CDB">
        <w:rPr>
          <w:rFonts w:ascii="Times New Roman" w:hAnsi="Times New Roman" w:cs="Times New Roman"/>
          <w:sz w:val="24"/>
          <w:szCs w:val="24"/>
        </w:rPr>
        <w:t xml:space="preserve"> highest </w:t>
      </w:r>
      <w:r w:rsidR="005D1255">
        <w:rPr>
          <w:rFonts w:ascii="Times New Roman" w:hAnsi="Times New Roman" w:cs="Times New Roman"/>
          <w:sz w:val="24"/>
          <w:szCs w:val="24"/>
        </w:rPr>
        <w:t xml:space="preserve">average </w:t>
      </w:r>
      <w:r w:rsidR="00174CDB">
        <w:rPr>
          <w:rFonts w:ascii="Times New Roman" w:hAnsi="Times New Roman" w:cs="Times New Roman"/>
          <w:sz w:val="24"/>
          <w:szCs w:val="24"/>
        </w:rPr>
        <w:t xml:space="preserve">number of cases was recorded in August </w:t>
      </w:r>
      <w:r w:rsidR="0063783A">
        <w:rPr>
          <w:rStyle w:val="label"/>
          <w:rFonts w:ascii="Times New Roman" w:hAnsi="Times New Roman" w:cs="Times New Roman"/>
          <w:sz w:val="24"/>
          <w:szCs w:val="24"/>
        </w:rPr>
        <w:t>(</w:t>
      </w:r>
      <w:r w:rsidR="00DF7C0D">
        <w:rPr>
          <w:rStyle w:val="label"/>
          <w:rFonts w:ascii="Times New Roman" w:hAnsi="Times New Roman" w:cs="Times New Roman"/>
          <w:sz w:val="24"/>
          <w:szCs w:val="24"/>
        </w:rPr>
        <w:t>3407</w:t>
      </w:r>
      <w:r w:rsidR="00640A76">
        <w:rPr>
          <w:rStyle w:val="label"/>
          <w:rFonts w:ascii="Times New Roman" w:hAnsi="Times New Roman" w:cs="Times New Roman"/>
          <w:sz w:val="24"/>
          <w:szCs w:val="24"/>
        </w:rPr>
        <w:t xml:space="preserve"> cases</w:t>
      </w:r>
      <w:r w:rsidR="00DF7C0D">
        <w:rPr>
          <w:rStyle w:val="label"/>
          <w:rFonts w:ascii="Times New Roman" w:hAnsi="Times New Roman" w:cs="Times New Roman"/>
          <w:sz w:val="24"/>
          <w:szCs w:val="24"/>
        </w:rPr>
        <w:t>) and</w:t>
      </w:r>
      <w:r w:rsidR="006D3A16">
        <w:rPr>
          <w:rStyle w:val="label"/>
          <w:rFonts w:ascii="Times New Roman" w:hAnsi="Times New Roman" w:cs="Times New Roman"/>
          <w:sz w:val="24"/>
          <w:szCs w:val="24"/>
        </w:rPr>
        <w:t xml:space="preserve"> the lowest in February (7.3 cases)</w:t>
      </w:r>
      <w:r w:rsidR="0063783A">
        <w:rPr>
          <w:rFonts w:ascii="Times New Roman" w:hAnsi="Times New Roman" w:cs="Times New Roman"/>
          <w:sz w:val="24"/>
          <w:szCs w:val="24"/>
        </w:rPr>
        <w:t xml:space="preserve"> </w:t>
      </w:r>
      <w:r w:rsidR="0063783A" w:rsidRPr="0063783A">
        <w:rPr>
          <w:rFonts w:ascii="Times New Roman" w:hAnsi="Times New Roman" w:cs="Times New Roman"/>
          <w:b/>
          <w:bCs/>
          <w:sz w:val="24"/>
          <w:szCs w:val="24"/>
        </w:rPr>
        <w:t>(</w:t>
      </w:r>
      <w:r w:rsidR="00491D4B">
        <w:rPr>
          <w:rFonts w:ascii="Times New Roman" w:hAnsi="Times New Roman" w:cs="Times New Roman"/>
          <w:b/>
          <w:bCs/>
          <w:sz w:val="24"/>
          <w:szCs w:val="24"/>
        </w:rPr>
        <w:t xml:space="preserve">Fig </w:t>
      </w:r>
      <w:r w:rsidR="0063783A" w:rsidRPr="0063783A">
        <w:rPr>
          <w:rFonts w:ascii="Times New Roman" w:hAnsi="Times New Roman" w:cs="Times New Roman"/>
          <w:b/>
          <w:bCs/>
          <w:sz w:val="24"/>
          <w:szCs w:val="24"/>
        </w:rPr>
        <w:t>1)</w:t>
      </w:r>
      <w:r w:rsidR="0063783A">
        <w:rPr>
          <w:rFonts w:ascii="Times New Roman" w:hAnsi="Times New Roman" w:cs="Times New Roman"/>
          <w:sz w:val="24"/>
          <w:szCs w:val="24"/>
        </w:rPr>
        <w:t xml:space="preserve">. </w:t>
      </w:r>
    </w:p>
    <w:p w14:paraId="016D60C5" w14:textId="77777777" w:rsidR="006D3A16" w:rsidRDefault="006D3A16" w:rsidP="00761BED">
      <w:pPr>
        <w:spacing w:line="360" w:lineRule="auto"/>
        <w:rPr>
          <w:rFonts w:ascii="Times New Roman" w:hAnsi="Times New Roman" w:cs="Times New Roman"/>
          <w:sz w:val="24"/>
          <w:szCs w:val="24"/>
        </w:rPr>
      </w:pPr>
    </w:p>
    <w:p w14:paraId="4A91AA5D" w14:textId="07DA25E5" w:rsidR="00264143" w:rsidRDefault="0063783A" w:rsidP="004F04F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7F5158">
        <w:rPr>
          <w:rFonts w:ascii="Times New Roman" w:hAnsi="Times New Roman" w:cs="Times New Roman"/>
          <w:sz w:val="24"/>
          <w:szCs w:val="24"/>
        </w:rPr>
        <w:t xml:space="preserve">average annual temperature </w:t>
      </w:r>
      <w:r>
        <w:rPr>
          <w:rFonts w:ascii="Times New Roman" w:hAnsi="Times New Roman" w:cs="Times New Roman"/>
          <w:sz w:val="24"/>
          <w:szCs w:val="24"/>
        </w:rPr>
        <w:t xml:space="preserve">was </w:t>
      </w:r>
      <w:ins w:id="31" w:author="Mohammad Nayeem Hasan" w:date="2023-06-01T01:30:00Z">
        <w:r w:rsidR="00DF53D3">
          <w:rPr>
            <w:rFonts w:ascii="Times New Roman" w:hAnsi="Times New Roman" w:cs="Times New Roman"/>
            <w:sz w:val="24"/>
            <w:szCs w:val="24"/>
          </w:rPr>
          <w:t>26.35</w:t>
        </w:r>
      </w:ins>
      <w:del w:id="32" w:author="Mohammad Nayeem Hasan" w:date="2023-06-01T01:30:00Z">
        <w:r w:rsidRPr="007F5158" w:rsidDel="00DF53D3">
          <w:rPr>
            <w:rFonts w:ascii="Times New Roman" w:hAnsi="Times New Roman" w:cs="Times New Roman"/>
            <w:sz w:val="24"/>
            <w:szCs w:val="24"/>
          </w:rPr>
          <w:delText>26.55</w:delText>
        </w:r>
      </w:del>
      <w:r>
        <w:rPr>
          <w:rFonts w:ascii="Times New Roman" w:hAnsi="Times New Roman" w:cs="Times New Roman"/>
          <w:sz w:val="24"/>
          <w:szCs w:val="24"/>
        </w:rPr>
        <w:t xml:space="preserve"> °C</w:t>
      </w:r>
      <w:r w:rsidRPr="007F5158">
        <w:rPr>
          <w:rFonts w:ascii="Times New Roman" w:hAnsi="Times New Roman" w:cs="Times New Roman"/>
          <w:sz w:val="24"/>
          <w:szCs w:val="24"/>
        </w:rPr>
        <w:t xml:space="preserve"> (SD=3.72)</w:t>
      </w:r>
      <w:r>
        <w:rPr>
          <w:rFonts w:ascii="Times New Roman" w:hAnsi="Times New Roman" w:cs="Times New Roman"/>
          <w:sz w:val="24"/>
          <w:szCs w:val="24"/>
        </w:rPr>
        <w:t xml:space="preserve"> </w:t>
      </w:r>
      <w:r w:rsidR="0080259B">
        <w:rPr>
          <w:rFonts w:ascii="Times New Roman" w:hAnsi="Times New Roman" w:cs="Times New Roman"/>
          <w:sz w:val="24"/>
          <w:szCs w:val="24"/>
        </w:rPr>
        <w:t xml:space="preserve">during the first decade (2000-2010) </w:t>
      </w:r>
      <w:r>
        <w:rPr>
          <w:rFonts w:ascii="Times New Roman" w:hAnsi="Times New Roman" w:cs="Times New Roman"/>
          <w:sz w:val="24"/>
          <w:szCs w:val="24"/>
        </w:rPr>
        <w:t xml:space="preserve">and </w:t>
      </w:r>
      <w:r w:rsidRPr="007F5158">
        <w:rPr>
          <w:rFonts w:ascii="Times New Roman" w:hAnsi="Times New Roman" w:cs="Times New Roman"/>
          <w:sz w:val="24"/>
          <w:szCs w:val="24"/>
        </w:rPr>
        <w:t>26.84</w:t>
      </w:r>
      <w:r>
        <w:rPr>
          <w:rFonts w:ascii="Times New Roman" w:hAnsi="Times New Roman" w:cs="Times New Roman"/>
          <w:sz w:val="24"/>
          <w:szCs w:val="24"/>
        </w:rPr>
        <w:t xml:space="preserve"> °C </w:t>
      </w:r>
      <w:r w:rsidRPr="007F5158">
        <w:rPr>
          <w:rFonts w:ascii="Times New Roman" w:hAnsi="Times New Roman" w:cs="Times New Roman"/>
          <w:sz w:val="24"/>
          <w:szCs w:val="24"/>
        </w:rPr>
        <w:t>(SD=3.76)</w:t>
      </w:r>
      <w:r w:rsidR="00CD32C5">
        <w:rPr>
          <w:rFonts w:ascii="Times New Roman" w:hAnsi="Times New Roman" w:cs="Times New Roman"/>
          <w:sz w:val="24"/>
          <w:szCs w:val="24"/>
        </w:rPr>
        <w:t xml:space="preserve"> </w:t>
      </w:r>
      <w:r w:rsidR="00075849">
        <w:rPr>
          <w:rFonts w:ascii="Times New Roman" w:hAnsi="Times New Roman" w:cs="Times New Roman"/>
          <w:sz w:val="24"/>
          <w:szCs w:val="24"/>
        </w:rPr>
        <w:t>during the</w:t>
      </w:r>
      <w:r>
        <w:rPr>
          <w:rFonts w:ascii="Times New Roman" w:hAnsi="Times New Roman" w:cs="Times New Roman"/>
          <w:sz w:val="24"/>
          <w:szCs w:val="24"/>
        </w:rPr>
        <w:t xml:space="preserve"> recent decade (2011-2022)</w:t>
      </w:r>
      <w:r w:rsidR="0037417E">
        <w:rPr>
          <w:rFonts w:ascii="Times New Roman" w:hAnsi="Times New Roman" w:cs="Times New Roman"/>
          <w:sz w:val="24"/>
          <w:szCs w:val="24"/>
        </w:rPr>
        <w:t xml:space="preserve"> (</w:t>
      </w:r>
      <w:r w:rsidR="0037417E" w:rsidRPr="0037417E">
        <w:rPr>
          <w:rFonts w:ascii="Times New Roman" w:hAnsi="Times New Roman" w:cs="Times New Roman"/>
          <w:b/>
          <w:bCs/>
          <w:sz w:val="24"/>
          <w:szCs w:val="24"/>
        </w:rPr>
        <w:t>Table 1</w:t>
      </w:r>
      <w:r w:rsidR="0037417E">
        <w:rPr>
          <w:rFonts w:ascii="Times New Roman" w:hAnsi="Times New Roman" w:cs="Times New Roman"/>
          <w:sz w:val="24"/>
          <w:szCs w:val="24"/>
        </w:rPr>
        <w:t>)</w:t>
      </w:r>
      <w:r w:rsidR="00075849">
        <w:rPr>
          <w:rFonts w:ascii="Times New Roman" w:hAnsi="Times New Roman" w:cs="Times New Roman"/>
          <w:sz w:val="24"/>
          <w:szCs w:val="24"/>
        </w:rPr>
        <w:t xml:space="preserve">. </w:t>
      </w:r>
      <w:r w:rsidR="00AF6EC3">
        <w:rPr>
          <w:rFonts w:ascii="Times New Roman" w:hAnsi="Times New Roman" w:cs="Times New Roman"/>
          <w:sz w:val="24"/>
          <w:szCs w:val="24"/>
        </w:rPr>
        <w:t>The annual rainfall ha</w:t>
      </w:r>
      <w:r w:rsidR="00413447">
        <w:rPr>
          <w:rFonts w:ascii="Times New Roman" w:hAnsi="Times New Roman" w:cs="Times New Roman"/>
          <w:sz w:val="24"/>
          <w:szCs w:val="24"/>
        </w:rPr>
        <w:t>d</w:t>
      </w:r>
      <w:r w:rsidR="00AF6EC3">
        <w:rPr>
          <w:rFonts w:ascii="Times New Roman" w:hAnsi="Times New Roman" w:cs="Times New Roman"/>
          <w:sz w:val="24"/>
          <w:szCs w:val="24"/>
        </w:rPr>
        <w:t xml:space="preserve"> decreased </w:t>
      </w:r>
      <w:r w:rsidR="00FA14B1">
        <w:rPr>
          <w:rFonts w:ascii="Times New Roman" w:hAnsi="Times New Roman" w:cs="Times New Roman"/>
          <w:sz w:val="24"/>
          <w:szCs w:val="24"/>
        </w:rPr>
        <w:t xml:space="preserve">by </w:t>
      </w:r>
      <w:ins w:id="33" w:author="Mohammad Nayeem Hasan" w:date="2023-06-01T01:31:00Z">
        <w:r w:rsidR="00DF53D3">
          <w:rPr>
            <w:rFonts w:ascii="Times New Roman" w:hAnsi="Times New Roman" w:cs="Times New Roman"/>
            <w:sz w:val="24"/>
            <w:szCs w:val="24"/>
          </w:rPr>
          <w:t>314</w:t>
        </w:r>
      </w:ins>
      <w:del w:id="34" w:author="Mohammad Nayeem Hasan" w:date="2023-06-01T01:31:00Z">
        <w:r w:rsidR="00FA14B1" w:rsidDel="00DF53D3">
          <w:rPr>
            <w:rFonts w:ascii="Times New Roman" w:hAnsi="Times New Roman" w:cs="Times New Roman"/>
            <w:sz w:val="24"/>
            <w:szCs w:val="24"/>
          </w:rPr>
          <w:delText>33</w:delText>
        </w:r>
      </w:del>
      <w:r w:rsidR="00FA14B1">
        <w:rPr>
          <w:rFonts w:ascii="Times New Roman" w:hAnsi="Times New Roman" w:cs="Times New Roman"/>
          <w:sz w:val="24"/>
          <w:szCs w:val="24"/>
        </w:rPr>
        <w:t xml:space="preserve"> m</w:t>
      </w:r>
      <w:r w:rsidR="00264143">
        <w:rPr>
          <w:rFonts w:ascii="Times New Roman" w:hAnsi="Times New Roman" w:cs="Times New Roman"/>
          <w:sz w:val="24"/>
          <w:szCs w:val="24"/>
        </w:rPr>
        <w:t>m</w:t>
      </w:r>
      <w:r w:rsidR="00FA14B1">
        <w:rPr>
          <w:rFonts w:ascii="Times New Roman" w:hAnsi="Times New Roman" w:cs="Times New Roman"/>
          <w:sz w:val="24"/>
          <w:szCs w:val="24"/>
        </w:rPr>
        <w:t xml:space="preserve"> between two decades (</w:t>
      </w:r>
      <w:ins w:id="35" w:author="Mohammad Nayeem Hasan" w:date="2023-06-01T01:31:00Z">
        <w:r w:rsidR="00DF53D3">
          <w:rPr>
            <w:rFonts w:ascii="Times New Roman" w:hAnsi="Times New Roman" w:cs="Times New Roman"/>
            <w:sz w:val="24"/>
            <w:szCs w:val="24"/>
          </w:rPr>
          <w:t>2078.66</w:t>
        </w:r>
      </w:ins>
      <w:del w:id="36" w:author="Mohammad Nayeem Hasan" w:date="2023-06-01T01:31:00Z">
        <w:r w:rsidR="00FA14B1" w:rsidRPr="007F5158" w:rsidDel="00DF53D3">
          <w:rPr>
            <w:rFonts w:ascii="Times New Roman" w:hAnsi="Times New Roman" w:cs="Times New Roman"/>
            <w:sz w:val="24"/>
            <w:szCs w:val="24"/>
          </w:rPr>
          <w:delText>180.08</w:delText>
        </w:r>
      </w:del>
      <w:r w:rsidR="00FA14B1">
        <w:rPr>
          <w:rFonts w:ascii="Times New Roman" w:hAnsi="Times New Roman" w:cs="Times New Roman"/>
          <w:sz w:val="24"/>
          <w:szCs w:val="24"/>
        </w:rPr>
        <w:t xml:space="preserve"> mm vs</w:t>
      </w:r>
      <w:r w:rsidR="0037417E">
        <w:rPr>
          <w:rFonts w:ascii="Times New Roman" w:hAnsi="Times New Roman" w:cs="Times New Roman"/>
          <w:sz w:val="24"/>
          <w:szCs w:val="24"/>
        </w:rPr>
        <w:t>.</w:t>
      </w:r>
      <w:r w:rsidR="00FA14B1">
        <w:rPr>
          <w:rFonts w:ascii="Times New Roman" w:hAnsi="Times New Roman" w:cs="Times New Roman"/>
          <w:sz w:val="24"/>
          <w:szCs w:val="24"/>
        </w:rPr>
        <w:t xml:space="preserve"> </w:t>
      </w:r>
      <w:ins w:id="37" w:author="Mohammad Nayeem Hasan" w:date="2023-06-01T01:32:00Z">
        <w:r w:rsidR="00DF53D3">
          <w:rPr>
            <w:rFonts w:ascii="Times New Roman" w:hAnsi="Times New Roman" w:cs="Times New Roman"/>
            <w:sz w:val="24"/>
            <w:szCs w:val="24"/>
          </w:rPr>
          <w:t>1764.50</w:t>
        </w:r>
      </w:ins>
      <w:del w:id="38" w:author="Mohammad Nayeem Hasan" w:date="2023-06-01T01:32:00Z">
        <w:r w:rsidR="005A19C4" w:rsidRPr="007F5158" w:rsidDel="00DF53D3">
          <w:rPr>
            <w:rFonts w:ascii="Times New Roman" w:hAnsi="Times New Roman" w:cs="Times New Roman"/>
            <w:sz w:val="24"/>
            <w:szCs w:val="24"/>
          </w:rPr>
          <w:delText>147.04</w:delText>
        </w:r>
      </w:del>
      <w:r w:rsidR="005A19C4" w:rsidRPr="007F5158">
        <w:rPr>
          <w:rFonts w:ascii="Times New Roman" w:hAnsi="Times New Roman" w:cs="Times New Roman"/>
          <w:sz w:val="24"/>
          <w:szCs w:val="24"/>
        </w:rPr>
        <w:t xml:space="preserve"> </w:t>
      </w:r>
      <w:r w:rsidR="00FA14B1">
        <w:rPr>
          <w:rFonts w:ascii="Times New Roman" w:hAnsi="Times New Roman" w:cs="Times New Roman"/>
          <w:sz w:val="24"/>
          <w:szCs w:val="24"/>
        </w:rPr>
        <w:t>mm)</w:t>
      </w:r>
      <w:r w:rsidR="0037417E">
        <w:rPr>
          <w:rFonts w:ascii="Times New Roman" w:hAnsi="Times New Roman" w:cs="Times New Roman"/>
          <w:sz w:val="24"/>
          <w:szCs w:val="24"/>
        </w:rPr>
        <w:t xml:space="preserve"> </w:t>
      </w:r>
      <w:r w:rsidR="00DF7C0D">
        <w:rPr>
          <w:rFonts w:ascii="Times New Roman" w:hAnsi="Times New Roman" w:cs="Times New Roman"/>
          <w:sz w:val="24"/>
          <w:szCs w:val="24"/>
        </w:rPr>
        <w:t>(</w:t>
      </w:r>
      <w:r w:rsidR="00DF7C0D" w:rsidRPr="0037417E">
        <w:rPr>
          <w:rFonts w:ascii="Times New Roman" w:hAnsi="Times New Roman" w:cs="Times New Roman"/>
          <w:b/>
          <w:bCs/>
          <w:sz w:val="24"/>
          <w:szCs w:val="24"/>
        </w:rPr>
        <w:t>Table 1</w:t>
      </w:r>
      <w:r w:rsidR="00DF7C0D">
        <w:rPr>
          <w:rFonts w:ascii="Times New Roman" w:hAnsi="Times New Roman" w:cs="Times New Roman"/>
          <w:sz w:val="24"/>
          <w:szCs w:val="24"/>
        </w:rPr>
        <w:t>)</w:t>
      </w:r>
      <w:r w:rsidR="005A19C4" w:rsidRPr="007F5158">
        <w:rPr>
          <w:rFonts w:ascii="Times New Roman" w:hAnsi="Times New Roman" w:cs="Times New Roman"/>
          <w:sz w:val="24"/>
          <w:szCs w:val="24"/>
        </w:rPr>
        <w:t xml:space="preserve">. </w:t>
      </w:r>
      <w:r w:rsidR="00264143">
        <w:rPr>
          <w:rFonts w:ascii="Times New Roman" w:hAnsi="Times New Roman" w:cs="Times New Roman"/>
          <w:sz w:val="24"/>
          <w:szCs w:val="24"/>
        </w:rPr>
        <w:t xml:space="preserve"> </w:t>
      </w:r>
    </w:p>
    <w:p w14:paraId="73696A90" w14:textId="77777777" w:rsidR="00CC4338" w:rsidRDefault="00CC4338" w:rsidP="00761BED">
      <w:pPr>
        <w:spacing w:line="360" w:lineRule="auto"/>
        <w:rPr>
          <w:rStyle w:val="label"/>
          <w:rFonts w:ascii="Times New Roman" w:hAnsi="Times New Roman" w:cs="Times New Roman"/>
          <w:sz w:val="24"/>
          <w:szCs w:val="24"/>
        </w:rPr>
      </w:pPr>
    </w:p>
    <w:p w14:paraId="6FE55E36" w14:textId="253747E8" w:rsidR="001E40B3" w:rsidRPr="001E3E65" w:rsidRDefault="0049590E" w:rsidP="00761BED">
      <w:pPr>
        <w:spacing w:line="360" w:lineRule="auto"/>
        <w:rPr>
          <w:rStyle w:val="label"/>
          <w:rFonts w:ascii="Times New Roman" w:hAnsi="Times New Roman" w:cs="Times New Roman"/>
          <w:b/>
          <w:bCs/>
          <w:sz w:val="24"/>
          <w:szCs w:val="24"/>
        </w:rPr>
      </w:pPr>
      <w:r w:rsidRPr="001E3E65">
        <w:rPr>
          <w:rStyle w:val="label"/>
          <w:rFonts w:ascii="Times New Roman" w:hAnsi="Times New Roman" w:cs="Times New Roman"/>
          <w:b/>
          <w:bCs/>
          <w:sz w:val="24"/>
          <w:szCs w:val="24"/>
        </w:rPr>
        <w:t xml:space="preserve">Table </w:t>
      </w:r>
      <w:r w:rsidR="00BF15E3" w:rsidRPr="001E3E65">
        <w:rPr>
          <w:rStyle w:val="label"/>
          <w:rFonts w:ascii="Times New Roman" w:hAnsi="Times New Roman" w:cs="Times New Roman"/>
          <w:b/>
          <w:bCs/>
          <w:sz w:val="24"/>
          <w:szCs w:val="24"/>
        </w:rPr>
        <w:t>1</w:t>
      </w:r>
      <w:r w:rsidRPr="001E3E65">
        <w:rPr>
          <w:rStyle w:val="label"/>
          <w:rFonts w:ascii="Times New Roman" w:hAnsi="Times New Roman" w:cs="Times New Roman"/>
          <w:b/>
          <w:bCs/>
          <w:sz w:val="24"/>
          <w:szCs w:val="24"/>
        </w:rPr>
        <w:t xml:space="preserve">: </w:t>
      </w:r>
      <w:r w:rsidR="001E40B3" w:rsidRPr="001E3E65">
        <w:rPr>
          <w:rStyle w:val="label"/>
          <w:rFonts w:ascii="Times New Roman" w:hAnsi="Times New Roman" w:cs="Times New Roman"/>
          <w:b/>
          <w:bCs/>
          <w:sz w:val="24"/>
          <w:szCs w:val="24"/>
        </w:rPr>
        <w:t xml:space="preserve">Comparison of dengue cases, deaths, and weather parameters </w:t>
      </w:r>
      <w:r w:rsidR="00FB7DE3" w:rsidRPr="001E3E65">
        <w:rPr>
          <w:rStyle w:val="label"/>
          <w:rFonts w:ascii="Times New Roman" w:hAnsi="Times New Roman" w:cs="Times New Roman"/>
          <w:b/>
          <w:bCs/>
          <w:sz w:val="24"/>
          <w:szCs w:val="24"/>
        </w:rPr>
        <w:t xml:space="preserve">between </w:t>
      </w:r>
      <w:r w:rsidR="00D10186" w:rsidRPr="001E3E65">
        <w:rPr>
          <w:rStyle w:val="label"/>
          <w:rFonts w:ascii="Times New Roman" w:hAnsi="Times New Roman" w:cs="Times New Roman"/>
          <w:b/>
          <w:bCs/>
          <w:sz w:val="24"/>
          <w:szCs w:val="24"/>
        </w:rPr>
        <w:t xml:space="preserve">the </w:t>
      </w:r>
      <w:r w:rsidR="00FB7DE3" w:rsidRPr="001E3E65">
        <w:rPr>
          <w:rStyle w:val="label"/>
          <w:rFonts w:ascii="Times New Roman" w:hAnsi="Times New Roman" w:cs="Times New Roman"/>
          <w:b/>
          <w:bCs/>
          <w:sz w:val="24"/>
          <w:szCs w:val="24"/>
        </w:rPr>
        <w:t xml:space="preserve">first (2000-20210) and </w:t>
      </w:r>
      <w:r w:rsidR="00D10186" w:rsidRPr="001E3E65">
        <w:rPr>
          <w:rStyle w:val="label"/>
          <w:rFonts w:ascii="Times New Roman" w:hAnsi="Times New Roman" w:cs="Times New Roman"/>
          <w:b/>
          <w:bCs/>
          <w:sz w:val="24"/>
          <w:szCs w:val="24"/>
        </w:rPr>
        <w:t xml:space="preserve">the </w:t>
      </w:r>
      <w:r w:rsidR="00FB7DE3" w:rsidRPr="001E3E65">
        <w:rPr>
          <w:rStyle w:val="label"/>
          <w:rFonts w:ascii="Times New Roman" w:hAnsi="Times New Roman" w:cs="Times New Roman"/>
          <w:b/>
          <w:bCs/>
          <w:sz w:val="24"/>
          <w:szCs w:val="24"/>
        </w:rPr>
        <w:t xml:space="preserve">recent decade (2011-2022) </w:t>
      </w:r>
      <w:r w:rsidR="001E40B3" w:rsidRPr="001E3E65">
        <w:rPr>
          <w:rStyle w:val="label"/>
          <w:rFonts w:ascii="Times New Roman" w:hAnsi="Times New Roman" w:cs="Times New Roman"/>
          <w:b/>
          <w:bCs/>
          <w:sz w:val="24"/>
          <w:szCs w:val="24"/>
        </w:rPr>
        <w:t xml:space="preserve">in Bangladesh  </w:t>
      </w:r>
    </w:p>
    <w:tbl>
      <w:tblPr>
        <w:tblStyle w:val="TableGrid"/>
        <w:tblW w:w="0" w:type="auto"/>
        <w:tblLook w:val="04A0" w:firstRow="1" w:lastRow="0" w:firstColumn="1" w:lastColumn="0" w:noHBand="0" w:noVBand="1"/>
      </w:tblPr>
      <w:tblGrid>
        <w:gridCol w:w="2781"/>
        <w:gridCol w:w="2840"/>
        <w:gridCol w:w="2433"/>
        <w:gridCol w:w="1296"/>
      </w:tblGrid>
      <w:tr w:rsidR="00364A41" w:rsidRPr="0037417E" w14:paraId="39CD09B9" w14:textId="77777777" w:rsidTr="00364A41">
        <w:tc>
          <w:tcPr>
            <w:tcW w:w="0" w:type="auto"/>
          </w:tcPr>
          <w:p w14:paraId="19D40EEE" w14:textId="77777777" w:rsidR="00364A41" w:rsidRPr="0037417E" w:rsidRDefault="00364A41" w:rsidP="00761BED">
            <w:pPr>
              <w:spacing w:line="360" w:lineRule="auto"/>
              <w:rPr>
                <w:rStyle w:val="label"/>
                <w:rFonts w:ascii="Times New Roman" w:hAnsi="Times New Roman" w:cs="Times New Roman"/>
                <w:sz w:val="24"/>
                <w:szCs w:val="24"/>
              </w:rPr>
            </w:pPr>
          </w:p>
        </w:tc>
        <w:tc>
          <w:tcPr>
            <w:tcW w:w="0" w:type="auto"/>
          </w:tcPr>
          <w:p w14:paraId="774D8F82" w14:textId="0CB60623" w:rsidR="00364A41" w:rsidRPr="0037417E" w:rsidRDefault="00364A41"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First decade (200</w:t>
            </w:r>
            <w:r w:rsidR="00625B20" w:rsidRPr="0037417E">
              <w:rPr>
                <w:rStyle w:val="label"/>
                <w:rFonts w:ascii="Times New Roman" w:hAnsi="Times New Roman" w:cs="Times New Roman"/>
                <w:sz w:val="24"/>
                <w:szCs w:val="24"/>
              </w:rPr>
              <w:t>0</w:t>
            </w:r>
            <w:r w:rsidRPr="0037417E">
              <w:rPr>
                <w:rStyle w:val="label"/>
                <w:rFonts w:ascii="Times New Roman" w:hAnsi="Times New Roman" w:cs="Times New Roman"/>
                <w:sz w:val="24"/>
                <w:szCs w:val="24"/>
              </w:rPr>
              <w:t>-201</w:t>
            </w:r>
            <w:r w:rsidR="00625B20" w:rsidRPr="0037417E">
              <w:rPr>
                <w:rStyle w:val="label"/>
                <w:rFonts w:ascii="Times New Roman" w:hAnsi="Times New Roman" w:cs="Times New Roman"/>
                <w:sz w:val="24"/>
                <w:szCs w:val="24"/>
              </w:rPr>
              <w:t>0</w:t>
            </w:r>
            <w:r w:rsidRPr="0037417E">
              <w:rPr>
                <w:rStyle w:val="label"/>
                <w:rFonts w:ascii="Times New Roman" w:hAnsi="Times New Roman" w:cs="Times New Roman"/>
                <w:sz w:val="24"/>
                <w:szCs w:val="24"/>
              </w:rPr>
              <w:t>)</w:t>
            </w:r>
          </w:p>
        </w:tc>
        <w:tc>
          <w:tcPr>
            <w:tcW w:w="0" w:type="auto"/>
          </w:tcPr>
          <w:p w14:paraId="75876044" w14:textId="0698979C" w:rsidR="00364A41" w:rsidRPr="0037417E" w:rsidRDefault="00364A41"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Recent decade (20</w:t>
            </w:r>
            <w:r w:rsidR="00625B20" w:rsidRPr="0037417E">
              <w:rPr>
                <w:rStyle w:val="label"/>
                <w:rFonts w:ascii="Times New Roman" w:hAnsi="Times New Roman" w:cs="Times New Roman"/>
                <w:sz w:val="24"/>
                <w:szCs w:val="24"/>
              </w:rPr>
              <w:t>11-2022)</w:t>
            </w:r>
          </w:p>
        </w:tc>
        <w:tc>
          <w:tcPr>
            <w:tcW w:w="0" w:type="auto"/>
          </w:tcPr>
          <w:p w14:paraId="6584FC39" w14:textId="3195CC17" w:rsidR="00364A41" w:rsidRPr="0037417E" w:rsidRDefault="00625B20"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 xml:space="preserve">p-value </w:t>
            </w:r>
          </w:p>
        </w:tc>
      </w:tr>
      <w:tr w:rsidR="00364A41" w:rsidRPr="0037417E" w14:paraId="721D472D" w14:textId="77777777" w:rsidTr="00364A41">
        <w:tc>
          <w:tcPr>
            <w:tcW w:w="0" w:type="auto"/>
          </w:tcPr>
          <w:p w14:paraId="09FAD115" w14:textId="44731DFA" w:rsidR="00364A41" w:rsidRPr="0037417E" w:rsidRDefault="00625B20"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Mean annual dengue cases</w:t>
            </w:r>
            <w:r w:rsidR="00201C69" w:rsidRPr="0037417E">
              <w:rPr>
                <w:rStyle w:val="label"/>
                <w:rFonts w:ascii="Times New Roman" w:hAnsi="Times New Roman" w:cs="Times New Roman"/>
                <w:sz w:val="24"/>
                <w:szCs w:val="24"/>
              </w:rPr>
              <w:t xml:space="preserve"> (SD)</w:t>
            </w:r>
          </w:p>
        </w:tc>
        <w:tc>
          <w:tcPr>
            <w:tcW w:w="0" w:type="auto"/>
          </w:tcPr>
          <w:p w14:paraId="7633C20E" w14:textId="0B8F6D1B" w:rsidR="00364A41" w:rsidRPr="0037417E" w:rsidRDefault="00585DD2"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2216.64 (2123.62)</w:t>
            </w:r>
          </w:p>
        </w:tc>
        <w:tc>
          <w:tcPr>
            <w:tcW w:w="0" w:type="auto"/>
          </w:tcPr>
          <w:p w14:paraId="3AA89277" w14:textId="74BD3815" w:rsidR="00364A41" w:rsidRPr="0037417E" w:rsidRDefault="009F6717"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18321.92 (31778.90)</w:t>
            </w:r>
          </w:p>
        </w:tc>
        <w:tc>
          <w:tcPr>
            <w:tcW w:w="0" w:type="auto"/>
          </w:tcPr>
          <w:p w14:paraId="7007B0FA" w14:textId="11EAA687" w:rsidR="00364A41" w:rsidRPr="0037417E" w:rsidRDefault="00073DD2"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0.219</w:t>
            </w:r>
          </w:p>
        </w:tc>
      </w:tr>
      <w:tr w:rsidR="00364A41" w:rsidRPr="0037417E" w14:paraId="0519A944" w14:textId="77777777" w:rsidTr="00364A41">
        <w:tc>
          <w:tcPr>
            <w:tcW w:w="0" w:type="auto"/>
          </w:tcPr>
          <w:p w14:paraId="684079F6" w14:textId="7FA295C7" w:rsidR="00364A41" w:rsidRPr="0037417E" w:rsidRDefault="00625B20"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 xml:space="preserve">Mean annual dengue deaths </w:t>
            </w:r>
            <w:r w:rsidR="00201C69" w:rsidRPr="0037417E">
              <w:rPr>
                <w:rStyle w:val="label"/>
                <w:rFonts w:ascii="Times New Roman" w:hAnsi="Times New Roman" w:cs="Times New Roman"/>
                <w:sz w:val="24"/>
                <w:szCs w:val="24"/>
              </w:rPr>
              <w:t>(SD)</w:t>
            </w:r>
          </w:p>
        </w:tc>
        <w:tc>
          <w:tcPr>
            <w:tcW w:w="0" w:type="auto"/>
          </w:tcPr>
          <w:p w14:paraId="0C93D2DF" w14:textId="4012BEE2" w:rsidR="00364A41" w:rsidRPr="0037417E" w:rsidRDefault="00974366" w:rsidP="00761BED">
            <w:pPr>
              <w:spacing w:line="360" w:lineRule="auto"/>
              <w:rPr>
                <w:rStyle w:val="label"/>
                <w:rFonts w:ascii="Times New Roman" w:hAnsi="Times New Roman" w:cs="Times New Roman"/>
                <w:sz w:val="24"/>
                <w:szCs w:val="24"/>
              </w:rPr>
            </w:pPr>
            <w:ins w:id="39" w:author="Mohammad Nayeem Hasan" w:date="2023-06-01T00:51:00Z">
              <w:r>
                <w:rPr>
                  <w:rStyle w:val="label"/>
                  <w:rFonts w:ascii="Times New Roman" w:hAnsi="Times New Roman" w:cs="Times New Roman"/>
                  <w:sz w:val="24"/>
                  <w:szCs w:val="24"/>
                </w:rPr>
                <w:t>21.</w:t>
              </w:r>
            </w:ins>
            <w:ins w:id="40" w:author="Mohammad Nayeem Hasan" w:date="2023-06-01T00:52:00Z">
              <w:r>
                <w:rPr>
                  <w:rStyle w:val="label"/>
                  <w:rFonts w:ascii="Times New Roman" w:hAnsi="Times New Roman" w:cs="Times New Roman"/>
                  <w:sz w:val="24"/>
                  <w:szCs w:val="24"/>
                </w:rPr>
                <w:t>18</w:t>
              </w:r>
            </w:ins>
            <w:del w:id="41" w:author="Mohammad Nayeem Hasan" w:date="2023-06-01T00:51:00Z">
              <w:r w:rsidR="00BB5F73" w:rsidRPr="0037417E" w:rsidDel="00974366">
                <w:rPr>
                  <w:rStyle w:val="label"/>
                  <w:rFonts w:ascii="Times New Roman" w:hAnsi="Times New Roman" w:cs="Times New Roman"/>
                  <w:sz w:val="24"/>
                  <w:szCs w:val="24"/>
                </w:rPr>
                <w:delText>4.75</w:delText>
              </w:r>
            </w:del>
            <w:r w:rsidR="00BB5F73" w:rsidRPr="0037417E">
              <w:rPr>
                <w:rStyle w:val="label"/>
                <w:rFonts w:ascii="Times New Roman" w:hAnsi="Times New Roman" w:cs="Times New Roman"/>
                <w:sz w:val="24"/>
                <w:szCs w:val="24"/>
              </w:rPr>
              <w:t xml:space="preserve"> (</w:t>
            </w:r>
            <w:ins w:id="42" w:author="Mohammad Nayeem Hasan" w:date="2023-06-01T00:52:00Z">
              <w:r>
                <w:rPr>
                  <w:rStyle w:val="label"/>
                  <w:rFonts w:ascii="Times New Roman" w:hAnsi="Times New Roman" w:cs="Times New Roman"/>
                  <w:sz w:val="24"/>
                  <w:szCs w:val="24"/>
                </w:rPr>
                <w:t>30.69</w:t>
              </w:r>
            </w:ins>
            <w:del w:id="43" w:author="Mohammad Nayeem Hasan" w:date="2023-06-01T00:52:00Z">
              <w:r w:rsidR="00BB5F73" w:rsidRPr="0037417E" w:rsidDel="00974366">
                <w:rPr>
                  <w:rStyle w:val="label"/>
                  <w:rFonts w:ascii="Times New Roman" w:hAnsi="Times New Roman" w:cs="Times New Roman"/>
                  <w:sz w:val="24"/>
                  <w:szCs w:val="24"/>
                </w:rPr>
                <w:delText>5.68</w:delText>
              </w:r>
            </w:del>
            <w:r w:rsidR="00BB5F73" w:rsidRPr="0037417E">
              <w:rPr>
                <w:rStyle w:val="label"/>
                <w:rFonts w:ascii="Times New Roman" w:hAnsi="Times New Roman" w:cs="Times New Roman"/>
                <w:sz w:val="24"/>
                <w:szCs w:val="24"/>
              </w:rPr>
              <w:t>)</w:t>
            </w:r>
          </w:p>
        </w:tc>
        <w:tc>
          <w:tcPr>
            <w:tcW w:w="0" w:type="auto"/>
          </w:tcPr>
          <w:p w14:paraId="1E0D7C32" w14:textId="0EEE760A" w:rsidR="00364A41" w:rsidRPr="0037417E" w:rsidRDefault="00EB7784" w:rsidP="00761BED">
            <w:pPr>
              <w:spacing w:line="360" w:lineRule="auto"/>
              <w:rPr>
                <w:rStyle w:val="label"/>
                <w:rFonts w:ascii="Times New Roman" w:hAnsi="Times New Roman" w:cs="Times New Roman"/>
                <w:sz w:val="24"/>
                <w:szCs w:val="24"/>
              </w:rPr>
            </w:pPr>
            <w:ins w:id="44" w:author="Mohammad Nayeem Hasan" w:date="2023-06-01T00:52:00Z">
              <w:r>
                <w:rPr>
                  <w:rStyle w:val="label"/>
                  <w:rFonts w:ascii="Times New Roman" w:hAnsi="Times New Roman" w:cs="Times New Roman"/>
                  <w:sz w:val="24"/>
                  <w:szCs w:val="24"/>
                </w:rPr>
                <w:t>46.58</w:t>
              </w:r>
            </w:ins>
            <w:del w:id="45" w:author="Mohammad Nayeem Hasan" w:date="2023-06-01T00:52:00Z">
              <w:r w:rsidR="00BB5F73" w:rsidRPr="0037417E" w:rsidDel="00EB7784">
                <w:rPr>
                  <w:rStyle w:val="label"/>
                  <w:rFonts w:ascii="Times New Roman" w:hAnsi="Times New Roman" w:cs="Times New Roman"/>
                  <w:sz w:val="24"/>
                  <w:szCs w:val="24"/>
                </w:rPr>
                <w:delText>45.83</w:delText>
              </w:r>
            </w:del>
            <w:r w:rsidR="00BB5F73" w:rsidRPr="0037417E">
              <w:rPr>
                <w:rStyle w:val="label"/>
                <w:rFonts w:ascii="Times New Roman" w:hAnsi="Times New Roman" w:cs="Times New Roman"/>
                <w:sz w:val="24"/>
                <w:szCs w:val="24"/>
              </w:rPr>
              <w:t xml:space="preserve"> (</w:t>
            </w:r>
            <w:ins w:id="46" w:author="Mohammad Nayeem Hasan" w:date="2023-06-01T00:52:00Z">
              <w:r>
                <w:rPr>
                  <w:rStyle w:val="label"/>
                  <w:rFonts w:ascii="Times New Roman" w:hAnsi="Times New Roman" w:cs="Times New Roman"/>
                  <w:sz w:val="24"/>
                  <w:szCs w:val="24"/>
                </w:rPr>
                <w:t>90.90</w:t>
              </w:r>
            </w:ins>
            <w:del w:id="47" w:author="Mohammad Nayeem Hasan" w:date="2023-06-01T00:52:00Z">
              <w:r w:rsidR="00BB5F73" w:rsidRPr="0037417E" w:rsidDel="00EB7784">
                <w:rPr>
                  <w:rStyle w:val="label"/>
                  <w:rFonts w:ascii="Times New Roman" w:hAnsi="Times New Roman" w:cs="Times New Roman"/>
                  <w:sz w:val="24"/>
                  <w:szCs w:val="24"/>
                </w:rPr>
                <w:delText>91.29</w:delText>
              </w:r>
            </w:del>
            <w:r w:rsidR="00BB5F73" w:rsidRPr="0037417E">
              <w:rPr>
                <w:rStyle w:val="label"/>
                <w:rFonts w:ascii="Times New Roman" w:hAnsi="Times New Roman" w:cs="Times New Roman"/>
                <w:sz w:val="24"/>
                <w:szCs w:val="24"/>
              </w:rPr>
              <w:t>)</w:t>
            </w:r>
          </w:p>
        </w:tc>
        <w:tc>
          <w:tcPr>
            <w:tcW w:w="0" w:type="auto"/>
          </w:tcPr>
          <w:p w14:paraId="06625313" w14:textId="2EA994C5" w:rsidR="00364A41" w:rsidRPr="0037417E" w:rsidRDefault="00F26E5F" w:rsidP="00761BED">
            <w:pPr>
              <w:spacing w:line="360" w:lineRule="auto"/>
              <w:rPr>
                <w:rStyle w:val="label"/>
                <w:rFonts w:ascii="Times New Roman" w:hAnsi="Times New Roman" w:cs="Times New Roman"/>
                <w:sz w:val="24"/>
                <w:szCs w:val="24"/>
              </w:rPr>
            </w:pPr>
            <w:ins w:id="48" w:author="Mohammad Nayeem Hasan" w:date="2023-06-01T01:06:00Z">
              <w:r>
                <w:rPr>
                  <w:rStyle w:val="label"/>
                  <w:rFonts w:ascii="Times New Roman" w:hAnsi="Times New Roman" w:cs="Times New Roman"/>
                  <w:sz w:val="24"/>
                  <w:szCs w:val="24"/>
                </w:rPr>
                <w:t>0.853</w:t>
              </w:r>
            </w:ins>
            <w:del w:id="49" w:author="Mohammad Nayeem Hasan" w:date="2023-06-01T01:06:00Z">
              <w:r w:rsidR="00BB5F73" w:rsidRPr="0037417E" w:rsidDel="00F26E5F">
                <w:rPr>
                  <w:rStyle w:val="label"/>
                  <w:rFonts w:ascii="Times New Roman" w:hAnsi="Times New Roman" w:cs="Times New Roman"/>
                  <w:sz w:val="24"/>
                  <w:szCs w:val="24"/>
                </w:rPr>
                <w:delText>0.264</w:delText>
              </w:r>
            </w:del>
          </w:p>
        </w:tc>
      </w:tr>
      <w:tr w:rsidR="00364A41" w:rsidRPr="0037417E" w14:paraId="54E2F96F" w14:textId="77777777" w:rsidTr="00364A41">
        <w:tc>
          <w:tcPr>
            <w:tcW w:w="0" w:type="auto"/>
          </w:tcPr>
          <w:p w14:paraId="447F535F" w14:textId="63A1306F" w:rsidR="00364A41" w:rsidRPr="0037417E" w:rsidRDefault="00625B20"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Mean temperature °C</w:t>
            </w:r>
            <w:r w:rsidR="00201C69" w:rsidRPr="0037417E">
              <w:rPr>
                <w:rStyle w:val="label"/>
                <w:rFonts w:ascii="Times New Roman" w:hAnsi="Times New Roman" w:cs="Times New Roman"/>
                <w:sz w:val="24"/>
                <w:szCs w:val="24"/>
              </w:rPr>
              <w:t xml:space="preserve"> (SD)</w:t>
            </w:r>
          </w:p>
        </w:tc>
        <w:tc>
          <w:tcPr>
            <w:tcW w:w="0" w:type="auto"/>
          </w:tcPr>
          <w:p w14:paraId="63AE29CB" w14:textId="3EE878F8" w:rsidR="00364A41" w:rsidRPr="0037417E" w:rsidRDefault="00CD779B" w:rsidP="00761BED">
            <w:pPr>
              <w:spacing w:line="360" w:lineRule="auto"/>
              <w:rPr>
                <w:rStyle w:val="label"/>
                <w:rFonts w:ascii="Times New Roman" w:hAnsi="Times New Roman" w:cs="Times New Roman"/>
                <w:sz w:val="24"/>
                <w:szCs w:val="24"/>
              </w:rPr>
            </w:pPr>
            <w:ins w:id="50" w:author="Mohammad Nayeem Hasan" w:date="2023-06-01T00:58:00Z">
              <w:r>
                <w:rPr>
                  <w:rStyle w:val="label"/>
                  <w:rFonts w:ascii="Times New Roman" w:hAnsi="Times New Roman" w:cs="Times New Roman"/>
                  <w:sz w:val="24"/>
                  <w:szCs w:val="24"/>
                </w:rPr>
                <w:t>26.35</w:t>
              </w:r>
            </w:ins>
            <w:del w:id="51" w:author="Mohammad Nayeem Hasan" w:date="2023-06-01T00:58:00Z">
              <w:r w:rsidR="00A278DD" w:rsidRPr="0037417E" w:rsidDel="00CD779B">
                <w:rPr>
                  <w:rStyle w:val="label"/>
                  <w:rFonts w:ascii="Times New Roman" w:hAnsi="Times New Roman" w:cs="Times New Roman"/>
                  <w:sz w:val="24"/>
                  <w:szCs w:val="24"/>
                </w:rPr>
                <w:delText xml:space="preserve">26.55 </w:delText>
              </w:r>
            </w:del>
            <w:r w:rsidR="00A278DD" w:rsidRPr="0037417E">
              <w:rPr>
                <w:rStyle w:val="label"/>
                <w:rFonts w:ascii="Times New Roman" w:hAnsi="Times New Roman" w:cs="Times New Roman"/>
                <w:sz w:val="24"/>
                <w:szCs w:val="24"/>
              </w:rPr>
              <w:t>(</w:t>
            </w:r>
            <w:ins w:id="52" w:author="Mohammad Nayeem Hasan" w:date="2023-06-01T00:58:00Z">
              <w:r>
                <w:rPr>
                  <w:rStyle w:val="label"/>
                  <w:rFonts w:ascii="Times New Roman" w:hAnsi="Times New Roman" w:cs="Times New Roman"/>
                  <w:sz w:val="24"/>
                  <w:szCs w:val="24"/>
                </w:rPr>
                <w:t>0.49</w:t>
              </w:r>
            </w:ins>
            <w:del w:id="53" w:author="Mohammad Nayeem Hasan" w:date="2023-06-01T00:58:00Z">
              <w:r w:rsidR="00A278DD" w:rsidRPr="0037417E" w:rsidDel="00CD779B">
                <w:rPr>
                  <w:rStyle w:val="label"/>
                  <w:rFonts w:ascii="Times New Roman" w:hAnsi="Times New Roman" w:cs="Times New Roman"/>
                  <w:sz w:val="24"/>
                  <w:szCs w:val="24"/>
                </w:rPr>
                <w:delText>3.72</w:delText>
              </w:r>
            </w:del>
            <w:r w:rsidR="00A278DD" w:rsidRPr="0037417E">
              <w:rPr>
                <w:rStyle w:val="label"/>
                <w:rFonts w:ascii="Times New Roman" w:hAnsi="Times New Roman" w:cs="Times New Roman"/>
                <w:sz w:val="24"/>
                <w:szCs w:val="24"/>
              </w:rPr>
              <w:t>)</w:t>
            </w:r>
          </w:p>
        </w:tc>
        <w:tc>
          <w:tcPr>
            <w:tcW w:w="0" w:type="auto"/>
          </w:tcPr>
          <w:p w14:paraId="2B86391F" w14:textId="17A2B310" w:rsidR="00364A41" w:rsidRPr="0037417E" w:rsidRDefault="00026735"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26.84 (</w:t>
            </w:r>
            <w:ins w:id="54" w:author="Mohammad Nayeem Hasan" w:date="2023-06-01T00:59:00Z">
              <w:r w:rsidR="00CD779B">
                <w:rPr>
                  <w:rStyle w:val="label"/>
                  <w:rFonts w:ascii="Times New Roman" w:hAnsi="Times New Roman" w:cs="Times New Roman"/>
                  <w:sz w:val="24"/>
                  <w:szCs w:val="24"/>
                </w:rPr>
                <w:t>0.37</w:t>
              </w:r>
            </w:ins>
            <w:del w:id="55" w:author="Mohammad Nayeem Hasan" w:date="2023-06-01T00:59:00Z">
              <w:r w:rsidRPr="0037417E" w:rsidDel="00CD779B">
                <w:rPr>
                  <w:rStyle w:val="label"/>
                  <w:rFonts w:ascii="Times New Roman" w:hAnsi="Times New Roman" w:cs="Times New Roman"/>
                  <w:sz w:val="24"/>
                  <w:szCs w:val="24"/>
                </w:rPr>
                <w:delText>3.76</w:delText>
              </w:r>
            </w:del>
            <w:r w:rsidRPr="0037417E">
              <w:rPr>
                <w:rStyle w:val="label"/>
                <w:rFonts w:ascii="Times New Roman" w:hAnsi="Times New Roman" w:cs="Times New Roman"/>
                <w:sz w:val="24"/>
                <w:szCs w:val="24"/>
              </w:rPr>
              <w:t>)</w:t>
            </w:r>
          </w:p>
        </w:tc>
        <w:tc>
          <w:tcPr>
            <w:tcW w:w="0" w:type="auto"/>
          </w:tcPr>
          <w:p w14:paraId="574A3513" w14:textId="2C6ECE59" w:rsidR="00364A41" w:rsidRPr="0037417E" w:rsidRDefault="00C83C7B"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&lt;0.001</w:t>
            </w:r>
          </w:p>
        </w:tc>
      </w:tr>
      <w:tr w:rsidR="00364A41" w:rsidRPr="0037417E" w14:paraId="05F700CC" w14:textId="77777777" w:rsidTr="00364A41">
        <w:tc>
          <w:tcPr>
            <w:tcW w:w="0" w:type="auto"/>
          </w:tcPr>
          <w:p w14:paraId="228807DE" w14:textId="302DBDF0" w:rsidR="00364A41" w:rsidRPr="0037417E" w:rsidRDefault="00625B20"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Mean annual rainfall</w:t>
            </w:r>
            <w:r w:rsidR="002C3925" w:rsidRPr="0037417E">
              <w:rPr>
                <w:rStyle w:val="label"/>
                <w:rFonts w:ascii="Times New Roman" w:hAnsi="Times New Roman" w:cs="Times New Roman"/>
                <w:sz w:val="24"/>
                <w:szCs w:val="24"/>
              </w:rPr>
              <w:t xml:space="preserve"> (SD)</w:t>
            </w:r>
          </w:p>
        </w:tc>
        <w:tc>
          <w:tcPr>
            <w:tcW w:w="0" w:type="auto"/>
          </w:tcPr>
          <w:p w14:paraId="57A2A2BE" w14:textId="584FA4D9" w:rsidR="00364A41" w:rsidRPr="0037417E" w:rsidRDefault="006C541F" w:rsidP="00761BED">
            <w:pPr>
              <w:spacing w:line="360" w:lineRule="auto"/>
              <w:rPr>
                <w:rStyle w:val="label"/>
                <w:rFonts w:ascii="Times New Roman" w:hAnsi="Times New Roman" w:cs="Times New Roman"/>
                <w:sz w:val="24"/>
                <w:szCs w:val="24"/>
              </w:rPr>
            </w:pPr>
            <w:ins w:id="56" w:author="Mohammad Nayeem Hasan" w:date="2023-06-01T01:00:00Z">
              <w:r>
                <w:rPr>
                  <w:rStyle w:val="label"/>
                  <w:rFonts w:ascii="Times New Roman" w:hAnsi="Times New Roman" w:cs="Times New Roman"/>
                  <w:sz w:val="24"/>
                  <w:szCs w:val="24"/>
                </w:rPr>
                <w:t>2078.66</w:t>
              </w:r>
            </w:ins>
            <w:del w:id="57" w:author="Mohammad Nayeem Hasan" w:date="2023-06-01T01:00:00Z">
              <w:r w:rsidR="004D0AD5" w:rsidRPr="0037417E" w:rsidDel="006C541F">
                <w:rPr>
                  <w:rStyle w:val="label"/>
                  <w:rFonts w:ascii="Times New Roman" w:hAnsi="Times New Roman" w:cs="Times New Roman"/>
                  <w:sz w:val="24"/>
                  <w:szCs w:val="24"/>
                </w:rPr>
                <w:delText>2160.90</w:delText>
              </w:r>
            </w:del>
            <w:r w:rsidR="004D0AD5" w:rsidRPr="0037417E">
              <w:rPr>
                <w:rStyle w:val="label"/>
                <w:rFonts w:ascii="Times New Roman" w:hAnsi="Times New Roman" w:cs="Times New Roman"/>
                <w:sz w:val="24"/>
                <w:szCs w:val="24"/>
              </w:rPr>
              <w:t xml:space="preserve"> (</w:t>
            </w:r>
            <w:ins w:id="58" w:author="Mohammad Nayeem Hasan" w:date="2023-06-01T01:00:00Z">
              <w:r>
                <w:rPr>
                  <w:rStyle w:val="label"/>
                  <w:rFonts w:ascii="Times New Roman" w:hAnsi="Times New Roman" w:cs="Times New Roman"/>
                  <w:sz w:val="24"/>
                  <w:szCs w:val="24"/>
                </w:rPr>
                <w:t>459.68</w:t>
              </w:r>
            </w:ins>
            <w:del w:id="59" w:author="Mohammad Nayeem Hasan" w:date="2023-06-01T01:00:00Z">
              <w:r w:rsidR="004D0AD5" w:rsidRPr="0037417E" w:rsidDel="006C541F">
                <w:rPr>
                  <w:rStyle w:val="label"/>
                  <w:rFonts w:ascii="Times New Roman" w:hAnsi="Times New Roman" w:cs="Times New Roman"/>
                  <w:sz w:val="24"/>
                  <w:szCs w:val="24"/>
                </w:rPr>
                <w:delText>509.64</w:delText>
              </w:r>
            </w:del>
            <w:r w:rsidR="004D0AD5" w:rsidRPr="0037417E">
              <w:rPr>
                <w:rStyle w:val="label"/>
                <w:rFonts w:ascii="Times New Roman" w:hAnsi="Times New Roman" w:cs="Times New Roman"/>
                <w:sz w:val="24"/>
                <w:szCs w:val="24"/>
              </w:rPr>
              <w:t>)</w:t>
            </w:r>
          </w:p>
        </w:tc>
        <w:tc>
          <w:tcPr>
            <w:tcW w:w="0" w:type="auto"/>
          </w:tcPr>
          <w:p w14:paraId="154A3DB9" w14:textId="5D19A6B9" w:rsidR="00364A41" w:rsidRPr="0037417E" w:rsidRDefault="004D0AD5" w:rsidP="00761BED">
            <w:pPr>
              <w:spacing w:line="360" w:lineRule="auto"/>
              <w:rPr>
                <w:rStyle w:val="label"/>
                <w:rFonts w:ascii="Times New Roman" w:hAnsi="Times New Roman" w:cs="Times New Roman"/>
                <w:sz w:val="24"/>
                <w:szCs w:val="24"/>
              </w:rPr>
            </w:pPr>
            <w:r w:rsidRPr="0037417E">
              <w:rPr>
                <w:rStyle w:val="label"/>
                <w:rFonts w:ascii="Times New Roman" w:hAnsi="Times New Roman" w:cs="Times New Roman"/>
                <w:sz w:val="24"/>
                <w:szCs w:val="24"/>
              </w:rPr>
              <w:t>1764.50 (448.32)</w:t>
            </w:r>
          </w:p>
        </w:tc>
        <w:tc>
          <w:tcPr>
            <w:tcW w:w="0" w:type="auto"/>
          </w:tcPr>
          <w:p w14:paraId="5C2EAEDB" w14:textId="5BB0CD63" w:rsidR="00BD5402" w:rsidRPr="0037417E" w:rsidRDefault="00F26E5F" w:rsidP="00761BED">
            <w:pPr>
              <w:spacing w:line="360" w:lineRule="auto"/>
              <w:rPr>
                <w:rStyle w:val="label"/>
                <w:rFonts w:ascii="Times New Roman" w:hAnsi="Times New Roman" w:cs="Times New Roman"/>
                <w:sz w:val="24"/>
                <w:szCs w:val="24"/>
              </w:rPr>
            </w:pPr>
            <w:ins w:id="60" w:author="Mohammad Nayeem Hasan" w:date="2023-06-01T01:07:00Z">
              <w:r>
                <w:rPr>
                  <w:rStyle w:val="label"/>
                  <w:rFonts w:ascii="Times New Roman" w:hAnsi="Times New Roman" w:cs="Times New Roman"/>
                  <w:sz w:val="24"/>
                  <w:szCs w:val="24"/>
                </w:rPr>
                <w:t>0.188</w:t>
              </w:r>
            </w:ins>
            <w:del w:id="61" w:author="Mohammad Nayeem Hasan" w:date="2023-06-01T01:07:00Z">
              <w:r w:rsidR="005A7AC8" w:rsidRPr="0037417E" w:rsidDel="00F26E5F">
                <w:rPr>
                  <w:rStyle w:val="label"/>
                  <w:rFonts w:ascii="Times New Roman" w:hAnsi="Times New Roman" w:cs="Times New Roman"/>
                  <w:sz w:val="24"/>
                  <w:szCs w:val="24"/>
                </w:rPr>
                <w:delText>0.360</w:delText>
              </w:r>
            </w:del>
          </w:p>
        </w:tc>
      </w:tr>
    </w:tbl>
    <w:p w14:paraId="0D956A22" w14:textId="77688A10" w:rsidR="00290F65" w:rsidRDefault="00290F65" w:rsidP="00761BED">
      <w:pPr>
        <w:spacing w:line="360" w:lineRule="auto"/>
        <w:rPr>
          <w:rStyle w:val="label"/>
          <w:rFonts w:ascii="Times New Roman" w:hAnsi="Times New Roman" w:cs="Times New Roman"/>
          <w:sz w:val="24"/>
          <w:szCs w:val="24"/>
        </w:rPr>
      </w:pPr>
    </w:p>
    <w:p w14:paraId="5F9C0937" w14:textId="16BD2E66" w:rsidR="00CC5D63" w:rsidRDefault="007678F3" w:rsidP="004F04FE">
      <w:pPr>
        <w:spacing w:after="0" w:line="360" w:lineRule="auto"/>
        <w:rPr>
          <w:rFonts w:ascii="Times New Roman" w:hAnsi="Times New Roman" w:cs="Times New Roman"/>
          <w:sz w:val="24"/>
          <w:szCs w:val="24"/>
        </w:rPr>
      </w:pPr>
      <w:r>
        <w:rPr>
          <w:rStyle w:val="label"/>
          <w:rFonts w:ascii="Times New Roman" w:hAnsi="Times New Roman" w:cs="Times New Roman"/>
          <w:sz w:val="24"/>
          <w:szCs w:val="24"/>
        </w:rPr>
        <w:t>T</w:t>
      </w:r>
      <w:r w:rsidR="002C6D12" w:rsidRPr="002C6D12">
        <w:rPr>
          <w:rStyle w:val="label"/>
          <w:rFonts w:ascii="Times New Roman" w:hAnsi="Times New Roman" w:cs="Times New Roman"/>
          <w:sz w:val="24"/>
          <w:szCs w:val="24"/>
        </w:rPr>
        <w:t>he overall mean</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GF from month to month was </w:t>
      </w:r>
      <w:r w:rsidR="000B317F">
        <w:rPr>
          <w:rStyle w:val="label"/>
          <w:rFonts w:ascii="Times New Roman" w:hAnsi="Times New Roman" w:cs="Times New Roman"/>
          <w:sz w:val="24"/>
          <w:szCs w:val="24"/>
        </w:rPr>
        <w:t>1.37</w:t>
      </w:r>
      <w:r w:rsidR="002C6D12" w:rsidRPr="002C6D12">
        <w:rPr>
          <w:rStyle w:val="label"/>
          <w:rFonts w:ascii="Times New Roman" w:hAnsi="Times New Roman" w:cs="Times New Roman"/>
          <w:sz w:val="24"/>
          <w:szCs w:val="24"/>
        </w:rPr>
        <w:t xml:space="preserve"> (</w:t>
      </w:r>
      <w:r w:rsidR="005E12AB">
        <w:rPr>
          <w:rStyle w:val="label"/>
          <w:rFonts w:ascii="Times New Roman" w:hAnsi="Times New Roman" w:cs="Times New Roman"/>
          <w:sz w:val="24"/>
          <w:szCs w:val="24"/>
        </w:rPr>
        <w:t>SD=</w:t>
      </w:r>
      <w:r w:rsidR="000B317F">
        <w:rPr>
          <w:rStyle w:val="label"/>
          <w:rFonts w:ascii="Times New Roman" w:hAnsi="Times New Roman" w:cs="Times New Roman"/>
          <w:sz w:val="24"/>
          <w:szCs w:val="24"/>
        </w:rPr>
        <w:t>0.86</w:t>
      </w:r>
      <w:r w:rsidR="002C6D12" w:rsidRPr="002C6D12">
        <w:rPr>
          <w:rStyle w:val="label"/>
          <w:rFonts w:ascii="Times New Roman" w:hAnsi="Times New Roman" w:cs="Times New Roman"/>
          <w:sz w:val="24"/>
          <w:szCs w:val="24"/>
        </w:rPr>
        <w:t xml:space="preserve">). However, </w:t>
      </w:r>
      <w:r w:rsidR="000B317F">
        <w:rPr>
          <w:rStyle w:val="label"/>
          <w:rFonts w:ascii="Times New Roman" w:hAnsi="Times New Roman" w:cs="Times New Roman"/>
          <w:sz w:val="24"/>
          <w:szCs w:val="24"/>
        </w:rPr>
        <w:t xml:space="preserve">in </w:t>
      </w:r>
      <w:r w:rsidR="001E3E65">
        <w:rPr>
          <w:rStyle w:val="label"/>
          <w:rFonts w:ascii="Times New Roman" w:hAnsi="Times New Roman" w:cs="Times New Roman"/>
          <w:sz w:val="24"/>
          <w:szCs w:val="24"/>
        </w:rPr>
        <w:t>four</w:t>
      </w:r>
      <w:r w:rsidR="002C6D12" w:rsidRPr="002C6D12">
        <w:rPr>
          <w:rStyle w:val="label"/>
          <w:rFonts w:ascii="Times New Roman" w:hAnsi="Times New Roman" w:cs="Times New Roman"/>
          <w:sz w:val="24"/>
          <w:szCs w:val="24"/>
        </w:rPr>
        <w:t xml:space="preserve"> months</w:t>
      </w:r>
      <w:r w:rsidR="00D1564E">
        <w:rPr>
          <w:rStyle w:val="label"/>
          <w:rFonts w:ascii="Times New Roman" w:hAnsi="Times New Roman" w:cs="Times New Roman"/>
          <w:sz w:val="24"/>
          <w:szCs w:val="24"/>
        </w:rPr>
        <w:t xml:space="preserve"> </w:t>
      </w:r>
      <w:r w:rsidR="00D1564E" w:rsidRPr="002C6D12">
        <w:rPr>
          <w:rStyle w:val="label"/>
          <w:rFonts w:ascii="Times New Roman" w:hAnsi="Times New Roman" w:cs="Times New Roman"/>
          <w:sz w:val="24"/>
          <w:szCs w:val="24"/>
        </w:rPr>
        <w:t>(</w:t>
      </w:r>
      <w:r w:rsidR="000B317F">
        <w:rPr>
          <w:rStyle w:val="label"/>
          <w:rFonts w:ascii="Times New Roman" w:hAnsi="Times New Roman" w:cs="Times New Roman"/>
          <w:sz w:val="24"/>
          <w:szCs w:val="24"/>
        </w:rPr>
        <w:t>April</w:t>
      </w:r>
      <w:r w:rsidR="001E3E65">
        <w:rPr>
          <w:rStyle w:val="label"/>
          <w:rFonts w:ascii="Times New Roman" w:hAnsi="Times New Roman" w:cs="Times New Roman"/>
          <w:sz w:val="24"/>
          <w:szCs w:val="24"/>
        </w:rPr>
        <w:t>-</w:t>
      </w:r>
      <w:r w:rsidR="00D1564E" w:rsidRPr="002C6D12">
        <w:rPr>
          <w:rStyle w:val="label"/>
          <w:rFonts w:ascii="Times New Roman" w:hAnsi="Times New Roman" w:cs="Times New Roman"/>
          <w:sz w:val="24"/>
          <w:szCs w:val="24"/>
        </w:rPr>
        <w:t>July)</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the monthly GF </w:t>
      </w:r>
      <w:r w:rsidR="00E15FA4">
        <w:rPr>
          <w:rStyle w:val="label"/>
          <w:rFonts w:ascii="Times New Roman" w:hAnsi="Times New Roman" w:cs="Times New Roman"/>
          <w:sz w:val="24"/>
          <w:szCs w:val="24"/>
        </w:rPr>
        <w:t>w</w:t>
      </w:r>
      <w:r w:rsidR="00D1564E">
        <w:rPr>
          <w:rStyle w:val="label"/>
          <w:rFonts w:ascii="Times New Roman" w:hAnsi="Times New Roman" w:cs="Times New Roman"/>
          <w:sz w:val="24"/>
          <w:szCs w:val="24"/>
        </w:rPr>
        <w:t>as</w:t>
      </w:r>
      <w:r w:rsidR="00E15FA4">
        <w:rPr>
          <w:rStyle w:val="label"/>
          <w:rFonts w:ascii="Times New Roman" w:hAnsi="Times New Roman" w:cs="Times New Roman"/>
          <w:sz w:val="24"/>
          <w:szCs w:val="24"/>
        </w:rPr>
        <w:t xml:space="preserve"> above one (</w:t>
      </w:r>
      <w:r w:rsidR="008C3568">
        <w:rPr>
          <w:rStyle w:val="label"/>
          <w:rFonts w:ascii="Times New Roman" w:hAnsi="Times New Roman" w:cs="Times New Roman"/>
          <w:sz w:val="24"/>
          <w:szCs w:val="24"/>
        </w:rPr>
        <w:t xml:space="preserve">lower </w:t>
      </w:r>
      <w:r w:rsidR="00E15FA4">
        <w:rPr>
          <w:rStyle w:val="label"/>
          <w:rFonts w:ascii="Times New Roman" w:hAnsi="Times New Roman" w:cs="Times New Roman"/>
          <w:sz w:val="24"/>
          <w:szCs w:val="24"/>
        </w:rPr>
        <w:t>95% confidence interval &gt;1),</w:t>
      </w:r>
      <w:r w:rsidR="002C6D12" w:rsidRPr="002C6D12">
        <w:rPr>
          <w:rStyle w:val="label"/>
          <w:rFonts w:ascii="Times New Roman" w:hAnsi="Times New Roman" w:cs="Times New Roman"/>
          <w:sz w:val="24"/>
          <w:szCs w:val="24"/>
        </w:rPr>
        <w:t xml:space="preserve"> while in </w:t>
      </w:r>
      <w:r w:rsidR="005B3616">
        <w:rPr>
          <w:rStyle w:val="label"/>
          <w:rFonts w:ascii="Times New Roman" w:hAnsi="Times New Roman" w:cs="Times New Roman"/>
          <w:sz w:val="24"/>
          <w:szCs w:val="24"/>
        </w:rPr>
        <w:t xml:space="preserve">the </w:t>
      </w:r>
      <w:r w:rsidR="000B317F">
        <w:rPr>
          <w:rStyle w:val="label"/>
          <w:rFonts w:ascii="Times New Roman" w:hAnsi="Times New Roman" w:cs="Times New Roman"/>
          <w:sz w:val="24"/>
          <w:szCs w:val="24"/>
        </w:rPr>
        <w:t>rest of</w:t>
      </w:r>
      <w:r w:rsidR="002C6D12" w:rsidRPr="002C6D12">
        <w:rPr>
          <w:rStyle w:val="label"/>
          <w:rFonts w:ascii="Times New Roman" w:hAnsi="Times New Roman" w:cs="Times New Roman"/>
          <w:sz w:val="24"/>
          <w:szCs w:val="24"/>
        </w:rPr>
        <w:t xml:space="preserve"> </w:t>
      </w:r>
      <w:r w:rsidR="00C64F57">
        <w:rPr>
          <w:rStyle w:val="label"/>
          <w:rFonts w:ascii="Times New Roman" w:hAnsi="Times New Roman" w:cs="Times New Roman"/>
          <w:sz w:val="24"/>
          <w:szCs w:val="24"/>
        </w:rPr>
        <w:t>t</w:t>
      </w:r>
      <w:r w:rsidR="00E15FA4">
        <w:rPr>
          <w:rStyle w:val="label"/>
          <w:rFonts w:ascii="Times New Roman" w:hAnsi="Times New Roman" w:cs="Times New Roman"/>
          <w:sz w:val="24"/>
          <w:szCs w:val="24"/>
        </w:rPr>
        <w:t>he</w:t>
      </w:r>
      <w:r w:rsidR="000B317F">
        <w:rPr>
          <w:rStyle w:val="label"/>
          <w:rFonts w:ascii="Times New Roman" w:hAnsi="Times New Roman" w:cs="Times New Roman"/>
          <w:sz w:val="24"/>
          <w:szCs w:val="24"/>
        </w:rPr>
        <w:t xml:space="preserve"> months,</w:t>
      </w:r>
      <w:r w:rsidR="00E15FA4">
        <w:rPr>
          <w:rStyle w:val="label"/>
          <w:rFonts w:ascii="Times New Roman" w:hAnsi="Times New Roman" w:cs="Times New Roman"/>
          <w:sz w:val="24"/>
          <w:szCs w:val="24"/>
        </w:rPr>
        <w:t xml:space="preserve"> </w:t>
      </w:r>
      <w:r w:rsidR="005B3616">
        <w:rPr>
          <w:rStyle w:val="label"/>
          <w:rFonts w:ascii="Times New Roman" w:hAnsi="Times New Roman" w:cs="Times New Roman"/>
          <w:sz w:val="24"/>
          <w:szCs w:val="24"/>
        </w:rPr>
        <w:t xml:space="preserve">the </w:t>
      </w:r>
      <w:r w:rsidR="00E15FA4">
        <w:rPr>
          <w:rStyle w:val="label"/>
          <w:rFonts w:ascii="Times New Roman" w:hAnsi="Times New Roman" w:cs="Times New Roman"/>
          <w:sz w:val="24"/>
          <w:szCs w:val="24"/>
        </w:rPr>
        <w:t>monthly GF was less than 1</w:t>
      </w:r>
      <w:r w:rsidR="00CD4C9E">
        <w:rPr>
          <w:rStyle w:val="label"/>
          <w:rFonts w:ascii="Times New Roman" w:hAnsi="Times New Roman" w:cs="Times New Roman"/>
          <w:sz w:val="24"/>
          <w:szCs w:val="24"/>
        </w:rPr>
        <w:t xml:space="preserve"> (95% confidence interval </w:t>
      </w:r>
      <w:r w:rsidR="00DA2F56">
        <w:rPr>
          <w:rStyle w:val="label"/>
          <w:rFonts w:ascii="Times New Roman" w:hAnsi="Times New Roman" w:cs="Times New Roman"/>
          <w:sz w:val="24"/>
          <w:szCs w:val="24"/>
        </w:rPr>
        <w:t xml:space="preserve">crossed </w:t>
      </w:r>
      <w:r w:rsidR="00CD4C9E">
        <w:rPr>
          <w:rStyle w:val="label"/>
          <w:rFonts w:ascii="Times New Roman" w:hAnsi="Times New Roman" w:cs="Times New Roman"/>
          <w:sz w:val="24"/>
          <w:szCs w:val="24"/>
        </w:rPr>
        <w:t>1)</w:t>
      </w:r>
      <w:r w:rsidR="002C6D12" w:rsidRPr="002C6D12">
        <w:rPr>
          <w:rStyle w:val="label"/>
          <w:rFonts w:ascii="Times New Roman" w:hAnsi="Times New Roman" w:cs="Times New Roman"/>
          <w:sz w:val="24"/>
          <w:szCs w:val="24"/>
        </w:rPr>
        <w:t>.</w:t>
      </w:r>
      <w:r w:rsidR="00072704">
        <w:rPr>
          <w:rStyle w:val="label"/>
          <w:rFonts w:ascii="Times New Roman" w:hAnsi="Times New Roman" w:cs="Times New Roman"/>
          <w:sz w:val="24"/>
          <w:szCs w:val="24"/>
        </w:rPr>
        <w:t xml:space="preserve"> </w:t>
      </w:r>
      <w:r w:rsidR="001E3E65">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More than </w:t>
      </w:r>
      <w:r w:rsidR="00F233E1">
        <w:rPr>
          <w:rStyle w:val="label"/>
          <w:rFonts w:ascii="Times New Roman" w:hAnsi="Times New Roman" w:cs="Times New Roman"/>
          <w:sz w:val="24"/>
          <w:szCs w:val="24"/>
        </w:rPr>
        <w:t>7</w:t>
      </w:r>
      <w:r w:rsidR="002D4691">
        <w:rPr>
          <w:rStyle w:val="label"/>
          <w:rFonts w:ascii="Times New Roman" w:hAnsi="Times New Roman" w:cs="Times New Roman"/>
          <w:sz w:val="24"/>
          <w:szCs w:val="24"/>
        </w:rPr>
        <w:t>7</w:t>
      </w:r>
      <w:r w:rsidR="002C6D12" w:rsidRPr="002C6D12">
        <w:rPr>
          <w:rStyle w:val="label"/>
          <w:rFonts w:ascii="Times New Roman" w:hAnsi="Times New Roman" w:cs="Times New Roman"/>
          <w:sz w:val="24"/>
          <w:szCs w:val="24"/>
        </w:rPr>
        <w:t>% (</w:t>
      </w:r>
      <w:r w:rsidR="005B3616">
        <w:rPr>
          <w:rStyle w:val="label"/>
          <w:rFonts w:ascii="Times New Roman" w:hAnsi="Times New Roman" w:cs="Times New Roman"/>
          <w:sz w:val="24"/>
          <w:szCs w:val="24"/>
        </w:rPr>
        <w:t>71</w:t>
      </w:r>
      <w:r w:rsidR="002C6D12" w:rsidRPr="002C6D12">
        <w:rPr>
          <w:rStyle w:val="label"/>
          <w:rFonts w:ascii="Times New Roman" w:hAnsi="Times New Roman" w:cs="Times New Roman"/>
          <w:sz w:val="24"/>
          <w:szCs w:val="24"/>
        </w:rPr>
        <w:t>/</w:t>
      </w:r>
      <w:r w:rsidR="005B3616">
        <w:rPr>
          <w:rStyle w:val="label"/>
          <w:rFonts w:ascii="Times New Roman" w:hAnsi="Times New Roman" w:cs="Times New Roman"/>
          <w:sz w:val="24"/>
          <w:szCs w:val="24"/>
        </w:rPr>
        <w:t>92</w:t>
      </w:r>
      <w:r w:rsidR="002C6D12" w:rsidRPr="002C6D12">
        <w:rPr>
          <w:rStyle w:val="label"/>
          <w:rFonts w:ascii="Times New Roman" w:hAnsi="Times New Roman" w:cs="Times New Roman"/>
          <w:sz w:val="24"/>
          <w:szCs w:val="24"/>
        </w:rPr>
        <w:t xml:space="preserve">) of months between </w:t>
      </w:r>
      <w:r w:rsidR="005B3616">
        <w:rPr>
          <w:rStyle w:val="label"/>
          <w:rFonts w:ascii="Times New Roman" w:hAnsi="Times New Roman" w:cs="Times New Roman"/>
          <w:sz w:val="24"/>
          <w:szCs w:val="24"/>
        </w:rPr>
        <w:t>April</w:t>
      </w:r>
      <w:r w:rsidR="002C6D12" w:rsidRPr="002C6D12">
        <w:rPr>
          <w:rStyle w:val="label"/>
          <w:rFonts w:ascii="Times New Roman" w:hAnsi="Times New Roman" w:cs="Times New Roman"/>
          <w:sz w:val="24"/>
          <w:szCs w:val="24"/>
        </w:rPr>
        <w:t xml:space="preserve"> and July for the period 200</w:t>
      </w:r>
      <w:r w:rsidR="00F233E1">
        <w:rPr>
          <w:rStyle w:val="label"/>
          <w:rFonts w:ascii="Times New Roman" w:hAnsi="Times New Roman" w:cs="Times New Roman"/>
          <w:sz w:val="24"/>
          <w:szCs w:val="24"/>
        </w:rPr>
        <w:t>0</w:t>
      </w:r>
      <w:r w:rsidR="002C6D12" w:rsidRPr="002C6D12">
        <w:rPr>
          <w:rStyle w:val="label"/>
          <w:rFonts w:ascii="Times New Roman" w:hAnsi="Times New Roman" w:cs="Times New Roman"/>
          <w:sz w:val="24"/>
          <w:szCs w:val="24"/>
        </w:rPr>
        <w:t>–20</w:t>
      </w:r>
      <w:r w:rsidR="00F233E1">
        <w:rPr>
          <w:rStyle w:val="label"/>
          <w:rFonts w:ascii="Times New Roman" w:hAnsi="Times New Roman" w:cs="Times New Roman"/>
          <w:sz w:val="24"/>
          <w:szCs w:val="24"/>
        </w:rPr>
        <w:t>22</w:t>
      </w:r>
      <w:r w:rsidR="002C6D12" w:rsidRPr="002C6D12">
        <w:rPr>
          <w:rStyle w:val="label"/>
          <w:rFonts w:ascii="Times New Roman" w:hAnsi="Times New Roman" w:cs="Times New Roman"/>
          <w:sz w:val="24"/>
          <w:szCs w:val="24"/>
        </w:rPr>
        <w:t xml:space="preserve"> had mean monthly GF &gt; 1 compared to </w:t>
      </w:r>
      <w:r w:rsidR="00891959">
        <w:rPr>
          <w:rStyle w:val="label"/>
          <w:rFonts w:ascii="Times New Roman" w:hAnsi="Times New Roman" w:cs="Times New Roman"/>
          <w:sz w:val="24"/>
          <w:szCs w:val="24"/>
        </w:rPr>
        <w:t xml:space="preserve">only </w:t>
      </w:r>
      <w:r w:rsidR="00E062E9">
        <w:rPr>
          <w:rStyle w:val="label"/>
          <w:rFonts w:ascii="Times New Roman" w:hAnsi="Times New Roman" w:cs="Times New Roman"/>
          <w:sz w:val="24"/>
          <w:szCs w:val="24"/>
        </w:rPr>
        <w:t>1</w:t>
      </w:r>
      <w:r w:rsidR="006613E0">
        <w:rPr>
          <w:rStyle w:val="label"/>
          <w:rFonts w:ascii="Times New Roman" w:hAnsi="Times New Roman" w:cs="Times New Roman"/>
          <w:sz w:val="24"/>
          <w:szCs w:val="24"/>
        </w:rPr>
        <w:t>6</w:t>
      </w:r>
      <w:r w:rsidR="002C6D12" w:rsidRPr="002C6D12">
        <w:rPr>
          <w:rStyle w:val="label"/>
          <w:rFonts w:ascii="Times New Roman" w:hAnsi="Times New Roman" w:cs="Times New Roman"/>
          <w:sz w:val="24"/>
          <w:szCs w:val="24"/>
        </w:rPr>
        <w:t>% (</w:t>
      </w:r>
      <w:r w:rsidR="006613E0">
        <w:rPr>
          <w:rStyle w:val="label"/>
          <w:rFonts w:ascii="Times New Roman" w:hAnsi="Times New Roman" w:cs="Times New Roman"/>
          <w:sz w:val="24"/>
          <w:szCs w:val="24"/>
        </w:rPr>
        <w:t>30</w:t>
      </w:r>
      <w:r w:rsidR="002C6D12" w:rsidRPr="002C6D12">
        <w:rPr>
          <w:rStyle w:val="label"/>
          <w:rFonts w:ascii="Times New Roman" w:hAnsi="Times New Roman" w:cs="Times New Roman"/>
          <w:sz w:val="24"/>
          <w:szCs w:val="24"/>
        </w:rPr>
        <w:t>/</w:t>
      </w:r>
      <w:r w:rsidR="00767695">
        <w:rPr>
          <w:rStyle w:val="label"/>
          <w:rFonts w:ascii="Times New Roman" w:hAnsi="Times New Roman" w:cs="Times New Roman"/>
          <w:sz w:val="24"/>
          <w:szCs w:val="24"/>
        </w:rPr>
        <w:t>184</w:t>
      </w:r>
      <w:r w:rsidR="002C6D12" w:rsidRPr="002C6D12">
        <w:rPr>
          <w:rStyle w:val="label"/>
          <w:rFonts w:ascii="Times New Roman" w:hAnsi="Times New Roman" w:cs="Times New Roman"/>
          <w:sz w:val="24"/>
          <w:szCs w:val="24"/>
        </w:rPr>
        <w:t xml:space="preserve">) </w:t>
      </w:r>
      <w:r w:rsidR="009B41A3">
        <w:rPr>
          <w:rStyle w:val="label"/>
          <w:rFonts w:ascii="Times New Roman" w:hAnsi="Times New Roman" w:cs="Times New Roman"/>
          <w:sz w:val="24"/>
          <w:szCs w:val="24"/>
        </w:rPr>
        <w:t xml:space="preserve">of </w:t>
      </w:r>
      <w:r w:rsidR="002C6D12" w:rsidRPr="002C6D12">
        <w:rPr>
          <w:rStyle w:val="label"/>
          <w:rFonts w:ascii="Times New Roman" w:hAnsi="Times New Roman" w:cs="Times New Roman"/>
          <w:sz w:val="24"/>
          <w:szCs w:val="24"/>
        </w:rPr>
        <w:t>months between August and</w:t>
      </w:r>
      <w:r w:rsidR="00767695">
        <w:rPr>
          <w:rStyle w:val="label"/>
          <w:rFonts w:ascii="Times New Roman" w:hAnsi="Times New Roman" w:cs="Times New Roman"/>
          <w:sz w:val="24"/>
          <w:szCs w:val="24"/>
        </w:rPr>
        <w:t xml:space="preserve"> March</w:t>
      </w:r>
      <w:r w:rsidR="002C6D12" w:rsidRPr="002C6D12">
        <w:rPr>
          <w:rStyle w:val="label"/>
          <w:rFonts w:ascii="Times New Roman" w:hAnsi="Times New Roman" w:cs="Times New Roman"/>
          <w:sz w:val="24"/>
          <w:szCs w:val="24"/>
        </w:rPr>
        <w:t xml:space="preserve"> of the same period. </w:t>
      </w:r>
      <w:r w:rsidR="002F7DE3">
        <w:rPr>
          <w:rStyle w:val="label"/>
          <w:rFonts w:ascii="Times New Roman" w:hAnsi="Times New Roman" w:cs="Times New Roman"/>
          <w:sz w:val="24"/>
          <w:szCs w:val="24"/>
        </w:rPr>
        <w:t xml:space="preserve">The month </w:t>
      </w:r>
      <w:r w:rsidR="00B62AF8">
        <w:rPr>
          <w:rStyle w:val="label"/>
          <w:rFonts w:ascii="Times New Roman" w:hAnsi="Times New Roman" w:cs="Times New Roman"/>
          <w:sz w:val="24"/>
          <w:szCs w:val="24"/>
        </w:rPr>
        <w:t xml:space="preserve">of </w:t>
      </w:r>
      <w:r w:rsidR="002C6D12" w:rsidRPr="002C6D12">
        <w:rPr>
          <w:rStyle w:val="label"/>
          <w:rFonts w:ascii="Times New Roman" w:hAnsi="Times New Roman" w:cs="Times New Roman"/>
          <w:sz w:val="24"/>
          <w:szCs w:val="24"/>
        </w:rPr>
        <w:t>Ju</w:t>
      </w:r>
      <w:r w:rsidR="00767695">
        <w:rPr>
          <w:rStyle w:val="label"/>
          <w:rFonts w:ascii="Times New Roman" w:hAnsi="Times New Roman" w:cs="Times New Roman"/>
          <w:sz w:val="24"/>
          <w:szCs w:val="24"/>
        </w:rPr>
        <w:t>ne</w:t>
      </w:r>
      <w:r w:rsidR="002C6D12" w:rsidRPr="002C6D12">
        <w:rPr>
          <w:rStyle w:val="label"/>
          <w:rFonts w:ascii="Times New Roman" w:hAnsi="Times New Roman" w:cs="Times New Roman"/>
          <w:sz w:val="24"/>
          <w:szCs w:val="24"/>
        </w:rPr>
        <w:t xml:space="preserve"> </w:t>
      </w:r>
      <w:r w:rsidR="002F7DE3">
        <w:rPr>
          <w:rStyle w:val="label"/>
          <w:rFonts w:ascii="Times New Roman" w:hAnsi="Times New Roman" w:cs="Times New Roman"/>
          <w:sz w:val="24"/>
          <w:szCs w:val="24"/>
        </w:rPr>
        <w:t xml:space="preserve">had </w:t>
      </w:r>
      <w:r w:rsidR="002C6D12" w:rsidRPr="002C6D12">
        <w:rPr>
          <w:rStyle w:val="label"/>
          <w:rFonts w:ascii="Times New Roman" w:hAnsi="Times New Roman" w:cs="Times New Roman"/>
          <w:sz w:val="24"/>
          <w:szCs w:val="24"/>
        </w:rPr>
        <w:t xml:space="preserve">the highest GF with a mean value of </w:t>
      </w:r>
      <w:r w:rsidR="00767695">
        <w:rPr>
          <w:rStyle w:val="label"/>
          <w:rFonts w:ascii="Times New Roman" w:hAnsi="Times New Roman" w:cs="Times New Roman"/>
          <w:sz w:val="24"/>
          <w:szCs w:val="24"/>
        </w:rPr>
        <w:t>3.47</w:t>
      </w:r>
      <w:r w:rsidR="00B62AF8" w:rsidRPr="002C6D12">
        <w:rPr>
          <w:rStyle w:val="label"/>
          <w:rFonts w:ascii="Times New Roman" w:hAnsi="Times New Roman" w:cs="Times New Roman"/>
          <w:sz w:val="24"/>
          <w:szCs w:val="24"/>
        </w:rPr>
        <w:t xml:space="preserve"> </w:t>
      </w:r>
      <w:r w:rsidR="00B62AF8">
        <w:rPr>
          <w:rStyle w:val="label"/>
          <w:rFonts w:ascii="Times New Roman" w:hAnsi="Times New Roman" w:cs="Times New Roman"/>
          <w:sz w:val="24"/>
          <w:szCs w:val="24"/>
        </w:rPr>
        <w:t>indicating that cases</w:t>
      </w:r>
      <w:r w:rsidR="006F1045">
        <w:rPr>
          <w:rStyle w:val="label"/>
          <w:rFonts w:ascii="Times New Roman" w:hAnsi="Times New Roman" w:cs="Times New Roman"/>
          <w:sz w:val="24"/>
          <w:szCs w:val="24"/>
        </w:rPr>
        <w:t xml:space="preserve"> </w:t>
      </w:r>
      <w:r w:rsidR="006F1045">
        <w:rPr>
          <w:rStyle w:val="label"/>
          <w:rFonts w:ascii="Times New Roman" w:hAnsi="Times New Roman" w:cs="Times New Roman"/>
          <w:sz w:val="24"/>
          <w:szCs w:val="24"/>
        </w:rPr>
        <w:lastRenderedPageBreak/>
        <w:t>would be</w:t>
      </w:r>
      <w:r w:rsidR="00B62AF8">
        <w:rPr>
          <w:rStyle w:val="label"/>
          <w:rFonts w:ascii="Times New Roman" w:hAnsi="Times New Roman" w:cs="Times New Roman"/>
          <w:sz w:val="24"/>
          <w:szCs w:val="24"/>
        </w:rPr>
        <w:t xml:space="preserve"> </w:t>
      </w:r>
      <w:r w:rsidR="002A65D7">
        <w:rPr>
          <w:rStyle w:val="label"/>
          <w:rFonts w:ascii="Times New Roman" w:hAnsi="Times New Roman" w:cs="Times New Roman"/>
          <w:sz w:val="24"/>
          <w:szCs w:val="24"/>
        </w:rPr>
        <w:t>three times</w:t>
      </w:r>
      <w:r w:rsidR="00767695">
        <w:rPr>
          <w:rStyle w:val="label"/>
          <w:rFonts w:ascii="Times New Roman" w:hAnsi="Times New Roman" w:cs="Times New Roman"/>
          <w:sz w:val="24"/>
          <w:szCs w:val="24"/>
        </w:rPr>
        <w:t xml:space="preserve"> higher</w:t>
      </w:r>
      <w:r w:rsidR="00B62AF8">
        <w:rPr>
          <w:rStyle w:val="label"/>
          <w:rFonts w:ascii="Times New Roman" w:hAnsi="Times New Roman" w:cs="Times New Roman"/>
          <w:sz w:val="24"/>
          <w:szCs w:val="24"/>
        </w:rPr>
        <w:t xml:space="preserve"> in the </w:t>
      </w:r>
      <w:r w:rsidR="001337DB">
        <w:rPr>
          <w:rStyle w:val="label"/>
          <w:rFonts w:ascii="Times New Roman" w:hAnsi="Times New Roman" w:cs="Times New Roman"/>
          <w:sz w:val="24"/>
          <w:szCs w:val="24"/>
        </w:rPr>
        <w:t>next month (July)</w:t>
      </w:r>
      <w:r w:rsidR="0030206E">
        <w:rPr>
          <w:rStyle w:val="label"/>
          <w:rFonts w:ascii="Times New Roman" w:hAnsi="Times New Roman" w:cs="Times New Roman"/>
          <w:sz w:val="24"/>
          <w:szCs w:val="24"/>
        </w:rPr>
        <w:t xml:space="preserve">. The lowest GF was recorded in </w:t>
      </w:r>
      <w:r w:rsidR="00767695">
        <w:rPr>
          <w:rStyle w:val="label"/>
          <w:rFonts w:ascii="Times New Roman" w:hAnsi="Times New Roman" w:cs="Times New Roman"/>
          <w:sz w:val="24"/>
          <w:szCs w:val="24"/>
        </w:rPr>
        <w:t>December</w:t>
      </w:r>
      <w:r w:rsidR="0030206E">
        <w:rPr>
          <w:rStyle w:val="label"/>
          <w:rFonts w:ascii="Times New Roman" w:hAnsi="Times New Roman" w:cs="Times New Roman"/>
          <w:sz w:val="24"/>
          <w:szCs w:val="24"/>
        </w:rPr>
        <w:t xml:space="preserve"> with </w:t>
      </w:r>
      <w:r w:rsidR="002C6D12" w:rsidRPr="002C6D12">
        <w:rPr>
          <w:rStyle w:val="label"/>
          <w:rFonts w:ascii="Times New Roman" w:hAnsi="Times New Roman" w:cs="Times New Roman"/>
          <w:sz w:val="24"/>
          <w:szCs w:val="24"/>
        </w:rPr>
        <w:t xml:space="preserve">a mean of </w:t>
      </w:r>
      <w:r w:rsidR="00767695">
        <w:rPr>
          <w:rStyle w:val="label"/>
          <w:rFonts w:ascii="Times New Roman" w:hAnsi="Times New Roman" w:cs="Times New Roman"/>
          <w:sz w:val="24"/>
          <w:szCs w:val="24"/>
        </w:rPr>
        <w:t>0.54</w:t>
      </w:r>
      <w:r w:rsidR="002C6D12" w:rsidRPr="002C6D12">
        <w:rPr>
          <w:rStyle w:val="label"/>
          <w:rFonts w:ascii="Times New Roman" w:hAnsi="Times New Roman" w:cs="Times New Roman"/>
          <w:sz w:val="24"/>
          <w:szCs w:val="24"/>
        </w:rPr>
        <w:t xml:space="preserve"> (95% CI: </w:t>
      </w:r>
      <w:r w:rsidR="00767695">
        <w:rPr>
          <w:rStyle w:val="label"/>
          <w:rFonts w:ascii="Times New Roman" w:hAnsi="Times New Roman" w:cs="Times New Roman"/>
          <w:sz w:val="24"/>
          <w:szCs w:val="24"/>
        </w:rPr>
        <w:t>0.40</w:t>
      </w:r>
      <w:r w:rsidR="00E062E9">
        <w:rPr>
          <w:rStyle w:val="label"/>
          <w:rFonts w:ascii="Times New Roman" w:hAnsi="Times New Roman" w:cs="Times New Roman"/>
          <w:sz w:val="24"/>
          <w:szCs w:val="24"/>
        </w:rPr>
        <w:t xml:space="preserve"> to </w:t>
      </w:r>
      <w:r w:rsidR="00767695">
        <w:rPr>
          <w:rStyle w:val="label"/>
          <w:rFonts w:ascii="Times New Roman" w:hAnsi="Times New Roman" w:cs="Times New Roman"/>
          <w:sz w:val="24"/>
          <w:szCs w:val="24"/>
        </w:rPr>
        <w:t>0.69</w:t>
      </w:r>
      <w:r w:rsidR="002C6D12" w:rsidRPr="002C6D12">
        <w:rPr>
          <w:rStyle w:val="label"/>
          <w:rFonts w:ascii="Times New Roman" w:hAnsi="Times New Roman" w:cs="Times New Roman"/>
          <w:sz w:val="24"/>
          <w:szCs w:val="24"/>
        </w:rPr>
        <w:t>)</w:t>
      </w:r>
      <w:r w:rsidR="0030206E">
        <w:rPr>
          <w:rStyle w:val="label"/>
          <w:rFonts w:ascii="Times New Roman" w:hAnsi="Times New Roman" w:cs="Times New Roman"/>
          <w:sz w:val="24"/>
          <w:szCs w:val="24"/>
        </w:rPr>
        <w:t xml:space="preserve"> indicating that cases in </w:t>
      </w:r>
      <w:r w:rsidR="006C1B33">
        <w:rPr>
          <w:rStyle w:val="label"/>
          <w:rFonts w:ascii="Times New Roman" w:hAnsi="Times New Roman" w:cs="Times New Roman"/>
          <w:sz w:val="24"/>
          <w:szCs w:val="24"/>
        </w:rPr>
        <w:t>January</w:t>
      </w:r>
      <w:r w:rsidR="0030206E">
        <w:rPr>
          <w:rStyle w:val="label"/>
          <w:rFonts w:ascii="Times New Roman" w:hAnsi="Times New Roman" w:cs="Times New Roman"/>
          <w:sz w:val="24"/>
          <w:szCs w:val="24"/>
        </w:rPr>
        <w:t xml:space="preserve"> w</w:t>
      </w:r>
      <w:r w:rsidR="00041154">
        <w:rPr>
          <w:rStyle w:val="label"/>
          <w:rFonts w:ascii="Times New Roman" w:hAnsi="Times New Roman" w:cs="Times New Roman"/>
          <w:sz w:val="24"/>
          <w:szCs w:val="24"/>
        </w:rPr>
        <w:t>ould be</w:t>
      </w:r>
      <w:r w:rsidR="00D8782C">
        <w:rPr>
          <w:rStyle w:val="label"/>
          <w:rFonts w:ascii="Times New Roman" w:hAnsi="Times New Roman" w:cs="Times New Roman"/>
          <w:sz w:val="24"/>
          <w:szCs w:val="24"/>
        </w:rPr>
        <w:t xml:space="preserve"> halved</w:t>
      </w:r>
      <w:r w:rsidR="0030206E">
        <w:rPr>
          <w:rStyle w:val="label"/>
          <w:rFonts w:ascii="Times New Roman" w:hAnsi="Times New Roman" w:cs="Times New Roman"/>
          <w:sz w:val="24"/>
          <w:szCs w:val="24"/>
        </w:rPr>
        <w:t xml:space="preserve"> </w:t>
      </w:r>
      <w:r w:rsidR="00E52A63">
        <w:rPr>
          <w:rStyle w:val="label"/>
          <w:rFonts w:ascii="Times New Roman" w:hAnsi="Times New Roman" w:cs="Times New Roman"/>
          <w:sz w:val="24"/>
          <w:szCs w:val="24"/>
        </w:rPr>
        <w:t xml:space="preserve">compared </w:t>
      </w:r>
      <w:r w:rsidR="0030206E">
        <w:rPr>
          <w:rStyle w:val="label"/>
          <w:rFonts w:ascii="Times New Roman" w:hAnsi="Times New Roman" w:cs="Times New Roman"/>
          <w:sz w:val="24"/>
          <w:szCs w:val="24"/>
        </w:rPr>
        <w:t xml:space="preserve">to </w:t>
      </w:r>
      <w:r w:rsidR="00976F92">
        <w:rPr>
          <w:rStyle w:val="label"/>
          <w:rFonts w:ascii="Times New Roman" w:hAnsi="Times New Roman" w:cs="Times New Roman"/>
          <w:sz w:val="24"/>
          <w:szCs w:val="24"/>
        </w:rPr>
        <w:t xml:space="preserve">the number of cases recorded in </w:t>
      </w:r>
      <w:r w:rsidR="006C1B33">
        <w:rPr>
          <w:rStyle w:val="label"/>
          <w:rFonts w:ascii="Times New Roman" w:hAnsi="Times New Roman" w:cs="Times New Roman"/>
          <w:sz w:val="24"/>
          <w:szCs w:val="24"/>
        </w:rPr>
        <w:t>December</w:t>
      </w:r>
      <w:r w:rsidR="006C1B33" w:rsidRPr="002C6D12">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w:t>
      </w:r>
      <w:r w:rsidR="002C6D12" w:rsidRPr="00976F92">
        <w:rPr>
          <w:rStyle w:val="label"/>
          <w:rFonts w:ascii="Times New Roman" w:hAnsi="Times New Roman" w:cs="Times New Roman"/>
          <w:b/>
          <w:bCs/>
          <w:sz w:val="24"/>
          <w:szCs w:val="24"/>
        </w:rPr>
        <w:t>Fig. 2</w:t>
      </w:r>
      <w:r w:rsidR="002C6D12" w:rsidRPr="002C6D12">
        <w:rPr>
          <w:rStyle w:val="label"/>
          <w:rFonts w:ascii="Times New Roman" w:hAnsi="Times New Roman" w:cs="Times New Roman"/>
          <w:sz w:val="24"/>
          <w:szCs w:val="24"/>
        </w:rPr>
        <w:t>).</w:t>
      </w:r>
    </w:p>
    <w:p w14:paraId="7A05B711" w14:textId="08564146" w:rsidR="00C07884" w:rsidRDefault="000B317F" w:rsidP="00A31C93">
      <w:pPr>
        <w:spacing w:line="360" w:lineRule="auto"/>
        <w:rPr>
          <w:rFonts w:ascii="Times New Roman" w:hAnsi="Times New Roman" w:cs="Times New Roman"/>
          <w:sz w:val="24"/>
          <w:szCs w:val="24"/>
        </w:rPr>
      </w:pPr>
      <w:r>
        <w:rPr>
          <w:noProof/>
        </w:rPr>
        <w:drawing>
          <wp:inline distT="0" distB="0" distL="0" distR="0" wp14:anchorId="36BC800D" wp14:editId="6F5AC576">
            <wp:extent cx="5019675" cy="6692900"/>
            <wp:effectExtent l="0" t="0" r="9525" b="0"/>
            <wp:docPr id="2018888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9675" cy="6692900"/>
                    </a:xfrm>
                    <a:prstGeom prst="rect">
                      <a:avLst/>
                    </a:prstGeom>
                    <a:noFill/>
                    <a:ln>
                      <a:noFill/>
                    </a:ln>
                  </pic:spPr>
                </pic:pic>
              </a:graphicData>
            </a:graphic>
          </wp:inline>
        </w:drawing>
      </w:r>
    </w:p>
    <w:p w14:paraId="36BF966D" w14:textId="32AA41A6" w:rsidR="00C07884" w:rsidRPr="0043429E" w:rsidRDefault="00CD6039" w:rsidP="0043429E">
      <w:pPr>
        <w:spacing w:line="360" w:lineRule="auto"/>
        <w:rPr>
          <w:rFonts w:ascii="Times New Roman" w:hAnsi="Times New Roman" w:cs="Times New Roman"/>
          <w:b/>
          <w:bCs/>
          <w:sz w:val="24"/>
          <w:szCs w:val="24"/>
        </w:rPr>
      </w:pPr>
      <w:r w:rsidRPr="0043429E">
        <w:rPr>
          <w:rFonts w:ascii="Times New Roman" w:hAnsi="Times New Roman" w:cs="Times New Roman"/>
          <w:b/>
          <w:bCs/>
          <w:sz w:val="24"/>
          <w:szCs w:val="24"/>
        </w:rPr>
        <w:lastRenderedPageBreak/>
        <w:t xml:space="preserve">Fig 2: Top:  </w:t>
      </w:r>
      <w:r w:rsidRPr="00A31C93">
        <w:rPr>
          <w:rFonts w:ascii="Times New Roman" w:hAnsi="Times New Roman" w:cs="Times New Roman"/>
          <w:sz w:val="24"/>
          <w:szCs w:val="24"/>
        </w:rPr>
        <w:t>Mean monthly growth factor for the period of 2000-2022. Bottom: The Monthly growth factor for the individual year 2000-2022.  The dotted horizontal line indicates monthly growth factor 1 (same number of cases in two subsequent months).</w:t>
      </w:r>
      <w:r w:rsidRPr="0043429E">
        <w:rPr>
          <w:rFonts w:ascii="Times New Roman" w:hAnsi="Times New Roman" w:cs="Times New Roman"/>
          <w:b/>
          <w:bCs/>
          <w:sz w:val="24"/>
          <w:szCs w:val="24"/>
        </w:rPr>
        <w:t xml:space="preserve"> </w:t>
      </w:r>
    </w:p>
    <w:p w14:paraId="4D80372B" w14:textId="762BA245" w:rsidR="00526B96" w:rsidRPr="0049146F" w:rsidRDefault="00452C3E" w:rsidP="0049146F">
      <w:pPr>
        <w:tabs>
          <w:tab w:val="left" w:pos="6420"/>
        </w:tabs>
        <w:spacing w:line="360" w:lineRule="auto"/>
        <w:rPr>
          <w:rFonts w:ascii="Times New Roman" w:hAnsi="Times New Roman" w:cs="Times New Roman"/>
          <w:b/>
          <w:bCs/>
          <w:sz w:val="24"/>
          <w:szCs w:val="24"/>
        </w:rPr>
      </w:pPr>
      <w:r w:rsidRPr="0049146F">
        <w:rPr>
          <w:rFonts w:ascii="Times New Roman" w:hAnsi="Times New Roman" w:cs="Times New Roman"/>
          <w:b/>
          <w:bCs/>
          <w:sz w:val="24"/>
          <w:szCs w:val="24"/>
        </w:rPr>
        <w:t xml:space="preserve">Table </w:t>
      </w:r>
      <w:r w:rsidR="00FB7D87" w:rsidRPr="0049146F">
        <w:rPr>
          <w:rFonts w:ascii="Times New Roman" w:hAnsi="Times New Roman" w:cs="Times New Roman"/>
          <w:b/>
          <w:bCs/>
          <w:sz w:val="24"/>
          <w:szCs w:val="24"/>
        </w:rPr>
        <w:t>2</w:t>
      </w:r>
      <w:r w:rsidRPr="0049146F">
        <w:rPr>
          <w:rFonts w:ascii="Times New Roman" w:hAnsi="Times New Roman" w:cs="Times New Roman"/>
          <w:b/>
          <w:bCs/>
          <w:sz w:val="24"/>
          <w:szCs w:val="24"/>
        </w:rPr>
        <w:t xml:space="preserve">: </w:t>
      </w:r>
      <w:r w:rsidR="008E3121" w:rsidRPr="0049146F">
        <w:rPr>
          <w:rFonts w:ascii="Times New Roman" w:hAnsi="Times New Roman" w:cs="Times New Roman"/>
          <w:b/>
          <w:bCs/>
          <w:sz w:val="24"/>
          <w:szCs w:val="24"/>
        </w:rPr>
        <w:t xml:space="preserve">The </w:t>
      </w:r>
      <w:r w:rsidRPr="0049146F">
        <w:rPr>
          <w:rFonts w:ascii="Times New Roman" w:hAnsi="Times New Roman" w:cs="Times New Roman"/>
          <w:b/>
          <w:bCs/>
          <w:sz w:val="24"/>
          <w:szCs w:val="24"/>
        </w:rPr>
        <w:t>M</w:t>
      </w:r>
      <w:r w:rsidR="008E3121" w:rsidRPr="0049146F">
        <w:rPr>
          <w:rFonts w:ascii="Times New Roman" w:hAnsi="Times New Roman" w:cs="Times New Roman"/>
          <w:b/>
          <w:bCs/>
          <w:sz w:val="24"/>
          <w:szCs w:val="24"/>
        </w:rPr>
        <w:t>ann</w:t>
      </w:r>
      <w:r w:rsidRPr="0049146F">
        <w:rPr>
          <w:rFonts w:ascii="Times New Roman" w:hAnsi="Times New Roman" w:cs="Times New Roman"/>
          <w:b/>
          <w:bCs/>
          <w:sz w:val="24"/>
          <w:szCs w:val="24"/>
        </w:rPr>
        <w:t>-K</w:t>
      </w:r>
      <w:r w:rsidR="008E3121" w:rsidRPr="0049146F">
        <w:rPr>
          <w:rFonts w:ascii="Times New Roman" w:hAnsi="Times New Roman" w:cs="Times New Roman"/>
          <w:b/>
          <w:bCs/>
          <w:sz w:val="24"/>
          <w:szCs w:val="24"/>
        </w:rPr>
        <w:t>endell</w:t>
      </w:r>
      <w:r w:rsidRPr="0049146F">
        <w:rPr>
          <w:rFonts w:ascii="Times New Roman" w:hAnsi="Times New Roman" w:cs="Times New Roman"/>
          <w:b/>
          <w:bCs/>
          <w:sz w:val="24"/>
          <w:szCs w:val="24"/>
        </w:rPr>
        <w:t xml:space="preserve"> trend </w:t>
      </w:r>
      <w:r w:rsidR="008E3121" w:rsidRPr="0049146F">
        <w:rPr>
          <w:rFonts w:ascii="Times New Roman" w:hAnsi="Times New Roman" w:cs="Times New Roman"/>
          <w:b/>
          <w:bCs/>
          <w:sz w:val="24"/>
          <w:szCs w:val="24"/>
        </w:rPr>
        <w:t xml:space="preserve">test of dengue cases in Bangladesh </w:t>
      </w:r>
    </w:p>
    <w:tbl>
      <w:tblPr>
        <w:tblW w:w="4760" w:type="pct"/>
        <w:tblBorders>
          <w:top w:val="single" w:sz="4" w:space="0" w:color="auto"/>
        </w:tblBorders>
        <w:tblLayout w:type="fixed"/>
        <w:tblLook w:val="04A0" w:firstRow="1" w:lastRow="0" w:firstColumn="1" w:lastColumn="0" w:noHBand="0" w:noVBand="1"/>
      </w:tblPr>
      <w:tblGrid>
        <w:gridCol w:w="3956"/>
        <w:gridCol w:w="2517"/>
        <w:gridCol w:w="2428"/>
      </w:tblGrid>
      <w:tr w:rsidR="00A56DBC" w:rsidRPr="00186BD2" w14:paraId="133ED185" w14:textId="4B275D1D" w:rsidTr="00DD6910">
        <w:trPr>
          <w:trHeight w:val="58"/>
        </w:trPr>
        <w:tc>
          <w:tcPr>
            <w:tcW w:w="2222" w:type="pct"/>
            <w:tcBorders>
              <w:top w:val="single" w:sz="4" w:space="0" w:color="auto"/>
              <w:left w:val="single" w:sz="4" w:space="0" w:color="auto"/>
              <w:bottom w:val="single" w:sz="4" w:space="0" w:color="auto"/>
              <w:right w:val="single" w:sz="4" w:space="0" w:color="auto"/>
            </w:tcBorders>
          </w:tcPr>
          <w:p w14:paraId="6A9FE5C6" w14:textId="34342593" w:rsidR="00A56DBC" w:rsidRPr="00186BD2" w:rsidRDefault="00363EB8" w:rsidP="0049146F">
            <w:pPr>
              <w:spacing w:after="0" w:line="360" w:lineRule="auto"/>
              <w:jc w:val="center"/>
              <w:rPr>
                <w:rFonts w:ascii="Times New Roman" w:hAnsi="Times New Roman" w:cs="Times New Roman"/>
                <w:b/>
                <w:sz w:val="24"/>
                <w:szCs w:val="24"/>
              </w:rPr>
            </w:pPr>
            <w:bookmarkStart w:id="62" w:name="_Hlk60788798"/>
            <w:r>
              <w:rPr>
                <w:rFonts w:ascii="Times New Roman" w:hAnsi="Times New Roman" w:cs="Times New Roman"/>
                <w:b/>
                <w:sz w:val="24"/>
                <w:szCs w:val="24"/>
              </w:rPr>
              <w:t xml:space="preserve">Test </w:t>
            </w:r>
          </w:p>
        </w:tc>
        <w:tc>
          <w:tcPr>
            <w:tcW w:w="2778" w:type="pct"/>
            <w:gridSpan w:val="2"/>
            <w:tcBorders>
              <w:top w:val="single" w:sz="4" w:space="0" w:color="auto"/>
              <w:left w:val="single" w:sz="4" w:space="0" w:color="auto"/>
              <w:bottom w:val="single" w:sz="4" w:space="0" w:color="auto"/>
              <w:right w:val="single" w:sz="4" w:space="0" w:color="auto"/>
            </w:tcBorders>
          </w:tcPr>
          <w:p w14:paraId="4BC8586D" w14:textId="2A9583FF" w:rsidR="00A56DBC" w:rsidRPr="00186BD2" w:rsidRDefault="00A56DBC" w:rsidP="0049146F">
            <w:pPr>
              <w:spacing w:line="360" w:lineRule="auto"/>
              <w:jc w:val="center"/>
              <w:rPr>
                <w:rFonts w:ascii="Times New Roman" w:hAnsi="Times New Roman" w:cs="Times New Roman"/>
                <w:b/>
                <w:sz w:val="24"/>
                <w:szCs w:val="24"/>
              </w:rPr>
            </w:pPr>
          </w:p>
        </w:tc>
      </w:tr>
      <w:tr w:rsidR="00A56DBC" w:rsidRPr="00186BD2" w14:paraId="0382DF02" w14:textId="4404ACE6" w:rsidTr="00DD6910">
        <w:tc>
          <w:tcPr>
            <w:tcW w:w="2222" w:type="pct"/>
            <w:tcBorders>
              <w:top w:val="single" w:sz="4" w:space="0" w:color="auto"/>
              <w:left w:val="single" w:sz="4" w:space="0" w:color="auto"/>
              <w:bottom w:val="single" w:sz="4" w:space="0" w:color="auto"/>
              <w:right w:val="single" w:sz="4" w:space="0" w:color="auto"/>
            </w:tcBorders>
          </w:tcPr>
          <w:p w14:paraId="6BF8A711" w14:textId="15796F88" w:rsidR="00A56DBC" w:rsidRPr="00186BD2" w:rsidRDefault="00363EB8" w:rsidP="0049146F">
            <w:pPr>
              <w:spacing w:after="0" w:line="360" w:lineRule="auto"/>
              <w:rPr>
                <w:rFonts w:ascii="Times New Roman" w:hAnsi="Times New Roman" w:cs="Times New Roman"/>
                <w:sz w:val="24"/>
                <w:szCs w:val="24"/>
              </w:rPr>
            </w:pPr>
            <w:r w:rsidRPr="00186BD2">
              <w:rPr>
                <w:rFonts w:ascii="Times New Roman" w:hAnsi="Times New Roman" w:cs="Times New Roman"/>
                <w:b/>
                <w:i/>
                <w:iCs/>
                <w:sz w:val="24"/>
                <w:szCs w:val="24"/>
              </w:rPr>
              <w:t>Mann-Kendell trend analysis</w:t>
            </w:r>
          </w:p>
        </w:tc>
        <w:tc>
          <w:tcPr>
            <w:tcW w:w="1414" w:type="pct"/>
            <w:tcBorders>
              <w:top w:val="single" w:sz="4" w:space="0" w:color="auto"/>
              <w:left w:val="single" w:sz="4" w:space="0" w:color="auto"/>
              <w:bottom w:val="single" w:sz="4" w:space="0" w:color="auto"/>
              <w:right w:val="single" w:sz="4" w:space="0" w:color="auto"/>
            </w:tcBorders>
            <w:hideMark/>
          </w:tcPr>
          <w:p w14:paraId="3D2E2984" w14:textId="0805CFD0" w:rsidR="00A56DBC" w:rsidRPr="00186BD2" w:rsidRDefault="00452C3E" w:rsidP="0049146F">
            <w:pPr>
              <w:spacing w:after="0" w:line="360" w:lineRule="auto"/>
              <w:rPr>
                <w:rFonts w:ascii="Times New Roman" w:hAnsi="Times New Roman" w:cs="Times New Roman"/>
                <w:b/>
                <w:bCs/>
                <w:sz w:val="24"/>
                <w:szCs w:val="24"/>
              </w:rPr>
            </w:pPr>
            <w:r w:rsidRPr="00186BD2">
              <w:rPr>
                <w:rFonts w:ascii="Times New Roman" w:hAnsi="Times New Roman" w:cs="Times New Roman"/>
                <w:b/>
                <w:bCs/>
                <w:sz w:val="24"/>
                <w:szCs w:val="24"/>
              </w:rPr>
              <w:t>T</w:t>
            </w:r>
            <w:r w:rsidR="00A56DBC" w:rsidRPr="00186BD2">
              <w:rPr>
                <w:rFonts w:ascii="Times New Roman" w:hAnsi="Times New Roman" w:cs="Times New Roman"/>
                <w:b/>
                <w:bCs/>
                <w:sz w:val="24"/>
                <w:szCs w:val="24"/>
              </w:rPr>
              <w:t>au</w:t>
            </w:r>
          </w:p>
        </w:tc>
        <w:tc>
          <w:tcPr>
            <w:tcW w:w="1364" w:type="pct"/>
            <w:tcBorders>
              <w:top w:val="single" w:sz="4" w:space="0" w:color="auto"/>
              <w:left w:val="single" w:sz="4" w:space="0" w:color="auto"/>
              <w:bottom w:val="single" w:sz="4" w:space="0" w:color="auto"/>
              <w:right w:val="single" w:sz="4" w:space="0" w:color="auto"/>
            </w:tcBorders>
            <w:hideMark/>
          </w:tcPr>
          <w:p w14:paraId="2EFB8DFD" w14:textId="6C780B18" w:rsidR="00A56DBC" w:rsidRPr="00186BD2" w:rsidRDefault="001964BC" w:rsidP="0049146F">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p-value </w:t>
            </w:r>
          </w:p>
        </w:tc>
      </w:tr>
      <w:tr w:rsidR="00A56DBC" w:rsidRPr="00186BD2" w14:paraId="6287E9F4" w14:textId="49C823AE" w:rsidTr="00DD6910">
        <w:tc>
          <w:tcPr>
            <w:tcW w:w="2222" w:type="pct"/>
            <w:tcBorders>
              <w:top w:val="single" w:sz="4" w:space="0" w:color="auto"/>
              <w:left w:val="single" w:sz="4" w:space="0" w:color="auto"/>
              <w:bottom w:val="single" w:sz="4" w:space="0" w:color="auto"/>
              <w:right w:val="single" w:sz="4" w:space="0" w:color="auto"/>
            </w:tcBorders>
            <w:hideMark/>
          </w:tcPr>
          <w:p w14:paraId="4EB1F6C3" w14:textId="79E4F691" w:rsidR="00A56DBC" w:rsidRPr="00186BD2" w:rsidRDefault="00A56DBC" w:rsidP="0049146F">
            <w:pPr>
              <w:spacing w:after="0" w:line="36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1C548908" w14:textId="5E1651CB" w:rsidR="00A56DBC" w:rsidRPr="00186BD2" w:rsidRDefault="00A56DBC" w:rsidP="0049146F">
            <w:pPr>
              <w:spacing w:after="0" w:line="360" w:lineRule="auto"/>
              <w:rPr>
                <w:rFonts w:ascii="Times New Roman" w:hAnsi="Times New Roman" w:cs="Times New Roman"/>
                <w:sz w:val="24"/>
                <w:szCs w:val="24"/>
              </w:rPr>
            </w:pPr>
            <w:r w:rsidRPr="00186BD2">
              <w:rPr>
                <w:rFonts w:ascii="Times New Roman" w:hAnsi="Times New Roman" w:cs="Times New Roman"/>
                <w:sz w:val="24"/>
                <w:szCs w:val="24"/>
              </w:rPr>
              <w:t>0.</w:t>
            </w:r>
            <w:r>
              <w:rPr>
                <w:rFonts w:ascii="Times New Roman" w:hAnsi="Times New Roman" w:cs="Times New Roman"/>
                <w:sz w:val="24"/>
                <w:szCs w:val="24"/>
              </w:rPr>
              <w:t>26</w:t>
            </w:r>
          </w:p>
        </w:tc>
        <w:tc>
          <w:tcPr>
            <w:tcW w:w="1364" w:type="pct"/>
            <w:tcBorders>
              <w:top w:val="single" w:sz="4" w:space="0" w:color="auto"/>
              <w:left w:val="single" w:sz="4" w:space="0" w:color="auto"/>
              <w:bottom w:val="single" w:sz="4" w:space="0" w:color="auto"/>
              <w:right w:val="single" w:sz="4" w:space="0" w:color="auto"/>
            </w:tcBorders>
            <w:hideMark/>
          </w:tcPr>
          <w:p w14:paraId="7219CAD9" w14:textId="194CB5BC" w:rsidR="00A56DBC" w:rsidRPr="00186BD2" w:rsidRDefault="00A56DBC" w:rsidP="0049146F">
            <w:pPr>
              <w:spacing w:after="0" w:line="360" w:lineRule="auto"/>
              <w:rPr>
                <w:rFonts w:ascii="Times New Roman" w:hAnsi="Times New Roman" w:cs="Times New Roman"/>
                <w:sz w:val="24"/>
                <w:szCs w:val="24"/>
              </w:rPr>
            </w:pPr>
            <w:r>
              <w:rPr>
                <w:rFonts w:ascii="Times New Roman" w:hAnsi="Times New Roman" w:cs="Times New Roman"/>
                <w:sz w:val="24"/>
                <w:szCs w:val="24"/>
              </w:rPr>
              <w:t>0.139</w:t>
            </w:r>
          </w:p>
        </w:tc>
      </w:tr>
      <w:tr w:rsidR="00A56DBC" w:rsidRPr="00186BD2" w14:paraId="3A6EC074" w14:textId="457E784B" w:rsidTr="00DD6910">
        <w:trPr>
          <w:trHeight w:val="58"/>
        </w:trPr>
        <w:tc>
          <w:tcPr>
            <w:tcW w:w="2222" w:type="pct"/>
            <w:tcBorders>
              <w:top w:val="single" w:sz="4" w:space="0" w:color="auto"/>
              <w:left w:val="single" w:sz="4" w:space="0" w:color="auto"/>
              <w:bottom w:val="single" w:sz="4" w:space="0" w:color="auto"/>
              <w:right w:val="single" w:sz="4" w:space="0" w:color="auto"/>
            </w:tcBorders>
          </w:tcPr>
          <w:p w14:paraId="3B72B3F6" w14:textId="3AE419CF" w:rsidR="00A56DBC" w:rsidRPr="00186BD2" w:rsidRDefault="00A56DBC" w:rsidP="0049146F">
            <w:pPr>
              <w:spacing w:after="0" w:line="360" w:lineRule="auto"/>
              <w:rPr>
                <w:rFonts w:ascii="Times New Roman" w:hAnsi="Times New Roman" w:cs="Times New Roman"/>
                <w:i/>
                <w:iCs/>
                <w:sz w:val="24"/>
                <w:szCs w:val="24"/>
              </w:rPr>
            </w:pPr>
            <w:r w:rsidRPr="00186BD2">
              <w:rPr>
                <w:rFonts w:ascii="Times New Roman" w:hAnsi="Times New Roman" w:cs="Times New Roman"/>
                <w:i/>
                <w:iCs/>
                <w:sz w:val="24"/>
                <w:szCs w:val="24"/>
              </w:rPr>
              <w:t xml:space="preserve">Sen’s </w:t>
            </w:r>
            <w:r w:rsidR="002A65D7">
              <w:rPr>
                <w:rFonts w:ascii="Times New Roman" w:hAnsi="Times New Roman" w:cs="Times New Roman"/>
                <w:i/>
                <w:iCs/>
                <w:sz w:val="24"/>
                <w:szCs w:val="24"/>
              </w:rPr>
              <w:t>Slop</w:t>
            </w:r>
            <w:r w:rsidRPr="00186BD2">
              <w:rPr>
                <w:rFonts w:ascii="Times New Roman" w:hAnsi="Times New Roman" w:cs="Times New Roman"/>
                <w:i/>
                <w:iCs/>
                <w:sz w:val="24"/>
                <w:szCs w:val="24"/>
              </w:rPr>
              <w:t xml:space="preserve"> test </w:t>
            </w:r>
          </w:p>
        </w:tc>
        <w:tc>
          <w:tcPr>
            <w:tcW w:w="1414" w:type="pct"/>
            <w:tcBorders>
              <w:top w:val="single" w:sz="4" w:space="0" w:color="auto"/>
              <w:left w:val="single" w:sz="4" w:space="0" w:color="auto"/>
              <w:bottom w:val="single" w:sz="4" w:space="0" w:color="auto"/>
              <w:right w:val="single" w:sz="4" w:space="0" w:color="auto"/>
            </w:tcBorders>
          </w:tcPr>
          <w:p w14:paraId="45E5CF19" w14:textId="77777777" w:rsidR="00A56DBC" w:rsidRPr="00186BD2" w:rsidRDefault="00A56DBC" w:rsidP="0049146F">
            <w:pPr>
              <w:spacing w:after="0" w:line="360" w:lineRule="auto"/>
              <w:rPr>
                <w:rFonts w:ascii="Times New Roman" w:hAnsi="Times New Roman" w:cs="Times New Roman"/>
                <w:i/>
                <w:iCs/>
                <w:sz w:val="24"/>
                <w:szCs w:val="24"/>
              </w:rPr>
            </w:pPr>
          </w:p>
        </w:tc>
        <w:tc>
          <w:tcPr>
            <w:tcW w:w="1364" w:type="pct"/>
            <w:tcBorders>
              <w:top w:val="single" w:sz="4" w:space="0" w:color="auto"/>
              <w:left w:val="single" w:sz="4" w:space="0" w:color="auto"/>
              <w:bottom w:val="single" w:sz="4" w:space="0" w:color="auto"/>
              <w:right w:val="single" w:sz="4" w:space="0" w:color="auto"/>
            </w:tcBorders>
          </w:tcPr>
          <w:p w14:paraId="0C8D955C" w14:textId="77777777" w:rsidR="00A56DBC" w:rsidRPr="00186BD2" w:rsidRDefault="00A56DBC" w:rsidP="0049146F">
            <w:pPr>
              <w:spacing w:after="0" w:line="360" w:lineRule="auto"/>
              <w:rPr>
                <w:rFonts w:ascii="Times New Roman" w:hAnsi="Times New Roman" w:cs="Times New Roman"/>
                <w:i/>
                <w:iCs/>
                <w:sz w:val="24"/>
                <w:szCs w:val="24"/>
              </w:rPr>
            </w:pPr>
          </w:p>
        </w:tc>
      </w:tr>
      <w:tr w:rsidR="00A56DBC" w:rsidRPr="00186BD2" w14:paraId="033E280B" w14:textId="63DAF06F" w:rsidTr="00DD6910">
        <w:tc>
          <w:tcPr>
            <w:tcW w:w="2222" w:type="pct"/>
            <w:tcBorders>
              <w:top w:val="single" w:sz="4" w:space="0" w:color="auto"/>
              <w:left w:val="single" w:sz="4" w:space="0" w:color="auto"/>
              <w:bottom w:val="single" w:sz="4" w:space="0" w:color="auto"/>
              <w:right w:val="single" w:sz="4" w:space="0" w:color="auto"/>
            </w:tcBorders>
          </w:tcPr>
          <w:p w14:paraId="45DA050C" w14:textId="77777777" w:rsidR="00A56DBC" w:rsidRPr="00186BD2" w:rsidRDefault="00A56DBC" w:rsidP="0049146F">
            <w:pPr>
              <w:spacing w:after="0" w:line="36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58006E35" w14:textId="77777777" w:rsidR="00A56DBC" w:rsidRPr="00186BD2" w:rsidRDefault="00A56DBC" w:rsidP="0049146F">
            <w:pPr>
              <w:spacing w:after="0" w:line="360" w:lineRule="auto"/>
              <w:rPr>
                <w:rFonts w:ascii="Times New Roman" w:hAnsi="Times New Roman" w:cs="Times New Roman"/>
                <w:sz w:val="24"/>
                <w:szCs w:val="24"/>
              </w:rPr>
            </w:pPr>
            <w:r w:rsidRPr="00186BD2">
              <w:rPr>
                <w:rFonts w:ascii="Times New Roman" w:hAnsi="Times New Roman" w:cs="Times New Roman"/>
                <w:sz w:val="24"/>
                <w:szCs w:val="24"/>
              </w:rPr>
              <w:t xml:space="preserve">Sen’s Slope </w:t>
            </w:r>
          </w:p>
        </w:tc>
        <w:tc>
          <w:tcPr>
            <w:tcW w:w="1364" w:type="pct"/>
            <w:tcBorders>
              <w:top w:val="single" w:sz="4" w:space="0" w:color="auto"/>
              <w:left w:val="single" w:sz="4" w:space="0" w:color="auto"/>
              <w:bottom w:val="single" w:sz="4" w:space="0" w:color="auto"/>
              <w:right w:val="single" w:sz="4" w:space="0" w:color="auto"/>
            </w:tcBorders>
            <w:hideMark/>
          </w:tcPr>
          <w:p w14:paraId="2390C0B8" w14:textId="7DF575A9" w:rsidR="00A56DBC" w:rsidRPr="00186BD2" w:rsidRDefault="00A56DBC" w:rsidP="0049146F">
            <w:pPr>
              <w:tabs>
                <w:tab w:val="left" w:pos="1200"/>
              </w:tabs>
              <w:spacing w:after="0" w:line="360" w:lineRule="auto"/>
              <w:rPr>
                <w:rFonts w:ascii="Times New Roman" w:hAnsi="Times New Roman" w:cs="Times New Roman"/>
                <w:sz w:val="24"/>
                <w:szCs w:val="24"/>
              </w:rPr>
            </w:pPr>
            <w:r w:rsidRPr="00186BD2">
              <w:rPr>
                <w:rFonts w:ascii="Times New Roman" w:hAnsi="Times New Roman" w:cs="Times New Roman"/>
                <w:sz w:val="24"/>
                <w:szCs w:val="24"/>
              </w:rPr>
              <w:t>95% C</w:t>
            </w:r>
            <w:r w:rsidR="0054048A">
              <w:rPr>
                <w:rFonts w:ascii="Times New Roman" w:hAnsi="Times New Roman" w:cs="Times New Roman"/>
                <w:sz w:val="24"/>
                <w:szCs w:val="24"/>
              </w:rPr>
              <w:t xml:space="preserve">onfidence </w:t>
            </w:r>
            <w:r w:rsidRPr="00186BD2">
              <w:rPr>
                <w:rFonts w:ascii="Times New Roman" w:hAnsi="Times New Roman" w:cs="Times New Roman"/>
                <w:sz w:val="24"/>
                <w:szCs w:val="24"/>
              </w:rPr>
              <w:t>I</w:t>
            </w:r>
            <w:r w:rsidR="0054048A">
              <w:rPr>
                <w:rFonts w:ascii="Times New Roman" w:hAnsi="Times New Roman" w:cs="Times New Roman"/>
                <w:sz w:val="24"/>
                <w:szCs w:val="24"/>
              </w:rPr>
              <w:t>nterval</w:t>
            </w:r>
          </w:p>
        </w:tc>
      </w:tr>
      <w:tr w:rsidR="00A56DBC" w:rsidRPr="00186BD2" w14:paraId="07EF53FC" w14:textId="315470A8" w:rsidTr="00DD6910">
        <w:tc>
          <w:tcPr>
            <w:tcW w:w="2222" w:type="pct"/>
            <w:tcBorders>
              <w:top w:val="single" w:sz="4" w:space="0" w:color="auto"/>
              <w:left w:val="single" w:sz="4" w:space="0" w:color="auto"/>
              <w:bottom w:val="single" w:sz="4" w:space="0" w:color="auto"/>
              <w:right w:val="single" w:sz="4" w:space="0" w:color="auto"/>
            </w:tcBorders>
            <w:hideMark/>
          </w:tcPr>
          <w:p w14:paraId="0292CF45" w14:textId="37373CC2" w:rsidR="00A56DBC" w:rsidRPr="00186BD2" w:rsidRDefault="00A56DBC" w:rsidP="0049146F">
            <w:pPr>
              <w:spacing w:after="0" w:line="36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5526300E" w14:textId="4D5C3837" w:rsidR="00A56DBC" w:rsidRPr="00186BD2" w:rsidRDefault="0053339A" w:rsidP="0049146F">
            <w:pPr>
              <w:spacing w:after="0" w:line="360" w:lineRule="auto"/>
              <w:rPr>
                <w:rFonts w:ascii="Times New Roman" w:hAnsi="Times New Roman" w:cs="Times New Roman"/>
                <w:sz w:val="24"/>
                <w:szCs w:val="24"/>
              </w:rPr>
            </w:pPr>
            <w:r>
              <w:rPr>
                <w:rFonts w:ascii="Times New Roman" w:hAnsi="Times New Roman" w:cs="Times New Roman"/>
                <w:sz w:val="24"/>
                <w:szCs w:val="24"/>
              </w:rPr>
              <w:t>171.67</w:t>
            </w:r>
          </w:p>
        </w:tc>
        <w:tc>
          <w:tcPr>
            <w:tcW w:w="1364" w:type="pct"/>
            <w:tcBorders>
              <w:top w:val="single" w:sz="4" w:space="0" w:color="auto"/>
              <w:left w:val="single" w:sz="4" w:space="0" w:color="auto"/>
              <w:bottom w:val="single" w:sz="4" w:space="0" w:color="auto"/>
              <w:right w:val="single" w:sz="4" w:space="0" w:color="auto"/>
            </w:tcBorders>
            <w:hideMark/>
          </w:tcPr>
          <w:p w14:paraId="350E7D72" w14:textId="357564D3" w:rsidR="00A56DBC" w:rsidRPr="00186BD2" w:rsidRDefault="0053339A" w:rsidP="0049146F">
            <w:pPr>
              <w:spacing w:after="0" w:line="360" w:lineRule="auto"/>
              <w:rPr>
                <w:rFonts w:ascii="Times New Roman" w:hAnsi="Times New Roman" w:cs="Times New Roman"/>
                <w:sz w:val="24"/>
                <w:szCs w:val="24"/>
              </w:rPr>
            </w:pPr>
            <w:r>
              <w:rPr>
                <w:rFonts w:ascii="Times New Roman" w:hAnsi="Times New Roman" w:cs="Times New Roman"/>
                <w:sz w:val="24"/>
                <w:szCs w:val="24"/>
              </w:rPr>
              <w:t>-46 to 687</w:t>
            </w:r>
          </w:p>
        </w:tc>
      </w:tr>
    </w:tbl>
    <w:p w14:paraId="5DB4B655" w14:textId="77777777" w:rsidR="00B4043D" w:rsidRDefault="00B4043D" w:rsidP="0049146F">
      <w:pPr>
        <w:spacing w:after="0" w:line="360" w:lineRule="auto"/>
        <w:rPr>
          <w:rFonts w:ascii="Times New Roman" w:hAnsi="Times New Roman" w:cs="Times New Roman"/>
          <w:i/>
          <w:iCs/>
          <w:sz w:val="24"/>
          <w:szCs w:val="24"/>
        </w:rPr>
      </w:pPr>
    </w:p>
    <w:p w14:paraId="12D4BF16" w14:textId="1436F338" w:rsidR="00544CDC" w:rsidRPr="00DD6910" w:rsidRDefault="0007072D" w:rsidP="0049146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In the GLM, the </w:t>
      </w:r>
      <w:r w:rsidRPr="0007072D">
        <w:rPr>
          <w:rFonts w:ascii="Times New Roman" w:hAnsi="Times New Roman" w:cs="Times New Roman"/>
          <w:sz w:val="24"/>
          <w:szCs w:val="24"/>
        </w:rPr>
        <w:t xml:space="preserve">estimated effect of each variable is presented as the </w:t>
      </w:r>
      <w:r>
        <w:rPr>
          <w:rFonts w:ascii="Times New Roman" w:hAnsi="Times New Roman" w:cs="Times New Roman"/>
          <w:sz w:val="24"/>
          <w:szCs w:val="24"/>
        </w:rPr>
        <w:t>incidence risk</w:t>
      </w:r>
      <w:r w:rsidRPr="0007072D">
        <w:rPr>
          <w:rFonts w:ascii="Times New Roman" w:hAnsi="Times New Roman" w:cs="Times New Roman"/>
          <w:sz w:val="24"/>
          <w:szCs w:val="24"/>
        </w:rPr>
        <w:t xml:space="preserve"> ratio (</w:t>
      </w:r>
      <w:r>
        <w:rPr>
          <w:rFonts w:ascii="Times New Roman" w:hAnsi="Times New Roman" w:cs="Times New Roman"/>
          <w:sz w:val="24"/>
          <w:szCs w:val="24"/>
        </w:rPr>
        <w:t>IR</w:t>
      </w:r>
      <w:r w:rsidRPr="0007072D">
        <w:rPr>
          <w:rFonts w:ascii="Times New Roman" w:hAnsi="Times New Roman" w:cs="Times New Roman"/>
          <w:sz w:val="24"/>
          <w:szCs w:val="24"/>
        </w:rPr>
        <w:t>R).</w:t>
      </w:r>
      <w:r w:rsidR="00544CDC">
        <w:rPr>
          <w:rFonts w:ascii="Times New Roman" w:hAnsi="Times New Roman" w:cs="Times New Roman"/>
          <w:sz w:val="24"/>
          <w:szCs w:val="24"/>
        </w:rPr>
        <w:t xml:space="preserve"> </w:t>
      </w:r>
      <w:r>
        <w:rPr>
          <w:rFonts w:ascii="Times New Roman" w:hAnsi="Times New Roman" w:cs="Times New Roman"/>
          <w:sz w:val="24"/>
          <w:szCs w:val="24"/>
        </w:rPr>
        <w:t>Th</w:t>
      </w:r>
      <w:r w:rsidR="00947425">
        <w:rPr>
          <w:rFonts w:ascii="Times New Roman" w:hAnsi="Times New Roman" w:cs="Times New Roman"/>
          <w:sz w:val="24"/>
          <w:szCs w:val="24"/>
        </w:rPr>
        <w:t>e</w:t>
      </w:r>
      <w:r>
        <w:rPr>
          <w:rFonts w:ascii="Times New Roman" w:hAnsi="Times New Roman" w:cs="Times New Roman"/>
          <w:sz w:val="24"/>
          <w:szCs w:val="24"/>
        </w:rPr>
        <w:t xml:space="preserve"> </w:t>
      </w:r>
      <w:r w:rsidR="00947425">
        <w:rPr>
          <w:rFonts w:ascii="Times New Roman" w:hAnsi="Times New Roman" w:cs="Times New Roman"/>
          <w:sz w:val="24"/>
          <w:szCs w:val="24"/>
        </w:rPr>
        <w:t>results</w:t>
      </w:r>
      <w:r w:rsidR="00947425" w:rsidRPr="00B4043D">
        <w:rPr>
          <w:rFonts w:ascii="Times New Roman" w:hAnsi="Times New Roman" w:cs="Times New Roman"/>
          <w:sz w:val="24"/>
          <w:szCs w:val="24"/>
        </w:rPr>
        <w:t xml:space="preserve"> </w:t>
      </w:r>
      <w:r w:rsidRPr="00B4043D">
        <w:rPr>
          <w:rFonts w:ascii="Times New Roman" w:hAnsi="Times New Roman" w:cs="Times New Roman"/>
          <w:sz w:val="24"/>
          <w:szCs w:val="24"/>
        </w:rPr>
        <w:t>suggest</w:t>
      </w:r>
      <w:r w:rsidR="00544CDC" w:rsidRPr="00B4043D">
        <w:rPr>
          <w:rFonts w:ascii="Times New Roman" w:hAnsi="Times New Roman" w:cs="Times New Roman"/>
          <w:sz w:val="24"/>
          <w:szCs w:val="24"/>
        </w:rPr>
        <w:t xml:space="preserve"> that</w:t>
      </w:r>
      <w:r w:rsidR="00947425">
        <w:rPr>
          <w:rFonts w:ascii="Times New Roman" w:hAnsi="Times New Roman" w:cs="Times New Roman"/>
          <w:sz w:val="24"/>
          <w:szCs w:val="24"/>
        </w:rPr>
        <w:t xml:space="preserve"> dengue cases would rise by </w:t>
      </w:r>
      <w:r w:rsidR="009423F6">
        <w:rPr>
          <w:rFonts w:ascii="Times New Roman" w:hAnsi="Times New Roman" w:cs="Times New Roman"/>
          <w:sz w:val="24"/>
          <w:szCs w:val="24"/>
        </w:rPr>
        <w:t>26</w:t>
      </w:r>
      <w:r w:rsidR="00947425">
        <w:rPr>
          <w:rFonts w:ascii="Times New Roman" w:hAnsi="Times New Roman" w:cs="Times New Roman"/>
          <w:sz w:val="24"/>
          <w:szCs w:val="24"/>
        </w:rPr>
        <w:t>% for an increase of one-degree centigrade (</w:t>
      </w:r>
      <w:r w:rsidR="00947425" w:rsidRPr="00947425">
        <w:rPr>
          <w:rFonts w:ascii="Times New Roman" w:hAnsi="Times New Roman" w:cs="Times New Roman"/>
          <w:sz w:val="24"/>
          <w:szCs w:val="24"/>
        </w:rPr>
        <w:t>°C</w:t>
      </w:r>
      <w:r w:rsidR="00947425">
        <w:rPr>
          <w:rFonts w:ascii="Times New Roman" w:hAnsi="Times New Roman" w:cs="Times New Roman"/>
          <w:sz w:val="24"/>
          <w:szCs w:val="24"/>
        </w:rPr>
        <w:t>) temperature</w:t>
      </w:r>
      <w:r w:rsidR="009423F6">
        <w:rPr>
          <w:rFonts w:ascii="Times New Roman" w:hAnsi="Times New Roman" w:cs="Times New Roman"/>
          <w:sz w:val="24"/>
          <w:szCs w:val="24"/>
        </w:rPr>
        <w:t>. F</w:t>
      </w:r>
      <w:r w:rsidR="00D43EB6">
        <w:rPr>
          <w:rFonts w:ascii="Times New Roman" w:hAnsi="Times New Roman" w:cs="Times New Roman"/>
          <w:sz w:val="24"/>
          <w:szCs w:val="24"/>
        </w:rPr>
        <w:t>or</w:t>
      </w:r>
      <w:r w:rsidR="00544CDC">
        <w:rPr>
          <w:rFonts w:ascii="Times New Roman" w:hAnsi="Times New Roman" w:cs="Times New Roman"/>
          <w:sz w:val="24"/>
          <w:szCs w:val="24"/>
        </w:rPr>
        <w:t xml:space="preserve"> e</w:t>
      </w:r>
      <w:r w:rsidR="007407D7">
        <w:rPr>
          <w:rFonts w:ascii="Times New Roman" w:hAnsi="Times New Roman" w:cs="Times New Roman"/>
          <w:sz w:val="24"/>
          <w:szCs w:val="24"/>
        </w:rPr>
        <w:t xml:space="preserve">ach additional </w:t>
      </w:r>
      <w:r w:rsidR="00FC16D5">
        <w:rPr>
          <w:rFonts w:ascii="Times New Roman" w:hAnsi="Times New Roman" w:cs="Times New Roman"/>
          <w:sz w:val="24"/>
          <w:szCs w:val="24"/>
        </w:rPr>
        <w:t>centimeter</w:t>
      </w:r>
      <w:r w:rsidR="009423F6">
        <w:rPr>
          <w:rFonts w:ascii="Times New Roman" w:hAnsi="Times New Roman" w:cs="Times New Roman"/>
          <w:sz w:val="24"/>
          <w:szCs w:val="24"/>
        </w:rPr>
        <w:t xml:space="preserve"> </w:t>
      </w:r>
      <w:r w:rsidR="00FC16D5">
        <w:rPr>
          <w:rFonts w:ascii="Times New Roman" w:hAnsi="Times New Roman" w:cs="Times New Roman"/>
          <w:sz w:val="24"/>
          <w:szCs w:val="24"/>
        </w:rPr>
        <w:t>(</w:t>
      </w:r>
      <w:r w:rsidR="009423F6">
        <w:rPr>
          <w:rFonts w:ascii="Times New Roman" w:hAnsi="Times New Roman" w:cs="Times New Roman"/>
          <w:sz w:val="24"/>
          <w:szCs w:val="24"/>
        </w:rPr>
        <w:t>cm)</w:t>
      </w:r>
      <w:r w:rsidR="00544CDC">
        <w:rPr>
          <w:rFonts w:ascii="Times New Roman" w:hAnsi="Times New Roman" w:cs="Times New Roman"/>
          <w:sz w:val="24"/>
          <w:szCs w:val="24"/>
        </w:rPr>
        <w:t xml:space="preserve"> of rainfall in </w:t>
      </w:r>
      <w:r w:rsidR="007407D7">
        <w:rPr>
          <w:rFonts w:ascii="Times New Roman" w:hAnsi="Times New Roman" w:cs="Times New Roman"/>
          <w:sz w:val="24"/>
          <w:szCs w:val="24"/>
        </w:rPr>
        <w:t xml:space="preserve">the </w:t>
      </w:r>
      <w:r w:rsidR="00544CDC">
        <w:rPr>
          <w:rFonts w:ascii="Times New Roman" w:hAnsi="Times New Roman" w:cs="Times New Roman"/>
          <w:sz w:val="24"/>
          <w:szCs w:val="24"/>
        </w:rPr>
        <w:t>first lagged</w:t>
      </w:r>
      <w:r w:rsidR="008D58B2">
        <w:rPr>
          <w:rFonts w:ascii="Times New Roman" w:hAnsi="Times New Roman" w:cs="Times New Roman"/>
          <w:sz w:val="24"/>
          <w:szCs w:val="24"/>
        </w:rPr>
        <w:t xml:space="preserve"> month</w:t>
      </w:r>
      <w:r w:rsidR="00544CDC">
        <w:rPr>
          <w:rFonts w:ascii="Times New Roman" w:hAnsi="Times New Roman" w:cs="Times New Roman"/>
          <w:sz w:val="24"/>
          <w:szCs w:val="24"/>
        </w:rPr>
        <w:t xml:space="preserve">, </w:t>
      </w:r>
      <w:r w:rsidR="008D58B2">
        <w:rPr>
          <w:rFonts w:ascii="Times New Roman" w:hAnsi="Times New Roman" w:cs="Times New Roman"/>
          <w:sz w:val="24"/>
          <w:szCs w:val="24"/>
        </w:rPr>
        <w:t xml:space="preserve">the number of </w:t>
      </w:r>
      <w:r>
        <w:rPr>
          <w:rFonts w:ascii="Times New Roman" w:hAnsi="Times New Roman" w:cs="Times New Roman"/>
          <w:sz w:val="24"/>
          <w:szCs w:val="24"/>
        </w:rPr>
        <w:t>d</w:t>
      </w:r>
      <w:r w:rsidR="00544CDC">
        <w:rPr>
          <w:rFonts w:ascii="Times New Roman" w:hAnsi="Times New Roman" w:cs="Times New Roman"/>
          <w:sz w:val="24"/>
          <w:szCs w:val="24"/>
        </w:rPr>
        <w:t xml:space="preserve">engue cases </w:t>
      </w:r>
      <w:r>
        <w:rPr>
          <w:rFonts w:ascii="Times New Roman" w:hAnsi="Times New Roman" w:cs="Times New Roman"/>
          <w:sz w:val="24"/>
          <w:szCs w:val="24"/>
        </w:rPr>
        <w:t xml:space="preserve">increased </w:t>
      </w:r>
      <w:r w:rsidR="00544CDC">
        <w:rPr>
          <w:rFonts w:ascii="Times New Roman" w:hAnsi="Times New Roman" w:cs="Times New Roman"/>
          <w:sz w:val="24"/>
          <w:szCs w:val="24"/>
        </w:rPr>
        <w:t xml:space="preserve">by </w:t>
      </w:r>
      <w:r w:rsidR="00FC16D5">
        <w:rPr>
          <w:rFonts w:ascii="Times New Roman" w:hAnsi="Times New Roman" w:cs="Times New Roman"/>
          <w:sz w:val="24"/>
          <w:szCs w:val="24"/>
        </w:rPr>
        <w:t>8%</w:t>
      </w:r>
      <w:r w:rsidR="008D58B2">
        <w:rPr>
          <w:rFonts w:ascii="Times New Roman" w:hAnsi="Times New Roman" w:cs="Times New Roman"/>
          <w:sz w:val="24"/>
          <w:szCs w:val="24"/>
        </w:rPr>
        <w:t xml:space="preserve"> </w:t>
      </w:r>
      <w:r w:rsidR="005C2EEA">
        <w:rPr>
          <w:rFonts w:ascii="Times New Roman" w:hAnsi="Times New Roman" w:cs="Times New Roman"/>
          <w:sz w:val="24"/>
          <w:szCs w:val="24"/>
        </w:rPr>
        <w:t>(</w:t>
      </w:r>
      <w:r w:rsidR="00544CDC">
        <w:rPr>
          <w:rFonts w:ascii="Times New Roman" w:hAnsi="Times New Roman" w:cs="Times New Roman"/>
          <w:sz w:val="24"/>
          <w:szCs w:val="24"/>
        </w:rPr>
        <w:t>IRR=</w:t>
      </w:r>
      <w:r w:rsidR="00FC16D5">
        <w:rPr>
          <w:rFonts w:ascii="Times New Roman" w:hAnsi="Times New Roman" w:cs="Times New Roman"/>
          <w:sz w:val="24"/>
          <w:szCs w:val="24"/>
        </w:rPr>
        <w:t xml:space="preserve"> 1.08</w:t>
      </w:r>
      <w:r w:rsidR="00544CDC">
        <w:rPr>
          <w:rFonts w:ascii="Times New Roman" w:hAnsi="Times New Roman" w:cs="Times New Roman"/>
          <w:sz w:val="24"/>
          <w:szCs w:val="24"/>
        </w:rPr>
        <w:t xml:space="preserve"> </w:t>
      </w:r>
      <w:r w:rsidR="005C2EEA">
        <w:rPr>
          <w:rFonts w:ascii="Times New Roman" w:hAnsi="Times New Roman" w:cs="Times New Roman"/>
          <w:sz w:val="24"/>
          <w:szCs w:val="24"/>
        </w:rPr>
        <w:t>[</w:t>
      </w:r>
      <w:r w:rsidR="00544CDC">
        <w:rPr>
          <w:rFonts w:ascii="Times New Roman" w:hAnsi="Times New Roman" w:cs="Times New Roman"/>
          <w:sz w:val="24"/>
          <w:szCs w:val="24"/>
        </w:rPr>
        <w:t xml:space="preserve">95% CI: </w:t>
      </w:r>
      <w:r w:rsidR="00FC16D5">
        <w:rPr>
          <w:rFonts w:ascii="Times New Roman" w:hAnsi="Times New Roman" w:cs="Times New Roman"/>
          <w:sz w:val="24"/>
          <w:szCs w:val="24"/>
        </w:rPr>
        <w:t>1.07</w:t>
      </w:r>
      <w:r w:rsidR="00544CDC">
        <w:rPr>
          <w:rFonts w:ascii="Times New Roman" w:hAnsi="Times New Roman" w:cs="Times New Roman"/>
          <w:sz w:val="24"/>
          <w:szCs w:val="24"/>
        </w:rPr>
        <w:t>-</w:t>
      </w:r>
      <w:r w:rsidR="00FC16D5">
        <w:rPr>
          <w:rFonts w:ascii="Times New Roman" w:hAnsi="Times New Roman" w:cs="Times New Roman"/>
          <w:sz w:val="24"/>
          <w:szCs w:val="24"/>
        </w:rPr>
        <w:t>1.09</w:t>
      </w:r>
      <w:r w:rsidR="005C2EEA">
        <w:rPr>
          <w:rFonts w:ascii="Times New Roman" w:hAnsi="Times New Roman" w:cs="Times New Roman"/>
          <w:sz w:val="24"/>
          <w:szCs w:val="24"/>
        </w:rPr>
        <w:t>]</w:t>
      </w:r>
      <w:r>
        <w:rPr>
          <w:rFonts w:ascii="Times New Roman" w:hAnsi="Times New Roman" w:cs="Times New Roman"/>
          <w:sz w:val="24"/>
          <w:szCs w:val="24"/>
        </w:rPr>
        <w:t>)</w:t>
      </w:r>
      <w:r w:rsidR="005C2EEA">
        <w:rPr>
          <w:rFonts w:ascii="Times New Roman" w:hAnsi="Times New Roman" w:cs="Times New Roman"/>
          <w:sz w:val="24"/>
          <w:szCs w:val="24"/>
        </w:rPr>
        <w:t>,</w:t>
      </w:r>
      <w:r>
        <w:rPr>
          <w:rFonts w:ascii="Times New Roman" w:hAnsi="Times New Roman" w:cs="Times New Roman"/>
          <w:sz w:val="24"/>
          <w:szCs w:val="24"/>
        </w:rPr>
        <w:t xml:space="preserve"> and</w:t>
      </w:r>
      <w:r w:rsidR="00544CDC">
        <w:rPr>
          <w:rFonts w:ascii="Times New Roman" w:hAnsi="Times New Roman" w:cs="Times New Roman"/>
          <w:sz w:val="24"/>
          <w:szCs w:val="24"/>
        </w:rPr>
        <w:t xml:space="preserve"> in </w:t>
      </w:r>
      <w:r w:rsidR="00E962BA">
        <w:rPr>
          <w:rFonts w:ascii="Times New Roman" w:hAnsi="Times New Roman" w:cs="Times New Roman"/>
          <w:sz w:val="24"/>
          <w:szCs w:val="24"/>
        </w:rPr>
        <w:t xml:space="preserve">the </w:t>
      </w:r>
      <w:r w:rsidR="00544CDC">
        <w:rPr>
          <w:rFonts w:ascii="Times New Roman" w:hAnsi="Times New Roman" w:cs="Times New Roman"/>
          <w:sz w:val="24"/>
          <w:szCs w:val="24"/>
        </w:rPr>
        <w:t>second lagged</w:t>
      </w:r>
      <w:r w:rsidR="00E962BA">
        <w:rPr>
          <w:rFonts w:ascii="Times New Roman" w:hAnsi="Times New Roman" w:cs="Times New Roman"/>
          <w:sz w:val="24"/>
          <w:szCs w:val="24"/>
        </w:rPr>
        <w:t xml:space="preserve"> </w:t>
      </w:r>
      <w:r w:rsidR="008E3EBD">
        <w:rPr>
          <w:rFonts w:ascii="Times New Roman" w:hAnsi="Times New Roman" w:cs="Times New Roman"/>
          <w:sz w:val="24"/>
          <w:szCs w:val="24"/>
        </w:rPr>
        <w:t>month</w:t>
      </w:r>
      <w:r w:rsidR="00E962BA">
        <w:rPr>
          <w:rFonts w:ascii="Times New Roman" w:hAnsi="Times New Roman" w:cs="Times New Roman"/>
          <w:sz w:val="24"/>
          <w:szCs w:val="24"/>
        </w:rPr>
        <w:t xml:space="preserve"> increas</w:t>
      </w:r>
      <w:r w:rsidR="002A7D88">
        <w:rPr>
          <w:rFonts w:ascii="Times New Roman" w:hAnsi="Times New Roman" w:cs="Times New Roman"/>
          <w:sz w:val="24"/>
          <w:szCs w:val="24"/>
        </w:rPr>
        <w:t>e</w:t>
      </w:r>
      <w:r w:rsidR="00E962BA">
        <w:rPr>
          <w:rFonts w:ascii="Times New Roman" w:hAnsi="Times New Roman" w:cs="Times New Roman"/>
          <w:sz w:val="24"/>
          <w:szCs w:val="24"/>
        </w:rPr>
        <w:t xml:space="preserve"> the cases by 1</w:t>
      </w:r>
      <w:r w:rsidR="003C3CB6">
        <w:rPr>
          <w:rFonts w:ascii="Times New Roman" w:hAnsi="Times New Roman" w:cs="Times New Roman"/>
          <w:sz w:val="24"/>
          <w:szCs w:val="24"/>
        </w:rPr>
        <w:t xml:space="preserve">7% </w:t>
      </w:r>
      <w:r>
        <w:rPr>
          <w:rFonts w:ascii="Times New Roman" w:hAnsi="Times New Roman" w:cs="Times New Roman"/>
          <w:sz w:val="24"/>
          <w:szCs w:val="24"/>
        </w:rPr>
        <w:t>[IRR=1</w:t>
      </w:r>
      <w:r w:rsidR="003C3CB6">
        <w:rPr>
          <w:rFonts w:ascii="Times New Roman" w:hAnsi="Times New Roman" w:cs="Times New Roman"/>
          <w:sz w:val="24"/>
          <w:szCs w:val="24"/>
        </w:rPr>
        <w:t>. 17</w:t>
      </w:r>
      <w:r>
        <w:rPr>
          <w:rFonts w:ascii="Times New Roman" w:hAnsi="Times New Roman" w:cs="Times New Roman"/>
          <w:sz w:val="24"/>
          <w:szCs w:val="24"/>
        </w:rPr>
        <w:t xml:space="preserve"> (95% CI: 1</w:t>
      </w:r>
      <w:r w:rsidR="003C3CB6">
        <w:rPr>
          <w:rFonts w:ascii="Times New Roman" w:hAnsi="Times New Roman" w:cs="Times New Roman"/>
          <w:sz w:val="24"/>
          <w:szCs w:val="24"/>
        </w:rPr>
        <w:t xml:space="preserve">. 16 </w:t>
      </w:r>
      <w:r>
        <w:rPr>
          <w:rFonts w:ascii="Times New Roman" w:hAnsi="Times New Roman" w:cs="Times New Roman"/>
          <w:sz w:val="24"/>
          <w:szCs w:val="24"/>
        </w:rPr>
        <w:t>-1</w:t>
      </w:r>
      <w:r w:rsidR="003C3CB6">
        <w:rPr>
          <w:rFonts w:ascii="Times New Roman" w:hAnsi="Times New Roman" w:cs="Times New Roman"/>
          <w:sz w:val="24"/>
          <w:szCs w:val="24"/>
        </w:rPr>
        <w:t>.18</w:t>
      </w:r>
      <w:r>
        <w:rPr>
          <w:rFonts w:ascii="Times New Roman" w:hAnsi="Times New Roman" w:cs="Times New Roman"/>
          <w:sz w:val="24"/>
          <w:szCs w:val="24"/>
        </w:rPr>
        <w:t>)]</w:t>
      </w:r>
      <w:r w:rsidR="00544CDC">
        <w:rPr>
          <w:rFonts w:ascii="Times New Roman" w:hAnsi="Times New Roman" w:cs="Times New Roman"/>
          <w:sz w:val="24"/>
          <w:szCs w:val="24"/>
        </w:rPr>
        <w:t xml:space="preserve"> </w:t>
      </w:r>
      <w:r w:rsidR="00544CDC" w:rsidRPr="00827047">
        <w:rPr>
          <w:rFonts w:ascii="Times New Roman" w:hAnsi="Times New Roman" w:cs="Times New Roman"/>
          <w:b/>
          <w:bCs/>
          <w:sz w:val="24"/>
          <w:szCs w:val="24"/>
        </w:rPr>
        <w:t xml:space="preserve">(Table </w:t>
      </w:r>
      <w:r w:rsidR="00576EC5" w:rsidRPr="00827047">
        <w:rPr>
          <w:rFonts w:ascii="Times New Roman" w:hAnsi="Times New Roman" w:cs="Times New Roman"/>
          <w:b/>
          <w:bCs/>
          <w:sz w:val="24"/>
          <w:szCs w:val="24"/>
        </w:rPr>
        <w:t>3</w:t>
      </w:r>
      <w:r w:rsidR="00544CDC" w:rsidRPr="00827047">
        <w:rPr>
          <w:rFonts w:ascii="Times New Roman" w:hAnsi="Times New Roman" w:cs="Times New Roman"/>
          <w:b/>
          <w:bCs/>
          <w:sz w:val="24"/>
          <w:szCs w:val="24"/>
        </w:rPr>
        <w:t>)</w:t>
      </w:r>
      <w:r w:rsidR="00544CDC">
        <w:rPr>
          <w:rFonts w:ascii="Times New Roman" w:hAnsi="Times New Roman" w:cs="Times New Roman"/>
          <w:sz w:val="24"/>
          <w:szCs w:val="24"/>
        </w:rPr>
        <w:t>.</w:t>
      </w:r>
    </w:p>
    <w:p w14:paraId="3C60E226" w14:textId="77777777" w:rsidR="00544CDC" w:rsidRPr="00544CDC" w:rsidRDefault="00544CDC" w:rsidP="0049146F">
      <w:pPr>
        <w:spacing w:after="0" w:line="360" w:lineRule="auto"/>
        <w:rPr>
          <w:rFonts w:ascii="Times New Roman" w:hAnsi="Times New Roman" w:cs="Times New Roman"/>
          <w:sz w:val="24"/>
          <w:szCs w:val="24"/>
        </w:rPr>
      </w:pPr>
    </w:p>
    <w:p w14:paraId="581623F7" w14:textId="3731AB1A" w:rsidR="00324E21" w:rsidRPr="00CE0CD3" w:rsidRDefault="002B565F" w:rsidP="009339A9">
      <w:pPr>
        <w:spacing w:after="0" w:line="360" w:lineRule="auto"/>
        <w:rPr>
          <w:rFonts w:ascii="Times New Roman" w:hAnsi="Times New Roman" w:cs="Times New Roman"/>
          <w:b/>
          <w:bCs/>
          <w:sz w:val="24"/>
          <w:szCs w:val="24"/>
        </w:rPr>
      </w:pPr>
      <w:r w:rsidRPr="00CE0CD3">
        <w:rPr>
          <w:rFonts w:ascii="Times New Roman" w:hAnsi="Times New Roman" w:cs="Times New Roman"/>
          <w:b/>
          <w:bCs/>
          <w:sz w:val="24"/>
          <w:szCs w:val="24"/>
        </w:rPr>
        <w:t>Table</w:t>
      </w:r>
      <w:r w:rsidR="00452C3E" w:rsidRPr="00CE0CD3">
        <w:rPr>
          <w:rFonts w:ascii="Times New Roman" w:hAnsi="Times New Roman" w:cs="Times New Roman"/>
          <w:b/>
          <w:bCs/>
          <w:sz w:val="24"/>
          <w:szCs w:val="24"/>
        </w:rPr>
        <w:t xml:space="preserve"> </w:t>
      </w:r>
      <w:r w:rsidR="00171EF7" w:rsidRPr="00CE0CD3">
        <w:rPr>
          <w:rFonts w:ascii="Times New Roman" w:hAnsi="Times New Roman" w:cs="Times New Roman"/>
          <w:b/>
          <w:bCs/>
          <w:sz w:val="24"/>
          <w:szCs w:val="24"/>
        </w:rPr>
        <w:t>3</w:t>
      </w:r>
      <w:r w:rsidR="00A06288" w:rsidRPr="00CE0CD3">
        <w:rPr>
          <w:rFonts w:ascii="Times New Roman" w:hAnsi="Times New Roman" w:cs="Times New Roman"/>
          <w:b/>
          <w:bCs/>
          <w:sz w:val="24"/>
          <w:szCs w:val="24"/>
        </w:rPr>
        <w:t xml:space="preserve">: </w:t>
      </w:r>
      <w:r w:rsidR="00B4043D" w:rsidRPr="00CE0CD3">
        <w:rPr>
          <w:rFonts w:ascii="Times New Roman" w:hAnsi="Times New Roman" w:cs="Times New Roman"/>
          <w:b/>
          <w:bCs/>
          <w:sz w:val="24"/>
          <w:szCs w:val="24"/>
        </w:rPr>
        <w:t xml:space="preserve"> </w:t>
      </w:r>
      <w:r w:rsidR="0049146F">
        <w:rPr>
          <w:rFonts w:ascii="Times New Roman" w:hAnsi="Times New Roman" w:cs="Times New Roman"/>
          <w:b/>
          <w:bCs/>
          <w:sz w:val="24"/>
          <w:szCs w:val="24"/>
        </w:rPr>
        <w:t xml:space="preserve">The incidence risk ratio (IRR) </w:t>
      </w:r>
      <w:r w:rsidR="00B4043D" w:rsidRPr="00CE0CD3">
        <w:rPr>
          <w:rFonts w:ascii="Times New Roman" w:hAnsi="Times New Roman" w:cs="Times New Roman"/>
          <w:b/>
          <w:bCs/>
          <w:sz w:val="24"/>
          <w:szCs w:val="24"/>
        </w:rPr>
        <w:t>of average temperature and rainfall to Dengue cases in Bangladesh</w:t>
      </w:r>
      <w:r w:rsidR="00463512" w:rsidRPr="00CE0CD3">
        <w:rPr>
          <w:rFonts w:ascii="Times New Roman" w:hAnsi="Times New Roman" w:cs="Times New Roman"/>
          <w:b/>
          <w:bCs/>
          <w:sz w:val="24"/>
          <w:szCs w:val="24"/>
        </w:rPr>
        <w:t xml:space="preserve"> using time-series </w:t>
      </w:r>
      <w:r w:rsidR="002A0829" w:rsidRPr="00CE0CD3">
        <w:rPr>
          <w:rFonts w:ascii="Times New Roman" w:hAnsi="Times New Roman" w:cs="Times New Roman"/>
          <w:b/>
          <w:bCs/>
          <w:sz w:val="24"/>
          <w:szCs w:val="24"/>
        </w:rPr>
        <w:t xml:space="preserve">count </w:t>
      </w:r>
      <w:r w:rsidR="00463512" w:rsidRPr="00CE0CD3">
        <w:rPr>
          <w:rFonts w:ascii="Times New Roman" w:hAnsi="Times New Roman" w:cs="Times New Roman"/>
          <w:b/>
          <w:bCs/>
          <w:sz w:val="24"/>
          <w:szCs w:val="24"/>
        </w:rPr>
        <w:t>G</w:t>
      </w:r>
      <w:r w:rsidR="001E2DE8" w:rsidRPr="00CE0CD3">
        <w:rPr>
          <w:rFonts w:ascii="Times New Roman" w:hAnsi="Times New Roman" w:cs="Times New Roman"/>
          <w:b/>
          <w:bCs/>
          <w:sz w:val="24"/>
          <w:szCs w:val="24"/>
        </w:rPr>
        <w:t xml:space="preserve">eneralized </w:t>
      </w:r>
      <w:r w:rsidR="00463512" w:rsidRPr="00CE0CD3">
        <w:rPr>
          <w:rFonts w:ascii="Times New Roman" w:hAnsi="Times New Roman" w:cs="Times New Roman"/>
          <w:b/>
          <w:bCs/>
          <w:sz w:val="24"/>
          <w:szCs w:val="24"/>
        </w:rPr>
        <w:t>L</w:t>
      </w:r>
      <w:r w:rsidR="001E2DE8" w:rsidRPr="00CE0CD3">
        <w:rPr>
          <w:rFonts w:ascii="Times New Roman" w:hAnsi="Times New Roman" w:cs="Times New Roman"/>
          <w:b/>
          <w:bCs/>
          <w:sz w:val="24"/>
          <w:szCs w:val="24"/>
        </w:rPr>
        <w:t xml:space="preserve">inear </w:t>
      </w:r>
      <w:r w:rsidR="00463512" w:rsidRPr="00CE0CD3">
        <w:rPr>
          <w:rFonts w:ascii="Times New Roman" w:hAnsi="Times New Roman" w:cs="Times New Roman"/>
          <w:b/>
          <w:bCs/>
          <w:sz w:val="24"/>
          <w:szCs w:val="24"/>
        </w:rPr>
        <w:t>M</w:t>
      </w:r>
      <w:r w:rsidR="001E2DE8" w:rsidRPr="00CE0CD3">
        <w:rPr>
          <w:rFonts w:ascii="Times New Roman" w:hAnsi="Times New Roman" w:cs="Times New Roman"/>
          <w:b/>
          <w:bCs/>
          <w:sz w:val="24"/>
          <w:szCs w:val="24"/>
        </w:rPr>
        <w:t>ode</w:t>
      </w:r>
      <w:r w:rsidR="0029658C" w:rsidRPr="00CE0CD3">
        <w:rPr>
          <w:rFonts w:ascii="Times New Roman" w:hAnsi="Times New Roman" w:cs="Times New Roman"/>
          <w:b/>
          <w:bCs/>
          <w:sz w:val="24"/>
          <w:szCs w:val="24"/>
        </w:rPr>
        <w:t xml:space="preserve">l. </w:t>
      </w:r>
    </w:p>
    <w:p w14:paraId="52638AE4" w14:textId="77777777" w:rsidR="002A0829" w:rsidRDefault="002A0829" w:rsidP="009339A9">
      <w:pPr>
        <w:spacing w:after="0"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2B565F" w14:paraId="13515502" w14:textId="77777777" w:rsidTr="002B565F">
        <w:tc>
          <w:tcPr>
            <w:tcW w:w="3116" w:type="dxa"/>
          </w:tcPr>
          <w:p w14:paraId="647C7BD1" w14:textId="77777777" w:rsidR="002B565F" w:rsidRDefault="002B565F" w:rsidP="009339A9">
            <w:pPr>
              <w:spacing w:line="360" w:lineRule="auto"/>
              <w:rPr>
                <w:rFonts w:ascii="Times New Roman" w:hAnsi="Times New Roman" w:cs="Times New Roman"/>
                <w:sz w:val="24"/>
                <w:szCs w:val="24"/>
              </w:rPr>
            </w:pPr>
          </w:p>
        </w:tc>
        <w:tc>
          <w:tcPr>
            <w:tcW w:w="3117" w:type="dxa"/>
          </w:tcPr>
          <w:p w14:paraId="16A6E9AE" w14:textId="770085D4" w:rsidR="002B565F" w:rsidRDefault="002B565F" w:rsidP="009339A9">
            <w:pPr>
              <w:spacing w:line="360" w:lineRule="auto"/>
              <w:rPr>
                <w:rFonts w:ascii="Times New Roman" w:hAnsi="Times New Roman" w:cs="Times New Roman"/>
                <w:sz w:val="24"/>
                <w:szCs w:val="24"/>
              </w:rPr>
            </w:pPr>
            <w:r>
              <w:rPr>
                <w:rFonts w:ascii="Times New Roman" w:hAnsi="Times New Roman" w:cs="Times New Roman"/>
                <w:sz w:val="24"/>
                <w:szCs w:val="24"/>
              </w:rPr>
              <w:t>IRR (95% CI)</w:t>
            </w:r>
          </w:p>
        </w:tc>
        <w:tc>
          <w:tcPr>
            <w:tcW w:w="3117" w:type="dxa"/>
          </w:tcPr>
          <w:p w14:paraId="1C5F6924" w14:textId="7554A320" w:rsidR="002B565F" w:rsidRDefault="002B565F" w:rsidP="009339A9">
            <w:pPr>
              <w:spacing w:line="360" w:lineRule="auto"/>
              <w:rPr>
                <w:rFonts w:ascii="Times New Roman" w:hAnsi="Times New Roman" w:cs="Times New Roman"/>
                <w:sz w:val="24"/>
                <w:szCs w:val="24"/>
              </w:rPr>
            </w:pPr>
            <w:r>
              <w:rPr>
                <w:rFonts w:ascii="Times New Roman" w:hAnsi="Times New Roman" w:cs="Times New Roman"/>
                <w:sz w:val="24"/>
                <w:szCs w:val="24"/>
              </w:rPr>
              <w:t>P-value</w:t>
            </w:r>
          </w:p>
        </w:tc>
      </w:tr>
      <w:tr w:rsidR="002B565F" w14:paraId="78D3041F" w14:textId="77777777" w:rsidTr="002B565F">
        <w:tc>
          <w:tcPr>
            <w:tcW w:w="3116" w:type="dxa"/>
          </w:tcPr>
          <w:p w14:paraId="3236F9C8" w14:textId="13D42186" w:rsidR="002B565F" w:rsidRDefault="002B565F" w:rsidP="009339A9">
            <w:pPr>
              <w:spacing w:line="360" w:lineRule="auto"/>
              <w:rPr>
                <w:rFonts w:ascii="Times New Roman" w:hAnsi="Times New Roman" w:cs="Times New Roman"/>
                <w:sz w:val="24"/>
                <w:szCs w:val="24"/>
              </w:rPr>
            </w:pPr>
            <w:r>
              <w:rPr>
                <w:rFonts w:ascii="Times New Roman" w:hAnsi="Times New Roman" w:cs="Times New Roman"/>
                <w:sz w:val="24"/>
                <w:szCs w:val="24"/>
              </w:rPr>
              <w:t>Average temperature</w:t>
            </w:r>
          </w:p>
        </w:tc>
        <w:tc>
          <w:tcPr>
            <w:tcW w:w="3117" w:type="dxa"/>
          </w:tcPr>
          <w:p w14:paraId="02192F26" w14:textId="4459C26F" w:rsidR="002B565F" w:rsidRDefault="002B565F" w:rsidP="009339A9">
            <w:pPr>
              <w:spacing w:line="360" w:lineRule="auto"/>
              <w:rPr>
                <w:rFonts w:ascii="Times New Roman" w:hAnsi="Times New Roman" w:cs="Times New Roman"/>
                <w:sz w:val="24"/>
                <w:szCs w:val="24"/>
              </w:rPr>
            </w:pPr>
            <w:r>
              <w:rPr>
                <w:rFonts w:ascii="Times New Roman" w:hAnsi="Times New Roman" w:cs="Times New Roman"/>
                <w:sz w:val="24"/>
                <w:szCs w:val="24"/>
              </w:rPr>
              <w:t>1.</w:t>
            </w:r>
            <w:r w:rsidR="008E38DB">
              <w:rPr>
                <w:rFonts w:ascii="Times New Roman" w:hAnsi="Times New Roman" w:cs="Times New Roman"/>
                <w:sz w:val="24"/>
                <w:szCs w:val="24"/>
              </w:rPr>
              <w:t>26</w:t>
            </w:r>
            <w:r>
              <w:rPr>
                <w:rFonts w:ascii="Times New Roman" w:hAnsi="Times New Roman" w:cs="Times New Roman"/>
                <w:sz w:val="24"/>
                <w:szCs w:val="24"/>
              </w:rPr>
              <w:t xml:space="preserve"> (</w:t>
            </w:r>
            <w:r w:rsidR="005D2B9F">
              <w:rPr>
                <w:rFonts w:ascii="Times New Roman" w:hAnsi="Times New Roman" w:cs="Times New Roman"/>
                <w:sz w:val="24"/>
                <w:szCs w:val="24"/>
              </w:rPr>
              <w:t>1.258</w:t>
            </w:r>
            <w:r>
              <w:rPr>
                <w:rFonts w:ascii="Times New Roman" w:hAnsi="Times New Roman" w:cs="Times New Roman"/>
                <w:sz w:val="24"/>
                <w:szCs w:val="24"/>
              </w:rPr>
              <w:t xml:space="preserve"> – 1.</w:t>
            </w:r>
            <w:r w:rsidR="00A94DF0">
              <w:rPr>
                <w:rFonts w:ascii="Times New Roman" w:hAnsi="Times New Roman" w:cs="Times New Roman"/>
                <w:sz w:val="24"/>
                <w:szCs w:val="24"/>
              </w:rPr>
              <w:t>2</w:t>
            </w:r>
            <w:r w:rsidR="005D2B9F">
              <w:rPr>
                <w:rFonts w:ascii="Times New Roman" w:hAnsi="Times New Roman" w:cs="Times New Roman"/>
                <w:sz w:val="24"/>
                <w:szCs w:val="24"/>
              </w:rPr>
              <w:t>6</w:t>
            </w:r>
            <w:r w:rsidR="009339A9">
              <w:rPr>
                <w:rFonts w:ascii="Times New Roman" w:hAnsi="Times New Roman" w:cs="Times New Roman"/>
                <w:sz w:val="24"/>
                <w:szCs w:val="24"/>
              </w:rPr>
              <w:t>5)</w:t>
            </w:r>
          </w:p>
        </w:tc>
        <w:tc>
          <w:tcPr>
            <w:tcW w:w="3117" w:type="dxa"/>
          </w:tcPr>
          <w:p w14:paraId="1B326ED8" w14:textId="069E3649" w:rsidR="002B565F" w:rsidRDefault="008E38DB" w:rsidP="009339A9">
            <w:pPr>
              <w:spacing w:line="360" w:lineRule="auto"/>
              <w:rPr>
                <w:rFonts w:ascii="Times New Roman" w:hAnsi="Times New Roman" w:cs="Times New Roman"/>
                <w:sz w:val="24"/>
                <w:szCs w:val="24"/>
              </w:rPr>
            </w:pPr>
            <w:r>
              <w:rPr>
                <w:rFonts w:ascii="Times New Roman" w:hAnsi="Times New Roman" w:cs="Times New Roman"/>
                <w:sz w:val="24"/>
                <w:szCs w:val="24"/>
              </w:rPr>
              <w:t>&lt;</w:t>
            </w:r>
            <w:r w:rsidR="002B565F">
              <w:rPr>
                <w:rFonts w:ascii="Times New Roman" w:hAnsi="Times New Roman" w:cs="Times New Roman"/>
                <w:sz w:val="24"/>
                <w:szCs w:val="24"/>
              </w:rPr>
              <w:t>0.</w:t>
            </w:r>
            <w:r>
              <w:rPr>
                <w:rFonts w:ascii="Times New Roman" w:hAnsi="Times New Roman" w:cs="Times New Roman"/>
                <w:sz w:val="24"/>
                <w:szCs w:val="24"/>
              </w:rPr>
              <w:t>001</w:t>
            </w:r>
          </w:p>
        </w:tc>
      </w:tr>
      <w:tr w:rsidR="002B565F" w14:paraId="5316437B" w14:textId="77777777" w:rsidTr="002B565F">
        <w:tc>
          <w:tcPr>
            <w:tcW w:w="3116" w:type="dxa"/>
          </w:tcPr>
          <w:p w14:paraId="52521E2F" w14:textId="0880C796" w:rsidR="002B565F" w:rsidRDefault="002B565F" w:rsidP="009339A9">
            <w:pPr>
              <w:spacing w:line="360" w:lineRule="auto"/>
              <w:rPr>
                <w:rFonts w:ascii="Times New Roman" w:hAnsi="Times New Roman" w:cs="Times New Roman"/>
                <w:sz w:val="24"/>
                <w:szCs w:val="24"/>
              </w:rPr>
            </w:pPr>
            <w:r>
              <w:rPr>
                <w:rFonts w:ascii="Times New Roman" w:hAnsi="Times New Roman" w:cs="Times New Roman"/>
                <w:sz w:val="24"/>
                <w:szCs w:val="24"/>
              </w:rPr>
              <w:t>Rainfall</w:t>
            </w:r>
            <w:r w:rsidR="00A94DF0">
              <w:rPr>
                <w:rFonts w:ascii="Times New Roman" w:hAnsi="Times New Roman" w:cs="Times New Roman"/>
                <w:sz w:val="24"/>
                <w:szCs w:val="24"/>
              </w:rPr>
              <w:t xml:space="preserve"> (lag 1)</w:t>
            </w:r>
            <w:r w:rsidR="00546206">
              <w:rPr>
                <w:rFonts w:ascii="Times New Roman" w:hAnsi="Times New Roman" w:cs="Times New Roman"/>
                <w:sz w:val="24"/>
                <w:szCs w:val="24"/>
              </w:rPr>
              <w:t xml:space="preserve"> in </w:t>
            </w:r>
            <w:r w:rsidR="00E025AF">
              <w:rPr>
                <w:rFonts w:ascii="Times New Roman" w:hAnsi="Times New Roman" w:cs="Times New Roman"/>
                <w:sz w:val="24"/>
                <w:szCs w:val="24"/>
              </w:rPr>
              <w:t>centimeter</w:t>
            </w:r>
            <w:r w:rsidR="00546206">
              <w:rPr>
                <w:rFonts w:ascii="Times New Roman" w:hAnsi="Times New Roman" w:cs="Times New Roman"/>
                <w:sz w:val="24"/>
                <w:szCs w:val="24"/>
              </w:rPr>
              <w:t xml:space="preserve"> </w:t>
            </w:r>
          </w:p>
        </w:tc>
        <w:tc>
          <w:tcPr>
            <w:tcW w:w="3117" w:type="dxa"/>
          </w:tcPr>
          <w:p w14:paraId="335CD3E8" w14:textId="538B9DC4" w:rsidR="002B565F" w:rsidRDefault="008E38DB" w:rsidP="009339A9">
            <w:pPr>
              <w:spacing w:line="360" w:lineRule="auto"/>
              <w:rPr>
                <w:rFonts w:ascii="Times New Roman" w:hAnsi="Times New Roman" w:cs="Times New Roman"/>
                <w:sz w:val="24"/>
                <w:szCs w:val="24"/>
              </w:rPr>
            </w:pPr>
            <w:r>
              <w:rPr>
                <w:rFonts w:ascii="Times New Roman" w:hAnsi="Times New Roman" w:cs="Times New Roman"/>
                <w:sz w:val="24"/>
                <w:szCs w:val="24"/>
              </w:rPr>
              <w:t>1.08</w:t>
            </w:r>
            <w:r w:rsidR="002B565F">
              <w:rPr>
                <w:rFonts w:ascii="Times New Roman" w:hAnsi="Times New Roman" w:cs="Times New Roman"/>
                <w:sz w:val="24"/>
                <w:szCs w:val="24"/>
              </w:rPr>
              <w:t xml:space="preserve"> (</w:t>
            </w:r>
            <w:r w:rsidR="0034261E">
              <w:rPr>
                <w:rFonts w:ascii="Times New Roman" w:hAnsi="Times New Roman" w:cs="Times New Roman"/>
                <w:sz w:val="24"/>
                <w:szCs w:val="24"/>
              </w:rPr>
              <w:t>1</w:t>
            </w:r>
            <w:r w:rsidR="00A94DF0">
              <w:rPr>
                <w:rFonts w:ascii="Times New Roman" w:hAnsi="Times New Roman" w:cs="Times New Roman"/>
                <w:sz w:val="24"/>
                <w:szCs w:val="24"/>
              </w:rPr>
              <w:t>.</w:t>
            </w:r>
            <w:r w:rsidR="0034261E">
              <w:rPr>
                <w:rFonts w:ascii="Times New Roman" w:hAnsi="Times New Roman" w:cs="Times New Roman"/>
                <w:sz w:val="24"/>
                <w:szCs w:val="24"/>
              </w:rPr>
              <w:t>079</w:t>
            </w:r>
            <w:r w:rsidR="002B565F">
              <w:rPr>
                <w:rFonts w:ascii="Times New Roman" w:hAnsi="Times New Roman" w:cs="Times New Roman"/>
                <w:sz w:val="24"/>
                <w:szCs w:val="24"/>
              </w:rPr>
              <w:t xml:space="preserve"> – </w:t>
            </w:r>
            <w:r w:rsidR="0034261E">
              <w:rPr>
                <w:rFonts w:ascii="Times New Roman" w:hAnsi="Times New Roman" w:cs="Times New Roman"/>
                <w:sz w:val="24"/>
                <w:szCs w:val="24"/>
              </w:rPr>
              <w:t>1.086</w:t>
            </w:r>
            <w:r w:rsidR="002B565F">
              <w:rPr>
                <w:rFonts w:ascii="Times New Roman" w:hAnsi="Times New Roman" w:cs="Times New Roman"/>
                <w:sz w:val="24"/>
                <w:szCs w:val="24"/>
              </w:rPr>
              <w:t>)</w:t>
            </w:r>
          </w:p>
        </w:tc>
        <w:tc>
          <w:tcPr>
            <w:tcW w:w="3117" w:type="dxa"/>
          </w:tcPr>
          <w:p w14:paraId="0B3A352A" w14:textId="7DB91150" w:rsidR="002B565F" w:rsidRDefault="002B565F" w:rsidP="009339A9">
            <w:pPr>
              <w:spacing w:line="360" w:lineRule="auto"/>
              <w:rPr>
                <w:rFonts w:ascii="Times New Roman" w:hAnsi="Times New Roman" w:cs="Times New Roman"/>
                <w:sz w:val="24"/>
                <w:szCs w:val="24"/>
              </w:rPr>
            </w:pPr>
            <w:r>
              <w:rPr>
                <w:rFonts w:ascii="Times New Roman" w:hAnsi="Times New Roman" w:cs="Times New Roman"/>
                <w:sz w:val="24"/>
                <w:szCs w:val="24"/>
              </w:rPr>
              <w:t>&lt;0.001</w:t>
            </w:r>
          </w:p>
        </w:tc>
      </w:tr>
      <w:tr w:rsidR="00A94DF0" w14:paraId="75DAD0E5" w14:textId="77777777" w:rsidTr="002B565F">
        <w:tc>
          <w:tcPr>
            <w:tcW w:w="3116" w:type="dxa"/>
          </w:tcPr>
          <w:p w14:paraId="6B0FA96D" w14:textId="668F4C35" w:rsidR="00A94DF0" w:rsidRDefault="00A94DF0" w:rsidP="009339A9">
            <w:pPr>
              <w:spacing w:line="360" w:lineRule="auto"/>
              <w:rPr>
                <w:rFonts w:ascii="Times New Roman" w:hAnsi="Times New Roman" w:cs="Times New Roman"/>
                <w:sz w:val="24"/>
                <w:szCs w:val="24"/>
              </w:rPr>
            </w:pPr>
            <w:r>
              <w:rPr>
                <w:rFonts w:ascii="Times New Roman" w:hAnsi="Times New Roman" w:cs="Times New Roman"/>
                <w:sz w:val="24"/>
                <w:szCs w:val="24"/>
              </w:rPr>
              <w:t>Rainfall (lag 2)</w:t>
            </w:r>
            <w:r w:rsidR="00546206">
              <w:rPr>
                <w:rFonts w:ascii="Times New Roman" w:hAnsi="Times New Roman" w:cs="Times New Roman"/>
                <w:sz w:val="24"/>
                <w:szCs w:val="24"/>
              </w:rPr>
              <w:t xml:space="preserve"> in </w:t>
            </w:r>
            <w:r w:rsidR="00E025AF">
              <w:rPr>
                <w:rFonts w:ascii="Times New Roman" w:hAnsi="Times New Roman" w:cs="Times New Roman"/>
                <w:sz w:val="24"/>
                <w:szCs w:val="24"/>
              </w:rPr>
              <w:t>centimeter</w:t>
            </w:r>
            <w:r w:rsidR="00546206">
              <w:rPr>
                <w:rFonts w:ascii="Times New Roman" w:hAnsi="Times New Roman" w:cs="Times New Roman"/>
                <w:sz w:val="24"/>
                <w:szCs w:val="24"/>
              </w:rPr>
              <w:t xml:space="preserve"> </w:t>
            </w:r>
          </w:p>
        </w:tc>
        <w:tc>
          <w:tcPr>
            <w:tcW w:w="3117" w:type="dxa"/>
          </w:tcPr>
          <w:p w14:paraId="52E3A632" w14:textId="2B2D5500" w:rsidR="00A94DF0" w:rsidRDefault="008E38DB" w:rsidP="009339A9">
            <w:pPr>
              <w:spacing w:line="360" w:lineRule="auto"/>
              <w:rPr>
                <w:rFonts w:ascii="Times New Roman" w:hAnsi="Times New Roman" w:cs="Times New Roman"/>
                <w:sz w:val="24"/>
                <w:szCs w:val="24"/>
              </w:rPr>
            </w:pPr>
            <w:r>
              <w:rPr>
                <w:rFonts w:ascii="Times New Roman" w:hAnsi="Times New Roman" w:cs="Times New Roman"/>
                <w:sz w:val="24"/>
                <w:szCs w:val="24"/>
              </w:rPr>
              <w:t>1.17</w:t>
            </w:r>
            <w:r w:rsidR="00A94DF0">
              <w:rPr>
                <w:rFonts w:ascii="Times New Roman" w:hAnsi="Times New Roman" w:cs="Times New Roman"/>
                <w:sz w:val="24"/>
                <w:szCs w:val="24"/>
              </w:rPr>
              <w:t xml:space="preserve"> (1.</w:t>
            </w:r>
            <w:r w:rsidR="00E07604">
              <w:rPr>
                <w:rFonts w:ascii="Times New Roman" w:hAnsi="Times New Roman" w:cs="Times New Roman"/>
                <w:sz w:val="24"/>
                <w:szCs w:val="24"/>
              </w:rPr>
              <w:t>168</w:t>
            </w:r>
            <w:r w:rsidR="00A94DF0">
              <w:rPr>
                <w:rFonts w:ascii="Times New Roman" w:hAnsi="Times New Roman" w:cs="Times New Roman"/>
                <w:sz w:val="24"/>
                <w:szCs w:val="24"/>
              </w:rPr>
              <w:t xml:space="preserve"> – 1</w:t>
            </w:r>
            <w:r w:rsidR="00E07604">
              <w:rPr>
                <w:rFonts w:ascii="Times New Roman" w:hAnsi="Times New Roman" w:cs="Times New Roman"/>
                <w:sz w:val="24"/>
                <w:szCs w:val="24"/>
              </w:rPr>
              <w:t>.17</w:t>
            </w:r>
            <w:r w:rsidR="007E40E0">
              <w:rPr>
                <w:rFonts w:ascii="Times New Roman" w:hAnsi="Times New Roman" w:cs="Times New Roman"/>
                <w:sz w:val="24"/>
                <w:szCs w:val="24"/>
              </w:rPr>
              <w:t>5)</w:t>
            </w:r>
            <w:r w:rsidR="00A94DF0">
              <w:rPr>
                <w:rFonts w:ascii="Times New Roman" w:hAnsi="Times New Roman" w:cs="Times New Roman"/>
                <w:sz w:val="24"/>
                <w:szCs w:val="24"/>
              </w:rPr>
              <w:t>)</w:t>
            </w:r>
          </w:p>
        </w:tc>
        <w:tc>
          <w:tcPr>
            <w:tcW w:w="3117" w:type="dxa"/>
          </w:tcPr>
          <w:p w14:paraId="026B9FB7" w14:textId="5086CBFC" w:rsidR="00A94DF0" w:rsidRDefault="00A94DF0" w:rsidP="009339A9">
            <w:pPr>
              <w:spacing w:line="360" w:lineRule="auto"/>
              <w:rPr>
                <w:rFonts w:ascii="Times New Roman" w:hAnsi="Times New Roman" w:cs="Times New Roman"/>
                <w:sz w:val="24"/>
                <w:szCs w:val="24"/>
              </w:rPr>
            </w:pPr>
            <w:r>
              <w:rPr>
                <w:rFonts w:ascii="Times New Roman" w:hAnsi="Times New Roman" w:cs="Times New Roman"/>
                <w:sz w:val="24"/>
                <w:szCs w:val="24"/>
              </w:rPr>
              <w:t>&lt;0.001</w:t>
            </w:r>
          </w:p>
        </w:tc>
      </w:tr>
      <w:bookmarkEnd w:id="62"/>
    </w:tbl>
    <w:p w14:paraId="465D0D0E" w14:textId="77777777" w:rsidR="006031F8" w:rsidRDefault="006031F8" w:rsidP="0043429E">
      <w:pPr>
        <w:spacing w:line="360" w:lineRule="auto"/>
        <w:rPr>
          <w:rFonts w:ascii="Times New Roman" w:hAnsi="Times New Roman" w:cs="Times New Roman"/>
          <w:sz w:val="24"/>
          <w:szCs w:val="24"/>
        </w:rPr>
      </w:pPr>
    </w:p>
    <w:p w14:paraId="24475D37" w14:textId="1274D283" w:rsidR="00B87363" w:rsidRPr="0043429E" w:rsidRDefault="006031F8" w:rsidP="0043429E">
      <w:pPr>
        <w:spacing w:line="360" w:lineRule="auto"/>
        <w:rPr>
          <w:rFonts w:ascii="Times New Roman" w:hAnsi="Times New Roman" w:cs="Times New Roman"/>
          <w:sz w:val="24"/>
          <w:szCs w:val="24"/>
        </w:rPr>
      </w:pPr>
      <w:r w:rsidRPr="0043429E">
        <w:rPr>
          <w:rFonts w:ascii="Times New Roman" w:hAnsi="Times New Roman" w:cs="Times New Roman"/>
          <w:sz w:val="24"/>
          <w:szCs w:val="24"/>
        </w:rPr>
        <w:t>In the M-K trend analysis, we found a positive trend of reported dengue cases (p &lt;0.001 and tau = 0.26). In Sen’s slope test, the slope was 171.67 (95% CI: -46 to 687) indicating an upward trend in upcoming months (</w:t>
      </w:r>
      <w:r w:rsidRPr="0023436A">
        <w:rPr>
          <w:rFonts w:ascii="Times New Roman" w:hAnsi="Times New Roman" w:cs="Times New Roman"/>
          <w:b/>
          <w:bCs/>
          <w:sz w:val="24"/>
          <w:szCs w:val="24"/>
        </w:rPr>
        <w:t>Table 2</w:t>
      </w:r>
      <w:r w:rsidR="00AE71AA" w:rsidRPr="0043429E">
        <w:rPr>
          <w:rFonts w:ascii="Times New Roman" w:hAnsi="Times New Roman" w:cs="Times New Roman"/>
          <w:b/>
          <w:bCs/>
          <w:sz w:val="24"/>
          <w:szCs w:val="24"/>
        </w:rPr>
        <w:t xml:space="preserve"> and Fig 3</w:t>
      </w:r>
      <w:r w:rsidRPr="0043429E">
        <w:rPr>
          <w:rFonts w:ascii="Times New Roman" w:hAnsi="Times New Roman" w:cs="Times New Roman"/>
          <w:sz w:val="24"/>
          <w:szCs w:val="24"/>
        </w:rPr>
        <w:t>).</w:t>
      </w:r>
      <w:r w:rsidR="0023436A">
        <w:rPr>
          <w:rFonts w:ascii="Times New Roman" w:hAnsi="Times New Roman" w:cs="Times New Roman"/>
          <w:sz w:val="24"/>
          <w:szCs w:val="24"/>
        </w:rPr>
        <w:t xml:space="preserve"> </w:t>
      </w:r>
      <w:r w:rsidR="0023436A" w:rsidRPr="0023436A">
        <w:rPr>
          <w:rFonts w:ascii="Times New Roman" w:hAnsi="Times New Roman" w:cs="Times New Roman"/>
          <w:sz w:val="24"/>
          <w:szCs w:val="24"/>
        </w:rPr>
        <w:t xml:space="preserve">In the ARIMA model, we detected an increasing </w:t>
      </w:r>
      <w:r w:rsidR="0023436A" w:rsidRPr="0023436A">
        <w:rPr>
          <w:rFonts w:ascii="Times New Roman" w:hAnsi="Times New Roman" w:cs="Times New Roman"/>
          <w:sz w:val="24"/>
          <w:szCs w:val="24"/>
        </w:rPr>
        <w:lastRenderedPageBreak/>
        <w:t>trend for the first few years then started to decline</w:t>
      </w:r>
      <w:r w:rsidR="00987EA4">
        <w:rPr>
          <w:rFonts w:ascii="Times New Roman" w:hAnsi="Times New Roman" w:cs="Times New Roman"/>
          <w:sz w:val="24"/>
          <w:szCs w:val="24"/>
        </w:rPr>
        <w:t>. However,</w:t>
      </w:r>
      <w:r w:rsidR="0023436A" w:rsidRPr="0023436A">
        <w:rPr>
          <w:rFonts w:ascii="Times New Roman" w:hAnsi="Times New Roman" w:cs="Times New Roman"/>
          <w:sz w:val="24"/>
          <w:szCs w:val="24"/>
        </w:rPr>
        <w:t xml:space="preserve"> a stiff rising of cases</w:t>
      </w:r>
      <w:r w:rsidR="00987EA4">
        <w:rPr>
          <w:rFonts w:ascii="Times New Roman" w:hAnsi="Times New Roman" w:cs="Times New Roman"/>
          <w:sz w:val="24"/>
          <w:szCs w:val="24"/>
        </w:rPr>
        <w:t xml:space="preserve"> is observed</w:t>
      </w:r>
      <w:r w:rsidR="0023436A" w:rsidRPr="0023436A">
        <w:rPr>
          <w:rFonts w:ascii="Times New Roman" w:hAnsi="Times New Roman" w:cs="Times New Roman"/>
          <w:sz w:val="24"/>
          <w:szCs w:val="24"/>
        </w:rPr>
        <w:t xml:space="preserve"> after 2018 </w:t>
      </w:r>
      <w:r w:rsidR="00C46BD1" w:rsidRPr="0023436A">
        <w:rPr>
          <w:rFonts w:ascii="Times New Roman" w:hAnsi="Times New Roman" w:cs="Times New Roman"/>
          <w:sz w:val="24"/>
          <w:szCs w:val="24"/>
        </w:rPr>
        <w:t>except for</w:t>
      </w:r>
      <w:r w:rsidR="0023436A" w:rsidRPr="0023436A">
        <w:rPr>
          <w:rFonts w:ascii="Times New Roman" w:hAnsi="Times New Roman" w:cs="Times New Roman"/>
          <w:sz w:val="24"/>
          <w:szCs w:val="24"/>
        </w:rPr>
        <w:t xml:space="preserve"> 2020 (the first year of the Covid-19 pandemic).</w:t>
      </w:r>
      <w:r w:rsidR="0023436A">
        <w:rPr>
          <w:rFonts w:ascii="Times New Roman" w:hAnsi="Times New Roman" w:cs="Times New Roman"/>
          <w:sz w:val="24"/>
          <w:szCs w:val="24"/>
        </w:rPr>
        <w:t xml:space="preserve"> </w:t>
      </w:r>
    </w:p>
    <w:p w14:paraId="1E0F2DB1" w14:textId="58C7064D" w:rsidR="006031F8" w:rsidRDefault="006031F8" w:rsidP="0043429E">
      <w:pPr>
        <w:spacing w:line="360" w:lineRule="auto"/>
        <w:rPr>
          <w:rFonts w:ascii="Times New Roman" w:hAnsi="Times New Roman" w:cs="Times New Roman"/>
          <w:b/>
          <w:bCs/>
          <w:sz w:val="24"/>
          <w:szCs w:val="24"/>
        </w:rPr>
      </w:pPr>
      <w:r>
        <w:rPr>
          <w:noProof/>
        </w:rPr>
        <w:drawing>
          <wp:inline distT="0" distB="0" distL="0" distR="0" wp14:anchorId="66499ACD" wp14:editId="00D718C2">
            <wp:extent cx="5943600" cy="3962400"/>
            <wp:effectExtent l="0" t="0" r="0" b="0"/>
            <wp:docPr id="1070874851" name="Picture 107087485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3750" name="Picture 1" descr="A picture containing text, diagram, plot,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51436A0C" w14:textId="13227EA5" w:rsidR="000B03EE" w:rsidRDefault="000B03EE" w:rsidP="00CE53B8">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Fig 3: </w:t>
      </w:r>
      <w:r w:rsidR="00D74F8D">
        <w:rPr>
          <w:rFonts w:ascii="Times New Roman" w:hAnsi="Times New Roman" w:cs="Times New Roman"/>
          <w:b/>
          <w:bCs/>
          <w:sz w:val="24"/>
          <w:szCs w:val="24"/>
        </w:rPr>
        <w:t xml:space="preserve"> Observed and forecasted number of dengue cases </w:t>
      </w:r>
      <w:r w:rsidR="00CE53B8">
        <w:rPr>
          <w:rFonts w:ascii="Times New Roman" w:hAnsi="Times New Roman" w:cs="Times New Roman"/>
          <w:b/>
          <w:bCs/>
          <w:sz w:val="24"/>
          <w:szCs w:val="24"/>
        </w:rPr>
        <w:t xml:space="preserve">in Bangladesh using Autoregressive </w:t>
      </w:r>
      <w:r w:rsidR="00DF6195">
        <w:rPr>
          <w:rFonts w:ascii="Times New Roman" w:hAnsi="Times New Roman" w:cs="Times New Roman"/>
          <w:b/>
          <w:bCs/>
          <w:sz w:val="24"/>
          <w:szCs w:val="24"/>
        </w:rPr>
        <w:t xml:space="preserve">moving average (ARIMA) model </w:t>
      </w:r>
      <w:r w:rsidR="00D74F8D">
        <w:rPr>
          <w:rFonts w:ascii="Times New Roman" w:hAnsi="Times New Roman" w:cs="Times New Roman"/>
          <w:b/>
          <w:bCs/>
          <w:sz w:val="24"/>
          <w:szCs w:val="24"/>
        </w:rPr>
        <w:t>including 95% confidence interval</w:t>
      </w:r>
    </w:p>
    <w:p w14:paraId="73C46387" w14:textId="77777777" w:rsidR="000B03EE" w:rsidRDefault="000B03EE" w:rsidP="00CE53B8">
      <w:pPr>
        <w:spacing w:line="360" w:lineRule="auto"/>
        <w:rPr>
          <w:rFonts w:ascii="Times New Roman" w:hAnsi="Times New Roman" w:cs="Times New Roman"/>
          <w:b/>
          <w:bCs/>
          <w:sz w:val="24"/>
          <w:szCs w:val="24"/>
        </w:rPr>
      </w:pPr>
    </w:p>
    <w:p w14:paraId="59BC37CB" w14:textId="6C78DD08" w:rsidR="00DD6910" w:rsidRDefault="00DD6910" w:rsidP="00CE53B8">
      <w:pPr>
        <w:spacing w:line="360" w:lineRule="auto"/>
        <w:rPr>
          <w:rFonts w:ascii="Times New Roman" w:hAnsi="Times New Roman" w:cs="Times New Roman"/>
          <w:b/>
          <w:bCs/>
          <w:sz w:val="24"/>
          <w:szCs w:val="24"/>
        </w:rPr>
      </w:pPr>
      <w:r w:rsidRPr="00DD6910">
        <w:rPr>
          <w:rFonts w:ascii="Times New Roman" w:hAnsi="Times New Roman" w:cs="Times New Roman"/>
          <w:b/>
          <w:bCs/>
          <w:sz w:val="24"/>
          <w:szCs w:val="24"/>
        </w:rPr>
        <w:t xml:space="preserve">Discussions: </w:t>
      </w:r>
    </w:p>
    <w:p w14:paraId="121ABD1C" w14:textId="29F50D4C" w:rsidR="00B73E75" w:rsidRPr="00FE4617" w:rsidRDefault="008E2104" w:rsidP="004F04FE">
      <w:pPr>
        <w:spacing w:after="0" w:line="360" w:lineRule="auto"/>
        <w:rPr>
          <w:rFonts w:ascii="Times New Roman" w:hAnsi="Times New Roman" w:cs="Times New Roman"/>
          <w:sz w:val="24"/>
          <w:szCs w:val="24"/>
        </w:rPr>
      </w:pPr>
      <w:r w:rsidRPr="00FE4617">
        <w:rPr>
          <w:rFonts w:ascii="Times New Roman" w:hAnsi="Times New Roman" w:cs="Times New Roman"/>
          <w:sz w:val="24"/>
          <w:szCs w:val="24"/>
        </w:rPr>
        <w:t xml:space="preserve">Dengue fever became an important public health challenge for Bangladesh. The number of cases has </w:t>
      </w:r>
      <w:r w:rsidR="00324DAA" w:rsidRPr="00FE4617">
        <w:rPr>
          <w:rFonts w:ascii="Times New Roman" w:hAnsi="Times New Roman" w:cs="Times New Roman"/>
          <w:sz w:val="24"/>
          <w:szCs w:val="24"/>
        </w:rPr>
        <w:t xml:space="preserve">increased eight times and deaths by </w:t>
      </w:r>
      <w:r w:rsidR="0070010D" w:rsidRPr="00FE4617">
        <w:rPr>
          <w:rFonts w:ascii="Times New Roman" w:hAnsi="Times New Roman" w:cs="Times New Roman"/>
          <w:sz w:val="24"/>
          <w:szCs w:val="24"/>
        </w:rPr>
        <w:t xml:space="preserve">almost </w:t>
      </w:r>
      <w:ins w:id="63" w:author="Mohammad Nayeem Hasan" w:date="2023-06-01T01:33:00Z">
        <w:r w:rsidR="00B92C58">
          <w:rPr>
            <w:rFonts w:ascii="Times New Roman" w:hAnsi="Times New Roman" w:cs="Times New Roman"/>
            <w:sz w:val="24"/>
            <w:szCs w:val="24"/>
          </w:rPr>
          <w:t>2</w:t>
        </w:r>
      </w:ins>
      <w:del w:id="64" w:author="Mohammad Nayeem Hasan" w:date="2023-06-01T01:33:00Z">
        <w:r w:rsidR="0070010D" w:rsidRPr="00FE4617" w:rsidDel="00B92C58">
          <w:rPr>
            <w:rFonts w:ascii="Times New Roman" w:hAnsi="Times New Roman" w:cs="Times New Roman"/>
            <w:sz w:val="24"/>
            <w:szCs w:val="24"/>
          </w:rPr>
          <w:delText>10</w:delText>
        </w:r>
      </w:del>
      <w:r w:rsidR="0070010D" w:rsidRPr="00FE4617">
        <w:rPr>
          <w:rFonts w:ascii="Times New Roman" w:hAnsi="Times New Roman" w:cs="Times New Roman"/>
          <w:sz w:val="24"/>
          <w:szCs w:val="24"/>
        </w:rPr>
        <w:t xml:space="preserve"> times between </w:t>
      </w:r>
      <w:r w:rsidR="00187EDB" w:rsidRPr="00FE4617">
        <w:rPr>
          <w:rFonts w:ascii="Times New Roman" w:hAnsi="Times New Roman" w:cs="Times New Roman"/>
          <w:sz w:val="24"/>
          <w:szCs w:val="24"/>
        </w:rPr>
        <w:t xml:space="preserve">the </w:t>
      </w:r>
      <w:r w:rsidR="0070010D" w:rsidRPr="00FE4617">
        <w:rPr>
          <w:rFonts w:ascii="Times New Roman" w:hAnsi="Times New Roman" w:cs="Times New Roman"/>
          <w:sz w:val="24"/>
          <w:szCs w:val="24"/>
        </w:rPr>
        <w:t>first and second decade of this century.</w:t>
      </w:r>
      <w:r w:rsidR="00187EDB" w:rsidRPr="00FE4617">
        <w:rPr>
          <w:rFonts w:ascii="Times New Roman" w:hAnsi="Times New Roman" w:cs="Times New Roman"/>
          <w:sz w:val="24"/>
          <w:szCs w:val="24"/>
        </w:rPr>
        <w:t xml:space="preserve"> </w:t>
      </w:r>
      <w:r w:rsidR="00BB18F9" w:rsidRPr="00FE4617">
        <w:rPr>
          <w:rFonts w:ascii="Times New Roman" w:hAnsi="Times New Roman" w:cs="Times New Roman"/>
          <w:sz w:val="24"/>
          <w:szCs w:val="24"/>
        </w:rPr>
        <w:t>Between these decades,</w:t>
      </w:r>
      <w:r w:rsidR="00187EDB"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the annual</w:t>
      </w:r>
      <w:r w:rsidR="002140C2" w:rsidRPr="00FE4617">
        <w:rPr>
          <w:rFonts w:ascii="Times New Roman" w:hAnsi="Times New Roman" w:cs="Times New Roman"/>
          <w:sz w:val="24"/>
          <w:szCs w:val="24"/>
        </w:rPr>
        <w:t xml:space="preserve"> temperature increased by </w:t>
      </w:r>
      <w:ins w:id="65" w:author="Mohammad Nayeem Hasan" w:date="2023-06-01T01:34:00Z">
        <w:r w:rsidR="00B92C58">
          <w:rPr>
            <w:rFonts w:ascii="Times New Roman" w:hAnsi="Times New Roman" w:cs="Times New Roman"/>
            <w:sz w:val="24"/>
            <w:szCs w:val="24"/>
          </w:rPr>
          <w:t>0.49</w:t>
        </w:r>
      </w:ins>
      <w:del w:id="66" w:author="Mohammad Nayeem Hasan" w:date="2023-06-01T01:34:00Z">
        <w:r w:rsidR="002140C2" w:rsidRPr="00FE4617" w:rsidDel="00B92C58">
          <w:rPr>
            <w:rFonts w:ascii="Times New Roman" w:hAnsi="Times New Roman" w:cs="Times New Roman"/>
            <w:sz w:val="24"/>
            <w:szCs w:val="24"/>
          </w:rPr>
          <w:delText>0.33</w:delText>
        </w:r>
      </w:del>
      <w:r w:rsidR="002140C2" w:rsidRPr="00FE4617">
        <w:rPr>
          <w:rFonts w:ascii="Times New Roman" w:hAnsi="Times New Roman" w:cs="Times New Roman"/>
          <w:sz w:val="24"/>
          <w:szCs w:val="24"/>
        </w:rPr>
        <w:t xml:space="preserve"> </w:t>
      </w:r>
      <w:r w:rsidR="006B5820" w:rsidRPr="00FE4617">
        <w:rPr>
          <w:rFonts w:ascii="Times New Roman" w:hAnsi="Times New Roman" w:cs="Times New Roman"/>
          <w:sz w:val="24"/>
          <w:szCs w:val="24"/>
        </w:rPr>
        <w:t>°</w:t>
      </w:r>
      <w:r w:rsidR="002140C2" w:rsidRPr="00FE4617">
        <w:rPr>
          <w:rFonts w:ascii="Times New Roman" w:hAnsi="Times New Roman" w:cs="Times New Roman"/>
          <w:sz w:val="24"/>
          <w:szCs w:val="24"/>
        </w:rPr>
        <w:t>C</w:t>
      </w:r>
      <w:r w:rsidR="00C97DC8" w:rsidRPr="00FE4617">
        <w:rPr>
          <w:rFonts w:ascii="Times New Roman" w:hAnsi="Times New Roman" w:cs="Times New Roman"/>
          <w:sz w:val="24"/>
          <w:szCs w:val="24"/>
        </w:rPr>
        <w:t>,</w:t>
      </w:r>
      <w:r w:rsidR="002140C2" w:rsidRPr="00FE4617">
        <w:rPr>
          <w:rFonts w:ascii="Times New Roman" w:hAnsi="Times New Roman" w:cs="Times New Roman"/>
          <w:sz w:val="24"/>
          <w:szCs w:val="24"/>
        </w:rPr>
        <w:t xml:space="preserve"> and annual rainfall decreased by </w:t>
      </w:r>
      <w:ins w:id="67" w:author="Mohammad Nayeem Hasan" w:date="2023-06-01T01:34:00Z">
        <w:r w:rsidR="00B92C58">
          <w:rPr>
            <w:rFonts w:ascii="Times New Roman" w:hAnsi="Times New Roman" w:cs="Times New Roman"/>
            <w:sz w:val="24"/>
            <w:szCs w:val="24"/>
          </w:rPr>
          <w:t>314</w:t>
        </w:r>
      </w:ins>
      <w:del w:id="68" w:author="Mohammad Nayeem Hasan" w:date="2023-06-01T01:34:00Z">
        <w:r w:rsidR="00312D7A" w:rsidRPr="00FE4617" w:rsidDel="00B92C58">
          <w:rPr>
            <w:rFonts w:ascii="Times New Roman" w:hAnsi="Times New Roman" w:cs="Times New Roman"/>
            <w:sz w:val="24"/>
            <w:szCs w:val="24"/>
          </w:rPr>
          <w:delText>33</w:delText>
        </w:r>
      </w:del>
      <w:r w:rsidR="00312D7A" w:rsidRPr="00FE4617">
        <w:rPr>
          <w:rFonts w:ascii="Times New Roman" w:hAnsi="Times New Roman" w:cs="Times New Roman"/>
          <w:sz w:val="24"/>
          <w:szCs w:val="24"/>
        </w:rPr>
        <w:t xml:space="preserve"> m</w:t>
      </w:r>
      <w:r w:rsidR="006B5820" w:rsidRPr="00FE4617">
        <w:rPr>
          <w:rFonts w:ascii="Times New Roman" w:hAnsi="Times New Roman" w:cs="Times New Roman"/>
          <w:sz w:val="24"/>
          <w:szCs w:val="24"/>
        </w:rPr>
        <w:t>m</w:t>
      </w:r>
      <w:r w:rsidR="00312D7A" w:rsidRPr="00FE4617">
        <w:rPr>
          <w:rFonts w:ascii="Times New Roman" w:hAnsi="Times New Roman" w:cs="Times New Roman"/>
          <w:sz w:val="24"/>
          <w:szCs w:val="24"/>
        </w:rPr>
        <w:t xml:space="preserve">. </w:t>
      </w:r>
      <w:r w:rsidR="007C1A87" w:rsidRPr="00FE4617">
        <w:rPr>
          <w:rFonts w:ascii="Times New Roman" w:hAnsi="Times New Roman" w:cs="Times New Roman"/>
          <w:sz w:val="24"/>
          <w:szCs w:val="24"/>
        </w:rPr>
        <w:t xml:space="preserve">Although </w:t>
      </w:r>
      <w:r w:rsidR="00144287" w:rsidRPr="00FE4617">
        <w:rPr>
          <w:rFonts w:ascii="Times New Roman" w:hAnsi="Times New Roman" w:cs="Times New Roman"/>
          <w:sz w:val="24"/>
          <w:szCs w:val="24"/>
        </w:rPr>
        <w:t xml:space="preserve">the </w:t>
      </w:r>
      <w:r w:rsidR="007C1A87" w:rsidRPr="00FE4617">
        <w:rPr>
          <w:rFonts w:ascii="Times New Roman" w:hAnsi="Times New Roman" w:cs="Times New Roman"/>
          <w:sz w:val="24"/>
          <w:szCs w:val="24"/>
        </w:rPr>
        <w:t xml:space="preserve">amount of </w:t>
      </w:r>
      <w:r w:rsidR="00C97DC8" w:rsidRPr="00FE4617">
        <w:rPr>
          <w:rFonts w:ascii="Times New Roman" w:hAnsi="Times New Roman" w:cs="Times New Roman"/>
          <w:sz w:val="24"/>
          <w:szCs w:val="24"/>
        </w:rPr>
        <w:t xml:space="preserve">annual </w:t>
      </w:r>
      <w:r w:rsidR="007C1A87" w:rsidRPr="00FE4617">
        <w:rPr>
          <w:rFonts w:ascii="Times New Roman" w:hAnsi="Times New Roman" w:cs="Times New Roman"/>
          <w:sz w:val="24"/>
          <w:szCs w:val="24"/>
        </w:rPr>
        <w:t>rainfall had decreased</w:t>
      </w:r>
      <w:r w:rsidR="00C97DC8" w:rsidRPr="00FE4617">
        <w:rPr>
          <w:rFonts w:ascii="Times New Roman" w:hAnsi="Times New Roman" w:cs="Times New Roman"/>
          <w:sz w:val="24"/>
          <w:szCs w:val="24"/>
        </w:rPr>
        <w:t xml:space="preserve">, </w:t>
      </w:r>
      <w:r w:rsidR="007C1A87" w:rsidRPr="00FE4617">
        <w:rPr>
          <w:rFonts w:ascii="Times New Roman" w:hAnsi="Times New Roman" w:cs="Times New Roman"/>
          <w:sz w:val="24"/>
          <w:szCs w:val="24"/>
        </w:rPr>
        <w:t xml:space="preserve">the </w:t>
      </w:r>
      <w:r w:rsidR="00721FC5" w:rsidRPr="00FE4617">
        <w:rPr>
          <w:rFonts w:ascii="Times New Roman" w:hAnsi="Times New Roman" w:cs="Times New Roman"/>
          <w:sz w:val="24"/>
          <w:szCs w:val="24"/>
        </w:rPr>
        <w:t xml:space="preserve">rainy </w:t>
      </w:r>
      <w:r w:rsidR="00C97DC8" w:rsidRPr="00FE4617">
        <w:rPr>
          <w:rFonts w:ascii="Times New Roman" w:hAnsi="Times New Roman" w:cs="Times New Roman"/>
          <w:sz w:val="24"/>
          <w:szCs w:val="24"/>
        </w:rPr>
        <w:t xml:space="preserve">season </w:t>
      </w:r>
      <w:r w:rsidR="00721FC5" w:rsidRPr="00FE4617">
        <w:rPr>
          <w:rFonts w:ascii="Times New Roman" w:hAnsi="Times New Roman" w:cs="Times New Roman"/>
          <w:sz w:val="24"/>
          <w:szCs w:val="24"/>
        </w:rPr>
        <w:t xml:space="preserve">has changed significantly with </w:t>
      </w:r>
      <w:r w:rsidR="00133FAA" w:rsidRPr="00FE4617">
        <w:rPr>
          <w:rFonts w:ascii="Times New Roman" w:hAnsi="Times New Roman" w:cs="Times New Roman"/>
          <w:sz w:val="24"/>
          <w:szCs w:val="24"/>
        </w:rPr>
        <w:t>unusually</w:t>
      </w:r>
      <w:r w:rsidR="00721FC5" w:rsidRPr="00FE4617">
        <w:rPr>
          <w:rFonts w:ascii="Times New Roman" w:hAnsi="Times New Roman" w:cs="Times New Roman"/>
          <w:sz w:val="24"/>
          <w:szCs w:val="24"/>
        </w:rPr>
        <w:t xml:space="preserve"> early or late rain</w:t>
      </w:r>
      <w:r w:rsidR="00B235E1" w:rsidRPr="00FE4617">
        <w:rPr>
          <w:rFonts w:ascii="Times New Roman" w:hAnsi="Times New Roman" w:cs="Times New Roman"/>
          <w:sz w:val="24"/>
          <w:szCs w:val="24"/>
        </w:rPr>
        <w:t>fall</w:t>
      </w:r>
      <w:r w:rsidR="00721FC5" w:rsidRPr="00FE4617">
        <w:rPr>
          <w:rFonts w:ascii="Times New Roman" w:hAnsi="Times New Roman" w:cs="Times New Roman"/>
          <w:sz w:val="24"/>
          <w:szCs w:val="24"/>
        </w:rPr>
        <w:t xml:space="preserve"> </w:t>
      </w:r>
      <w:r w:rsidR="00133FAA" w:rsidRPr="00FE4617">
        <w:rPr>
          <w:rFonts w:ascii="Times New Roman" w:hAnsi="Times New Roman" w:cs="Times New Roman"/>
          <w:sz w:val="24"/>
          <w:szCs w:val="24"/>
        </w:rPr>
        <w:t xml:space="preserve">outside the </w:t>
      </w:r>
      <w:r w:rsidR="00B235E1" w:rsidRPr="00FE4617">
        <w:rPr>
          <w:rFonts w:ascii="Times New Roman" w:hAnsi="Times New Roman" w:cs="Times New Roman"/>
          <w:sz w:val="24"/>
          <w:szCs w:val="24"/>
        </w:rPr>
        <w:t xml:space="preserve">typical </w:t>
      </w:r>
      <w:r w:rsidR="00FE4617">
        <w:rPr>
          <w:rFonts w:ascii="Times New Roman" w:hAnsi="Times New Roman" w:cs="Times New Roman"/>
          <w:sz w:val="24"/>
          <w:szCs w:val="24"/>
        </w:rPr>
        <w:t>monsoon</w:t>
      </w:r>
      <w:r w:rsidR="00B235E1" w:rsidRPr="00FE4617">
        <w:rPr>
          <w:rFonts w:ascii="Times New Roman" w:hAnsi="Times New Roman" w:cs="Times New Roman"/>
          <w:sz w:val="24"/>
          <w:szCs w:val="24"/>
        </w:rPr>
        <w:t xml:space="preserve"> </w:t>
      </w:r>
      <w:r w:rsidR="00133FAA" w:rsidRPr="00FE4617">
        <w:rPr>
          <w:rFonts w:ascii="Times New Roman" w:hAnsi="Times New Roman" w:cs="Times New Roman"/>
          <w:sz w:val="24"/>
          <w:szCs w:val="24"/>
        </w:rPr>
        <w:t>season in Bangladesh</w:t>
      </w:r>
      <w:r w:rsidR="00B235E1" w:rsidRPr="00FE4617">
        <w:rPr>
          <w:rFonts w:ascii="Times New Roman" w:hAnsi="Times New Roman" w:cs="Times New Roman"/>
          <w:sz w:val="24"/>
          <w:szCs w:val="24"/>
        </w:rPr>
        <w:t xml:space="preserve"> (July-October)</w:t>
      </w:r>
      <w:r w:rsidR="002206E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"/>
          <w:id w:val="-1344001869"/>
          <w:placeholder>
            <w:docPart w:val="DefaultPlaceholder_-1854013440"/>
          </w:placeholder>
        </w:sdtPr>
        <w:sdtContent>
          <w:r w:rsidR="000653D0" w:rsidRPr="000653D0">
            <w:rPr>
              <w:rFonts w:ascii="Times New Roman" w:hAnsi="Times New Roman" w:cs="Times New Roman"/>
              <w:color w:val="000000"/>
              <w:sz w:val="24"/>
              <w:szCs w:val="24"/>
            </w:rPr>
            <w:t>[20]</w:t>
          </w:r>
        </w:sdtContent>
      </w:sdt>
      <w:r w:rsidR="00133FAA" w:rsidRPr="00FE4617">
        <w:rPr>
          <w:rFonts w:ascii="Times New Roman" w:hAnsi="Times New Roman" w:cs="Times New Roman"/>
          <w:sz w:val="24"/>
          <w:szCs w:val="24"/>
        </w:rPr>
        <w:t xml:space="preserve">. </w:t>
      </w:r>
      <w:r w:rsidR="007528F0" w:rsidRPr="00FE4617">
        <w:rPr>
          <w:rFonts w:ascii="Times New Roman" w:hAnsi="Times New Roman" w:cs="Times New Roman"/>
          <w:sz w:val="24"/>
          <w:szCs w:val="24"/>
        </w:rPr>
        <w:t xml:space="preserve">Rainfall </w:t>
      </w:r>
      <w:r w:rsidR="00BE03F5" w:rsidRPr="00FE4617">
        <w:rPr>
          <w:rFonts w:ascii="Times New Roman" w:hAnsi="Times New Roman" w:cs="Times New Roman"/>
          <w:sz w:val="24"/>
          <w:szCs w:val="24"/>
        </w:rPr>
        <w:t>facilitates mosquito breeding and thus</w:t>
      </w:r>
      <w:r w:rsidR="007528F0" w:rsidRPr="00FE4617">
        <w:rPr>
          <w:rFonts w:ascii="Times New Roman" w:hAnsi="Times New Roman" w:cs="Times New Roman"/>
          <w:sz w:val="24"/>
          <w:szCs w:val="24"/>
        </w:rPr>
        <w:t xml:space="preserve"> the number of dengue cases </w:t>
      </w:r>
      <w:r w:rsidR="001A6854">
        <w:rPr>
          <w:rFonts w:ascii="Times New Roman" w:hAnsi="Times New Roman" w:cs="Times New Roman"/>
          <w:sz w:val="24"/>
          <w:szCs w:val="24"/>
        </w:rPr>
        <w:t>increases</w:t>
      </w:r>
      <w:r w:rsidR="00902DD0" w:rsidRPr="00FE4617">
        <w:rPr>
          <w:rFonts w:ascii="Times New Roman" w:hAnsi="Times New Roman" w:cs="Times New Roman"/>
          <w:sz w:val="24"/>
          <w:szCs w:val="24"/>
        </w:rPr>
        <w:t xml:space="preserve"> </w:t>
      </w:r>
      <w:r w:rsidR="001D0398" w:rsidRPr="00FE4617">
        <w:rPr>
          <w:rFonts w:ascii="Times New Roman" w:hAnsi="Times New Roman" w:cs="Times New Roman"/>
          <w:sz w:val="24"/>
          <w:szCs w:val="24"/>
        </w:rPr>
        <w:t>significantly</w:t>
      </w:r>
      <w:r w:rsidR="007528F0"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 xml:space="preserve">The monthly growth factor remains </w:t>
      </w:r>
      <w:r w:rsidR="00400D0A" w:rsidRPr="00FE4617">
        <w:rPr>
          <w:rFonts w:ascii="Times New Roman" w:hAnsi="Times New Roman" w:cs="Times New Roman"/>
          <w:sz w:val="24"/>
          <w:szCs w:val="24"/>
        </w:rPr>
        <w:lastRenderedPageBreak/>
        <w:t xml:space="preserve">above one </w:t>
      </w:r>
      <w:r w:rsidR="00964AA1" w:rsidRPr="00FE4617">
        <w:rPr>
          <w:rFonts w:ascii="Times New Roman" w:hAnsi="Times New Roman" w:cs="Times New Roman"/>
          <w:sz w:val="24"/>
          <w:szCs w:val="24"/>
        </w:rPr>
        <w:t xml:space="preserve">significantly </w:t>
      </w:r>
      <w:r w:rsidR="00400D0A" w:rsidRPr="00FE4617">
        <w:rPr>
          <w:rFonts w:ascii="Times New Roman" w:hAnsi="Times New Roman" w:cs="Times New Roman"/>
          <w:sz w:val="24"/>
          <w:szCs w:val="24"/>
        </w:rPr>
        <w:t xml:space="preserve">for </w:t>
      </w:r>
      <w:r w:rsidR="00437B3D" w:rsidRPr="00FE4617">
        <w:rPr>
          <w:rFonts w:ascii="Times New Roman" w:hAnsi="Times New Roman" w:cs="Times New Roman"/>
          <w:sz w:val="24"/>
          <w:szCs w:val="24"/>
        </w:rPr>
        <w:t>f</w:t>
      </w:r>
      <w:r w:rsidR="007F0F52" w:rsidRPr="00FE4617">
        <w:rPr>
          <w:rFonts w:ascii="Times New Roman" w:hAnsi="Times New Roman" w:cs="Times New Roman"/>
          <w:sz w:val="24"/>
          <w:szCs w:val="24"/>
        </w:rPr>
        <w:t>our months</w:t>
      </w:r>
      <w:r w:rsidR="00400D0A" w:rsidRPr="00FE4617">
        <w:rPr>
          <w:rFonts w:ascii="Times New Roman" w:hAnsi="Times New Roman" w:cs="Times New Roman"/>
          <w:sz w:val="24"/>
          <w:szCs w:val="24"/>
        </w:rPr>
        <w:t xml:space="preserve"> (</w:t>
      </w:r>
      <w:r w:rsidR="007F0F52" w:rsidRPr="00FE4617">
        <w:rPr>
          <w:rFonts w:ascii="Times New Roman" w:hAnsi="Times New Roman" w:cs="Times New Roman"/>
          <w:sz w:val="24"/>
          <w:szCs w:val="24"/>
        </w:rPr>
        <w:t>April</w:t>
      </w:r>
      <w:r w:rsidR="00400D0A" w:rsidRPr="00FE4617">
        <w:rPr>
          <w:rFonts w:ascii="Times New Roman" w:hAnsi="Times New Roman" w:cs="Times New Roman"/>
          <w:sz w:val="24"/>
          <w:szCs w:val="24"/>
        </w:rPr>
        <w:t xml:space="preserve"> </w:t>
      </w:r>
      <w:r w:rsidR="00EB0613" w:rsidRPr="00FE4617">
        <w:rPr>
          <w:rFonts w:ascii="Times New Roman" w:hAnsi="Times New Roman" w:cs="Times New Roman"/>
          <w:sz w:val="24"/>
          <w:szCs w:val="24"/>
        </w:rPr>
        <w:t>to</w:t>
      </w:r>
      <w:r w:rsidR="00400D0A" w:rsidRPr="00FE4617">
        <w:rPr>
          <w:rFonts w:ascii="Times New Roman" w:hAnsi="Times New Roman" w:cs="Times New Roman"/>
          <w:sz w:val="24"/>
          <w:szCs w:val="24"/>
        </w:rPr>
        <w:t xml:space="preserve"> July) </w:t>
      </w:r>
      <w:r w:rsidR="00283120" w:rsidRPr="00FE4617">
        <w:rPr>
          <w:rFonts w:ascii="Times New Roman" w:hAnsi="Times New Roman" w:cs="Times New Roman"/>
          <w:sz w:val="24"/>
          <w:szCs w:val="24"/>
        </w:rPr>
        <w:t>which overlaps the hot and humid period of the year</w:t>
      </w:r>
      <w:r w:rsidR="008849A3" w:rsidRPr="00FE4617">
        <w:rPr>
          <w:rFonts w:ascii="Times New Roman" w:hAnsi="Times New Roman" w:cs="Times New Roman"/>
          <w:sz w:val="24"/>
          <w:szCs w:val="24"/>
        </w:rPr>
        <w:t>.</w:t>
      </w:r>
      <w:r w:rsidR="00041CE6" w:rsidRPr="00FE4617">
        <w:rPr>
          <w:rFonts w:ascii="Times New Roman" w:hAnsi="Times New Roman" w:cs="Times New Roman"/>
          <w:sz w:val="24"/>
          <w:szCs w:val="24"/>
        </w:rPr>
        <w:t xml:space="preserve"> </w:t>
      </w:r>
    </w:p>
    <w:p w14:paraId="01A5BF3E" w14:textId="77777777" w:rsidR="00FE4617" w:rsidRDefault="00FE4617" w:rsidP="004F04FE">
      <w:pPr>
        <w:spacing w:after="0" w:line="360" w:lineRule="auto"/>
        <w:rPr>
          <w:rFonts w:ascii="Times New Roman" w:hAnsi="Times New Roman" w:cs="Times New Roman"/>
          <w:sz w:val="24"/>
          <w:szCs w:val="24"/>
        </w:rPr>
      </w:pPr>
    </w:p>
    <w:p w14:paraId="40CF6D1E" w14:textId="45A66D86" w:rsidR="00A54526" w:rsidRPr="00FE4617" w:rsidRDefault="00312D7A" w:rsidP="004F04FE">
      <w:pPr>
        <w:spacing w:after="0" w:line="360" w:lineRule="auto"/>
        <w:rPr>
          <w:rFonts w:ascii="Times New Roman" w:hAnsi="Times New Roman" w:cs="Times New Roman"/>
          <w:sz w:val="24"/>
          <w:szCs w:val="24"/>
        </w:rPr>
      </w:pPr>
      <w:r w:rsidRPr="00FE4617">
        <w:rPr>
          <w:rFonts w:ascii="Times New Roman" w:hAnsi="Times New Roman" w:cs="Times New Roman"/>
          <w:sz w:val="24"/>
          <w:szCs w:val="24"/>
        </w:rPr>
        <w:t xml:space="preserve">Two </w:t>
      </w:r>
      <w:r w:rsidR="006571C1" w:rsidRPr="00FE4617">
        <w:rPr>
          <w:rFonts w:ascii="Times New Roman" w:hAnsi="Times New Roman" w:cs="Times New Roman"/>
          <w:sz w:val="24"/>
          <w:szCs w:val="24"/>
        </w:rPr>
        <w:t>l</w:t>
      </w:r>
      <w:r w:rsidR="00473A23" w:rsidRPr="00FE4617">
        <w:rPr>
          <w:rFonts w:ascii="Times New Roman" w:hAnsi="Times New Roman" w:cs="Times New Roman"/>
          <w:sz w:val="24"/>
          <w:szCs w:val="24"/>
        </w:rPr>
        <w:t>arge</w:t>
      </w:r>
      <w:r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dengue</w:t>
      </w:r>
      <w:r w:rsidR="00BA6CB2" w:rsidRPr="00FE4617">
        <w:rPr>
          <w:rFonts w:ascii="Times New Roman" w:hAnsi="Times New Roman" w:cs="Times New Roman"/>
          <w:sz w:val="24"/>
          <w:szCs w:val="24"/>
        </w:rPr>
        <w:t xml:space="preserve"> </w:t>
      </w:r>
      <w:r w:rsidR="00225EB0" w:rsidRPr="00FE4617">
        <w:rPr>
          <w:rFonts w:ascii="Times New Roman" w:hAnsi="Times New Roman" w:cs="Times New Roman"/>
          <w:sz w:val="24"/>
          <w:szCs w:val="24"/>
        </w:rPr>
        <w:t>outbreaks</w:t>
      </w:r>
      <w:r w:rsidRPr="00FE4617">
        <w:rPr>
          <w:rFonts w:ascii="Times New Roman" w:hAnsi="Times New Roman" w:cs="Times New Roman"/>
          <w:sz w:val="24"/>
          <w:szCs w:val="24"/>
        </w:rPr>
        <w:t xml:space="preserve"> occurred in </w:t>
      </w:r>
      <w:r w:rsidR="00400D0A" w:rsidRPr="00FE4617">
        <w:rPr>
          <w:rFonts w:ascii="Times New Roman" w:hAnsi="Times New Roman" w:cs="Times New Roman"/>
          <w:sz w:val="24"/>
          <w:szCs w:val="24"/>
        </w:rPr>
        <w:t xml:space="preserve">Bangladesh in the year </w:t>
      </w:r>
      <w:r w:rsidRPr="00FE4617">
        <w:rPr>
          <w:rFonts w:ascii="Times New Roman" w:hAnsi="Times New Roman" w:cs="Times New Roman"/>
          <w:sz w:val="24"/>
          <w:szCs w:val="24"/>
        </w:rPr>
        <w:t>2019 and 2022</w:t>
      </w:r>
      <w:r w:rsidR="00385506" w:rsidRPr="00FE4617">
        <w:rPr>
          <w:rFonts w:ascii="Times New Roman" w:hAnsi="Times New Roman" w:cs="Times New Roman"/>
          <w:sz w:val="24"/>
          <w:szCs w:val="24"/>
        </w:rPr>
        <w:t xml:space="preserve"> both characterized by unusual weather </w:t>
      </w:r>
      <w:r w:rsidR="00337A4A" w:rsidRPr="00FE4617">
        <w:rPr>
          <w:rFonts w:ascii="Times New Roman" w:hAnsi="Times New Roman" w:cs="Times New Roman"/>
          <w:sz w:val="24"/>
          <w:szCs w:val="24"/>
        </w:rPr>
        <w:t>patterns</w:t>
      </w:r>
      <w:r w:rsidR="00385506" w:rsidRPr="00FE4617">
        <w:rPr>
          <w:rFonts w:ascii="Times New Roman" w:hAnsi="Times New Roman" w:cs="Times New Roman"/>
          <w:sz w:val="24"/>
          <w:szCs w:val="24"/>
        </w:rPr>
        <w:t xml:space="preserve"> </w:t>
      </w:r>
      <w:r w:rsidR="00337A4A" w:rsidRPr="00FE4617">
        <w:rPr>
          <w:rFonts w:ascii="Times New Roman" w:hAnsi="Times New Roman" w:cs="Times New Roman"/>
          <w:sz w:val="24"/>
          <w:szCs w:val="24"/>
        </w:rPr>
        <w:t xml:space="preserve">and the </w:t>
      </w:r>
      <w:r w:rsidR="0073536D">
        <w:rPr>
          <w:rFonts w:ascii="Times New Roman" w:hAnsi="Times New Roman" w:cs="Times New Roman"/>
          <w:sz w:val="24"/>
          <w:szCs w:val="24"/>
        </w:rPr>
        <w:t>occurrence</w:t>
      </w:r>
      <w:r w:rsidR="0073536D" w:rsidRPr="00FE4617">
        <w:rPr>
          <w:rFonts w:ascii="Times New Roman" w:hAnsi="Times New Roman" w:cs="Times New Roman"/>
          <w:sz w:val="24"/>
          <w:szCs w:val="24"/>
        </w:rPr>
        <w:t xml:space="preserve"> </w:t>
      </w:r>
      <w:r w:rsidR="00337A4A" w:rsidRPr="00FE4617">
        <w:rPr>
          <w:rFonts w:ascii="Times New Roman" w:hAnsi="Times New Roman" w:cs="Times New Roman"/>
          <w:sz w:val="24"/>
          <w:szCs w:val="24"/>
        </w:rPr>
        <w:t xml:space="preserve">of </w:t>
      </w:r>
      <w:r w:rsidR="009A6894" w:rsidRPr="00FE4617">
        <w:rPr>
          <w:rFonts w:ascii="Times New Roman" w:hAnsi="Times New Roman" w:cs="Times New Roman"/>
          <w:sz w:val="24"/>
          <w:szCs w:val="24"/>
        </w:rPr>
        <w:t xml:space="preserve">two </w:t>
      </w:r>
      <w:r w:rsidR="007814A7" w:rsidRPr="00FE4617">
        <w:rPr>
          <w:rFonts w:ascii="Times New Roman" w:hAnsi="Times New Roman" w:cs="Times New Roman"/>
          <w:sz w:val="24"/>
          <w:szCs w:val="24"/>
        </w:rPr>
        <w:t>different</w:t>
      </w:r>
      <w:r w:rsidR="00337A4A" w:rsidRPr="00FE4617">
        <w:rPr>
          <w:rFonts w:ascii="Times New Roman" w:hAnsi="Times New Roman" w:cs="Times New Roman"/>
          <w:sz w:val="24"/>
          <w:szCs w:val="24"/>
        </w:rPr>
        <w:t xml:space="preserve"> serotypes. </w:t>
      </w:r>
      <w:r w:rsidR="00225EB0" w:rsidRPr="00FE4617">
        <w:rPr>
          <w:rFonts w:ascii="Times New Roman" w:hAnsi="Times New Roman" w:cs="Times New Roman"/>
          <w:sz w:val="24"/>
          <w:szCs w:val="24"/>
        </w:rPr>
        <w:t xml:space="preserve">The </w:t>
      </w:r>
      <w:r w:rsidR="00337A4A" w:rsidRPr="00FE4617">
        <w:rPr>
          <w:rFonts w:ascii="Times New Roman" w:hAnsi="Times New Roman" w:cs="Times New Roman"/>
          <w:sz w:val="24"/>
          <w:szCs w:val="24"/>
        </w:rPr>
        <w:t>2019</w:t>
      </w:r>
      <w:r w:rsidR="00225EB0" w:rsidRPr="00FE4617">
        <w:rPr>
          <w:rFonts w:ascii="Times New Roman" w:hAnsi="Times New Roman" w:cs="Times New Roman"/>
          <w:sz w:val="24"/>
          <w:szCs w:val="24"/>
        </w:rPr>
        <w:t xml:space="preserve"> outbrea</w:t>
      </w:r>
      <w:r w:rsidR="008D7A18" w:rsidRPr="00FE4617">
        <w:rPr>
          <w:rFonts w:ascii="Times New Roman" w:hAnsi="Times New Roman" w:cs="Times New Roman"/>
          <w:sz w:val="24"/>
          <w:szCs w:val="24"/>
        </w:rPr>
        <w:t>k</w:t>
      </w:r>
      <w:r w:rsidR="00225EB0" w:rsidRPr="00FE4617">
        <w:rPr>
          <w:rFonts w:ascii="Times New Roman" w:hAnsi="Times New Roman" w:cs="Times New Roman"/>
          <w:sz w:val="24"/>
          <w:szCs w:val="24"/>
        </w:rPr>
        <w:t xml:space="preserve"> w</w:t>
      </w:r>
      <w:r w:rsidR="00385506" w:rsidRPr="00FE4617">
        <w:rPr>
          <w:rFonts w:ascii="Times New Roman" w:hAnsi="Times New Roman" w:cs="Times New Roman"/>
          <w:sz w:val="24"/>
          <w:szCs w:val="24"/>
        </w:rPr>
        <w:t>as</w:t>
      </w:r>
      <w:r w:rsidR="00225EB0" w:rsidRPr="00FE4617">
        <w:rPr>
          <w:rFonts w:ascii="Times New Roman" w:hAnsi="Times New Roman" w:cs="Times New Roman"/>
          <w:sz w:val="24"/>
          <w:szCs w:val="24"/>
        </w:rPr>
        <w:t xml:space="preserve"> characterized by </w:t>
      </w:r>
      <w:r w:rsidR="00385506" w:rsidRPr="00FE4617">
        <w:rPr>
          <w:rFonts w:ascii="Times New Roman" w:hAnsi="Times New Roman" w:cs="Times New Roman"/>
          <w:sz w:val="24"/>
          <w:szCs w:val="24"/>
        </w:rPr>
        <w:t>early rainfall</w:t>
      </w:r>
      <w:r w:rsidR="00A371AD" w:rsidRPr="00FE4617">
        <w:rPr>
          <w:rFonts w:ascii="Times New Roman" w:hAnsi="Times New Roman" w:cs="Times New Roman"/>
          <w:sz w:val="24"/>
          <w:szCs w:val="24"/>
        </w:rPr>
        <w:t xml:space="preserve"> </w:t>
      </w:r>
      <w:r w:rsidR="00A002AD" w:rsidRPr="00FE4617">
        <w:rPr>
          <w:rFonts w:ascii="Times New Roman" w:hAnsi="Times New Roman" w:cs="Times New Roman"/>
          <w:sz w:val="24"/>
          <w:szCs w:val="24"/>
        </w:rPr>
        <w:t xml:space="preserve">and </w:t>
      </w:r>
      <w:r w:rsidR="00A64EF4" w:rsidRPr="00FE4617">
        <w:rPr>
          <w:rFonts w:ascii="Times New Roman" w:hAnsi="Times New Roman" w:cs="Times New Roman"/>
          <w:sz w:val="24"/>
          <w:szCs w:val="24"/>
        </w:rPr>
        <w:t xml:space="preserve">the </w:t>
      </w:r>
      <w:r w:rsidR="00A002AD" w:rsidRPr="00FE4617">
        <w:rPr>
          <w:rFonts w:ascii="Times New Roman" w:hAnsi="Times New Roman" w:cs="Times New Roman"/>
          <w:sz w:val="24"/>
          <w:szCs w:val="24"/>
        </w:rPr>
        <w:t xml:space="preserve">introduction of </w:t>
      </w:r>
      <w:r w:rsidR="00A64EF4" w:rsidRPr="00FE4617">
        <w:rPr>
          <w:rFonts w:ascii="Times New Roman" w:hAnsi="Times New Roman" w:cs="Times New Roman"/>
          <w:sz w:val="24"/>
          <w:szCs w:val="24"/>
        </w:rPr>
        <w:t xml:space="preserve">a </w:t>
      </w:r>
      <w:r w:rsidR="00A002AD" w:rsidRPr="00FE4617">
        <w:rPr>
          <w:rFonts w:ascii="Times New Roman" w:hAnsi="Times New Roman" w:cs="Times New Roman"/>
          <w:sz w:val="24"/>
          <w:szCs w:val="24"/>
        </w:rPr>
        <w:t xml:space="preserve">new serotype </w:t>
      </w:r>
      <w:r w:rsidR="00A64EF4" w:rsidRPr="00FE4617">
        <w:rPr>
          <w:rFonts w:ascii="Times New Roman" w:hAnsi="Times New Roman" w:cs="Times New Roman"/>
          <w:sz w:val="24"/>
          <w:szCs w:val="24"/>
        </w:rPr>
        <w:t xml:space="preserve">of </w:t>
      </w:r>
      <w:r w:rsidR="00A002AD" w:rsidRPr="00FE4617">
        <w:rPr>
          <w:rFonts w:ascii="Times New Roman" w:hAnsi="Times New Roman" w:cs="Times New Roman"/>
          <w:sz w:val="24"/>
          <w:szCs w:val="24"/>
        </w:rPr>
        <w:t xml:space="preserve">DENV-3 in the country </w:t>
      </w:r>
      <w:sdt>
        <w:sdtPr>
          <w:rPr>
            <w:rFonts w:ascii="Times New Roman" w:hAnsi="Times New Roman" w:cs="Times New Roman"/>
            <w:color w:val="000000"/>
            <w:sz w:val="24"/>
            <w:szCs w:val="24"/>
          </w:rPr>
          <w:tag w:val="MENDELEY_CITATION_v3_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NZWRpY2FsIEVudG9tb2xvZ3kiLCJjb250YWluZXItdGl0bGUtc2hvcnQiOiJKIE1lZCBFbnRvbW9sIiwiYWNjZXNzZWQiOnsiZGF0ZS1wYXJ0cyI6W1syMDIzLDUsMTVdXX0sIkRPSSI6IjEwLjEwOTMvSk1FL1RKQUExNTAiLCJJU1NOIjoiMDAyMi0yNTg1IiwiUE1JRCI6IjMyNzI1MTkyIiwiVVJMIjoiaHR0cHM6Ly9hY2FkZW1pYy5vdXAuY29tL2ptZS9hcnRpY2xlLzU4LzEvMzcvNTg3Nzg5NiIsImlzc3VlZCI6eyJkYXRlLXBhcnRzIjpbWzIwMjEsMSwxMl1dfSwicGFnZSI6IjM3LTM5IiwicHVibGlzaGVyIjoiT3hmb3JkIEFjYWRlbWljIiwiaXNzdWUiOiIxIiwidm9sdW1lIjoiNTgifSwiaXNUZW1wb3JhcnkiOmZhbHNlfV19"/>
          <w:id w:val="-1113359858"/>
          <w:placeholder>
            <w:docPart w:val="DefaultPlaceholder_-1854013440"/>
          </w:placeholder>
        </w:sdtPr>
        <w:sdtContent>
          <w:r w:rsidR="00DE03E0" w:rsidRPr="00DE03E0">
            <w:rPr>
              <w:rFonts w:ascii="Times New Roman" w:hAnsi="Times New Roman" w:cs="Times New Roman"/>
              <w:color w:val="000000"/>
              <w:sz w:val="24"/>
              <w:szCs w:val="24"/>
            </w:rPr>
            <w:t>[10]</w:t>
          </w:r>
        </w:sdtContent>
      </w:sdt>
      <w:r w:rsidR="00A95435" w:rsidRPr="00FE4617">
        <w:rPr>
          <w:rFonts w:ascii="Times New Roman" w:hAnsi="Times New Roman" w:cs="Times New Roman"/>
          <w:color w:val="000000"/>
          <w:sz w:val="24"/>
          <w:szCs w:val="24"/>
        </w:rPr>
        <w:t xml:space="preserve">. </w:t>
      </w:r>
      <w:r w:rsidR="00A64EF4" w:rsidRPr="00FE4617">
        <w:rPr>
          <w:rFonts w:ascii="Times New Roman" w:hAnsi="Times New Roman" w:cs="Times New Roman"/>
          <w:sz w:val="24"/>
          <w:szCs w:val="24"/>
        </w:rPr>
        <w:t xml:space="preserve">The 2022 outbreak was characterized by </w:t>
      </w:r>
      <w:r w:rsidR="0025578E" w:rsidRPr="00FE4617">
        <w:rPr>
          <w:rFonts w:ascii="Times New Roman" w:hAnsi="Times New Roman" w:cs="Times New Roman"/>
          <w:sz w:val="24"/>
          <w:szCs w:val="24"/>
        </w:rPr>
        <w:t xml:space="preserve">the </w:t>
      </w:r>
      <w:r w:rsidR="00A64EF4" w:rsidRPr="00FE4617">
        <w:rPr>
          <w:rFonts w:ascii="Times New Roman" w:hAnsi="Times New Roman" w:cs="Times New Roman"/>
          <w:sz w:val="24"/>
          <w:szCs w:val="24"/>
        </w:rPr>
        <w:t>late onset of rainfall</w:t>
      </w:r>
      <w:r w:rsidR="0025578E" w:rsidRPr="00FE4617">
        <w:rPr>
          <w:rFonts w:ascii="Times New Roman" w:hAnsi="Times New Roman" w:cs="Times New Roman"/>
          <w:sz w:val="24"/>
          <w:szCs w:val="24"/>
        </w:rPr>
        <w:t xml:space="preserve"> and prolongation of monsoon</w:t>
      </w:r>
      <w:r w:rsidR="0010446D" w:rsidRPr="00FE4617">
        <w:rPr>
          <w:rFonts w:ascii="Times New Roman" w:hAnsi="Times New Roman" w:cs="Times New Roman"/>
          <w:sz w:val="24"/>
          <w:szCs w:val="24"/>
        </w:rPr>
        <w:t xml:space="preserve"> along with</w:t>
      </w:r>
      <w:r w:rsidR="00A64EF4" w:rsidRPr="00FE4617">
        <w:rPr>
          <w:rFonts w:ascii="Times New Roman" w:hAnsi="Times New Roman" w:cs="Times New Roman"/>
          <w:sz w:val="24"/>
          <w:szCs w:val="24"/>
        </w:rPr>
        <w:t xml:space="preserve"> </w:t>
      </w:r>
      <w:r w:rsidR="0025578E" w:rsidRPr="00FE4617">
        <w:rPr>
          <w:rFonts w:ascii="Times New Roman" w:hAnsi="Times New Roman" w:cs="Times New Roman"/>
          <w:sz w:val="24"/>
          <w:szCs w:val="24"/>
        </w:rPr>
        <w:t xml:space="preserve">the </w:t>
      </w:r>
      <w:r w:rsidR="00A64EF4" w:rsidRPr="00FE4617">
        <w:rPr>
          <w:rFonts w:ascii="Times New Roman" w:hAnsi="Times New Roman" w:cs="Times New Roman"/>
          <w:sz w:val="24"/>
          <w:szCs w:val="24"/>
        </w:rPr>
        <w:t xml:space="preserve">introduction of </w:t>
      </w:r>
      <w:r w:rsidR="00A37E80" w:rsidRPr="00FE4617">
        <w:rPr>
          <w:rFonts w:ascii="Times New Roman" w:hAnsi="Times New Roman" w:cs="Times New Roman"/>
          <w:sz w:val="24"/>
          <w:szCs w:val="24"/>
        </w:rPr>
        <w:t xml:space="preserve">a </w:t>
      </w:r>
      <w:r w:rsidR="0025578E" w:rsidRPr="00FE4617">
        <w:rPr>
          <w:rFonts w:ascii="Times New Roman" w:hAnsi="Times New Roman" w:cs="Times New Roman"/>
          <w:sz w:val="24"/>
          <w:szCs w:val="24"/>
        </w:rPr>
        <w:t xml:space="preserve">new </w:t>
      </w:r>
      <w:r w:rsidR="00846CDF" w:rsidRPr="00FE4617">
        <w:rPr>
          <w:rFonts w:ascii="Times New Roman" w:hAnsi="Times New Roman" w:cs="Times New Roman"/>
          <w:sz w:val="24"/>
          <w:szCs w:val="24"/>
        </w:rPr>
        <w:t>serotype</w:t>
      </w:r>
      <w:r w:rsidR="0010446D" w:rsidRPr="00FE4617">
        <w:rPr>
          <w:rFonts w:ascii="Times New Roman" w:hAnsi="Times New Roman" w:cs="Times New Roman"/>
          <w:sz w:val="24"/>
          <w:szCs w:val="24"/>
        </w:rPr>
        <w:t>, DENV-4 in the country</w:t>
      </w:r>
      <w:r w:rsidR="00A37E80" w:rsidRPr="00FE461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"/>
          <w:id w:val="21453012"/>
          <w:placeholder>
            <w:docPart w:val="DefaultPlaceholder_-1854013440"/>
          </w:placeholder>
        </w:sdtPr>
        <w:sdtContent>
          <w:r w:rsidR="000653D0" w:rsidRPr="000653D0">
            <w:rPr>
              <w:rFonts w:ascii="Times New Roman" w:eastAsia="Times New Roman" w:hAnsi="Times New Roman" w:cs="Times New Roman"/>
              <w:color w:val="000000"/>
              <w:sz w:val="24"/>
              <w:szCs w:val="24"/>
            </w:rPr>
            <w:t>[21]</w:t>
          </w:r>
        </w:sdtContent>
      </w:sdt>
      <w:r w:rsidR="0010446D" w:rsidRPr="00FE4617">
        <w:rPr>
          <w:rFonts w:ascii="Times New Roman" w:hAnsi="Times New Roman" w:cs="Times New Roman"/>
          <w:sz w:val="24"/>
          <w:szCs w:val="24"/>
        </w:rPr>
        <w:t xml:space="preserve">. </w:t>
      </w:r>
      <w:r w:rsidR="004417BF" w:rsidRPr="00FE4617">
        <w:rPr>
          <w:rFonts w:ascii="Times New Roman" w:hAnsi="Times New Roman" w:cs="Times New Roman"/>
          <w:sz w:val="24"/>
          <w:szCs w:val="24"/>
        </w:rPr>
        <w:t xml:space="preserve">The </w:t>
      </w:r>
      <w:r w:rsidR="00EA76F7">
        <w:rPr>
          <w:rFonts w:ascii="Times New Roman" w:hAnsi="Times New Roman" w:cs="Times New Roman"/>
          <w:sz w:val="24"/>
          <w:szCs w:val="24"/>
        </w:rPr>
        <w:t>occurrence</w:t>
      </w:r>
      <w:r w:rsidR="00EA76F7" w:rsidRPr="00FE4617">
        <w:rPr>
          <w:rFonts w:ascii="Times New Roman" w:hAnsi="Times New Roman" w:cs="Times New Roman"/>
          <w:sz w:val="24"/>
          <w:szCs w:val="24"/>
        </w:rPr>
        <w:t xml:space="preserve"> </w:t>
      </w:r>
      <w:r w:rsidR="00FC0FC1" w:rsidRPr="00FE4617">
        <w:rPr>
          <w:rFonts w:ascii="Times New Roman" w:hAnsi="Times New Roman" w:cs="Times New Roman"/>
          <w:sz w:val="24"/>
          <w:szCs w:val="24"/>
        </w:rPr>
        <w:t xml:space="preserve">of </w:t>
      </w:r>
      <w:r w:rsidR="004417BF" w:rsidRPr="00FE4617">
        <w:rPr>
          <w:rFonts w:ascii="Times New Roman" w:hAnsi="Times New Roman" w:cs="Times New Roman"/>
          <w:sz w:val="24"/>
          <w:szCs w:val="24"/>
        </w:rPr>
        <w:t xml:space="preserve">a </w:t>
      </w:r>
      <w:r w:rsidR="00FC0FC1" w:rsidRPr="00FE4617">
        <w:rPr>
          <w:rFonts w:ascii="Times New Roman" w:hAnsi="Times New Roman" w:cs="Times New Roman"/>
          <w:sz w:val="24"/>
          <w:szCs w:val="24"/>
        </w:rPr>
        <w:t xml:space="preserve">new serotype </w:t>
      </w:r>
      <w:r w:rsidR="004417BF" w:rsidRPr="00FE4617">
        <w:rPr>
          <w:rFonts w:ascii="Times New Roman" w:hAnsi="Times New Roman" w:cs="Times New Roman"/>
          <w:sz w:val="24"/>
          <w:szCs w:val="24"/>
        </w:rPr>
        <w:t>exposed</w:t>
      </w:r>
      <w:r w:rsidR="00FC0FC1" w:rsidRPr="00FE4617">
        <w:rPr>
          <w:rFonts w:ascii="Times New Roman" w:hAnsi="Times New Roman" w:cs="Times New Roman"/>
          <w:sz w:val="24"/>
          <w:szCs w:val="24"/>
        </w:rPr>
        <w:t xml:space="preserve"> a large naïve population in a </w:t>
      </w:r>
      <w:r w:rsidR="00344C07" w:rsidRPr="00FE4617">
        <w:rPr>
          <w:rFonts w:ascii="Times New Roman" w:hAnsi="Times New Roman" w:cs="Times New Roman"/>
          <w:sz w:val="24"/>
          <w:szCs w:val="24"/>
        </w:rPr>
        <w:t>densely</w:t>
      </w:r>
      <w:r w:rsidR="004417BF" w:rsidRPr="00FE4617">
        <w:rPr>
          <w:rFonts w:ascii="Times New Roman" w:hAnsi="Times New Roman" w:cs="Times New Roman"/>
          <w:sz w:val="24"/>
          <w:szCs w:val="24"/>
        </w:rPr>
        <w:t xml:space="preserve"> populated country</w:t>
      </w:r>
      <w:r w:rsidR="00B276AB" w:rsidRPr="00FE4617">
        <w:rPr>
          <w:rFonts w:ascii="Times New Roman" w:hAnsi="Times New Roman" w:cs="Times New Roman"/>
          <w:sz w:val="24"/>
          <w:szCs w:val="24"/>
        </w:rPr>
        <w:t xml:space="preserve"> like </w:t>
      </w:r>
      <w:r w:rsidR="000F7D14" w:rsidRPr="00FE4617">
        <w:rPr>
          <w:rFonts w:ascii="Times New Roman" w:hAnsi="Times New Roman" w:cs="Times New Roman"/>
          <w:sz w:val="24"/>
          <w:szCs w:val="24"/>
        </w:rPr>
        <w:t>Bangladesh</w:t>
      </w:r>
      <w:r w:rsidR="00B276AB" w:rsidRPr="00FE4617">
        <w:rPr>
          <w:rFonts w:ascii="Times New Roman" w:hAnsi="Times New Roman" w:cs="Times New Roman"/>
          <w:sz w:val="24"/>
          <w:szCs w:val="24"/>
        </w:rPr>
        <w:t>.</w:t>
      </w:r>
      <w:r w:rsidR="00B47001" w:rsidRPr="00FE4617">
        <w:rPr>
          <w:rFonts w:ascii="Times New Roman" w:hAnsi="Times New Roman" w:cs="Times New Roman"/>
          <w:sz w:val="24"/>
          <w:szCs w:val="24"/>
        </w:rPr>
        <w:t xml:space="preserve"> </w:t>
      </w:r>
      <w:r w:rsidR="00814174" w:rsidRPr="00FE4617">
        <w:rPr>
          <w:rFonts w:ascii="Times New Roman" w:hAnsi="Times New Roman" w:cs="Times New Roman"/>
          <w:sz w:val="24"/>
          <w:szCs w:val="24"/>
        </w:rPr>
        <w:t xml:space="preserve">A large proportion of the population is already infected </w:t>
      </w:r>
      <w:r w:rsidR="00C534B8" w:rsidRPr="00FE4617">
        <w:rPr>
          <w:rFonts w:ascii="Times New Roman" w:hAnsi="Times New Roman" w:cs="Times New Roman"/>
          <w:sz w:val="24"/>
          <w:szCs w:val="24"/>
        </w:rPr>
        <w:t xml:space="preserve">with one of the </w:t>
      </w:r>
      <w:r w:rsidR="00D772EF" w:rsidRPr="00FE4617">
        <w:rPr>
          <w:rFonts w:ascii="Times New Roman" w:hAnsi="Times New Roman" w:cs="Times New Roman"/>
          <w:sz w:val="24"/>
          <w:szCs w:val="24"/>
        </w:rPr>
        <w:t>serotypes</w:t>
      </w:r>
      <w:r w:rsidR="00C534B8" w:rsidRPr="00FE4617">
        <w:rPr>
          <w:rFonts w:ascii="Times New Roman" w:hAnsi="Times New Roman" w:cs="Times New Roman"/>
          <w:sz w:val="24"/>
          <w:szCs w:val="24"/>
        </w:rPr>
        <w:t xml:space="preserve"> of DENV</w:t>
      </w:r>
      <w:r w:rsidR="00964AA1" w:rsidRPr="00FE4617">
        <w:rPr>
          <w:rFonts w:ascii="Times New Roman" w:hAnsi="Times New Roman" w:cs="Times New Roman"/>
          <w:sz w:val="24"/>
          <w:szCs w:val="24"/>
        </w:rPr>
        <w:t xml:space="preserve"> </w:t>
      </w:r>
      <w:r w:rsidR="00811341" w:rsidRPr="00FE4617">
        <w:rPr>
          <w:rFonts w:ascii="Times New Roman" w:hAnsi="Times New Roman" w:cs="Times New Roman"/>
          <w:sz w:val="24"/>
          <w:szCs w:val="24"/>
        </w:rPr>
        <w:t xml:space="preserve">with more than 80% </w:t>
      </w:r>
      <w:r w:rsidR="0084466D" w:rsidRPr="00FE4617">
        <w:rPr>
          <w:rFonts w:ascii="Times New Roman" w:hAnsi="Times New Roman" w:cs="Times New Roman"/>
          <w:sz w:val="24"/>
          <w:szCs w:val="24"/>
        </w:rPr>
        <w:t xml:space="preserve">of </w:t>
      </w:r>
      <w:r w:rsidR="00811341" w:rsidRPr="00FE4617">
        <w:rPr>
          <w:rFonts w:ascii="Times New Roman" w:hAnsi="Times New Roman" w:cs="Times New Roman"/>
          <w:sz w:val="24"/>
          <w:szCs w:val="24"/>
        </w:rPr>
        <w:t xml:space="preserve">people living in Dhaka </w:t>
      </w:r>
      <w:r w:rsidR="0084466D" w:rsidRPr="00FE4617">
        <w:rPr>
          <w:rFonts w:ascii="Times New Roman" w:hAnsi="Times New Roman" w:cs="Times New Roman"/>
          <w:sz w:val="24"/>
          <w:szCs w:val="24"/>
        </w:rPr>
        <w:t xml:space="preserve">having antibodies against DENV </w:t>
      </w:r>
      <w:sdt>
        <w:sdtPr>
          <w:rPr>
            <w:rFonts w:ascii="Times New Roman" w:hAnsi="Times New Roman" w:cs="Times New Roman"/>
            <w:color w:val="000000"/>
            <w:sz w:val="24"/>
            <w:szCs w:val="24"/>
          </w:rPr>
          <w:tag w:val="MENDELEY_CITATION_v3_eyJjaXRhdGlvbklEIjoiTUVOREVMRVlfQ0lUQVRJT05fMDEyNDY0MzUtODQwMy00M2NhLWE4ZDgtZDdhMzczYWEzZTNkIiwicHJvcGVydGllcyI6eyJub3RlSW5kZXgiOjB9LCJpc0VkaXRlZCI6ZmFsc2UsIm1hbnVhbE92ZXJyaWRlIjp7ImlzTWFudWFsbHlPdmVycmlkZGVuIjpmYWxzZSwiY2l0ZXByb2NUZXh0IjoiWzIyXS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
          <w:id w:val="-1045299877"/>
          <w:placeholder>
            <w:docPart w:val="DefaultPlaceholder_-1854013440"/>
          </w:placeholder>
        </w:sdtPr>
        <w:sdtContent>
          <w:r w:rsidR="000653D0" w:rsidRPr="000653D0">
            <w:rPr>
              <w:rFonts w:ascii="Times New Roman" w:hAnsi="Times New Roman" w:cs="Times New Roman"/>
              <w:color w:val="000000"/>
              <w:sz w:val="24"/>
              <w:szCs w:val="24"/>
            </w:rPr>
            <w:t>[22]</w:t>
          </w:r>
        </w:sdtContent>
      </w:sdt>
      <w:r w:rsidR="00C534B8" w:rsidRPr="00FE4617">
        <w:rPr>
          <w:rFonts w:ascii="Times New Roman" w:hAnsi="Times New Roman" w:cs="Times New Roman"/>
          <w:sz w:val="24"/>
          <w:szCs w:val="24"/>
        </w:rPr>
        <w:t xml:space="preserve">. </w:t>
      </w:r>
      <w:r w:rsidR="00D772EF" w:rsidRPr="00FE4617">
        <w:rPr>
          <w:rFonts w:ascii="Times New Roman" w:hAnsi="Times New Roman" w:cs="Times New Roman"/>
          <w:sz w:val="24"/>
          <w:szCs w:val="24"/>
        </w:rPr>
        <w:t>Thus,</w:t>
      </w:r>
      <w:r w:rsidR="00A475F4" w:rsidRPr="00FE4617">
        <w:rPr>
          <w:rFonts w:ascii="Times New Roman" w:hAnsi="Times New Roman" w:cs="Times New Roman"/>
          <w:sz w:val="24"/>
          <w:szCs w:val="24"/>
        </w:rPr>
        <w:t xml:space="preserve"> any subsequent infections raise the risk of developing severe </w:t>
      </w:r>
      <w:r w:rsidR="006C4511" w:rsidRPr="00FE4617">
        <w:rPr>
          <w:rFonts w:ascii="Times New Roman" w:hAnsi="Times New Roman" w:cs="Times New Roman"/>
          <w:sz w:val="24"/>
          <w:szCs w:val="24"/>
        </w:rPr>
        <w:t>dengue through antibody-dependent enhancement (ADE)</w:t>
      </w:r>
      <w:r w:rsidR="00284A85" w:rsidRPr="00FE461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RhYTgzMzgtNWNhNy00MmFjLWExMDctYjRlYWEwYTI4ODgwIiwicHJvcGVydGllcyI6eyJub3RlSW5kZXgiOjB9LCJpc0VkaXRlZCI6ZmFsc2UsIm1hbnVhbE92ZXJyaWRlIjp7ImlzTWFudWFsbHlPdmVycmlkZGVuIjpmYWxzZSwiY2l0ZXByb2NUZXh0IjoiWzRd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
          <w:id w:val="1717008307"/>
          <w:placeholder>
            <w:docPart w:val="DefaultPlaceholder_-1854013440"/>
          </w:placeholder>
        </w:sdtPr>
        <w:sdtContent>
          <w:r w:rsidR="00DE03E0" w:rsidRPr="00DE03E0">
            <w:rPr>
              <w:rFonts w:ascii="Times New Roman" w:hAnsi="Times New Roman" w:cs="Times New Roman"/>
              <w:color w:val="000000"/>
              <w:sz w:val="24"/>
              <w:szCs w:val="24"/>
            </w:rPr>
            <w:t>[4]</w:t>
          </w:r>
        </w:sdtContent>
      </w:sdt>
      <w:r w:rsidR="006C4511" w:rsidRPr="00FE4617">
        <w:rPr>
          <w:rFonts w:ascii="Times New Roman" w:hAnsi="Times New Roman" w:cs="Times New Roman"/>
          <w:sz w:val="24"/>
          <w:szCs w:val="24"/>
        </w:rPr>
        <w:t>.</w:t>
      </w:r>
      <w:r w:rsidR="002251E9" w:rsidRPr="00FE4617">
        <w:rPr>
          <w:rFonts w:ascii="Times New Roman" w:hAnsi="Times New Roman" w:cs="Times New Roman"/>
          <w:sz w:val="24"/>
          <w:szCs w:val="24"/>
        </w:rPr>
        <w:t xml:space="preserve"> The deaths of </w:t>
      </w:r>
      <w:r w:rsidR="00D772EF" w:rsidRPr="00FE4617">
        <w:rPr>
          <w:rFonts w:ascii="Times New Roman" w:hAnsi="Times New Roman" w:cs="Times New Roman"/>
          <w:sz w:val="24"/>
          <w:szCs w:val="24"/>
        </w:rPr>
        <w:t>many</w:t>
      </w:r>
      <w:r w:rsidR="002251E9" w:rsidRPr="00FE4617">
        <w:rPr>
          <w:rFonts w:ascii="Times New Roman" w:hAnsi="Times New Roman" w:cs="Times New Roman"/>
          <w:sz w:val="24"/>
          <w:szCs w:val="24"/>
        </w:rPr>
        <w:t xml:space="preserve"> people in the year 2022 when </w:t>
      </w:r>
      <w:r w:rsidR="000B6242" w:rsidRPr="00FE4617">
        <w:rPr>
          <w:rFonts w:ascii="Times New Roman" w:hAnsi="Times New Roman" w:cs="Times New Roman"/>
          <w:sz w:val="24"/>
          <w:szCs w:val="24"/>
        </w:rPr>
        <w:t xml:space="preserve">the </w:t>
      </w:r>
      <w:r w:rsidR="002251E9" w:rsidRPr="00FE4617">
        <w:rPr>
          <w:rFonts w:ascii="Times New Roman" w:hAnsi="Times New Roman" w:cs="Times New Roman"/>
          <w:sz w:val="24"/>
          <w:szCs w:val="24"/>
        </w:rPr>
        <w:t>new serotype DENV-4 was introduced</w:t>
      </w:r>
      <w:r w:rsidR="001A666B">
        <w:rPr>
          <w:rFonts w:ascii="Times New Roman" w:hAnsi="Times New Roman" w:cs="Times New Roman"/>
          <w:sz w:val="24"/>
          <w:szCs w:val="24"/>
        </w:rPr>
        <w:t xml:space="preserve"> </w:t>
      </w:r>
      <w:r w:rsidR="00F272DD" w:rsidRPr="00FE4617">
        <w:rPr>
          <w:rFonts w:ascii="Times New Roman" w:hAnsi="Times New Roman" w:cs="Times New Roman"/>
          <w:sz w:val="24"/>
          <w:szCs w:val="24"/>
        </w:rPr>
        <w:t>were</w:t>
      </w:r>
      <w:r w:rsidR="00296786" w:rsidRPr="00FE4617">
        <w:rPr>
          <w:rFonts w:ascii="Times New Roman" w:hAnsi="Times New Roman" w:cs="Times New Roman"/>
          <w:sz w:val="24"/>
          <w:szCs w:val="24"/>
        </w:rPr>
        <w:t xml:space="preserve"> probably associated with secondary dengue infection. </w:t>
      </w:r>
      <w:r w:rsidR="00FE30CA" w:rsidRPr="00FE4617">
        <w:rPr>
          <w:rFonts w:ascii="Times New Roman" w:hAnsi="Times New Roman" w:cs="Times New Roman"/>
          <w:sz w:val="24"/>
          <w:szCs w:val="24"/>
        </w:rPr>
        <w:t xml:space="preserve"> </w:t>
      </w:r>
      <w:r w:rsidR="002251E9" w:rsidRPr="00FE4617">
        <w:rPr>
          <w:rFonts w:ascii="Times New Roman" w:hAnsi="Times New Roman" w:cs="Times New Roman"/>
          <w:sz w:val="24"/>
          <w:szCs w:val="24"/>
        </w:rPr>
        <w:t xml:space="preserve"> </w:t>
      </w:r>
    </w:p>
    <w:p w14:paraId="66012366" w14:textId="77777777" w:rsidR="0063642F" w:rsidRPr="00FE4617" w:rsidRDefault="0063642F" w:rsidP="004F04FE">
      <w:pPr>
        <w:spacing w:after="0" w:line="360" w:lineRule="auto"/>
        <w:rPr>
          <w:rFonts w:ascii="Times New Roman" w:hAnsi="Times New Roman" w:cs="Times New Roman"/>
          <w:sz w:val="24"/>
          <w:szCs w:val="24"/>
        </w:rPr>
      </w:pPr>
    </w:p>
    <w:p w14:paraId="073ADDB6" w14:textId="2ED96984" w:rsidR="00CF68B5" w:rsidRPr="00FE4617" w:rsidRDefault="0049388D" w:rsidP="004F04FE">
      <w:pPr>
        <w:spacing w:after="0" w:line="360" w:lineRule="auto"/>
        <w:rPr>
          <w:rFonts w:ascii="Times New Roman" w:hAnsi="Times New Roman" w:cs="Times New Roman"/>
          <w:sz w:val="24"/>
          <w:szCs w:val="24"/>
        </w:rPr>
      </w:pPr>
      <w:r w:rsidRPr="00FE4617">
        <w:rPr>
          <w:rFonts w:ascii="Times New Roman" w:hAnsi="Times New Roman" w:cs="Times New Roman"/>
          <w:sz w:val="24"/>
          <w:szCs w:val="24"/>
        </w:rPr>
        <w:t>Bangladesh’s</w:t>
      </w:r>
      <w:r w:rsidR="00843780" w:rsidRPr="00FE4617">
        <w:rPr>
          <w:rFonts w:ascii="Times New Roman" w:hAnsi="Times New Roman" w:cs="Times New Roman"/>
          <w:sz w:val="24"/>
          <w:szCs w:val="24"/>
        </w:rPr>
        <w:t xml:space="preserve"> dengue </w:t>
      </w:r>
      <w:r w:rsidR="00CD6972" w:rsidRPr="00FE4617">
        <w:rPr>
          <w:rFonts w:ascii="Times New Roman" w:hAnsi="Times New Roman" w:cs="Times New Roman"/>
          <w:sz w:val="24"/>
          <w:szCs w:val="24"/>
        </w:rPr>
        <w:t xml:space="preserve">season is characterized by hot humid </w:t>
      </w:r>
      <w:r w:rsidR="000A724E" w:rsidRPr="00FE4617">
        <w:rPr>
          <w:rFonts w:ascii="Times New Roman" w:hAnsi="Times New Roman" w:cs="Times New Roman"/>
          <w:sz w:val="24"/>
          <w:szCs w:val="24"/>
        </w:rPr>
        <w:t>periods</w:t>
      </w:r>
      <w:r w:rsidR="00CD6972" w:rsidRPr="00FE4617">
        <w:rPr>
          <w:rFonts w:ascii="Times New Roman" w:hAnsi="Times New Roman" w:cs="Times New Roman"/>
          <w:sz w:val="24"/>
          <w:szCs w:val="24"/>
        </w:rPr>
        <w:t xml:space="preserve"> </w:t>
      </w:r>
      <w:r w:rsidR="00846CDF" w:rsidRPr="00FE4617">
        <w:rPr>
          <w:rFonts w:ascii="Times New Roman" w:hAnsi="Times New Roman" w:cs="Times New Roman"/>
          <w:sz w:val="24"/>
          <w:szCs w:val="24"/>
        </w:rPr>
        <w:t>running</w:t>
      </w:r>
      <w:r w:rsidR="00CD6972" w:rsidRPr="00FE4617">
        <w:rPr>
          <w:rFonts w:ascii="Times New Roman" w:hAnsi="Times New Roman" w:cs="Times New Roman"/>
          <w:sz w:val="24"/>
          <w:szCs w:val="24"/>
        </w:rPr>
        <w:t xml:space="preserve"> </w:t>
      </w:r>
      <w:r w:rsidR="008C0317" w:rsidRPr="00FE4617">
        <w:rPr>
          <w:rFonts w:ascii="Times New Roman" w:hAnsi="Times New Roman" w:cs="Times New Roman"/>
          <w:sz w:val="24"/>
          <w:szCs w:val="24"/>
        </w:rPr>
        <w:t xml:space="preserve">between June to August. </w:t>
      </w:r>
      <w:r w:rsidRPr="00FE4617">
        <w:rPr>
          <w:rFonts w:ascii="Times New Roman" w:hAnsi="Times New Roman" w:cs="Times New Roman"/>
          <w:sz w:val="24"/>
          <w:szCs w:val="24"/>
        </w:rPr>
        <w:t xml:space="preserve">This is the period with </w:t>
      </w:r>
      <w:r w:rsidR="005D28D8" w:rsidRPr="00FE4617">
        <w:rPr>
          <w:rFonts w:ascii="Times New Roman" w:hAnsi="Times New Roman" w:cs="Times New Roman"/>
          <w:sz w:val="24"/>
          <w:szCs w:val="24"/>
        </w:rPr>
        <w:t xml:space="preserve">the </w:t>
      </w:r>
      <w:r w:rsidRPr="00FE4617">
        <w:rPr>
          <w:rFonts w:ascii="Times New Roman" w:hAnsi="Times New Roman" w:cs="Times New Roman"/>
          <w:sz w:val="24"/>
          <w:szCs w:val="24"/>
        </w:rPr>
        <w:t xml:space="preserve">highest amount </w:t>
      </w:r>
      <w:r w:rsidR="005D28D8" w:rsidRPr="00FE4617">
        <w:rPr>
          <w:rFonts w:ascii="Times New Roman" w:hAnsi="Times New Roman" w:cs="Times New Roman"/>
          <w:sz w:val="24"/>
          <w:szCs w:val="24"/>
        </w:rPr>
        <w:t xml:space="preserve">of </w:t>
      </w:r>
      <w:r w:rsidRPr="00FE4617">
        <w:rPr>
          <w:rFonts w:ascii="Times New Roman" w:hAnsi="Times New Roman" w:cs="Times New Roman"/>
          <w:sz w:val="24"/>
          <w:szCs w:val="24"/>
        </w:rPr>
        <w:t>rainfall in the country</w:t>
      </w:r>
      <w:r w:rsidR="00FD4C64" w:rsidRPr="00FE4617">
        <w:rPr>
          <w:rFonts w:ascii="Times New Roman" w:hAnsi="Times New Roman" w:cs="Times New Roman"/>
          <w:sz w:val="24"/>
          <w:szCs w:val="24"/>
        </w:rPr>
        <w:t xml:space="preserve"> </w:t>
      </w:r>
      <w:r w:rsidR="005D28D8" w:rsidRPr="00FE4617">
        <w:rPr>
          <w:rFonts w:ascii="Times New Roman" w:hAnsi="Times New Roman" w:cs="Times New Roman"/>
          <w:sz w:val="24"/>
          <w:szCs w:val="24"/>
        </w:rPr>
        <w:t>facilitating Aedes mosquito breeding in the country</w:t>
      </w:r>
      <w:sdt>
        <w:sdtPr>
          <w:rPr>
            <w:rFonts w:ascii="Times New Roman" w:hAnsi="Times New Roman" w:cs="Times New Roman"/>
            <w:color w:val="000000"/>
            <w:sz w:val="24"/>
            <w:szCs w:val="24"/>
          </w:rPr>
          <w:tag w:val="MENDELEY_CITATION_v3_eyJjaXRhdGlvbklEIjoiTUVOREVMRVlfQ0lUQVRJT05fZTYzNjMyZWUtZGVlNy00YTU5LWI4MTUtZjY2NWQ5NTBkNTlj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736985223"/>
          <w:placeholder>
            <w:docPart w:val="DefaultPlaceholder_-1854013440"/>
          </w:placeholder>
        </w:sdtPr>
        <w:sdtContent>
          <w:r w:rsidR="00DE03E0" w:rsidRPr="00DE03E0">
            <w:rPr>
              <w:rFonts w:ascii="Times New Roman" w:hAnsi="Times New Roman" w:cs="Times New Roman"/>
              <w:color w:val="000000"/>
              <w:sz w:val="24"/>
              <w:szCs w:val="24"/>
            </w:rPr>
            <w:t>[11]</w:t>
          </w:r>
        </w:sdtContent>
      </w:sdt>
      <w:r w:rsidR="005D28D8" w:rsidRPr="00FE4617">
        <w:rPr>
          <w:rFonts w:ascii="Times New Roman" w:hAnsi="Times New Roman" w:cs="Times New Roman"/>
          <w:sz w:val="24"/>
          <w:szCs w:val="24"/>
        </w:rPr>
        <w:t xml:space="preserve">. </w:t>
      </w:r>
      <w:r w:rsidR="006760B8" w:rsidRPr="00FE4617">
        <w:rPr>
          <w:rFonts w:ascii="Times New Roman" w:hAnsi="Times New Roman" w:cs="Times New Roman"/>
          <w:sz w:val="24"/>
          <w:szCs w:val="24"/>
        </w:rPr>
        <w:t xml:space="preserve">The monthly </w:t>
      </w:r>
      <w:r w:rsidR="001628DF">
        <w:rPr>
          <w:rFonts w:ascii="Times New Roman" w:hAnsi="Times New Roman" w:cs="Times New Roman"/>
          <w:sz w:val="24"/>
          <w:szCs w:val="24"/>
        </w:rPr>
        <w:t xml:space="preserve">mean </w:t>
      </w:r>
      <w:r w:rsidR="006760B8" w:rsidRPr="00FE4617">
        <w:rPr>
          <w:rFonts w:ascii="Times New Roman" w:hAnsi="Times New Roman" w:cs="Times New Roman"/>
          <w:sz w:val="24"/>
          <w:szCs w:val="24"/>
        </w:rPr>
        <w:t xml:space="preserve">growth factor above 1 for April – June for </w:t>
      </w:r>
      <w:r w:rsidR="002A65D7">
        <w:rPr>
          <w:rFonts w:ascii="Times New Roman" w:hAnsi="Times New Roman" w:cs="Times New Roman"/>
          <w:sz w:val="24"/>
          <w:szCs w:val="24"/>
        </w:rPr>
        <w:t>22 years</w:t>
      </w:r>
      <w:r w:rsidR="006760B8" w:rsidRPr="00FE4617">
        <w:rPr>
          <w:rFonts w:ascii="Times New Roman" w:hAnsi="Times New Roman" w:cs="Times New Roman"/>
          <w:sz w:val="24"/>
          <w:szCs w:val="24"/>
        </w:rPr>
        <w:t xml:space="preserve"> </w:t>
      </w:r>
      <w:r w:rsidR="004102C9" w:rsidRPr="00FE4617">
        <w:rPr>
          <w:rFonts w:ascii="Times New Roman" w:hAnsi="Times New Roman" w:cs="Times New Roman"/>
          <w:sz w:val="24"/>
          <w:szCs w:val="24"/>
        </w:rPr>
        <w:t>indicates</w:t>
      </w:r>
      <w:r w:rsidR="0098039F" w:rsidRPr="00FE4617">
        <w:rPr>
          <w:rFonts w:ascii="Times New Roman" w:hAnsi="Times New Roman" w:cs="Times New Roman"/>
          <w:sz w:val="24"/>
          <w:szCs w:val="24"/>
        </w:rPr>
        <w:t xml:space="preserve"> that </w:t>
      </w:r>
      <w:r w:rsidR="00020D6C" w:rsidRPr="00FE4617">
        <w:rPr>
          <w:rFonts w:ascii="Times New Roman" w:hAnsi="Times New Roman" w:cs="Times New Roman"/>
          <w:sz w:val="24"/>
          <w:szCs w:val="24"/>
        </w:rPr>
        <w:t xml:space="preserve">for </w:t>
      </w:r>
      <w:r w:rsidR="0098039F" w:rsidRPr="00FE4617">
        <w:rPr>
          <w:rFonts w:ascii="Times New Roman" w:hAnsi="Times New Roman" w:cs="Times New Roman"/>
          <w:sz w:val="24"/>
          <w:szCs w:val="24"/>
        </w:rPr>
        <w:t xml:space="preserve">dengue </w:t>
      </w:r>
      <w:r w:rsidR="004102C9" w:rsidRPr="00FE4617">
        <w:rPr>
          <w:rFonts w:ascii="Times New Roman" w:hAnsi="Times New Roman" w:cs="Times New Roman"/>
          <w:sz w:val="24"/>
          <w:szCs w:val="24"/>
        </w:rPr>
        <w:t xml:space="preserve">cases </w:t>
      </w:r>
      <w:r w:rsidR="00625485" w:rsidRPr="00FE4617">
        <w:rPr>
          <w:rFonts w:ascii="Times New Roman" w:hAnsi="Times New Roman" w:cs="Times New Roman"/>
          <w:sz w:val="24"/>
          <w:szCs w:val="24"/>
        </w:rPr>
        <w:t>for each</w:t>
      </w:r>
      <w:r w:rsidR="00ED4B44" w:rsidRPr="00FE4617">
        <w:rPr>
          <w:rFonts w:ascii="Times New Roman" w:hAnsi="Times New Roman" w:cs="Times New Roman"/>
          <w:sz w:val="24"/>
          <w:szCs w:val="24"/>
        </w:rPr>
        <w:t xml:space="preserve"> subsequent month</w:t>
      </w:r>
      <w:r w:rsidR="00020D6C" w:rsidRPr="00FE4617">
        <w:rPr>
          <w:rFonts w:ascii="Times New Roman" w:hAnsi="Times New Roman" w:cs="Times New Roman"/>
          <w:sz w:val="24"/>
          <w:szCs w:val="24"/>
        </w:rPr>
        <w:t>,</w:t>
      </w:r>
      <w:r w:rsidR="00ED4B44" w:rsidRPr="00FE4617">
        <w:rPr>
          <w:rFonts w:ascii="Times New Roman" w:hAnsi="Times New Roman" w:cs="Times New Roman"/>
          <w:sz w:val="24"/>
          <w:szCs w:val="24"/>
        </w:rPr>
        <w:t xml:space="preserve"> the cases will surpass the </w:t>
      </w:r>
      <w:r w:rsidR="0026073E" w:rsidRPr="00FE4617">
        <w:rPr>
          <w:rFonts w:ascii="Times New Roman" w:hAnsi="Times New Roman" w:cs="Times New Roman"/>
          <w:sz w:val="24"/>
          <w:szCs w:val="24"/>
        </w:rPr>
        <w:t xml:space="preserve">number of cases </w:t>
      </w:r>
      <w:r w:rsidR="008673F4" w:rsidRPr="00FE4617">
        <w:rPr>
          <w:rFonts w:ascii="Times New Roman" w:hAnsi="Times New Roman" w:cs="Times New Roman"/>
          <w:sz w:val="24"/>
          <w:szCs w:val="24"/>
        </w:rPr>
        <w:t xml:space="preserve">of </w:t>
      </w:r>
      <w:r w:rsidR="0026073E" w:rsidRPr="00FE4617">
        <w:rPr>
          <w:rFonts w:ascii="Times New Roman" w:hAnsi="Times New Roman" w:cs="Times New Roman"/>
          <w:sz w:val="24"/>
          <w:szCs w:val="24"/>
        </w:rPr>
        <w:t>the</w:t>
      </w:r>
      <w:r w:rsidR="008673F4" w:rsidRPr="00FE4617">
        <w:rPr>
          <w:rFonts w:ascii="Times New Roman" w:hAnsi="Times New Roman" w:cs="Times New Roman"/>
          <w:sz w:val="24"/>
          <w:szCs w:val="24"/>
        </w:rPr>
        <w:t xml:space="preserve"> current month. </w:t>
      </w:r>
      <w:r w:rsidR="004738FC" w:rsidRPr="00FE4617">
        <w:rPr>
          <w:rFonts w:ascii="Times New Roman" w:hAnsi="Times New Roman" w:cs="Times New Roman"/>
          <w:sz w:val="24"/>
          <w:szCs w:val="24"/>
        </w:rPr>
        <w:t xml:space="preserve">However, the highest number of cases are reported </w:t>
      </w:r>
      <w:r w:rsidR="003D605D" w:rsidRPr="00FE4617">
        <w:rPr>
          <w:rFonts w:ascii="Times New Roman" w:hAnsi="Times New Roman" w:cs="Times New Roman"/>
          <w:sz w:val="24"/>
          <w:szCs w:val="24"/>
        </w:rPr>
        <w:t>in the month of August</w:t>
      </w:r>
      <w:r w:rsidR="00EE2298" w:rsidRPr="00FE4617">
        <w:rPr>
          <w:rFonts w:ascii="Times New Roman" w:hAnsi="Times New Roman" w:cs="Times New Roman"/>
          <w:sz w:val="24"/>
          <w:szCs w:val="24"/>
        </w:rPr>
        <w:t xml:space="preserve">, </w:t>
      </w:r>
      <w:r w:rsidR="001628DF">
        <w:rPr>
          <w:rFonts w:ascii="Times New Roman" w:hAnsi="Times New Roman" w:cs="Times New Roman"/>
          <w:sz w:val="24"/>
          <w:szCs w:val="24"/>
        </w:rPr>
        <w:t xml:space="preserve">one of the </w:t>
      </w:r>
      <w:r w:rsidR="00F75C10">
        <w:rPr>
          <w:rFonts w:ascii="Times New Roman" w:hAnsi="Times New Roman" w:cs="Times New Roman"/>
          <w:sz w:val="24"/>
          <w:szCs w:val="24"/>
        </w:rPr>
        <w:t xml:space="preserve">warm and </w:t>
      </w:r>
      <w:r w:rsidR="00EE2298" w:rsidRPr="00FE4617">
        <w:rPr>
          <w:rFonts w:ascii="Times New Roman" w:hAnsi="Times New Roman" w:cs="Times New Roman"/>
          <w:sz w:val="24"/>
          <w:szCs w:val="24"/>
        </w:rPr>
        <w:t>humid month</w:t>
      </w:r>
      <w:r w:rsidR="00F75C10">
        <w:rPr>
          <w:rFonts w:ascii="Times New Roman" w:hAnsi="Times New Roman" w:cs="Times New Roman"/>
          <w:sz w:val="24"/>
          <w:szCs w:val="24"/>
        </w:rPr>
        <w:t>s</w:t>
      </w:r>
      <w:r w:rsidR="00EE2298" w:rsidRPr="00FE4617">
        <w:rPr>
          <w:rFonts w:ascii="Times New Roman" w:hAnsi="Times New Roman" w:cs="Times New Roman"/>
          <w:sz w:val="24"/>
          <w:szCs w:val="24"/>
        </w:rPr>
        <w:t xml:space="preserve"> in the country.</w:t>
      </w:r>
      <w:r w:rsidR="00C778EF">
        <w:rPr>
          <w:rFonts w:ascii="Times New Roman" w:hAnsi="Times New Roman" w:cs="Times New Roman"/>
          <w:sz w:val="24"/>
          <w:szCs w:val="24"/>
        </w:rPr>
        <w:t xml:space="preserve"> </w:t>
      </w:r>
      <w:r w:rsidR="00600800">
        <w:rPr>
          <w:rFonts w:ascii="Times New Roman" w:hAnsi="Times New Roman" w:cs="Times New Roman"/>
          <w:sz w:val="24"/>
          <w:szCs w:val="24"/>
        </w:rPr>
        <w:t xml:space="preserve">Our </w:t>
      </w:r>
      <w:r w:rsidR="005B6584">
        <w:rPr>
          <w:rFonts w:ascii="Times New Roman" w:hAnsi="Times New Roman" w:cs="Times New Roman"/>
          <w:sz w:val="24"/>
          <w:szCs w:val="24"/>
        </w:rPr>
        <w:t>analysis</w:t>
      </w:r>
      <w:r w:rsidR="00600800">
        <w:rPr>
          <w:rFonts w:ascii="Times New Roman" w:hAnsi="Times New Roman" w:cs="Times New Roman"/>
          <w:sz w:val="24"/>
          <w:szCs w:val="24"/>
        </w:rPr>
        <w:t xml:space="preserve"> </w:t>
      </w:r>
      <w:r w:rsidR="005B6584">
        <w:rPr>
          <w:rFonts w:ascii="Times New Roman" w:hAnsi="Times New Roman" w:cs="Times New Roman"/>
          <w:sz w:val="24"/>
          <w:szCs w:val="24"/>
        </w:rPr>
        <w:t xml:space="preserve">showed </w:t>
      </w:r>
      <w:r w:rsidR="009616C3">
        <w:rPr>
          <w:rFonts w:ascii="Times New Roman" w:hAnsi="Times New Roman" w:cs="Times New Roman"/>
          <w:sz w:val="24"/>
          <w:szCs w:val="24"/>
        </w:rPr>
        <w:t xml:space="preserve">monthly </w:t>
      </w:r>
      <w:r w:rsidR="00B91040">
        <w:rPr>
          <w:rFonts w:ascii="Times New Roman" w:hAnsi="Times New Roman" w:cs="Times New Roman"/>
          <w:sz w:val="24"/>
          <w:szCs w:val="24"/>
        </w:rPr>
        <w:t xml:space="preserve">mean </w:t>
      </w:r>
      <w:r w:rsidR="009616C3">
        <w:rPr>
          <w:rFonts w:ascii="Times New Roman" w:hAnsi="Times New Roman" w:cs="Times New Roman"/>
          <w:sz w:val="24"/>
          <w:szCs w:val="24"/>
        </w:rPr>
        <w:t>temperature</w:t>
      </w:r>
      <w:r w:rsidR="00B91040">
        <w:rPr>
          <w:rFonts w:ascii="Times New Roman" w:hAnsi="Times New Roman" w:cs="Times New Roman"/>
          <w:sz w:val="24"/>
          <w:szCs w:val="24"/>
        </w:rPr>
        <w:t xml:space="preserve"> (26</w:t>
      </w:r>
      <w:r w:rsidR="00765B3A">
        <w:rPr>
          <w:rFonts w:ascii="Times New Roman" w:hAnsi="Times New Roman" w:cs="Times New Roman"/>
          <w:sz w:val="24"/>
          <w:szCs w:val="24"/>
        </w:rPr>
        <w:t>%) and</w:t>
      </w:r>
      <w:r w:rsidR="009616C3">
        <w:rPr>
          <w:rFonts w:ascii="Times New Roman" w:hAnsi="Times New Roman" w:cs="Times New Roman"/>
          <w:sz w:val="24"/>
          <w:szCs w:val="24"/>
        </w:rPr>
        <w:t xml:space="preserve"> </w:t>
      </w:r>
      <w:r w:rsidR="000D5436">
        <w:rPr>
          <w:rFonts w:ascii="Times New Roman" w:hAnsi="Times New Roman" w:cs="Times New Roman"/>
          <w:sz w:val="24"/>
          <w:szCs w:val="24"/>
        </w:rPr>
        <w:t xml:space="preserve">both </w:t>
      </w:r>
      <w:r w:rsidR="00C778EF">
        <w:rPr>
          <w:rFonts w:ascii="Times New Roman" w:hAnsi="Times New Roman" w:cs="Times New Roman"/>
          <w:sz w:val="24"/>
          <w:szCs w:val="24"/>
        </w:rPr>
        <w:t>the first</w:t>
      </w:r>
      <w:r w:rsidR="00B91040">
        <w:rPr>
          <w:rFonts w:ascii="Times New Roman" w:hAnsi="Times New Roman" w:cs="Times New Roman"/>
          <w:sz w:val="24"/>
          <w:szCs w:val="24"/>
        </w:rPr>
        <w:t xml:space="preserve"> </w:t>
      </w:r>
      <w:r w:rsidR="000D5436">
        <w:rPr>
          <w:rFonts w:ascii="Times New Roman" w:hAnsi="Times New Roman" w:cs="Times New Roman"/>
          <w:sz w:val="24"/>
          <w:szCs w:val="24"/>
        </w:rPr>
        <w:t xml:space="preserve">and the second </w:t>
      </w:r>
      <w:r w:rsidR="00C778EF">
        <w:rPr>
          <w:rFonts w:ascii="Times New Roman" w:hAnsi="Times New Roman" w:cs="Times New Roman"/>
          <w:sz w:val="24"/>
          <w:szCs w:val="24"/>
        </w:rPr>
        <w:t xml:space="preserve">lagged </w:t>
      </w:r>
      <w:r w:rsidR="002775BD">
        <w:rPr>
          <w:rFonts w:ascii="Times New Roman" w:hAnsi="Times New Roman" w:cs="Times New Roman"/>
          <w:sz w:val="24"/>
          <w:szCs w:val="24"/>
        </w:rPr>
        <w:t>month</w:t>
      </w:r>
      <w:r w:rsidR="00B91040">
        <w:rPr>
          <w:rFonts w:ascii="Times New Roman" w:hAnsi="Times New Roman" w:cs="Times New Roman"/>
          <w:sz w:val="24"/>
          <w:szCs w:val="24"/>
        </w:rPr>
        <w:t>’</w:t>
      </w:r>
      <w:r w:rsidR="002775BD">
        <w:rPr>
          <w:rFonts w:ascii="Times New Roman" w:hAnsi="Times New Roman" w:cs="Times New Roman"/>
          <w:sz w:val="24"/>
          <w:szCs w:val="24"/>
        </w:rPr>
        <w:t>s</w:t>
      </w:r>
      <w:r w:rsidR="000D5436">
        <w:rPr>
          <w:rFonts w:ascii="Times New Roman" w:hAnsi="Times New Roman" w:cs="Times New Roman"/>
          <w:sz w:val="24"/>
          <w:szCs w:val="24"/>
        </w:rPr>
        <w:t xml:space="preserve"> </w:t>
      </w:r>
      <w:r w:rsidR="00B91040">
        <w:rPr>
          <w:rFonts w:ascii="Times New Roman" w:hAnsi="Times New Roman" w:cs="Times New Roman"/>
          <w:sz w:val="24"/>
          <w:szCs w:val="24"/>
        </w:rPr>
        <w:t>rainfall</w:t>
      </w:r>
      <w:r w:rsidR="007E7C8E">
        <w:rPr>
          <w:rFonts w:ascii="Times New Roman" w:hAnsi="Times New Roman" w:cs="Times New Roman"/>
          <w:sz w:val="24"/>
          <w:szCs w:val="24"/>
        </w:rPr>
        <w:t xml:space="preserve"> (8% and 17%, </w:t>
      </w:r>
      <w:r w:rsidR="00D87607">
        <w:rPr>
          <w:rFonts w:ascii="Times New Roman" w:hAnsi="Times New Roman" w:cs="Times New Roman"/>
          <w:sz w:val="24"/>
          <w:szCs w:val="24"/>
        </w:rPr>
        <w:t>respectively</w:t>
      </w:r>
      <w:r w:rsidR="007E7C8E">
        <w:rPr>
          <w:rFonts w:ascii="Times New Roman" w:hAnsi="Times New Roman" w:cs="Times New Roman"/>
          <w:sz w:val="24"/>
          <w:szCs w:val="24"/>
        </w:rPr>
        <w:t>)</w:t>
      </w:r>
      <w:r w:rsidR="00B91040">
        <w:rPr>
          <w:rFonts w:ascii="Times New Roman" w:hAnsi="Times New Roman" w:cs="Times New Roman"/>
          <w:sz w:val="24"/>
          <w:szCs w:val="24"/>
        </w:rPr>
        <w:t xml:space="preserve"> </w:t>
      </w:r>
      <w:r w:rsidR="00D87607">
        <w:rPr>
          <w:rFonts w:ascii="Times New Roman" w:hAnsi="Times New Roman" w:cs="Times New Roman"/>
          <w:sz w:val="24"/>
          <w:szCs w:val="24"/>
        </w:rPr>
        <w:t xml:space="preserve">a </w:t>
      </w:r>
      <w:r w:rsidR="00C778EF">
        <w:rPr>
          <w:rFonts w:ascii="Times New Roman" w:hAnsi="Times New Roman" w:cs="Times New Roman"/>
          <w:sz w:val="24"/>
          <w:szCs w:val="24"/>
        </w:rPr>
        <w:t>significant</w:t>
      </w:r>
      <w:r w:rsidR="000D5436">
        <w:rPr>
          <w:rFonts w:ascii="Times New Roman" w:hAnsi="Times New Roman" w:cs="Times New Roman"/>
          <w:sz w:val="24"/>
          <w:szCs w:val="24"/>
        </w:rPr>
        <w:t xml:space="preserve"> </w:t>
      </w:r>
      <w:r w:rsidR="00D87607">
        <w:rPr>
          <w:rFonts w:ascii="Times New Roman" w:hAnsi="Times New Roman" w:cs="Times New Roman"/>
          <w:sz w:val="24"/>
          <w:szCs w:val="24"/>
        </w:rPr>
        <w:t>increase</w:t>
      </w:r>
      <w:r w:rsidR="000D5436">
        <w:rPr>
          <w:rFonts w:ascii="Times New Roman" w:hAnsi="Times New Roman" w:cs="Times New Roman"/>
          <w:sz w:val="24"/>
          <w:szCs w:val="24"/>
        </w:rPr>
        <w:t xml:space="preserve"> </w:t>
      </w:r>
      <w:r w:rsidR="00D87607">
        <w:rPr>
          <w:rFonts w:ascii="Times New Roman" w:hAnsi="Times New Roman" w:cs="Times New Roman"/>
          <w:sz w:val="24"/>
          <w:szCs w:val="24"/>
        </w:rPr>
        <w:t xml:space="preserve">in </w:t>
      </w:r>
      <w:r w:rsidR="00CA5EE9">
        <w:rPr>
          <w:rFonts w:ascii="Times New Roman" w:hAnsi="Times New Roman" w:cs="Times New Roman"/>
          <w:sz w:val="24"/>
          <w:szCs w:val="24"/>
        </w:rPr>
        <w:t xml:space="preserve">the </w:t>
      </w:r>
      <w:r w:rsidR="00C62A48">
        <w:rPr>
          <w:rFonts w:ascii="Times New Roman" w:hAnsi="Times New Roman" w:cs="Times New Roman"/>
          <w:sz w:val="24"/>
          <w:szCs w:val="24"/>
        </w:rPr>
        <w:t>incidence of dengue cases</w:t>
      </w:r>
      <w:r w:rsidR="002775BD">
        <w:rPr>
          <w:rFonts w:ascii="Times New Roman" w:hAnsi="Times New Roman" w:cs="Times New Roman"/>
          <w:sz w:val="24"/>
          <w:szCs w:val="24"/>
        </w:rPr>
        <w:t xml:space="preserve">. </w:t>
      </w:r>
      <w:r w:rsidR="00D87607">
        <w:rPr>
          <w:rFonts w:ascii="Times New Roman" w:hAnsi="Times New Roman" w:cs="Times New Roman"/>
          <w:sz w:val="24"/>
          <w:szCs w:val="24"/>
        </w:rPr>
        <w:t xml:space="preserve"> </w:t>
      </w:r>
      <w:r w:rsidR="00765B3A">
        <w:rPr>
          <w:rFonts w:ascii="Times New Roman" w:hAnsi="Times New Roman" w:cs="Times New Roman"/>
          <w:sz w:val="24"/>
          <w:szCs w:val="24"/>
        </w:rPr>
        <w:t>These findings</w:t>
      </w:r>
      <w:r w:rsidR="00D87607">
        <w:rPr>
          <w:rFonts w:ascii="Times New Roman" w:hAnsi="Times New Roman" w:cs="Times New Roman"/>
          <w:sz w:val="24"/>
          <w:szCs w:val="24"/>
        </w:rPr>
        <w:t xml:space="preserve"> </w:t>
      </w:r>
      <w:r w:rsidR="00765B3A">
        <w:rPr>
          <w:rFonts w:ascii="Times New Roman" w:hAnsi="Times New Roman" w:cs="Times New Roman"/>
          <w:sz w:val="24"/>
          <w:szCs w:val="24"/>
        </w:rPr>
        <w:t>are</w:t>
      </w:r>
      <w:r w:rsidR="00D87607">
        <w:rPr>
          <w:rFonts w:ascii="Times New Roman" w:hAnsi="Times New Roman" w:cs="Times New Roman"/>
          <w:sz w:val="24"/>
          <w:szCs w:val="24"/>
        </w:rPr>
        <w:t xml:space="preserve"> consistent with a</w:t>
      </w:r>
      <w:r w:rsidR="00CA5EE9">
        <w:rPr>
          <w:rFonts w:ascii="Times New Roman" w:hAnsi="Times New Roman" w:cs="Times New Roman"/>
          <w:sz w:val="24"/>
          <w:szCs w:val="24"/>
        </w:rPr>
        <w:t>n earlier</w:t>
      </w:r>
      <w:r w:rsidR="00C62A48">
        <w:rPr>
          <w:rFonts w:ascii="Times New Roman" w:hAnsi="Times New Roman" w:cs="Times New Roman"/>
          <w:sz w:val="24"/>
          <w:szCs w:val="24"/>
        </w:rPr>
        <w:t xml:space="preserve"> study in Bangladesh </w:t>
      </w:r>
      <w:r w:rsidR="00765B3A">
        <w:rPr>
          <w:rFonts w:ascii="Times New Roman" w:hAnsi="Times New Roman" w:cs="Times New Roman"/>
          <w:sz w:val="24"/>
          <w:szCs w:val="24"/>
        </w:rPr>
        <w:t xml:space="preserve">that </w:t>
      </w:r>
      <w:r w:rsidR="00C62A48">
        <w:rPr>
          <w:rFonts w:ascii="Times New Roman" w:hAnsi="Times New Roman" w:cs="Times New Roman"/>
          <w:sz w:val="24"/>
          <w:szCs w:val="24"/>
        </w:rPr>
        <w:t>sh</w:t>
      </w:r>
      <w:r w:rsidR="00CA5EE9">
        <w:rPr>
          <w:rFonts w:ascii="Times New Roman" w:hAnsi="Times New Roman" w:cs="Times New Roman"/>
          <w:sz w:val="24"/>
          <w:szCs w:val="24"/>
        </w:rPr>
        <w:t xml:space="preserve">owed that peak </w:t>
      </w:r>
      <w:r w:rsidR="00765B3A">
        <w:rPr>
          <w:rFonts w:ascii="Times New Roman" w:hAnsi="Times New Roman" w:cs="Times New Roman"/>
          <w:sz w:val="24"/>
          <w:szCs w:val="24"/>
        </w:rPr>
        <w:t xml:space="preserve">dengue </w:t>
      </w:r>
      <w:r w:rsidR="00CA5EE9">
        <w:rPr>
          <w:rFonts w:ascii="Times New Roman" w:hAnsi="Times New Roman" w:cs="Times New Roman"/>
          <w:sz w:val="24"/>
          <w:szCs w:val="24"/>
        </w:rPr>
        <w:t xml:space="preserve">cases occurred two months after the peak </w:t>
      </w:r>
      <w:r w:rsidR="00D21D18">
        <w:rPr>
          <w:rFonts w:ascii="Times New Roman" w:hAnsi="Times New Roman" w:cs="Times New Roman"/>
          <w:sz w:val="24"/>
          <w:szCs w:val="24"/>
        </w:rPr>
        <w:t>rainfall</w:t>
      </w:r>
      <w:sdt>
        <w:sdtPr>
          <w:rPr>
            <w:rFonts w:ascii="Times New Roman" w:hAnsi="Times New Roman" w:cs="Times New Roman"/>
            <w:color w:val="000000"/>
            <w:sz w:val="24"/>
            <w:szCs w:val="24"/>
          </w:rPr>
          <w:tag w:val="MENDELEY_CITATION_v3_eyJjaXRhdGlvbklEIjoiTUVOREVMRVlfQ0lUQVRJT05fNDkzNzBiOGUtN2E5Zi00OGU2LTllNGYtYjU5MzcxNDBiMDk0IiwicHJvcGVydGllcyI6eyJub3RlSW5kZXgiOjB9LCJpc0VkaXRlZCI6ZmFsc2UsIm1hbnVhbE92ZXJyaWRlIjp7ImlzTWFudWFsbHlPdmVycmlkZGVuIjpmYWxzZSwiY2l0ZXByb2NUZXh0IjoiWzIyXS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
          <w:id w:val="-1726594783"/>
          <w:placeholder>
            <w:docPart w:val="DefaultPlaceholder_-1854013440"/>
          </w:placeholder>
        </w:sdtPr>
        <w:sdtContent>
          <w:r w:rsidR="00765B3A">
            <w:rPr>
              <w:rFonts w:ascii="Times New Roman" w:hAnsi="Times New Roman" w:cs="Times New Roman"/>
              <w:color w:val="000000"/>
              <w:sz w:val="24"/>
              <w:szCs w:val="24"/>
            </w:rPr>
            <w:t xml:space="preserve"> </w:t>
          </w:r>
          <w:r w:rsidR="000653D0" w:rsidRPr="000653D0">
            <w:rPr>
              <w:rFonts w:ascii="Times New Roman" w:hAnsi="Times New Roman" w:cs="Times New Roman"/>
              <w:color w:val="000000"/>
              <w:sz w:val="24"/>
              <w:szCs w:val="24"/>
            </w:rPr>
            <w:t>[22]</w:t>
          </w:r>
        </w:sdtContent>
      </w:sdt>
      <w:r w:rsidR="009440F6">
        <w:rPr>
          <w:rFonts w:ascii="Times New Roman" w:hAnsi="Times New Roman" w:cs="Times New Roman"/>
          <w:sz w:val="24"/>
          <w:szCs w:val="24"/>
        </w:rPr>
        <w:t xml:space="preserve">. </w:t>
      </w:r>
      <w:r w:rsidR="00B1278A">
        <w:rPr>
          <w:rFonts w:ascii="Times New Roman" w:hAnsi="Times New Roman" w:cs="Times New Roman"/>
          <w:sz w:val="24"/>
          <w:szCs w:val="24"/>
        </w:rPr>
        <w:t>Similar findings were reported</w:t>
      </w:r>
      <w:r w:rsidR="00D21D18">
        <w:rPr>
          <w:rFonts w:ascii="Times New Roman" w:hAnsi="Times New Roman" w:cs="Times New Roman"/>
          <w:sz w:val="24"/>
          <w:szCs w:val="24"/>
        </w:rPr>
        <w:t xml:space="preserve"> in Vietnam</w:t>
      </w:r>
      <w:r w:rsidR="00B1278A">
        <w:rPr>
          <w:rFonts w:ascii="Times New Roman" w:hAnsi="Times New Roman" w:cs="Times New Roman"/>
          <w:sz w:val="24"/>
          <w:szCs w:val="24"/>
        </w:rPr>
        <w:t xml:space="preserve"> with </w:t>
      </w:r>
      <w:r w:rsidR="00D21D18">
        <w:rPr>
          <w:rFonts w:ascii="Times New Roman" w:hAnsi="Times New Roman" w:cs="Times New Roman"/>
          <w:sz w:val="24"/>
          <w:szCs w:val="24"/>
        </w:rPr>
        <w:t xml:space="preserve">the dengue incidence </w:t>
      </w:r>
      <w:r w:rsidR="00744877">
        <w:rPr>
          <w:rFonts w:ascii="Times New Roman" w:hAnsi="Times New Roman" w:cs="Times New Roman"/>
          <w:sz w:val="24"/>
          <w:szCs w:val="24"/>
        </w:rPr>
        <w:t xml:space="preserve">being </w:t>
      </w:r>
      <w:r w:rsidR="00D21D18">
        <w:rPr>
          <w:rFonts w:ascii="Times New Roman" w:hAnsi="Times New Roman" w:cs="Times New Roman"/>
          <w:sz w:val="24"/>
          <w:szCs w:val="24"/>
        </w:rPr>
        <w:t xml:space="preserve">associated with both first and </w:t>
      </w:r>
      <w:r w:rsidR="00EA061B">
        <w:rPr>
          <w:rFonts w:ascii="Times New Roman" w:hAnsi="Times New Roman" w:cs="Times New Roman"/>
          <w:sz w:val="24"/>
          <w:szCs w:val="24"/>
        </w:rPr>
        <w:t>second-lagged</w:t>
      </w:r>
      <w:r w:rsidR="00D21D18">
        <w:rPr>
          <w:rFonts w:ascii="Times New Roman" w:hAnsi="Times New Roman" w:cs="Times New Roman"/>
          <w:sz w:val="24"/>
          <w:szCs w:val="24"/>
        </w:rPr>
        <w:t xml:space="preserve"> months</w:t>
      </w:r>
      <w:sdt>
        <w:sdtPr>
          <w:rPr>
            <w:rFonts w:ascii="Times New Roman" w:hAnsi="Times New Roman" w:cs="Times New Roman"/>
            <w:color w:val="000000"/>
            <w:sz w:val="24"/>
            <w:szCs w:val="24"/>
          </w:rPr>
          <w:tag w:val="MENDELEY_CITATION_v3_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"/>
          <w:id w:val="-1176030856"/>
          <w:placeholder>
            <w:docPart w:val="DefaultPlaceholder_-1854013440"/>
          </w:placeholder>
        </w:sdtPr>
        <w:sdtContent>
          <w:r w:rsidR="000653D0" w:rsidRPr="000653D0">
            <w:rPr>
              <w:rFonts w:ascii="Times New Roman" w:hAnsi="Times New Roman" w:cs="Times New Roman"/>
              <w:color w:val="000000"/>
              <w:sz w:val="24"/>
              <w:szCs w:val="24"/>
            </w:rPr>
            <w:t>[23]</w:t>
          </w:r>
        </w:sdtContent>
      </w:sdt>
      <w:r w:rsidR="00D21D18">
        <w:rPr>
          <w:rFonts w:ascii="Times New Roman" w:hAnsi="Times New Roman" w:cs="Times New Roman"/>
          <w:sz w:val="24"/>
          <w:szCs w:val="24"/>
        </w:rPr>
        <w:t xml:space="preserve">. </w:t>
      </w:r>
      <w:r w:rsidR="00CF68B5" w:rsidRPr="00FE4617">
        <w:rPr>
          <w:rFonts w:ascii="Times New Roman" w:hAnsi="Times New Roman" w:cs="Times New Roman"/>
          <w:sz w:val="24"/>
          <w:szCs w:val="24"/>
        </w:rPr>
        <w:t xml:space="preserve">These findings are biologically plausible as rainfall allows approximately two generations of dengue cases over </w:t>
      </w:r>
      <w:r w:rsidR="00840F45">
        <w:rPr>
          <w:rFonts w:ascii="Times New Roman" w:hAnsi="Times New Roman" w:cs="Times New Roman"/>
          <w:sz w:val="24"/>
          <w:szCs w:val="24"/>
        </w:rPr>
        <w:t xml:space="preserve">a month </w:t>
      </w:r>
      <w:r w:rsidR="00546206">
        <w:rPr>
          <w:rFonts w:ascii="Times New Roman" w:hAnsi="Times New Roman" w:cs="Times New Roman"/>
          <w:sz w:val="24"/>
          <w:szCs w:val="24"/>
        </w:rPr>
        <w:t>or</w:t>
      </w:r>
      <w:r w:rsidR="00840F45">
        <w:rPr>
          <w:rFonts w:ascii="Times New Roman" w:hAnsi="Times New Roman" w:cs="Times New Roman"/>
          <w:sz w:val="24"/>
          <w:szCs w:val="24"/>
        </w:rPr>
        <w:t xml:space="preserve"> four </w:t>
      </w:r>
      <w:r w:rsidR="00D93015">
        <w:rPr>
          <w:rFonts w:ascii="Times New Roman" w:hAnsi="Times New Roman" w:cs="Times New Roman"/>
          <w:sz w:val="24"/>
          <w:szCs w:val="24"/>
        </w:rPr>
        <w:t>generations</w:t>
      </w:r>
      <w:r w:rsidR="00840F45">
        <w:rPr>
          <w:rFonts w:ascii="Times New Roman" w:hAnsi="Times New Roman" w:cs="Times New Roman"/>
          <w:sz w:val="24"/>
          <w:szCs w:val="24"/>
        </w:rPr>
        <w:t xml:space="preserve"> over two months period</w:t>
      </w:r>
      <w:r w:rsidR="00CF68B5" w:rsidRPr="00FE4617">
        <w:rPr>
          <w:rFonts w:ascii="Times New Roman" w:hAnsi="Times New Roman" w:cs="Times New Roman"/>
          <w:sz w:val="24"/>
          <w:szCs w:val="24"/>
        </w:rPr>
        <w:t>. A generation interval is a time difference between a primary human infection and a second human infection originating from the first human case through two bites the mosquitoes</w:t>
      </w:r>
      <w:sdt>
        <w:sdtPr>
          <w:rPr>
            <w:rFonts w:ascii="Times New Roman" w:hAnsi="Times New Roman" w:cs="Times New Roman"/>
            <w:color w:val="000000"/>
            <w:sz w:val="24"/>
            <w:szCs w:val="24"/>
          </w:rPr>
          <w:tag w:val="MENDELEY_CITATION_v3_eyJjaXRhdGlvbklEIjoiTUVOREVMRVlfQ0lUQVRJT05fZmEyNzU5MmItNjRmMC00MTg0LWE3MTUtZjlhNWU3YjMyYmU5IiwicHJvcGVydGllcyI6eyJub3RlSW5kZXgiOjB9LCJpc0VkaXRlZCI6ZmFsc2UsIm1hbnVhbE92ZXJyaWRlIjp7ImlzTWFudWFsbHlPdmVycmlkZGVuIjpmYWxzZSwiY2l0ZXByb2NUZXh0IjoiWzI0X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488716494"/>
          <w:placeholder>
            <w:docPart w:val="DefaultPlaceholder_-1854013440"/>
          </w:placeholder>
        </w:sdtPr>
        <w:sdtContent>
          <w:r w:rsidR="000653D0" w:rsidRPr="000653D0">
            <w:rPr>
              <w:rFonts w:ascii="Times New Roman" w:hAnsi="Times New Roman" w:cs="Times New Roman"/>
              <w:color w:val="000000"/>
              <w:sz w:val="24"/>
              <w:szCs w:val="24"/>
            </w:rPr>
            <w:t>[24]</w:t>
          </w:r>
        </w:sdtContent>
      </w:sdt>
      <w:r w:rsidR="00CF68B5" w:rsidRPr="00FE4617">
        <w:rPr>
          <w:rFonts w:ascii="Times New Roman" w:hAnsi="Times New Roman" w:cs="Times New Roman"/>
          <w:sz w:val="24"/>
          <w:szCs w:val="24"/>
        </w:rPr>
        <w:t xml:space="preserve">. To accomplish a generation interval the virus </w:t>
      </w:r>
      <w:r w:rsidR="00CF68B5" w:rsidRPr="00FE4617">
        <w:rPr>
          <w:rFonts w:ascii="Times New Roman" w:hAnsi="Times New Roman" w:cs="Times New Roman"/>
          <w:sz w:val="24"/>
          <w:szCs w:val="24"/>
        </w:rPr>
        <w:lastRenderedPageBreak/>
        <w:t>and mosquito undergo several phases including intrinsic incubation period in humans, human-mosquito transmission (first bite), extrinsic incubation period in mosquitoes, blood meal digestion period, and finally mosquitoes-to-human transmission (2</w:t>
      </w:r>
      <w:r w:rsidR="00CF68B5" w:rsidRPr="00FE4617">
        <w:rPr>
          <w:rFonts w:ascii="Times New Roman" w:hAnsi="Times New Roman" w:cs="Times New Roman"/>
          <w:sz w:val="24"/>
          <w:szCs w:val="24"/>
          <w:vertAlign w:val="superscript"/>
        </w:rPr>
        <w:t>nd</w:t>
      </w:r>
      <w:r w:rsidR="00CF68B5" w:rsidRPr="00FE4617">
        <w:rPr>
          <w:rFonts w:ascii="Times New Roman" w:hAnsi="Times New Roman" w:cs="Times New Roman"/>
          <w:sz w:val="24"/>
          <w:szCs w:val="24"/>
        </w:rPr>
        <w:t xml:space="preserve"> bite)</w:t>
      </w:r>
      <w:sdt>
        <w:sdtPr>
          <w:rPr>
            <w:rFonts w:ascii="Times New Roman" w:hAnsi="Times New Roman" w:cs="Times New Roman"/>
            <w:color w:val="000000"/>
            <w:sz w:val="24"/>
            <w:szCs w:val="24"/>
          </w:rPr>
          <w:tag w:val="MENDELEY_CITATION_v3_eyJjaXRhdGlvbklEIjoiTUVOREVMRVlfQ0lUQVRJT05fMDNlYjI3MjUtYTM1My00ZDM0LTgxZDQtNTFmOTVlZmRkM2FjIiwicHJvcGVydGllcyI6eyJub3RlSW5kZXgiOjB9LCJpc0VkaXRlZCI6ZmFsc2UsIm1hbnVhbE92ZXJyaWRlIjp7ImlzTWFudWFsbHlPdmVycmlkZGVuIjpmYWxzZSwiY2l0ZXByb2NUZXh0IjoiWzI0X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2069146373"/>
          <w:placeholder>
            <w:docPart w:val="DefaultPlaceholder_-1854013440"/>
          </w:placeholder>
        </w:sdtPr>
        <w:sdtContent>
          <w:r w:rsidR="000653D0" w:rsidRPr="000653D0">
            <w:rPr>
              <w:rFonts w:ascii="Times New Roman" w:hAnsi="Times New Roman" w:cs="Times New Roman"/>
              <w:color w:val="000000"/>
              <w:sz w:val="24"/>
              <w:szCs w:val="24"/>
            </w:rPr>
            <w:t>[24]</w:t>
          </w:r>
        </w:sdtContent>
      </w:sdt>
      <w:r w:rsidR="00CF68B5" w:rsidRPr="00FE4617">
        <w:rPr>
          <w:rFonts w:ascii="Times New Roman" w:hAnsi="Times New Roman" w:cs="Times New Roman"/>
          <w:sz w:val="24"/>
          <w:szCs w:val="24"/>
        </w:rPr>
        <w:t>. Ideally, for the dengue virus</w:t>
      </w:r>
      <w:r w:rsidR="00CF68B5">
        <w:rPr>
          <w:rFonts w:ascii="Times New Roman" w:hAnsi="Times New Roman" w:cs="Times New Roman"/>
          <w:sz w:val="24"/>
          <w:szCs w:val="24"/>
        </w:rPr>
        <w:t>,</w:t>
      </w:r>
      <w:r w:rsidR="00CF68B5" w:rsidRPr="00FE4617">
        <w:rPr>
          <w:rFonts w:ascii="Times New Roman" w:hAnsi="Times New Roman" w:cs="Times New Roman"/>
          <w:sz w:val="24"/>
          <w:szCs w:val="24"/>
        </w:rPr>
        <w:t xml:space="preserve"> the generation interval completes at around 16 days at 28-32 °C </w:t>
      </w:r>
      <w:sdt>
        <w:sdtPr>
          <w:rPr>
            <w:rFonts w:ascii="Times New Roman" w:hAnsi="Times New Roman" w:cs="Times New Roman"/>
            <w:color w:val="000000"/>
            <w:sz w:val="24"/>
            <w:szCs w:val="24"/>
          </w:rPr>
          <w:tag w:val="MENDELEY_CITATION_v3_eyJjaXRhdGlvbklEIjoiTUVOREVMRVlfQ0lUQVRJT05fODUzNTJlMzUtMjFiMy00OWIxLWFmYTItODkzNDM3NmE2MGJmIiwicHJvcGVydGllcyI6eyJub3RlSW5kZXgiOjB9LCJpc0VkaXRlZCI6ZmFsc2UsIm1hbnVhbE92ZXJyaWRlIjp7ImlzTWFudWFsbHlPdmVycmlkZGVuIjpmYWxzZSwiY2l0ZXByb2NUZXh0IjoiWzI0X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1043338804"/>
          <w:placeholder>
            <w:docPart w:val="784E77B473A04DE3A6677324D92F5CBF"/>
          </w:placeholder>
        </w:sdtPr>
        <w:sdtContent>
          <w:r w:rsidR="000653D0" w:rsidRPr="000653D0">
            <w:rPr>
              <w:rFonts w:ascii="Times New Roman" w:hAnsi="Times New Roman" w:cs="Times New Roman"/>
              <w:color w:val="000000"/>
              <w:sz w:val="24"/>
              <w:szCs w:val="24"/>
            </w:rPr>
            <w:t>[24]</w:t>
          </w:r>
        </w:sdtContent>
      </w:sdt>
      <w:r w:rsidR="00CF68B5" w:rsidRPr="00FE4617">
        <w:rPr>
          <w:rFonts w:ascii="Times New Roman" w:hAnsi="Times New Roman" w:cs="Times New Roman"/>
          <w:sz w:val="24"/>
          <w:szCs w:val="24"/>
        </w:rPr>
        <w:t xml:space="preserve">.  </w:t>
      </w:r>
    </w:p>
    <w:p w14:paraId="1F7ED9A3" w14:textId="78584211" w:rsidR="00324A46" w:rsidRPr="00FE4617" w:rsidRDefault="00324A46" w:rsidP="004F04FE">
      <w:pPr>
        <w:spacing w:after="0" w:line="360" w:lineRule="auto"/>
        <w:rPr>
          <w:rFonts w:ascii="Times New Roman" w:hAnsi="Times New Roman" w:cs="Times New Roman"/>
          <w:sz w:val="24"/>
          <w:szCs w:val="24"/>
        </w:rPr>
      </w:pPr>
    </w:p>
    <w:p w14:paraId="44464A2D" w14:textId="31607C8C" w:rsidR="00500F1D" w:rsidRPr="00FE4617" w:rsidRDefault="001A7A72" w:rsidP="004F04FE">
      <w:pPr>
        <w:spacing w:after="0" w:line="360" w:lineRule="auto"/>
        <w:rPr>
          <w:rFonts w:ascii="Times New Roman" w:hAnsi="Times New Roman" w:cs="Times New Roman"/>
          <w:sz w:val="24"/>
          <w:szCs w:val="24"/>
        </w:rPr>
      </w:pPr>
      <w:r w:rsidRPr="00FE4617">
        <w:rPr>
          <w:rFonts w:ascii="Times New Roman" w:hAnsi="Times New Roman" w:cs="Times New Roman"/>
          <w:sz w:val="24"/>
          <w:szCs w:val="24"/>
        </w:rPr>
        <w:t xml:space="preserve">Globally and regionally in </w:t>
      </w:r>
      <w:r w:rsidR="00482C73" w:rsidRPr="00FE4617">
        <w:rPr>
          <w:rFonts w:ascii="Times New Roman" w:hAnsi="Times New Roman" w:cs="Times New Roman"/>
          <w:sz w:val="24"/>
          <w:szCs w:val="24"/>
        </w:rPr>
        <w:t>South</w:t>
      </w:r>
      <w:r w:rsidRPr="00FE4617">
        <w:rPr>
          <w:rFonts w:ascii="Times New Roman" w:hAnsi="Times New Roman" w:cs="Times New Roman"/>
          <w:sz w:val="24"/>
          <w:szCs w:val="24"/>
        </w:rPr>
        <w:t xml:space="preserve"> and Southeast Asia, dengue cases are increasing. </w:t>
      </w:r>
      <w:r w:rsidR="00482C73" w:rsidRPr="00FE4617">
        <w:rPr>
          <w:rFonts w:ascii="Times New Roman" w:hAnsi="Times New Roman" w:cs="Times New Roman"/>
          <w:color w:val="000000"/>
          <w:sz w:val="24"/>
          <w:szCs w:val="24"/>
        </w:rPr>
        <w:t xml:space="preserve">DENV infection increased </w:t>
      </w:r>
      <w:r w:rsidR="00BB3F25" w:rsidRPr="00FE4617">
        <w:rPr>
          <w:rFonts w:ascii="Times New Roman" w:hAnsi="Times New Roman" w:cs="Times New Roman"/>
          <w:color w:val="000000"/>
          <w:sz w:val="24"/>
          <w:szCs w:val="24"/>
        </w:rPr>
        <w:t xml:space="preserve">by </w:t>
      </w:r>
      <w:r w:rsidR="00482C73" w:rsidRPr="00FE4617">
        <w:rPr>
          <w:rFonts w:ascii="Times New Roman" w:hAnsi="Times New Roman" w:cs="Times New Roman"/>
          <w:color w:val="000000"/>
          <w:sz w:val="24"/>
          <w:szCs w:val="24"/>
        </w:rPr>
        <w:t xml:space="preserve">more than 46% between 2015 and 2019 in the region </w:t>
      </w:r>
      <w:sdt>
        <w:sdtPr>
          <w:rPr>
            <w:rFonts w:ascii="Times New Roman" w:hAnsi="Times New Roman" w:cs="Times New Roman"/>
            <w:color w:val="000000"/>
            <w:sz w:val="24"/>
            <w:szCs w:val="24"/>
          </w:rPr>
          <w:tag w:val="MENDELEY_CITATION_v3_eyJjaXRhdGlvbklEIjoiTUVOREVMRVlfQ0lUQVRJT05fNzkxZGU2NzUtNWJjOC00YWYyLThkOGItYWE5M2EyZjMzYzY2IiwicHJvcGVydGllcyI6eyJub3RlSW5kZXgiOjB9LCJpc0VkaXRlZCI6ZmFsc2UsIm1hbnVhbE92ZXJyaWRlIjp7ImlzTWFudWFsbHlPdmVycmlkZGVuIjpmYWxzZSwiY2l0ZXByb2NUZXh0IjoiWzdd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227688888"/>
          <w:placeholder>
            <w:docPart w:val="9681AB89318E4DBBA078D9AD89E98A07"/>
          </w:placeholder>
        </w:sdtPr>
        <w:sdtContent>
          <w:r w:rsidR="00DE03E0" w:rsidRPr="00DE03E0">
            <w:rPr>
              <w:rFonts w:ascii="Times New Roman" w:hAnsi="Times New Roman" w:cs="Times New Roman"/>
              <w:color w:val="000000"/>
              <w:sz w:val="24"/>
              <w:szCs w:val="24"/>
            </w:rPr>
            <w:t>[7]</w:t>
          </w:r>
        </w:sdtContent>
      </w:sdt>
      <w:r w:rsidR="00482C73" w:rsidRPr="00FE4617">
        <w:rPr>
          <w:rFonts w:ascii="Times New Roman" w:hAnsi="Times New Roman" w:cs="Times New Roman"/>
          <w:color w:val="000000"/>
          <w:sz w:val="24"/>
          <w:szCs w:val="24"/>
        </w:rPr>
        <w:t xml:space="preserve">. </w:t>
      </w:r>
      <w:r w:rsidR="005D28D8" w:rsidRPr="00FE4617">
        <w:rPr>
          <w:rFonts w:ascii="Times New Roman" w:hAnsi="Times New Roman" w:cs="Times New Roman"/>
          <w:sz w:val="24"/>
          <w:szCs w:val="24"/>
        </w:rPr>
        <w:t xml:space="preserve">We found an increasing trend </w:t>
      </w:r>
      <w:r w:rsidR="00B97EAD" w:rsidRPr="00FE4617">
        <w:rPr>
          <w:rFonts w:ascii="Times New Roman" w:hAnsi="Times New Roman" w:cs="Times New Roman"/>
          <w:sz w:val="24"/>
          <w:szCs w:val="24"/>
        </w:rPr>
        <w:t>in</w:t>
      </w:r>
      <w:r w:rsidR="005D28D8" w:rsidRPr="00FE4617">
        <w:rPr>
          <w:rFonts w:ascii="Times New Roman" w:hAnsi="Times New Roman" w:cs="Times New Roman"/>
          <w:sz w:val="24"/>
          <w:szCs w:val="24"/>
        </w:rPr>
        <w:t xml:space="preserve"> </w:t>
      </w:r>
      <w:r w:rsidR="00D22992" w:rsidRPr="00FE4617">
        <w:rPr>
          <w:rFonts w:ascii="Times New Roman" w:hAnsi="Times New Roman" w:cs="Times New Roman"/>
          <w:sz w:val="24"/>
          <w:szCs w:val="24"/>
        </w:rPr>
        <w:t xml:space="preserve">the reported number of </w:t>
      </w:r>
      <w:r w:rsidR="005D28D8" w:rsidRPr="00FE4617">
        <w:rPr>
          <w:rFonts w:ascii="Times New Roman" w:hAnsi="Times New Roman" w:cs="Times New Roman"/>
          <w:sz w:val="24"/>
          <w:szCs w:val="24"/>
        </w:rPr>
        <w:t xml:space="preserve">dengue cases </w:t>
      </w:r>
      <w:r w:rsidR="00D22992" w:rsidRPr="00FE4617">
        <w:rPr>
          <w:rFonts w:ascii="Times New Roman" w:hAnsi="Times New Roman" w:cs="Times New Roman"/>
          <w:sz w:val="24"/>
          <w:szCs w:val="24"/>
        </w:rPr>
        <w:t>in Bangladesh</w:t>
      </w:r>
      <w:r w:rsidR="005D28D8" w:rsidRPr="00FE4617">
        <w:rPr>
          <w:rFonts w:ascii="Times New Roman" w:hAnsi="Times New Roman" w:cs="Times New Roman"/>
          <w:sz w:val="24"/>
          <w:szCs w:val="24"/>
        </w:rPr>
        <w:t>.</w:t>
      </w:r>
      <w:r w:rsidR="00BB3F25" w:rsidRPr="00FE4617">
        <w:rPr>
          <w:rFonts w:ascii="Times New Roman" w:hAnsi="Times New Roman" w:cs="Times New Roman"/>
          <w:sz w:val="24"/>
          <w:szCs w:val="24"/>
        </w:rPr>
        <w:t xml:space="preserve"> This increasing </w:t>
      </w:r>
      <w:r w:rsidR="00D7404B" w:rsidRPr="00FE4617">
        <w:rPr>
          <w:rFonts w:ascii="Times New Roman" w:hAnsi="Times New Roman" w:cs="Times New Roman"/>
          <w:sz w:val="24"/>
          <w:szCs w:val="24"/>
        </w:rPr>
        <w:t>trend</w:t>
      </w:r>
      <w:r w:rsidR="00BB3F25" w:rsidRPr="00FE4617">
        <w:rPr>
          <w:rFonts w:ascii="Times New Roman" w:hAnsi="Times New Roman" w:cs="Times New Roman"/>
          <w:sz w:val="24"/>
          <w:szCs w:val="24"/>
        </w:rPr>
        <w:t xml:space="preserve"> was much stiffer after the serotype DENV-3 was introduced in the country in 2018 </w:t>
      </w:r>
      <w:sdt>
        <w:sdtPr>
          <w:rPr>
            <w:rFonts w:ascii="Times New Roman" w:hAnsi="Times New Roman" w:cs="Times New Roman"/>
            <w:color w:val="000000"/>
            <w:sz w:val="24"/>
            <w:szCs w:val="24"/>
          </w:rPr>
          <w:tag w:val="MENDELEY_CITATION_v3_eyJjaXRhdGlvbklEIjoiTUVOREVMRVlfQ0lUQVRJT05fZGUyODNlNWQtNjU4Yy00OTgwLWJiMzgtODE4ZjQ4NzAzZjIxIiwicHJvcGVydGllcyI6eyJub3RlSW5kZXgiOjB9LCJpc0VkaXRlZCI6ZmFsc2UsIm1hbnVhbE92ZXJyaWRlIjp7ImlzTWFudWFsbHlPdmVycmlkZGVuIjpmYWxzZSwiY2l0ZXByb2NUZXh0IjoiWzEy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741790479"/>
          <w:placeholder>
            <w:docPart w:val="DefaultPlaceholder_-1854013440"/>
          </w:placeholder>
        </w:sdtPr>
        <w:sdtContent>
          <w:r w:rsidR="00DE03E0" w:rsidRPr="00DE03E0">
            <w:rPr>
              <w:rFonts w:ascii="Times New Roman" w:hAnsi="Times New Roman" w:cs="Times New Roman"/>
              <w:color w:val="000000"/>
              <w:sz w:val="24"/>
              <w:szCs w:val="24"/>
            </w:rPr>
            <w:t>[12]</w:t>
          </w:r>
        </w:sdtContent>
      </w:sdt>
      <w:r w:rsidR="006E2117" w:rsidRPr="00FE4617">
        <w:rPr>
          <w:rFonts w:ascii="Times New Roman" w:hAnsi="Times New Roman" w:cs="Times New Roman"/>
          <w:sz w:val="24"/>
          <w:szCs w:val="24"/>
        </w:rPr>
        <w:t xml:space="preserve">. </w:t>
      </w:r>
      <w:r w:rsidR="00DC2B50" w:rsidRPr="00FE4617">
        <w:rPr>
          <w:rFonts w:ascii="Times New Roman" w:hAnsi="Times New Roman" w:cs="Times New Roman"/>
          <w:sz w:val="24"/>
          <w:szCs w:val="24"/>
        </w:rPr>
        <w:t xml:space="preserve">This </w:t>
      </w:r>
      <w:r w:rsidR="006E2117" w:rsidRPr="00FE4617">
        <w:rPr>
          <w:rFonts w:ascii="Times New Roman" w:hAnsi="Times New Roman" w:cs="Times New Roman"/>
          <w:sz w:val="24"/>
          <w:szCs w:val="24"/>
        </w:rPr>
        <w:t xml:space="preserve">increased </w:t>
      </w:r>
      <w:r w:rsidR="00DC2B50" w:rsidRPr="00FE4617">
        <w:rPr>
          <w:rFonts w:ascii="Times New Roman" w:hAnsi="Times New Roman" w:cs="Times New Roman"/>
          <w:sz w:val="24"/>
          <w:szCs w:val="24"/>
        </w:rPr>
        <w:t xml:space="preserve">trend is </w:t>
      </w:r>
      <w:r w:rsidR="006E2117" w:rsidRPr="00FE4617">
        <w:rPr>
          <w:rFonts w:ascii="Times New Roman" w:hAnsi="Times New Roman" w:cs="Times New Roman"/>
          <w:sz w:val="24"/>
          <w:szCs w:val="24"/>
        </w:rPr>
        <w:t>po</w:t>
      </w:r>
      <w:r w:rsidR="002A043D" w:rsidRPr="00FE4617">
        <w:rPr>
          <w:rFonts w:ascii="Times New Roman" w:hAnsi="Times New Roman" w:cs="Times New Roman"/>
          <w:sz w:val="24"/>
          <w:szCs w:val="24"/>
        </w:rPr>
        <w:t xml:space="preserve">ssibly linked with </w:t>
      </w:r>
      <w:r w:rsidR="00E23B89" w:rsidRPr="00FE4617">
        <w:rPr>
          <w:rFonts w:ascii="Times New Roman" w:hAnsi="Times New Roman" w:cs="Times New Roman"/>
          <w:sz w:val="24"/>
          <w:szCs w:val="24"/>
        </w:rPr>
        <w:t xml:space="preserve">climate change in the region </w:t>
      </w:r>
      <w:r w:rsidR="007528EE" w:rsidRPr="00FE4617">
        <w:rPr>
          <w:rFonts w:ascii="Times New Roman" w:hAnsi="Times New Roman" w:cs="Times New Roman"/>
          <w:sz w:val="24"/>
          <w:szCs w:val="24"/>
        </w:rPr>
        <w:t xml:space="preserve">attributed to </w:t>
      </w:r>
      <w:r w:rsidR="00E23B89" w:rsidRPr="00FE4617">
        <w:rPr>
          <w:rFonts w:ascii="Times New Roman" w:hAnsi="Times New Roman" w:cs="Times New Roman"/>
          <w:sz w:val="24"/>
          <w:szCs w:val="24"/>
        </w:rPr>
        <w:t>increased temperature and</w:t>
      </w:r>
      <w:r w:rsidRPr="00FE4617">
        <w:rPr>
          <w:rFonts w:ascii="Times New Roman" w:hAnsi="Times New Roman" w:cs="Times New Roman"/>
          <w:sz w:val="24"/>
          <w:szCs w:val="24"/>
        </w:rPr>
        <w:t xml:space="preserve"> </w:t>
      </w:r>
      <w:r w:rsidR="002A043D" w:rsidRPr="00FE4617">
        <w:rPr>
          <w:rFonts w:ascii="Times New Roman" w:hAnsi="Times New Roman" w:cs="Times New Roman"/>
          <w:sz w:val="24"/>
          <w:szCs w:val="24"/>
        </w:rPr>
        <w:t xml:space="preserve">unusual </w:t>
      </w:r>
      <w:r w:rsidR="00E23B89" w:rsidRPr="00FE4617">
        <w:rPr>
          <w:rFonts w:ascii="Times New Roman" w:hAnsi="Times New Roman" w:cs="Times New Roman"/>
          <w:sz w:val="24"/>
          <w:szCs w:val="24"/>
        </w:rPr>
        <w:t>rainfall</w:t>
      </w:r>
      <w:r w:rsidR="00FE7A07">
        <w:rPr>
          <w:rFonts w:ascii="Times New Roman" w:hAnsi="Times New Roman" w:cs="Times New Roman"/>
          <w:sz w:val="24"/>
          <w:szCs w:val="24"/>
        </w:rPr>
        <w:t>, urbanization, population growth</w:t>
      </w:r>
      <w:r w:rsidR="00C22E95">
        <w:rPr>
          <w:rFonts w:ascii="Times New Roman" w:hAnsi="Times New Roman" w:cs="Times New Roman"/>
          <w:sz w:val="24"/>
          <w:szCs w:val="24"/>
        </w:rPr>
        <w:t xml:space="preserve">, </w:t>
      </w:r>
      <w:r w:rsidR="00204DEC">
        <w:rPr>
          <w:rFonts w:ascii="Times New Roman" w:hAnsi="Times New Roman" w:cs="Times New Roman"/>
          <w:sz w:val="24"/>
          <w:szCs w:val="24"/>
        </w:rPr>
        <w:t xml:space="preserve">inadequate water supply and storage practice, </w:t>
      </w:r>
      <w:r w:rsidR="00A61455">
        <w:rPr>
          <w:rFonts w:ascii="Times New Roman" w:hAnsi="Times New Roman" w:cs="Times New Roman"/>
          <w:sz w:val="24"/>
          <w:szCs w:val="24"/>
        </w:rPr>
        <w:t xml:space="preserve">poor </w:t>
      </w:r>
      <w:r w:rsidR="001204C2">
        <w:rPr>
          <w:rFonts w:ascii="Times New Roman" w:hAnsi="Times New Roman" w:cs="Times New Roman"/>
          <w:sz w:val="24"/>
          <w:szCs w:val="24"/>
        </w:rPr>
        <w:t>sewer,</w:t>
      </w:r>
      <w:r w:rsidR="00A61455">
        <w:rPr>
          <w:rFonts w:ascii="Times New Roman" w:hAnsi="Times New Roman" w:cs="Times New Roman"/>
          <w:sz w:val="24"/>
          <w:szCs w:val="24"/>
        </w:rPr>
        <w:t xml:space="preserve"> and waste management system, rise in global </w:t>
      </w:r>
      <w:r w:rsidR="006F7746">
        <w:rPr>
          <w:rFonts w:ascii="Times New Roman" w:hAnsi="Times New Roman" w:cs="Times New Roman"/>
          <w:sz w:val="24"/>
          <w:szCs w:val="24"/>
        </w:rPr>
        <w:t>commerce</w:t>
      </w:r>
      <w:r w:rsidR="00A61455">
        <w:rPr>
          <w:rFonts w:ascii="Times New Roman" w:hAnsi="Times New Roman" w:cs="Times New Roman"/>
          <w:sz w:val="24"/>
          <w:szCs w:val="24"/>
        </w:rPr>
        <w:t xml:space="preserve"> and tourism</w:t>
      </w:r>
      <w:r w:rsidR="00335B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YyY2I2MDQtZmU3NS00ZmVlLTk1MTktNmM2N2FlY2ZhYTRhIiwicHJvcGVydGllcyI6eyJub3RlSW5kZXgiOjB9LCJpc0VkaXRlZCI6ZmFsc2UsIm1hbnVhbE92ZXJyaWRlIjp7ImlzTWFudWFsbHlPdmVycmlkZGVuIjpmYWxzZSwiY2l0ZXByb2NUZXh0IjoiWzdd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460569792"/>
          <w:placeholder>
            <w:docPart w:val="DefaultPlaceholder_-1854013440"/>
          </w:placeholder>
        </w:sdtPr>
        <w:sdtContent>
          <w:r w:rsidR="00DE03E0" w:rsidRPr="00DE03E0">
            <w:rPr>
              <w:rFonts w:ascii="Times New Roman" w:hAnsi="Times New Roman" w:cs="Times New Roman"/>
              <w:color w:val="000000"/>
              <w:sz w:val="24"/>
              <w:szCs w:val="24"/>
            </w:rPr>
            <w:t>[7]</w:t>
          </w:r>
        </w:sdtContent>
      </w:sdt>
      <w:r w:rsidR="005C65C3">
        <w:rPr>
          <w:rFonts w:ascii="Times New Roman" w:hAnsi="Times New Roman" w:cs="Times New Roman"/>
          <w:sz w:val="24"/>
          <w:szCs w:val="24"/>
        </w:rPr>
        <w:t xml:space="preserve">.  </w:t>
      </w:r>
    </w:p>
    <w:p w14:paraId="5F647DE0" w14:textId="77777777" w:rsidR="00C41FE2" w:rsidRDefault="00C41FE2" w:rsidP="004F04FE">
      <w:pPr>
        <w:spacing w:after="0" w:line="360" w:lineRule="auto"/>
        <w:rPr>
          <w:rFonts w:ascii="Times New Roman" w:hAnsi="Times New Roman" w:cs="Times New Roman"/>
          <w:sz w:val="24"/>
          <w:szCs w:val="24"/>
        </w:rPr>
      </w:pPr>
    </w:p>
    <w:p w14:paraId="3F2115EA" w14:textId="41ADB4FC" w:rsidR="00570EBC" w:rsidRDefault="00570EBC" w:rsidP="004F04FE">
      <w:pPr>
        <w:spacing w:after="0" w:line="360" w:lineRule="auto"/>
        <w:rPr>
          <w:rFonts w:ascii="Times New Roman" w:hAnsi="Times New Roman" w:cs="Times New Roman"/>
          <w:sz w:val="24"/>
          <w:szCs w:val="24"/>
        </w:rPr>
      </w:pPr>
      <w:r>
        <w:rPr>
          <w:rFonts w:ascii="Times New Roman" w:hAnsi="Times New Roman" w:cs="Times New Roman"/>
          <w:sz w:val="24"/>
          <w:szCs w:val="24"/>
        </w:rPr>
        <w:t>The case fatality ratio</w:t>
      </w:r>
      <w:r w:rsidR="00846D07">
        <w:rPr>
          <w:rFonts w:ascii="Times New Roman" w:hAnsi="Times New Roman" w:cs="Times New Roman"/>
          <w:sz w:val="24"/>
          <w:szCs w:val="24"/>
        </w:rPr>
        <w:t xml:space="preserve"> (CFR)</w:t>
      </w:r>
      <w:r>
        <w:rPr>
          <w:rFonts w:ascii="Times New Roman" w:hAnsi="Times New Roman" w:cs="Times New Roman"/>
          <w:sz w:val="24"/>
          <w:szCs w:val="24"/>
        </w:rPr>
        <w:t xml:space="preserve"> of primary dengue infection is very low with an estimation of 0.018% - 0.1% </w:t>
      </w:r>
      <w:sdt>
        <w:sdtPr>
          <w:rPr>
            <w:rFonts w:ascii="Times New Roman" w:hAnsi="Times New Roman" w:cs="Times New Roman"/>
            <w:color w:val="000000"/>
            <w:sz w:val="24"/>
            <w:szCs w:val="24"/>
          </w:rPr>
          <w:tag w:val="MENDELEY_CITATION_v3_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"/>
          <w:id w:val="944046528"/>
          <w:placeholder>
            <w:docPart w:val="CAC4EFEF7A754B05AE90CE82299D0D51"/>
          </w:placeholder>
        </w:sdtPr>
        <w:sdtContent>
          <w:r w:rsidR="000653D0" w:rsidRPr="000653D0">
            <w:rPr>
              <w:rFonts w:ascii="Times New Roman" w:hAnsi="Times New Roman" w:cs="Times New Roman"/>
              <w:color w:val="000000"/>
              <w:sz w:val="24"/>
              <w:szCs w:val="24"/>
            </w:rPr>
            <w:t>[25]</w:t>
          </w:r>
        </w:sdtContent>
      </w:sdt>
      <w:r>
        <w:rPr>
          <w:rFonts w:ascii="Times New Roman" w:hAnsi="Times New Roman" w:cs="Times New Roman"/>
          <w:sz w:val="24"/>
          <w:szCs w:val="24"/>
        </w:rPr>
        <w:t>. However, the CFR of secondary dengue infection is high, although precise estimates are not available, some studies show more than 1%</w:t>
      </w:r>
      <w:r w:rsidR="00205E69">
        <w:rPr>
          <w:rFonts w:ascii="Times New Roman" w:hAnsi="Times New Roman" w:cs="Times New Roman"/>
          <w:sz w:val="24"/>
          <w:szCs w:val="24"/>
        </w:rPr>
        <w:t xml:space="preserve"> and reaching up to 4%</w:t>
      </w:r>
      <w:r w:rsidR="000653D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"/>
          <w:id w:val="637159404"/>
          <w:placeholder>
            <w:docPart w:val="DefaultPlaceholder_-1854013440"/>
          </w:placeholder>
        </w:sdtPr>
        <w:sdtContent>
          <w:r w:rsidR="000653D0" w:rsidRPr="000653D0">
            <w:rPr>
              <w:rFonts w:ascii="Times New Roman" w:hAnsi="Times New Roman" w:cs="Times New Roman"/>
              <w:color w:val="000000"/>
              <w:sz w:val="24"/>
              <w:szCs w:val="24"/>
            </w:rPr>
            <w:t>[26]</w:t>
          </w:r>
        </w:sdtContent>
      </w:sdt>
      <w:r>
        <w:rPr>
          <w:rFonts w:ascii="Times New Roman" w:hAnsi="Times New Roman" w:cs="Times New Roman"/>
          <w:sz w:val="24"/>
          <w:szCs w:val="24"/>
        </w:rPr>
        <w:t>. Bangladesh’s overall CFR of dengue infection (</w:t>
      </w:r>
      <w:ins w:id="69" w:author="Mohammad Nayeem Hasan" w:date="2023-06-01T01:35:00Z">
        <w:r w:rsidR="00B92C58">
          <w:rPr>
            <w:rFonts w:ascii="Times New Roman" w:hAnsi="Times New Roman" w:cs="Times New Roman"/>
            <w:sz w:val="24"/>
            <w:szCs w:val="24"/>
          </w:rPr>
          <w:t>0.32%</w:t>
        </w:r>
      </w:ins>
      <w:del w:id="70" w:author="Mohammad Nayeem Hasan" w:date="2023-06-01T01:35:00Z">
        <w:r w:rsidDel="00B92C58">
          <w:rPr>
            <w:rFonts w:ascii="Times New Roman" w:hAnsi="Times New Roman" w:cs="Times New Roman"/>
            <w:sz w:val="24"/>
            <w:szCs w:val="24"/>
          </w:rPr>
          <w:delText>0.24%</w:delText>
        </w:r>
      </w:del>
      <w:r>
        <w:rPr>
          <w:rFonts w:ascii="Times New Roman" w:hAnsi="Times New Roman" w:cs="Times New Roman"/>
          <w:sz w:val="24"/>
          <w:szCs w:val="24"/>
        </w:rPr>
        <w:t xml:space="preserve">) seems slightly higher considering the </w:t>
      </w:r>
      <w:r w:rsidR="00EB441F">
        <w:rPr>
          <w:rFonts w:ascii="Times New Roman" w:hAnsi="Times New Roman" w:cs="Times New Roman"/>
          <w:sz w:val="24"/>
          <w:szCs w:val="24"/>
        </w:rPr>
        <w:t xml:space="preserve">CFR reported in other </w:t>
      </w:r>
      <w:r w:rsidR="00AB61FC">
        <w:rPr>
          <w:rFonts w:ascii="Times New Roman" w:hAnsi="Times New Roman" w:cs="Times New Roman"/>
          <w:sz w:val="24"/>
          <w:szCs w:val="24"/>
        </w:rPr>
        <w:t xml:space="preserve">South and </w:t>
      </w:r>
      <w:r w:rsidR="00972A60">
        <w:rPr>
          <w:rFonts w:ascii="Times New Roman" w:hAnsi="Times New Roman" w:cs="Times New Roman"/>
          <w:sz w:val="24"/>
          <w:szCs w:val="24"/>
        </w:rPr>
        <w:t>Southeast</w:t>
      </w:r>
      <w:r w:rsidR="00AB61FC">
        <w:rPr>
          <w:rFonts w:ascii="Times New Roman" w:hAnsi="Times New Roman" w:cs="Times New Roman"/>
          <w:sz w:val="24"/>
          <w:szCs w:val="24"/>
        </w:rPr>
        <w:t xml:space="preserve"> Asian countries </w:t>
      </w:r>
      <w:sdt>
        <w:sdtPr>
          <w:rPr>
            <w:rFonts w:ascii="Times New Roman" w:hAnsi="Times New Roman" w:cs="Times New Roman"/>
            <w:color w:val="000000"/>
            <w:sz w:val="24"/>
            <w:szCs w:val="24"/>
          </w:rPr>
          <w:tag w:val="MENDELEY_CITATION_v3_eyJjaXRhdGlvbklEIjoiTUVOREVMRVlfQ0lUQVRJT05fNjQzYjdjMzctMDA2ZS00Y2MxLThjM2ItMjg0ZDM3ZDFmOTFkIiwicHJvcGVydGllcyI6eyJub3RlSW5kZXgiOjB9LCJpc0VkaXRlZCI6ZmFsc2UsIm1hbnVhbE92ZXJyaWRlIjp7ImlzTWFudWFsbHlPdmVycmlkZGVuIjpmYWxzZSwiY2l0ZXByb2NUZXh0IjoiWzdd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2095040928"/>
          <w:placeholder>
            <w:docPart w:val="DefaultPlaceholder_-1854013440"/>
          </w:placeholder>
        </w:sdtPr>
        <w:sdtContent>
          <w:r w:rsidR="00972A60" w:rsidRPr="00972A60">
            <w:rPr>
              <w:rFonts w:ascii="Times New Roman" w:hAnsi="Times New Roman" w:cs="Times New Roman"/>
              <w:color w:val="000000"/>
              <w:sz w:val="24"/>
              <w:szCs w:val="24"/>
            </w:rPr>
            <w:t>[7]</w:t>
          </w:r>
        </w:sdtContent>
      </w:sdt>
      <w:r w:rsidR="007B71C6">
        <w:rPr>
          <w:rFonts w:ascii="Times New Roman" w:hAnsi="Times New Roman" w:cs="Times New Roman"/>
          <w:sz w:val="24"/>
          <w:szCs w:val="24"/>
        </w:rPr>
        <w:t xml:space="preserve">. </w:t>
      </w:r>
      <w:r w:rsidR="00232CCC">
        <w:rPr>
          <w:rFonts w:ascii="Times New Roman" w:hAnsi="Times New Roman" w:cs="Times New Roman"/>
          <w:sz w:val="24"/>
          <w:szCs w:val="24"/>
        </w:rPr>
        <w:t xml:space="preserve">However, it needs to </w:t>
      </w:r>
      <w:r w:rsidR="001D39E5">
        <w:rPr>
          <w:rFonts w:ascii="Times New Roman" w:hAnsi="Times New Roman" w:cs="Times New Roman"/>
          <w:sz w:val="24"/>
          <w:szCs w:val="24"/>
        </w:rPr>
        <w:t>be kept</w:t>
      </w:r>
      <w:r w:rsidR="00232CCC">
        <w:rPr>
          <w:rFonts w:ascii="Times New Roman" w:hAnsi="Times New Roman" w:cs="Times New Roman"/>
          <w:sz w:val="24"/>
          <w:szCs w:val="24"/>
        </w:rPr>
        <w:t xml:space="preserve"> in mind that </w:t>
      </w:r>
      <w:r w:rsidR="00877CE0">
        <w:rPr>
          <w:rFonts w:ascii="Times New Roman" w:hAnsi="Times New Roman" w:cs="Times New Roman"/>
          <w:sz w:val="24"/>
          <w:szCs w:val="24"/>
        </w:rPr>
        <w:t xml:space="preserve">more than 93% of dengue-related deaths </w:t>
      </w:r>
      <w:r w:rsidR="00972A60">
        <w:rPr>
          <w:rFonts w:ascii="Times New Roman" w:hAnsi="Times New Roman" w:cs="Times New Roman"/>
          <w:sz w:val="24"/>
          <w:szCs w:val="24"/>
        </w:rPr>
        <w:t xml:space="preserve">in Bangladesh </w:t>
      </w:r>
      <w:r w:rsidR="00877CE0">
        <w:rPr>
          <w:rFonts w:ascii="Times New Roman" w:hAnsi="Times New Roman" w:cs="Times New Roman"/>
          <w:sz w:val="24"/>
          <w:szCs w:val="24"/>
        </w:rPr>
        <w:t xml:space="preserve">were recorded after the introduction of the serotype DENV-3 in 2019. Thus, secondary infection is likely contributing </w:t>
      </w:r>
      <w:r w:rsidR="002A65D7">
        <w:rPr>
          <w:rFonts w:ascii="Times New Roman" w:hAnsi="Times New Roman" w:cs="Times New Roman"/>
          <w:sz w:val="24"/>
          <w:szCs w:val="24"/>
        </w:rPr>
        <w:t>to</w:t>
      </w:r>
      <w:r w:rsidR="00877CE0">
        <w:rPr>
          <w:rFonts w:ascii="Times New Roman" w:hAnsi="Times New Roman" w:cs="Times New Roman"/>
          <w:sz w:val="24"/>
          <w:szCs w:val="24"/>
        </w:rPr>
        <w:t xml:space="preserve"> higher dengue-related deaths in Bangladesh. </w:t>
      </w:r>
      <w:r w:rsidR="004461D4">
        <w:rPr>
          <w:rFonts w:ascii="Times New Roman" w:hAnsi="Times New Roman" w:cs="Times New Roman"/>
          <w:sz w:val="24"/>
          <w:szCs w:val="24"/>
        </w:rPr>
        <w:t>In addition, t</w:t>
      </w:r>
      <w:r w:rsidR="0005712C">
        <w:rPr>
          <w:rFonts w:ascii="Times New Roman" w:hAnsi="Times New Roman" w:cs="Times New Roman"/>
          <w:sz w:val="24"/>
          <w:szCs w:val="24"/>
        </w:rPr>
        <w:t xml:space="preserve">he CFR of </w:t>
      </w:r>
      <w:r w:rsidR="00D47B4A">
        <w:rPr>
          <w:rFonts w:ascii="Times New Roman" w:hAnsi="Times New Roman" w:cs="Times New Roman"/>
          <w:sz w:val="24"/>
          <w:szCs w:val="24"/>
        </w:rPr>
        <w:t xml:space="preserve">the </w:t>
      </w:r>
      <w:r w:rsidR="0005712C">
        <w:rPr>
          <w:rFonts w:ascii="Times New Roman" w:hAnsi="Times New Roman" w:cs="Times New Roman"/>
          <w:sz w:val="24"/>
          <w:szCs w:val="24"/>
        </w:rPr>
        <w:t xml:space="preserve">dengue virus </w:t>
      </w:r>
      <w:r w:rsidR="00D47B4A">
        <w:rPr>
          <w:rFonts w:ascii="Times New Roman" w:hAnsi="Times New Roman" w:cs="Times New Roman"/>
          <w:sz w:val="24"/>
          <w:szCs w:val="24"/>
        </w:rPr>
        <w:t xml:space="preserve">infection might have </w:t>
      </w:r>
      <w:r w:rsidR="00A64C7F">
        <w:rPr>
          <w:rFonts w:ascii="Times New Roman" w:hAnsi="Times New Roman" w:cs="Times New Roman"/>
          <w:sz w:val="24"/>
          <w:szCs w:val="24"/>
        </w:rPr>
        <w:t xml:space="preserve">been </w:t>
      </w:r>
      <w:r w:rsidR="00D47B4A">
        <w:rPr>
          <w:rFonts w:ascii="Times New Roman" w:hAnsi="Times New Roman" w:cs="Times New Roman"/>
          <w:sz w:val="24"/>
          <w:szCs w:val="24"/>
        </w:rPr>
        <w:t>affected by</w:t>
      </w:r>
      <w:r w:rsidR="0005712C">
        <w:rPr>
          <w:rFonts w:ascii="Times New Roman" w:hAnsi="Times New Roman" w:cs="Times New Roman"/>
          <w:sz w:val="24"/>
          <w:szCs w:val="24"/>
        </w:rPr>
        <w:t xml:space="preserve"> a </w:t>
      </w:r>
      <w:r>
        <w:rPr>
          <w:rFonts w:ascii="Times New Roman" w:hAnsi="Times New Roman" w:cs="Times New Roman"/>
          <w:sz w:val="24"/>
          <w:szCs w:val="24"/>
        </w:rPr>
        <w:t xml:space="preserve">lack of active surveillance and missing the mild </w:t>
      </w:r>
      <w:r w:rsidR="00901917">
        <w:rPr>
          <w:rFonts w:ascii="Times New Roman" w:hAnsi="Times New Roman" w:cs="Times New Roman"/>
          <w:sz w:val="24"/>
          <w:szCs w:val="24"/>
        </w:rPr>
        <w:t xml:space="preserve">and asymptomatic </w:t>
      </w:r>
      <w:r>
        <w:rPr>
          <w:rFonts w:ascii="Times New Roman" w:hAnsi="Times New Roman" w:cs="Times New Roman"/>
          <w:sz w:val="24"/>
          <w:szCs w:val="24"/>
        </w:rPr>
        <w:t>cases, and not recording the cases outside the public hospital and few selected private hospitals</w:t>
      </w:r>
      <w:r w:rsidR="0005712C">
        <w:rPr>
          <w:rFonts w:ascii="Times New Roman" w:hAnsi="Times New Roman" w:cs="Times New Roman"/>
          <w:sz w:val="24"/>
          <w:szCs w:val="24"/>
        </w:rPr>
        <w:t xml:space="preserve"> in Bangladesh</w:t>
      </w:r>
      <w:r w:rsidR="00A64C7F">
        <w:rPr>
          <w:rFonts w:ascii="Times New Roman" w:hAnsi="Times New Roman" w:cs="Times New Roman"/>
          <w:sz w:val="24"/>
          <w:szCs w:val="24"/>
        </w:rPr>
        <w:t xml:space="preserve"> or weaker health care system in the country</w:t>
      </w:r>
      <w:sdt>
        <w:sdtPr>
          <w:rPr>
            <w:rFonts w:ascii="Times New Roman" w:hAnsi="Times New Roman" w:cs="Times New Roman"/>
            <w:color w:val="000000"/>
            <w:sz w:val="24"/>
            <w:szCs w:val="24"/>
          </w:rPr>
          <w:tag w:val="MENDELEY_CITATION_v3_eyJjaXRhdGlvbklEIjoiTUVOREVMRVlfQ0lUQVRJT05fNGQwMzdkZTUtYmE2MS00MDk2LThlMWQtMTJhMGFhYTE1ODczIiwicHJvcGVydGllcyI6eyJub3RlSW5kZXgiOjB9LCJpc0VkaXRlZCI6ZmFsc2UsIm1hbnVhbE92ZXJyaWRlIjp7ImlzTWFudWFsbHlPdmVycmlkZGVuIjpmYWxzZSwiY2l0ZXByb2NUZXh0IjoiWzEy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25181488"/>
          <w:placeholder>
            <w:docPart w:val="DefaultPlaceholder_-1854013440"/>
          </w:placeholder>
        </w:sdtPr>
        <w:sdtContent>
          <w:r w:rsidR="00382E68" w:rsidRPr="00382E68">
            <w:rPr>
              <w:rFonts w:ascii="Times New Roman" w:hAnsi="Times New Roman" w:cs="Times New Roman"/>
              <w:color w:val="000000"/>
              <w:sz w:val="24"/>
              <w:szCs w:val="24"/>
            </w:rPr>
            <w:t>[12]</w:t>
          </w:r>
        </w:sdtContent>
      </w:sdt>
      <w:r>
        <w:rPr>
          <w:rFonts w:ascii="Times New Roman" w:hAnsi="Times New Roman" w:cs="Times New Roman"/>
          <w:sz w:val="24"/>
          <w:szCs w:val="24"/>
        </w:rPr>
        <w:t xml:space="preserve">. </w:t>
      </w:r>
      <w:r w:rsidR="004056F2">
        <w:rPr>
          <w:rFonts w:ascii="Times New Roman" w:hAnsi="Times New Roman" w:cs="Times New Roman"/>
          <w:sz w:val="24"/>
          <w:szCs w:val="24"/>
        </w:rPr>
        <w:t>I</w:t>
      </w:r>
      <w:r>
        <w:rPr>
          <w:rFonts w:ascii="Times New Roman" w:hAnsi="Times New Roman" w:cs="Times New Roman"/>
          <w:sz w:val="24"/>
          <w:szCs w:val="24"/>
        </w:rPr>
        <w:t xml:space="preserve">n some years, the CFR </w:t>
      </w:r>
      <w:r w:rsidR="00EA1DC1">
        <w:rPr>
          <w:rFonts w:ascii="Times New Roman" w:hAnsi="Times New Roman" w:cs="Times New Roman"/>
          <w:sz w:val="24"/>
          <w:szCs w:val="24"/>
        </w:rPr>
        <w:t>was</w:t>
      </w:r>
      <w:r w:rsidR="00E35458">
        <w:rPr>
          <w:rFonts w:ascii="Times New Roman" w:hAnsi="Times New Roman" w:cs="Times New Roman"/>
          <w:sz w:val="24"/>
          <w:szCs w:val="24"/>
        </w:rPr>
        <w:t xml:space="preserve"> very high </w:t>
      </w:r>
      <w:r>
        <w:rPr>
          <w:rFonts w:ascii="Times New Roman" w:hAnsi="Times New Roman" w:cs="Times New Roman"/>
          <w:sz w:val="24"/>
          <w:szCs w:val="24"/>
        </w:rPr>
        <w:t xml:space="preserve">for example, in the </w:t>
      </w:r>
      <w:r w:rsidR="005134EC">
        <w:rPr>
          <w:rFonts w:ascii="Times New Roman" w:hAnsi="Times New Roman" w:cs="Times New Roman"/>
          <w:sz w:val="24"/>
          <w:szCs w:val="24"/>
        </w:rPr>
        <w:t>year 200</w:t>
      </w:r>
      <w:r w:rsidR="004247F3">
        <w:rPr>
          <w:rFonts w:ascii="Times New Roman" w:hAnsi="Times New Roman" w:cs="Times New Roman"/>
          <w:sz w:val="24"/>
          <w:szCs w:val="24"/>
        </w:rPr>
        <w:t>3</w:t>
      </w:r>
      <w:r w:rsidR="005134EC">
        <w:rPr>
          <w:rFonts w:ascii="Times New Roman" w:hAnsi="Times New Roman" w:cs="Times New Roman"/>
          <w:sz w:val="24"/>
          <w:szCs w:val="24"/>
        </w:rPr>
        <w:t xml:space="preserve">, the CFR was </w:t>
      </w:r>
      <w:ins w:id="71" w:author="Mohammad Nayeem Hasan" w:date="2023-06-01T01:36:00Z">
        <w:r w:rsidR="00B92C58">
          <w:rPr>
            <w:rFonts w:ascii="Times New Roman" w:hAnsi="Times New Roman" w:cs="Times New Roman"/>
            <w:sz w:val="24"/>
            <w:szCs w:val="24"/>
          </w:rPr>
          <w:t>2.1</w:t>
        </w:r>
      </w:ins>
      <w:del w:id="72" w:author="Mohammad Nayeem Hasan" w:date="2023-06-01T01:36:00Z">
        <w:r w:rsidR="005134EC" w:rsidDel="00B92C58">
          <w:rPr>
            <w:rFonts w:ascii="Times New Roman" w:hAnsi="Times New Roman" w:cs="Times New Roman"/>
            <w:sz w:val="24"/>
            <w:szCs w:val="24"/>
          </w:rPr>
          <w:delText>2.2</w:delText>
        </w:r>
      </w:del>
      <w:r w:rsidR="00625A70">
        <w:rPr>
          <w:rFonts w:ascii="Times New Roman" w:hAnsi="Times New Roman" w:cs="Times New Roman"/>
          <w:sz w:val="24"/>
          <w:szCs w:val="24"/>
        </w:rPr>
        <w:t xml:space="preserve"> (total case</w:t>
      </w:r>
      <w:r w:rsidR="00D56C7F">
        <w:rPr>
          <w:rFonts w:ascii="Times New Roman" w:hAnsi="Times New Roman" w:cs="Times New Roman"/>
          <w:sz w:val="24"/>
          <w:szCs w:val="24"/>
        </w:rPr>
        <w:t>s</w:t>
      </w:r>
      <w:r w:rsidR="00625A70">
        <w:rPr>
          <w:rFonts w:ascii="Times New Roman" w:hAnsi="Times New Roman" w:cs="Times New Roman"/>
          <w:sz w:val="24"/>
          <w:szCs w:val="24"/>
        </w:rPr>
        <w:t xml:space="preserve"> 486)</w:t>
      </w:r>
      <w:r w:rsidR="005134EC">
        <w:rPr>
          <w:rFonts w:ascii="Times New Roman" w:hAnsi="Times New Roman" w:cs="Times New Roman"/>
          <w:sz w:val="24"/>
          <w:szCs w:val="24"/>
        </w:rPr>
        <w:t xml:space="preserve">, </w:t>
      </w:r>
      <w:r w:rsidR="004247F3">
        <w:rPr>
          <w:rFonts w:ascii="Times New Roman" w:hAnsi="Times New Roman" w:cs="Times New Roman"/>
          <w:sz w:val="24"/>
          <w:szCs w:val="24"/>
        </w:rPr>
        <w:t>in the year 200</w:t>
      </w:r>
      <w:r w:rsidR="00524DE1">
        <w:rPr>
          <w:rFonts w:ascii="Times New Roman" w:hAnsi="Times New Roman" w:cs="Times New Roman"/>
          <w:sz w:val="24"/>
          <w:szCs w:val="24"/>
        </w:rPr>
        <w:t>0</w:t>
      </w:r>
      <w:r w:rsidR="00E325DF">
        <w:rPr>
          <w:rFonts w:ascii="Times New Roman" w:hAnsi="Times New Roman" w:cs="Times New Roman"/>
          <w:sz w:val="24"/>
          <w:szCs w:val="24"/>
        </w:rPr>
        <w:t xml:space="preserve">, </w:t>
      </w:r>
      <w:r w:rsidR="004247F3">
        <w:rPr>
          <w:rFonts w:ascii="Times New Roman" w:hAnsi="Times New Roman" w:cs="Times New Roman"/>
          <w:sz w:val="24"/>
          <w:szCs w:val="24"/>
        </w:rPr>
        <w:t>1.68 (</w:t>
      </w:r>
      <w:r w:rsidR="003576F0">
        <w:rPr>
          <w:rFonts w:ascii="Times New Roman" w:hAnsi="Times New Roman" w:cs="Times New Roman"/>
          <w:sz w:val="24"/>
          <w:szCs w:val="24"/>
        </w:rPr>
        <w:t>total case</w:t>
      </w:r>
      <w:r w:rsidR="003D1D3C">
        <w:rPr>
          <w:rFonts w:ascii="Times New Roman" w:hAnsi="Times New Roman" w:cs="Times New Roman"/>
          <w:sz w:val="24"/>
          <w:szCs w:val="24"/>
        </w:rPr>
        <w:t>s</w:t>
      </w:r>
      <w:r w:rsidR="003576F0">
        <w:rPr>
          <w:rFonts w:ascii="Times New Roman" w:hAnsi="Times New Roman" w:cs="Times New Roman"/>
          <w:sz w:val="24"/>
          <w:szCs w:val="24"/>
        </w:rPr>
        <w:t xml:space="preserve"> 5</w:t>
      </w:r>
      <w:r w:rsidR="003D1D3C">
        <w:rPr>
          <w:rFonts w:ascii="Times New Roman" w:hAnsi="Times New Roman" w:cs="Times New Roman"/>
          <w:sz w:val="24"/>
          <w:szCs w:val="24"/>
        </w:rPr>
        <w:t>,</w:t>
      </w:r>
      <w:r w:rsidR="003576F0">
        <w:rPr>
          <w:rFonts w:ascii="Times New Roman" w:hAnsi="Times New Roman" w:cs="Times New Roman"/>
          <w:sz w:val="24"/>
          <w:szCs w:val="24"/>
        </w:rPr>
        <w:t>551)</w:t>
      </w:r>
      <w:r w:rsidR="00E325DF">
        <w:rPr>
          <w:rFonts w:ascii="Times New Roman" w:hAnsi="Times New Roman" w:cs="Times New Roman"/>
          <w:sz w:val="24"/>
          <w:szCs w:val="24"/>
        </w:rPr>
        <w:t xml:space="preserve">, and in </w:t>
      </w:r>
      <w:r w:rsidR="005134EC">
        <w:rPr>
          <w:rFonts w:ascii="Times New Roman" w:hAnsi="Times New Roman" w:cs="Times New Roman"/>
          <w:sz w:val="24"/>
          <w:szCs w:val="24"/>
        </w:rPr>
        <w:t>20</w:t>
      </w:r>
      <w:r w:rsidR="00826DBF">
        <w:rPr>
          <w:rFonts w:ascii="Times New Roman" w:hAnsi="Times New Roman" w:cs="Times New Roman"/>
          <w:sz w:val="24"/>
          <w:szCs w:val="24"/>
        </w:rPr>
        <w:t>22</w:t>
      </w:r>
      <w:r w:rsidR="00E325DF">
        <w:rPr>
          <w:rFonts w:ascii="Times New Roman" w:hAnsi="Times New Roman" w:cs="Times New Roman"/>
          <w:sz w:val="24"/>
          <w:szCs w:val="24"/>
        </w:rPr>
        <w:t xml:space="preserve">, </w:t>
      </w:r>
      <w:r w:rsidR="00826DBF">
        <w:rPr>
          <w:rFonts w:ascii="Times New Roman" w:hAnsi="Times New Roman" w:cs="Times New Roman"/>
          <w:sz w:val="24"/>
          <w:szCs w:val="24"/>
        </w:rPr>
        <w:t>0.45</w:t>
      </w:r>
      <w:r w:rsidR="00CC2017">
        <w:rPr>
          <w:rFonts w:ascii="Times New Roman" w:hAnsi="Times New Roman" w:cs="Times New Roman"/>
          <w:sz w:val="24"/>
          <w:szCs w:val="24"/>
        </w:rPr>
        <w:t xml:space="preserve"> (total case</w:t>
      </w:r>
      <w:r w:rsidR="003D1D3C">
        <w:rPr>
          <w:rFonts w:ascii="Times New Roman" w:hAnsi="Times New Roman" w:cs="Times New Roman"/>
          <w:sz w:val="24"/>
          <w:szCs w:val="24"/>
        </w:rPr>
        <w:t>s</w:t>
      </w:r>
      <w:r w:rsidR="00CC2017">
        <w:rPr>
          <w:rFonts w:ascii="Times New Roman" w:hAnsi="Times New Roman" w:cs="Times New Roman"/>
          <w:sz w:val="24"/>
          <w:szCs w:val="24"/>
        </w:rPr>
        <w:t xml:space="preserve"> </w:t>
      </w:r>
      <w:r w:rsidR="00263CAB">
        <w:rPr>
          <w:rFonts w:ascii="Times New Roman" w:hAnsi="Times New Roman" w:cs="Times New Roman"/>
          <w:sz w:val="24"/>
          <w:szCs w:val="24"/>
        </w:rPr>
        <w:t>62,</w:t>
      </w:r>
      <w:r w:rsidR="00524DE1">
        <w:rPr>
          <w:rFonts w:ascii="Times New Roman" w:hAnsi="Times New Roman" w:cs="Times New Roman"/>
          <w:sz w:val="24"/>
          <w:szCs w:val="24"/>
        </w:rPr>
        <w:t>382)</w:t>
      </w:r>
      <w:r w:rsidR="00826DBF">
        <w:rPr>
          <w:rFonts w:ascii="Times New Roman" w:hAnsi="Times New Roman" w:cs="Times New Roman"/>
          <w:sz w:val="24"/>
          <w:szCs w:val="24"/>
        </w:rPr>
        <w:t>.</w:t>
      </w:r>
      <w:r w:rsidR="00CE3085">
        <w:rPr>
          <w:rFonts w:ascii="Times New Roman" w:hAnsi="Times New Roman" w:cs="Times New Roman"/>
          <w:sz w:val="24"/>
          <w:szCs w:val="24"/>
        </w:rPr>
        <w:t xml:space="preserve"> </w:t>
      </w:r>
      <w:r w:rsidR="00826DBF">
        <w:rPr>
          <w:rFonts w:ascii="Times New Roman" w:hAnsi="Times New Roman" w:cs="Times New Roman"/>
          <w:sz w:val="24"/>
          <w:szCs w:val="24"/>
        </w:rPr>
        <w:t xml:space="preserve"> </w:t>
      </w:r>
    </w:p>
    <w:p w14:paraId="7C021204" w14:textId="77777777" w:rsidR="009D5291" w:rsidRDefault="009D5291" w:rsidP="004F04FE">
      <w:pPr>
        <w:spacing w:after="0" w:line="360" w:lineRule="auto"/>
        <w:rPr>
          <w:rFonts w:ascii="Times New Roman" w:hAnsi="Times New Roman" w:cs="Times New Roman"/>
          <w:sz w:val="24"/>
          <w:szCs w:val="24"/>
        </w:rPr>
      </w:pPr>
    </w:p>
    <w:p w14:paraId="5992B7EB" w14:textId="67E7B4D9" w:rsidR="000D11C6" w:rsidRPr="00186BD2" w:rsidRDefault="00EA075D" w:rsidP="004F04FE">
      <w:pPr>
        <w:spacing w:after="0" w:line="360" w:lineRule="auto"/>
        <w:rPr>
          <w:rFonts w:ascii="Times New Roman" w:hAnsi="Times New Roman" w:cs="Times New Roman"/>
          <w:sz w:val="24"/>
          <w:szCs w:val="24"/>
        </w:rPr>
      </w:pPr>
      <w:r>
        <w:rPr>
          <w:rFonts w:ascii="Times New Roman" w:hAnsi="Times New Roman" w:cs="Times New Roman"/>
          <w:sz w:val="24"/>
          <w:szCs w:val="24"/>
        </w:rPr>
        <w:t>Controlling vector-borne diseases in tropical countries where temperatures</w:t>
      </w:r>
      <w:r w:rsidR="009A16DE">
        <w:rPr>
          <w:rFonts w:ascii="Times New Roman" w:hAnsi="Times New Roman" w:cs="Times New Roman"/>
          <w:sz w:val="24"/>
          <w:szCs w:val="24"/>
        </w:rPr>
        <w:t>, humidity</w:t>
      </w:r>
      <w:r w:rsidR="000516AF">
        <w:rPr>
          <w:rFonts w:ascii="Times New Roman" w:hAnsi="Times New Roman" w:cs="Times New Roman"/>
          <w:sz w:val="24"/>
          <w:szCs w:val="24"/>
        </w:rPr>
        <w:t>,</w:t>
      </w:r>
      <w:r w:rsidR="009A16DE">
        <w:rPr>
          <w:rFonts w:ascii="Times New Roman" w:hAnsi="Times New Roman" w:cs="Times New Roman"/>
          <w:sz w:val="24"/>
          <w:szCs w:val="24"/>
        </w:rPr>
        <w:t xml:space="preserve"> and rainfall</w:t>
      </w:r>
      <w:r>
        <w:rPr>
          <w:rFonts w:ascii="Times New Roman" w:hAnsi="Times New Roman" w:cs="Times New Roman"/>
          <w:sz w:val="24"/>
          <w:szCs w:val="24"/>
        </w:rPr>
        <w:t xml:space="preserve"> remain favorable</w:t>
      </w:r>
      <w:r w:rsidR="00E5233D">
        <w:rPr>
          <w:rFonts w:ascii="Times New Roman" w:hAnsi="Times New Roman" w:cs="Times New Roman"/>
          <w:sz w:val="24"/>
          <w:szCs w:val="24"/>
        </w:rPr>
        <w:t xml:space="preserve"> for breeding </w:t>
      </w:r>
      <w:r w:rsidR="00DF55B5">
        <w:rPr>
          <w:rFonts w:ascii="Times New Roman" w:hAnsi="Times New Roman" w:cs="Times New Roman"/>
          <w:sz w:val="24"/>
          <w:szCs w:val="24"/>
        </w:rPr>
        <w:t>mosquitoes</w:t>
      </w:r>
      <w:r>
        <w:rPr>
          <w:rFonts w:ascii="Times New Roman" w:hAnsi="Times New Roman" w:cs="Times New Roman"/>
          <w:sz w:val="24"/>
          <w:szCs w:val="24"/>
        </w:rPr>
        <w:t xml:space="preserve"> during </w:t>
      </w:r>
      <w:r w:rsidR="00D3289F">
        <w:rPr>
          <w:rFonts w:ascii="Times New Roman" w:hAnsi="Times New Roman" w:cs="Times New Roman"/>
          <w:sz w:val="24"/>
          <w:szCs w:val="24"/>
        </w:rPr>
        <w:t xml:space="preserve">most </w:t>
      </w:r>
      <w:r w:rsidR="00DF55B5">
        <w:rPr>
          <w:rFonts w:ascii="Times New Roman" w:hAnsi="Times New Roman" w:cs="Times New Roman"/>
          <w:sz w:val="24"/>
          <w:szCs w:val="24"/>
        </w:rPr>
        <w:t>periods</w:t>
      </w:r>
      <w:r w:rsidR="00D3289F">
        <w:rPr>
          <w:rFonts w:ascii="Times New Roman" w:hAnsi="Times New Roman" w:cs="Times New Roman"/>
          <w:sz w:val="24"/>
          <w:szCs w:val="24"/>
        </w:rPr>
        <w:t xml:space="preserve"> </w:t>
      </w:r>
      <w:r w:rsidR="00E5233D">
        <w:rPr>
          <w:rFonts w:ascii="Times New Roman" w:hAnsi="Times New Roman" w:cs="Times New Roman"/>
          <w:sz w:val="24"/>
          <w:szCs w:val="24"/>
        </w:rPr>
        <w:t>of the year</w:t>
      </w:r>
      <w:r w:rsidR="008E31C2">
        <w:rPr>
          <w:rFonts w:ascii="Times New Roman" w:hAnsi="Times New Roman" w:cs="Times New Roman"/>
          <w:sz w:val="24"/>
          <w:szCs w:val="24"/>
        </w:rPr>
        <w:t xml:space="preserve"> </w:t>
      </w:r>
      <w:r w:rsidR="00E5233D">
        <w:rPr>
          <w:rFonts w:ascii="Times New Roman" w:hAnsi="Times New Roman" w:cs="Times New Roman"/>
          <w:sz w:val="24"/>
          <w:szCs w:val="24"/>
        </w:rPr>
        <w:t xml:space="preserve">is a difficult </w:t>
      </w:r>
      <w:r w:rsidR="00DF55B5">
        <w:rPr>
          <w:rFonts w:ascii="Times New Roman" w:hAnsi="Times New Roman" w:cs="Times New Roman"/>
          <w:sz w:val="24"/>
          <w:szCs w:val="24"/>
        </w:rPr>
        <w:t>task</w:t>
      </w:r>
      <w:sdt>
        <w:sdtPr>
          <w:rPr>
            <w:rFonts w:ascii="Times New Roman" w:hAnsi="Times New Roman" w:cs="Times New Roman"/>
            <w:color w:val="000000"/>
            <w:sz w:val="24"/>
            <w:szCs w:val="24"/>
          </w:rPr>
          <w:tag w:val="MENDELEY_CITATION_v3_eyJjaXRhdGlvbklEIjoiTUVOREVMRVlfQ0lUQVRJT05fZjM0ZDI1NjEtZTg3Yi00ODM3LWE3ZjEtZjM5YjI2MjdkZTBj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03715991"/>
          <w:placeholder>
            <w:docPart w:val="DefaultPlaceholder_-1854013440"/>
          </w:placeholder>
        </w:sdtPr>
        <w:sdtContent>
          <w:r w:rsidR="00DE03E0" w:rsidRPr="00DE03E0">
            <w:rPr>
              <w:rFonts w:ascii="Times New Roman" w:hAnsi="Times New Roman" w:cs="Times New Roman"/>
              <w:color w:val="000000"/>
              <w:sz w:val="24"/>
              <w:szCs w:val="24"/>
            </w:rPr>
            <w:t>[11]</w:t>
          </w:r>
        </w:sdtContent>
      </w:sdt>
      <w:r w:rsidR="00E5233D">
        <w:rPr>
          <w:rFonts w:ascii="Times New Roman" w:hAnsi="Times New Roman" w:cs="Times New Roman"/>
          <w:sz w:val="24"/>
          <w:szCs w:val="24"/>
        </w:rPr>
        <w:t>.</w:t>
      </w:r>
      <w:r w:rsidR="00781C8D">
        <w:rPr>
          <w:rFonts w:ascii="Times New Roman" w:hAnsi="Times New Roman" w:cs="Times New Roman"/>
          <w:sz w:val="24"/>
          <w:szCs w:val="24"/>
        </w:rPr>
        <w:t xml:space="preserve"> </w:t>
      </w:r>
      <w:r w:rsidR="004F16A9">
        <w:rPr>
          <w:rFonts w:ascii="Times New Roman" w:hAnsi="Times New Roman" w:cs="Times New Roman"/>
          <w:sz w:val="24"/>
          <w:szCs w:val="24"/>
        </w:rPr>
        <w:t>Researchers raised concern over the development of insecticide resistance</w:t>
      </w:r>
      <w:r w:rsidR="00FE0E3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wYTkyMjItOTAzMy00Y2JiLWFhOGQtM2QxMWQ5ODA2YzNi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83580148"/>
          <w:placeholder>
            <w:docPart w:val="DefaultPlaceholder_-1854013440"/>
          </w:placeholder>
        </w:sdtPr>
        <w:sdtContent>
          <w:r w:rsidR="00DE03E0" w:rsidRPr="00DE03E0">
            <w:rPr>
              <w:rFonts w:ascii="Times New Roman" w:hAnsi="Times New Roman" w:cs="Times New Roman"/>
              <w:color w:val="000000"/>
              <w:sz w:val="24"/>
              <w:szCs w:val="24"/>
            </w:rPr>
            <w:t>[11]</w:t>
          </w:r>
        </w:sdtContent>
      </w:sdt>
      <w:r w:rsidR="004F16A9">
        <w:rPr>
          <w:rFonts w:ascii="Times New Roman" w:hAnsi="Times New Roman" w:cs="Times New Roman"/>
          <w:sz w:val="24"/>
          <w:szCs w:val="24"/>
        </w:rPr>
        <w:t xml:space="preserve">, and </w:t>
      </w:r>
      <w:r w:rsidR="002A65D7">
        <w:rPr>
          <w:rFonts w:ascii="Times New Roman" w:hAnsi="Times New Roman" w:cs="Times New Roman"/>
          <w:sz w:val="24"/>
          <w:szCs w:val="24"/>
        </w:rPr>
        <w:t xml:space="preserve">the </w:t>
      </w:r>
      <w:r w:rsidR="004F16A9">
        <w:rPr>
          <w:rFonts w:ascii="Times New Roman" w:hAnsi="Times New Roman" w:cs="Times New Roman"/>
          <w:sz w:val="24"/>
          <w:szCs w:val="24"/>
        </w:rPr>
        <w:lastRenderedPageBreak/>
        <w:t xml:space="preserve">failure of </w:t>
      </w:r>
      <w:r w:rsidR="003E6985">
        <w:rPr>
          <w:rFonts w:ascii="Times New Roman" w:hAnsi="Times New Roman" w:cs="Times New Roman"/>
          <w:sz w:val="24"/>
          <w:szCs w:val="24"/>
        </w:rPr>
        <w:t>developing a successful dengue vaccine</w:t>
      </w:r>
      <w:sdt>
        <w:sdtPr>
          <w:rPr>
            <w:rFonts w:ascii="Times New Roman" w:hAnsi="Times New Roman" w:cs="Times New Roman"/>
            <w:color w:val="000000"/>
            <w:sz w:val="24"/>
            <w:szCs w:val="24"/>
          </w:rPr>
          <w:tag w:val="MENDELEY_CITATION_v3_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"/>
          <w:id w:val="1182389377"/>
          <w:placeholder>
            <w:docPart w:val="DefaultPlaceholder_-1854013440"/>
          </w:placeholder>
        </w:sdtPr>
        <w:sdtContent>
          <w:r w:rsidR="000653D0" w:rsidRPr="000653D0">
            <w:rPr>
              <w:rFonts w:ascii="Times New Roman" w:hAnsi="Times New Roman" w:cs="Times New Roman"/>
              <w:color w:val="000000"/>
              <w:sz w:val="24"/>
              <w:szCs w:val="24"/>
            </w:rPr>
            <w:t>[27]</w:t>
          </w:r>
        </w:sdtContent>
      </w:sdt>
      <w:r w:rsidR="003E6985">
        <w:rPr>
          <w:rFonts w:ascii="Times New Roman" w:hAnsi="Times New Roman" w:cs="Times New Roman"/>
          <w:sz w:val="24"/>
          <w:szCs w:val="24"/>
        </w:rPr>
        <w:t xml:space="preserve">. </w:t>
      </w:r>
      <w:r w:rsidR="0047230B">
        <w:rPr>
          <w:rFonts w:ascii="Times New Roman" w:hAnsi="Times New Roman" w:cs="Times New Roman"/>
          <w:sz w:val="24"/>
          <w:szCs w:val="24"/>
        </w:rPr>
        <w:t xml:space="preserve">The prospect of </w:t>
      </w:r>
      <w:r w:rsidR="00EE06B7">
        <w:rPr>
          <w:rFonts w:ascii="Times New Roman" w:hAnsi="Times New Roman" w:cs="Times New Roman"/>
          <w:i/>
          <w:iCs/>
          <w:sz w:val="24"/>
          <w:szCs w:val="24"/>
        </w:rPr>
        <w:t>Wolbachia-</w:t>
      </w:r>
      <w:r w:rsidR="00EE06B7" w:rsidRPr="00EE06B7">
        <w:rPr>
          <w:rFonts w:ascii="Times New Roman" w:hAnsi="Times New Roman" w:cs="Times New Roman"/>
          <w:sz w:val="24"/>
          <w:szCs w:val="24"/>
        </w:rPr>
        <w:t>related</w:t>
      </w:r>
      <w:r w:rsidR="000862F7">
        <w:rPr>
          <w:rFonts w:ascii="Times New Roman" w:hAnsi="Times New Roman" w:cs="Times New Roman"/>
          <w:sz w:val="24"/>
          <w:szCs w:val="24"/>
        </w:rPr>
        <w:t xml:space="preserve"> intervention is still</w:t>
      </w:r>
      <w:r w:rsidR="00EE06B7">
        <w:rPr>
          <w:rFonts w:ascii="Times New Roman" w:hAnsi="Times New Roman" w:cs="Times New Roman"/>
          <w:sz w:val="24"/>
          <w:szCs w:val="24"/>
        </w:rPr>
        <w:t xml:space="preserve"> far from </w:t>
      </w:r>
      <w:r w:rsidR="00480A80">
        <w:rPr>
          <w:rFonts w:ascii="Times New Roman" w:hAnsi="Times New Roman" w:cs="Times New Roman"/>
          <w:sz w:val="24"/>
          <w:szCs w:val="24"/>
        </w:rPr>
        <w:t xml:space="preserve">applying to field settings. </w:t>
      </w:r>
      <w:r w:rsidR="000D11C6">
        <w:rPr>
          <w:rFonts w:ascii="Times New Roman" w:hAnsi="Times New Roman" w:cs="Times New Roman"/>
          <w:sz w:val="24"/>
          <w:szCs w:val="24"/>
        </w:rPr>
        <w:t>In this situation, an integrated and holistic vector management plan while engaging the local communities is key for controlling Aedes-borne diseases</w:t>
      </w:r>
      <w:r w:rsidR="00985AF7">
        <w:rPr>
          <w:rFonts w:ascii="Times New Roman" w:hAnsi="Times New Roman" w:cs="Times New Roman"/>
          <w:sz w:val="24"/>
          <w:szCs w:val="24"/>
        </w:rPr>
        <w:t>,</w:t>
      </w:r>
      <w:r w:rsidR="000D11C6">
        <w:rPr>
          <w:rFonts w:ascii="Times New Roman" w:hAnsi="Times New Roman" w:cs="Times New Roman"/>
          <w:sz w:val="24"/>
          <w:szCs w:val="24"/>
        </w:rPr>
        <w:t xml:space="preserve"> especially in </w:t>
      </w:r>
      <w:r w:rsidR="00985AF7">
        <w:rPr>
          <w:rFonts w:ascii="Times New Roman" w:hAnsi="Times New Roman" w:cs="Times New Roman"/>
          <w:sz w:val="24"/>
          <w:szCs w:val="24"/>
        </w:rPr>
        <w:t xml:space="preserve">resource-limited countries. </w:t>
      </w:r>
      <w:r w:rsidR="000D11C6">
        <w:rPr>
          <w:rFonts w:ascii="Times New Roman" w:hAnsi="Times New Roman" w:cs="Times New Roman"/>
          <w:sz w:val="24"/>
          <w:szCs w:val="24"/>
        </w:rPr>
        <w:t xml:space="preserve">Regular destruction of mosquito breeding </w:t>
      </w:r>
      <w:r w:rsidR="00985AF7">
        <w:rPr>
          <w:rFonts w:ascii="Times New Roman" w:hAnsi="Times New Roman" w:cs="Times New Roman"/>
          <w:sz w:val="24"/>
          <w:szCs w:val="24"/>
        </w:rPr>
        <w:t>habitats</w:t>
      </w:r>
      <w:r w:rsidR="000D11C6">
        <w:rPr>
          <w:rFonts w:ascii="Times New Roman" w:hAnsi="Times New Roman" w:cs="Times New Roman"/>
          <w:sz w:val="24"/>
          <w:szCs w:val="24"/>
        </w:rPr>
        <w:t xml:space="preserve"> and increasing surveillance for detecting active cases </w:t>
      </w:r>
      <w:r w:rsidR="00005AC5">
        <w:rPr>
          <w:rFonts w:ascii="Times New Roman" w:hAnsi="Times New Roman" w:cs="Times New Roman"/>
          <w:sz w:val="24"/>
          <w:szCs w:val="24"/>
        </w:rPr>
        <w:t xml:space="preserve">should prioritize </w:t>
      </w:r>
      <w:r w:rsidR="000D11C6">
        <w:rPr>
          <w:rFonts w:ascii="Times New Roman" w:hAnsi="Times New Roman" w:cs="Times New Roman"/>
          <w:sz w:val="24"/>
          <w:szCs w:val="24"/>
        </w:rPr>
        <w:t>in controlling dengue virus infection</w:t>
      </w:r>
      <w:r w:rsidR="00E3144F">
        <w:rPr>
          <w:rFonts w:ascii="Times New Roman" w:hAnsi="Times New Roman" w:cs="Times New Roman"/>
          <w:sz w:val="24"/>
          <w:szCs w:val="24"/>
        </w:rPr>
        <w:t xml:space="preserve"> in </w:t>
      </w:r>
      <w:r w:rsidR="00C5268B">
        <w:rPr>
          <w:rFonts w:ascii="Times New Roman" w:hAnsi="Times New Roman" w:cs="Times New Roman"/>
          <w:sz w:val="24"/>
          <w:szCs w:val="24"/>
        </w:rPr>
        <w:t>Bangladesh</w:t>
      </w:r>
      <w:r w:rsidR="000D11C6">
        <w:rPr>
          <w:rFonts w:ascii="Times New Roman" w:hAnsi="Times New Roman" w:cs="Times New Roman"/>
          <w:sz w:val="24"/>
          <w:szCs w:val="24"/>
        </w:rPr>
        <w:t>.</w:t>
      </w:r>
      <w:r w:rsidR="00C5268B">
        <w:rPr>
          <w:rFonts w:ascii="Times New Roman" w:hAnsi="Times New Roman" w:cs="Times New Roman"/>
          <w:sz w:val="24"/>
          <w:szCs w:val="24"/>
        </w:rPr>
        <w:t xml:space="preserve"> Policymakers need to design </w:t>
      </w:r>
      <w:r w:rsidR="00C73149">
        <w:rPr>
          <w:rFonts w:ascii="Times New Roman" w:hAnsi="Times New Roman" w:cs="Times New Roman"/>
          <w:sz w:val="24"/>
          <w:szCs w:val="24"/>
        </w:rPr>
        <w:t xml:space="preserve">an </w:t>
      </w:r>
      <w:r w:rsidR="00C5268B">
        <w:rPr>
          <w:rFonts w:ascii="Times New Roman" w:hAnsi="Times New Roman" w:cs="Times New Roman"/>
          <w:sz w:val="24"/>
          <w:szCs w:val="24"/>
        </w:rPr>
        <w:t xml:space="preserve">Aedes-borne disease management plan by considering a range of </w:t>
      </w:r>
      <w:r w:rsidR="00596426">
        <w:rPr>
          <w:rFonts w:ascii="Times New Roman" w:hAnsi="Times New Roman" w:cs="Times New Roman"/>
          <w:sz w:val="24"/>
          <w:szCs w:val="24"/>
        </w:rPr>
        <w:t xml:space="preserve">diseases that Aedes mosquito can transmit </w:t>
      </w:r>
      <w:r w:rsidR="00CC149E">
        <w:rPr>
          <w:rFonts w:ascii="Times New Roman" w:hAnsi="Times New Roman" w:cs="Times New Roman"/>
          <w:sz w:val="24"/>
          <w:szCs w:val="24"/>
        </w:rPr>
        <w:t>including Chikungunya, yellow fever, zika virus, West Nile,</w:t>
      </w:r>
      <w:r w:rsidR="00C73149">
        <w:rPr>
          <w:rFonts w:ascii="Times New Roman" w:hAnsi="Times New Roman" w:cs="Times New Roman"/>
          <w:sz w:val="24"/>
          <w:szCs w:val="24"/>
        </w:rPr>
        <w:t xml:space="preserve"> Japanese Encephalitis, </w:t>
      </w:r>
      <w:r w:rsidR="0059451D">
        <w:rPr>
          <w:rFonts w:ascii="Times New Roman" w:hAnsi="Times New Roman" w:cs="Times New Roman"/>
          <w:sz w:val="24"/>
          <w:szCs w:val="24"/>
        </w:rPr>
        <w:t xml:space="preserve">Eastern Equine Encephalitis, </w:t>
      </w:r>
      <w:r w:rsidR="00A96D26">
        <w:rPr>
          <w:rFonts w:ascii="Times New Roman" w:hAnsi="Times New Roman" w:cs="Times New Roman"/>
          <w:sz w:val="24"/>
          <w:szCs w:val="24"/>
        </w:rPr>
        <w:t xml:space="preserve">Ross River, Rift Valley fever, </w:t>
      </w:r>
      <w:r w:rsidR="00E701C7">
        <w:rPr>
          <w:rFonts w:ascii="Times New Roman" w:hAnsi="Times New Roman" w:cs="Times New Roman"/>
          <w:sz w:val="24"/>
          <w:szCs w:val="24"/>
        </w:rPr>
        <w:t xml:space="preserve">and </w:t>
      </w:r>
      <w:r w:rsidR="00711AA7">
        <w:rPr>
          <w:rFonts w:ascii="Times New Roman" w:hAnsi="Times New Roman" w:cs="Times New Roman"/>
          <w:sz w:val="24"/>
          <w:szCs w:val="24"/>
        </w:rPr>
        <w:t xml:space="preserve">the </w:t>
      </w:r>
      <w:r w:rsidR="00E701C7">
        <w:rPr>
          <w:rFonts w:ascii="Times New Roman" w:hAnsi="Times New Roman" w:cs="Times New Roman"/>
          <w:sz w:val="24"/>
          <w:szCs w:val="24"/>
        </w:rPr>
        <w:t>LaCrosse virus</w:t>
      </w:r>
      <w:sdt>
        <w:sdtPr>
          <w:rPr>
            <w:rFonts w:ascii="Times New Roman" w:hAnsi="Times New Roman" w:cs="Times New Roman"/>
            <w:color w:val="000000"/>
            <w:sz w:val="24"/>
            <w:szCs w:val="24"/>
          </w:rPr>
          <w:tag w:val="MENDELEY_CITATION_v3_eyJjaXRhdGlvbklEIjoiTUVOREVMRVlfQ0lUQVRJT05fN2UxNTNiMTgtNjc2YS00MWM2LWJmYjMtNGFlZmEzMzM4ZmNk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591589580"/>
          <w:placeholder>
            <w:docPart w:val="DefaultPlaceholder_-1854013440"/>
          </w:placeholder>
        </w:sdtPr>
        <w:sdtContent>
          <w:r w:rsidR="00DE03E0" w:rsidRPr="00DE03E0">
            <w:rPr>
              <w:rFonts w:ascii="Times New Roman" w:hAnsi="Times New Roman" w:cs="Times New Roman"/>
              <w:color w:val="000000"/>
              <w:sz w:val="24"/>
              <w:szCs w:val="24"/>
            </w:rPr>
            <w:t>[11]</w:t>
          </w:r>
        </w:sdtContent>
      </w:sdt>
      <w:r w:rsidR="00E701C7">
        <w:rPr>
          <w:rFonts w:ascii="Times New Roman" w:hAnsi="Times New Roman" w:cs="Times New Roman"/>
          <w:sz w:val="24"/>
          <w:szCs w:val="24"/>
        </w:rPr>
        <w:t xml:space="preserve">. </w:t>
      </w:r>
      <w:r w:rsidR="00A96D26">
        <w:rPr>
          <w:rFonts w:ascii="Times New Roman" w:hAnsi="Times New Roman" w:cs="Times New Roman"/>
          <w:sz w:val="24"/>
          <w:szCs w:val="24"/>
        </w:rPr>
        <w:t xml:space="preserve"> </w:t>
      </w:r>
      <w:r w:rsidR="00CC149E">
        <w:rPr>
          <w:rFonts w:ascii="Times New Roman" w:hAnsi="Times New Roman" w:cs="Times New Roman"/>
          <w:sz w:val="24"/>
          <w:szCs w:val="24"/>
        </w:rPr>
        <w:t xml:space="preserve"> </w:t>
      </w:r>
      <w:r w:rsidR="00596426">
        <w:rPr>
          <w:rFonts w:ascii="Times New Roman" w:hAnsi="Times New Roman" w:cs="Times New Roman"/>
          <w:sz w:val="24"/>
          <w:szCs w:val="24"/>
        </w:rPr>
        <w:t xml:space="preserve"> </w:t>
      </w:r>
      <w:r w:rsidR="00C5268B">
        <w:rPr>
          <w:rFonts w:ascii="Times New Roman" w:hAnsi="Times New Roman" w:cs="Times New Roman"/>
          <w:sz w:val="24"/>
          <w:szCs w:val="24"/>
        </w:rPr>
        <w:t xml:space="preserve">   </w:t>
      </w:r>
      <w:r w:rsidR="000D11C6">
        <w:rPr>
          <w:rFonts w:ascii="Times New Roman" w:hAnsi="Times New Roman" w:cs="Times New Roman"/>
          <w:sz w:val="24"/>
          <w:szCs w:val="24"/>
        </w:rPr>
        <w:t xml:space="preserve"> </w:t>
      </w:r>
    </w:p>
    <w:p w14:paraId="03A8C782" w14:textId="77777777" w:rsidR="00EA075D" w:rsidRDefault="00EA075D" w:rsidP="004F04FE">
      <w:pPr>
        <w:spacing w:after="0" w:line="360" w:lineRule="auto"/>
        <w:rPr>
          <w:rFonts w:ascii="Times New Roman" w:hAnsi="Times New Roman" w:cs="Times New Roman"/>
          <w:sz w:val="24"/>
          <w:szCs w:val="24"/>
        </w:rPr>
      </w:pPr>
    </w:p>
    <w:p w14:paraId="358B23A2" w14:textId="652E243A" w:rsidR="009D5291" w:rsidRDefault="00A039A2" w:rsidP="004F04F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We argue to interpret and </w:t>
      </w:r>
      <w:r w:rsidR="0018441A">
        <w:rPr>
          <w:rFonts w:ascii="Times New Roman" w:hAnsi="Times New Roman" w:cs="Times New Roman"/>
          <w:sz w:val="24"/>
          <w:szCs w:val="24"/>
        </w:rPr>
        <w:t>generalize</w:t>
      </w:r>
      <w:r>
        <w:rPr>
          <w:rFonts w:ascii="Times New Roman" w:hAnsi="Times New Roman" w:cs="Times New Roman"/>
          <w:sz w:val="24"/>
          <w:szCs w:val="24"/>
        </w:rPr>
        <w:t xml:space="preserve"> our findings </w:t>
      </w:r>
      <w:r w:rsidR="0018441A">
        <w:rPr>
          <w:rFonts w:ascii="Times New Roman" w:hAnsi="Times New Roman" w:cs="Times New Roman"/>
          <w:sz w:val="24"/>
          <w:szCs w:val="24"/>
        </w:rPr>
        <w:t xml:space="preserve">with caution. </w:t>
      </w:r>
      <w:r w:rsidR="006A1927">
        <w:rPr>
          <w:rFonts w:ascii="Times New Roman" w:hAnsi="Times New Roman" w:cs="Times New Roman"/>
          <w:sz w:val="24"/>
          <w:szCs w:val="24"/>
        </w:rPr>
        <w:t>W</w:t>
      </w:r>
      <w:r w:rsidR="009D5291">
        <w:rPr>
          <w:rFonts w:ascii="Times New Roman" w:hAnsi="Times New Roman" w:cs="Times New Roman"/>
          <w:sz w:val="24"/>
          <w:szCs w:val="24"/>
        </w:rPr>
        <w:t xml:space="preserve">e relied on the reported number of cases from the Ministry of Health and Family Welfare. This number seems to be </w:t>
      </w:r>
      <w:r w:rsidR="000E78EB">
        <w:rPr>
          <w:rFonts w:ascii="Times New Roman" w:hAnsi="Times New Roman" w:cs="Times New Roman"/>
          <w:sz w:val="24"/>
          <w:szCs w:val="24"/>
        </w:rPr>
        <w:t>an</w:t>
      </w:r>
      <w:r w:rsidR="009D5291">
        <w:rPr>
          <w:rFonts w:ascii="Times New Roman" w:hAnsi="Times New Roman" w:cs="Times New Roman"/>
          <w:sz w:val="24"/>
          <w:szCs w:val="24"/>
        </w:rPr>
        <w:t xml:space="preserve"> </w:t>
      </w:r>
      <w:r w:rsidR="00F224CC">
        <w:rPr>
          <w:rFonts w:ascii="Times New Roman" w:hAnsi="Times New Roman" w:cs="Times New Roman"/>
          <w:sz w:val="24"/>
          <w:szCs w:val="24"/>
        </w:rPr>
        <w:t>underestimation of actual cases</w:t>
      </w:r>
      <w:r w:rsidR="0037005D">
        <w:rPr>
          <w:rFonts w:ascii="Times New Roman" w:hAnsi="Times New Roman" w:cs="Times New Roman"/>
          <w:sz w:val="24"/>
          <w:szCs w:val="24"/>
        </w:rPr>
        <w:t>. A</w:t>
      </w:r>
      <w:r w:rsidR="00F224CC">
        <w:rPr>
          <w:rFonts w:ascii="Times New Roman" w:hAnsi="Times New Roman" w:cs="Times New Roman"/>
          <w:sz w:val="24"/>
          <w:szCs w:val="24"/>
        </w:rPr>
        <w:t xml:space="preserve"> </w:t>
      </w:r>
      <w:r w:rsidR="004F3C8D">
        <w:rPr>
          <w:rFonts w:ascii="Times New Roman" w:hAnsi="Times New Roman" w:cs="Times New Roman"/>
          <w:sz w:val="24"/>
          <w:szCs w:val="24"/>
        </w:rPr>
        <w:t>mode</w:t>
      </w:r>
      <w:r w:rsidR="008A58FF">
        <w:rPr>
          <w:rFonts w:ascii="Times New Roman" w:hAnsi="Times New Roman" w:cs="Times New Roman"/>
          <w:sz w:val="24"/>
          <w:szCs w:val="24"/>
        </w:rPr>
        <w:t>l</w:t>
      </w:r>
      <w:r w:rsidR="004F3C8D">
        <w:rPr>
          <w:rFonts w:ascii="Times New Roman" w:hAnsi="Times New Roman" w:cs="Times New Roman"/>
          <w:sz w:val="24"/>
          <w:szCs w:val="24"/>
        </w:rPr>
        <w:t>ling</w:t>
      </w:r>
      <w:r w:rsidR="0037005D">
        <w:rPr>
          <w:rFonts w:ascii="Times New Roman" w:hAnsi="Times New Roman" w:cs="Times New Roman"/>
          <w:sz w:val="24"/>
          <w:szCs w:val="24"/>
        </w:rPr>
        <w:t xml:space="preserve"> study based on </w:t>
      </w:r>
      <w:r w:rsidR="004F3C8D">
        <w:rPr>
          <w:rFonts w:ascii="Times New Roman" w:hAnsi="Times New Roman" w:cs="Times New Roman"/>
          <w:sz w:val="24"/>
          <w:szCs w:val="24"/>
        </w:rPr>
        <w:t xml:space="preserve">the </w:t>
      </w:r>
      <w:r w:rsidR="0037005D">
        <w:rPr>
          <w:rFonts w:ascii="Times New Roman" w:hAnsi="Times New Roman" w:cs="Times New Roman"/>
          <w:sz w:val="24"/>
          <w:szCs w:val="24"/>
        </w:rPr>
        <w:t xml:space="preserve">national seroprevalence of DENV antibodies predicted an annual infection of </w:t>
      </w:r>
      <w:r w:rsidR="004F3C8D">
        <w:rPr>
          <w:rFonts w:ascii="Times New Roman" w:hAnsi="Times New Roman" w:cs="Times New Roman"/>
          <w:sz w:val="24"/>
          <w:szCs w:val="24"/>
        </w:rPr>
        <w:t>2.4 million cases with 40 million cases nationwide</w:t>
      </w:r>
      <w:r w:rsidR="00453F5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EwN2M2N2ItYjk5YS00YTcwLWE1OGMtNjIxMmVmZGFmNzJhIiwicHJvcGVydGllcyI6eyJub3RlSW5kZXgiOjB9LCJpc0VkaXRlZCI6ZmFsc2UsIm1hbnVhbE92ZXJyaWRlIjp7ImlzTWFudWFsbHlPdmVycmlkZGVuIjpmYWxzZSwiY2l0ZXByb2NUZXh0IjoiWzI4XSIsIm1hbnVhbE92ZXJyaWRlVGV4dCI6IiJ9LCJjaXRhdGlvbkl0ZW1zIjpbeyJpZCI6ImNjNjJkOTIwLTY2NjUtM2NiMi04MmQyLTU1YzMzYjNmMjI2YiIsIml0ZW1EYXRhIjp7InR5cGUiOiJhcnRpY2xlLWpvdXJuYWwiLCJpZCI6ImNjNjJkOTIwLTY2NjUtM2NiMi04MmQyLTU1YzMzYjNmMjI2Yi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kRPSSI6IjEwLjc1NTQvZUxpZmUuNDI4NjkiLCJJU1NOIjoiMjA1MC0wODRYIiwiaXNzdWVkIjp7ImRhdGUtcGFydHMiOltbMjAxOSw0LDhdXX0sImFic3RyYWN0IjoiPHA+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mZ3Q7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8L3A+Iiwidm9sdW1lIjoiOCJ9LCJpc1RlbXBvcmFyeSI6ZmFsc2V9XX0="/>
          <w:id w:val="-1910915458"/>
          <w:placeholder>
            <w:docPart w:val="DefaultPlaceholder_-1854013440"/>
          </w:placeholder>
        </w:sdtPr>
        <w:sdtContent>
          <w:r w:rsidR="000653D0" w:rsidRPr="000653D0">
            <w:rPr>
              <w:rFonts w:ascii="Times New Roman" w:hAnsi="Times New Roman" w:cs="Times New Roman"/>
              <w:color w:val="000000"/>
              <w:sz w:val="24"/>
              <w:szCs w:val="24"/>
            </w:rPr>
            <w:t>[28]</w:t>
          </w:r>
        </w:sdtContent>
      </w:sdt>
      <w:r w:rsidR="004F3C8D">
        <w:rPr>
          <w:rFonts w:ascii="Times New Roman" w:hAnsi="Times New Roman" w:cs="Times New Roman"/>
          <w:sz w:val="24"/>
          <w:szCs w:val="24"/>
        </w:rPr>
        <w:t>.</w:t>
      </w:r>
      <w:r w:rsidR="00453F52">
        <w:rPr>
          <w:rFonts w:ascii="Times New Roman" w:hAnsi="Times New Roman" w:cs="Times New Roman"/>
          <w:sz w:val="24"/>
          <w:szCs w:val="24"/>
        </w:rPr>
        <w:t xml:space="preserve"> However, dengue </w:t>
      </w:r>
      <w:r w:rsidR="00E32E9B">
        <w:rPr>
          <w:rFonts w:ascii="Times New Roman" w:hAnsi="Times New Roman" w:cs="Times New Roman"/>
          <w:sz w:val="24"/>
          <w:szCs w:val="24"/>
        </w:rPr>
        <w:t>infection</w:t>
      </w:r>
      <w:r w:rsidR="00453F52">
        <w:rPr>
          <w:rFonts w:ascii="Times New Roman" w:hAnsi="Times New Roman" w:cs="Times New Roman"/>
          <w:sz w:val="24"/>
          <w:szCs w:val="24"/>
        </w:rPr>
        <w:t xml:space="preserve"> is</w:t>
      </w:r>
      <w:r w:rsidR="00E32E9B">
        <w:rPr>
          <w:rFonts w:ascii="Times New Roman" w:hAnsi="Times New Roman" w:cs="Times New Roman"/>
          <w:sz w:val="24"/>
          <w:szCs w:val="24"/>
        </w:rPr>
        <w:t xml:space="preserve"> underestimated globally as this is difficult to diagnose asymptomatic or mild cases that never reach hospital settings. Although mild cases are missed more frequently, </w:t>
      </w:r>
      <w:r w:rsidR="003E6985">
        <w:rPr>
          <w:rFonts w:ascii="Times New Roman" w:hAnsi="Times New Roman" w:cs="Times New Roman"/>
          <w:sz w:val="24"/>
          <w:szCs w:val="24"/>
        </w:rPr>
        <w:t>the severe cases would likely</w:t>
      </w:r>
      <w:r w:rsidR="00E32E9B">
        <w:rPr>
          <w:rFonts w:ascii="Times New Roman" w:hAnsi="Times New Roman" w:cs="Times New Roman"/>
          <w:sz w:val="24"/>
          <w:szCs w:val="24"/>
        </w:rPr>
        <w:t xml:space="preserve"> visit </w:t>
      </w:r>
      <w:r w:rsidR="008C415F">
        <w:rPr>
          <w:rFonts w:ascii="Times New Roman" w:hAnsi="Times New Roman" w:cs="Times New Roman"/>
          <w:sz w:val="24"/>
          <w:szCs w:val="24"/>
        </w:rPr>
        <w:t xml:space="preserve">the </w:t>
      </w:r>
      <w:r w:rsidR="00E32E9B">
        <w:rPr>
          <w:rFonts w:ascii="Times New Roman" w:hAnsi="Times New Roman" w:cs="Times New Roman"/>
          <w:sz w:val="24"/>
          <w:szCs w:val="24"/>
        </w:rPr>
        <w:t xml:space="preserve">hospital and thus </w:t>
      </w:r>
      <w:r w:rsidR="008C415F">
        <w:rPr>
          <w:rFonts w:ascii="Times New Roman" w:hAnsi="Times New Roman" w:cs="Times New Roman"/>
          <w:sz w:val="24"/>
          <w:szCs w:val="24"/>
        </w:rPr>
        <w:t>be</w:t>
      </w:r>
      <w:r w:rsidR="00E32E9B">
        <w:rPr>
          <w:rFonts w:ascii="Times New Roman" w:hAnsi="Times New Roman" w:cs="Times New Roman"/>
          <w:sz w:val="24"/>
          <w:szCs w:val="24"/>
        </w:rPr>
        <w:t xml:space="preserve"> counted as </w:t>
      </w:r>
      <w:r w:rsidR="008C415F">
        <w:rPr>
          <w:rFonts w:ascii="Times New Roman" w:hAnsi="Times New Roman" w:cs="Times New Roman"/>
          <w:sz w:val="24"/>
          <w:szCs w:val="24"/>
        </w:rPr>
        <w:t xml:space="preserve">numerators in our estimation. Thus, our estimation did not overlook the </w:t>
      </w:r>
      <w:r w:rsidR="007C6E9B">
        <w:rPr>
          <w:rFonts w:ascii="Times New Roman" w:hAnsi="Times New Roman" w:cs="Times New Roman"/>
          <w:sz w:val="24"/>
          <w:szCs w:val="24"/>
        </w:rPr>
        <w:t>worst-case</w:t>
      </w:r>
      <w:r w:rsidR="008C415F">
        <w:rPr>
          <w:rFonts w:ascii="Times New Roman" w:hAnsi="Times New Roman" w:cs="Times New Roman"/>
          <w:sz w:val="24"/>
          <w:szCs w:val="24"/>
        </w:rPr>
        <w:t xml:space="preserve"> scenario. </w:t>
      </w:r>
    </w:p>
    <w:p w14:paraId="3B35496E" w14:textId="77777777" w:rsidR="007C6E9B" w:rsidRPr="007C6E9B" w:rsidRDefault="007C6E9B" w:rsidP="004F04FE">
      <w:pPr>
        <w:spacing w:after="0" w:line="360" w:lineRule="auto"/>
        <w:rPr>
          <w:rFonts w:ascii="Times New Roman" w:hAnsi="Times New Roman" w:cs="Times New Roman"/>
          <w:b/>
          <w:bCs/>
          <w:sz w:val="24"/>
          <w:szCs w:val="24"/>
        </w:rPr>
      </w:pPr>
    </w:p>
    <w:p w14:paraId="16EB21A7" w14:textId="53E296A0" w:rsidR="007C6E9B" w:rsidRPr="007C6E9B" w:rsidRDefault="007C6E9B" w:rsidP="004F04FE">
      <w:pPr>
        <w:spacing w:after="0" w:line="360" w:lineRule="auto"/>
        <w:rPr>
          <w:rFonts w:ascii="Times New Roman" w:hAnsi="Times New Roman" w:cs="Times New Roman"/>
          <w:b/>
          <w:bCs/>
          <w:sz w:val="24"/>
          <w:szCs w:val="24"/>
        </w:rPr>
      </w:pPr>
      <w:r w:rsidRPr="007C6E9B">
        <w:rPr>
          <w:rFonts w:ascii="Times New Roman" w:hAnsi="Times New Roman" w:cs="Times New Roman"/>
          <w:b/>
          <w:bCs/>
          <w:sz w:val="24"/>
          <w:szCs w:val="24"/>
        </w:rPr>
        <w:t xml:space="preserve">Conclusion: </w:t>
      </w:r>
    </w:p>
    <w:p w14:paraId="7A370392" w14:textId="18977D95" w:rsidR="00831110" w:rsidRPr="00186BD2" w:rsidRDefault="00B95DB5" w:rsidP="004F04F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Between </w:t>
      </w:r>
      <w:r w:rsidR="00A37874">
        <w:rPr>
          <w:rFonts w:ascii="Times New Roman" w:hAnsi="Times New Roman" w:cs="Times New Roman"/>
          <w:sz w:val="24"/>
          <w:szCs w:val="24"/>
        </w:rPr>
        <w:t xml:space="preserve">the </w:t>
      </w:r>
      <w:r>
        <w:rPr>
          <w:rFonts w:ascii="Times New Roman" w:hAnsi="Times New Roman" w:cs="Times New Roman"/>
          <w:sz w:val="24"/>
          <w:szCs w:val="24"/>
        </w:rPr>
        <w:t>first</w:t>
      </w:r>
      <w:r w:rsidR="00A37874">
        <w:rPr>
          <w:rFonts w:ascii="Times New Roman" w:hAnsi="Times New Roman" w:cs="Times New Roman"/>
          <w:sz w:val="24"/>
          <w:szCs w:val="24"/>
        </w:rPr>
        <w:t xml:space="preserve"> (2000-2010)</w:t>
      </w:r>
      <w:r>
        <w:rPr>
          <w:rFonts w:ascii="Times New Roman" w:hAnsi="Times New Roman" w:cs="Times New Roman"/>
          <w:sz w:val="24"/>
          <w:szCs w:val="24"/>
        </w:rPr>
        <w:t xml:space="preserve"> and </w:t>
      </w:r>
      <w:r w:rsidR="00F40287">
        <w:rPr>
          <w:rFonts w:ascii="Times New Roman" w:hAnsi="Times New Roman" w:cs="Times New Roman"/>
          <w:sz w:val="24"/>
          <w:szCs w:val="24"/>
        </w:rPr>
        <w:t xml:space="preserve">the </w:t>
      </w:r>
      <w:r>
        <w:rPr>
          <w:rFonts w:ascii="Times New Roman" w:hAnsi="Times New Roman" w:cs="Times New Roman"/>
          <w:sz w:val="24"/>
          <w:szCs w:val="24"/>
        </w:rPr>
        <w:t>second decade</w:t>
      </w:r>
      <w:r w:rsidR="00A37874">
        <w:rPr>
          <w:rFonts w:ascii="Times New Roman" w:hAnsi="Times New Roman" w:cs="Times New Roman"/>
          <w:sz w:val="24"/>
          <w:szCs w:val="24"/>
        </w:rPr>
        <w:t xml:space="preserve"> (2011-2022), </w:t>
      </w:r>
      <w:r w:rsidR="00F40287">
        <w:rPr>
          <w:rFonts w:ascii="Times New Roman" w:hAnsi="Times New Roman" w:cs="Times New Roman"/>
          <w:sz w:val="24"/>
          <w:szCs w:val="24"/>
        </w:rPr>
        <w:t xml:space="preserve">dengue cases have increased by 8.3 times, and annual deaths have increased by </w:t>
      </w:r>
      <w:ins w:id="73" w:author="Mohammad Nayeem Hasan" w:date="2023-06-01T01:39:00Z">
        <w:r w:rsidR="003F4B52">
          <w:rPr>
            <w:rFonts w:ascii="Times New Roman" w:hAnsi="Times New Roman" w:cs="Times New Roman"/>
            <w:sz w:val="24"/>
            <w:szCs w:val="24"/>
          </w:rPr>
          <w:t>2.2</w:t>
        </w:r>
      </w:ins>
      <w:del w:id="74" w:author="Mohammad Nayeem Hasan" w:date="2023-06-01T01:39:00Z">
        <w:r w:rsidR="00F40287" w:rsidDel="003F4B52">
          <w:rPr>
            <w:rFonts w:ascii="Times New Roman" w:hAnsi="Times New Roman" w:cs="Times New Roman"/>
            <w:sz w:val="24"/>
            <w:szCs w:val="24"/>
          </w:rPr>
          <w:delText>9.6</w:delText>
        </w:r>
      </w:del>
      <w:r w:rsidR="00F40287">
        <w:rPr>
          <w:rFonts w:ascii="Times New Roman" w:hAnsi="Times New Roman" w:cs="Times New Roman"/>
          <w:sz w:val="24"/>
          <w:szCs w:val="24"/>
        </w:rPr>
        <w:t xml:space="preserve"> times in Bangladesh. </w:t>
      </w:r>
      <w:r w:rsidR="000524E1">
        <w:rPr>
          <w:rFonts w:ascii="Times New Roman" w:hAnsi="Times New Roman" w:cs="Times New Roman"/>
          <w:sz w:val="24"/>
          <w:szCs w:val="24"/>
        </w:rPr>
        <w:t>This growth</w:t>
      </w:r>
      <w:r w:rsidR="00F40287">
        <w:rPr>
          <w:rFonts w:ascii="Times New Roman" w:hAnsi="Times New Roman" w:cs="Times New Roman"/>
          <w:sz w:val="24"/>
          <w:szCs w:val="24"/>
        </w:rPr>
        <w:t xml:space="preserve"> of </w:t>
      </w:r>
      <w:r w:rsidR="000524E1">
        <w:rPr>
          <w:rFonts w:ascii="Times New Roman" w:hAnsi="Times New Roman" w:cs="Times New Roman"/>
          <w:sz w:val="24"/>
          <w:szCs w:val="24"/>
        </w:rPr>
        <w:t xml:space="preserve">cases is partly explained by the influence of global warming with an increase of </w:t>
      </w:r>
      <w:ins w:id="75" w:author="Mohammad Nayeem Hasan" w:date="2023-06-01T01:40:00Z">
        <w:r w:rsidR="003F4B52">
          <w:rPr>
            <w:rFonts w:ascii="Times New Roman" w:hAnsi="Times New Roman" w:cs="Times New Roman"/>
            <w:sz w:val="24"/>
            <w:szCs w:val="24"/>
          </w:rPr>
          <w:t>0.49</w:t>
        </w:r>
      </w:ins>
      <w:del w:id="76" w:author="Mohammad Nayeem Hasan" w:date="2023-06-01T01:40:00Z">
        <w:r w:rsidR="00095563" w:rsidDel="003F4B52">
          <w:rPr>
            <w:rFonts w:ascii="Times New Roman" w:hAnsi="Times New Roman" w:cs="Times New Roman"/>
            <w:sz w:val="24"/>
            <w:szCs w:val="24"/>
          </w:rPr>
          <w:delText>0</w:delText>
        </w:r>
        <w:r w:rsidR="000524E1" w:rsidDel="003F4B52">
          <w:rPr>
            <w:rFonts w:ascii="Times New Roman" w:hAnsi="Times New Roman" w:cs="Times New Roman"/>
            <w:sz w:val="24"/>
            <w:szCs w:val="24"/>
          </w:rPr>
          <w:delText>.71</w:delText>
        </w:r>
      </w:del>
      <w:r w:rsidR="000524E1">
        <w:rPr>
          <w:rFonts w:ascii="Times New Roman" w:hAnsi="Times New Roman" w:cs="Times New Roman"/>
          <w:sz w:val="24"/>
          <w:szCs w:val="24"/>
        </w:rPr>
        <w:t xml:space="preserve">°C annual </w:t>
      </w:r>
      <w:r w:rsidR="000372C5">
        <w:rPr>
          <w:rFonts w:ascii="Times New Roman" w:hAnsi="Times New Roman" w:cs="Times New Roman"/>
          <w:sz w:val="24"/>
          <w:szCs w:val="24"/>
        </w:rPr>
        <w:t xml:space="preserve">temperature as well as changes </w:t>
      </w:r>
      <w:r w:rsidR="00831110">
        <w:rPr>
          <w:rFonts w:ascii="Times New Roman" w:hAnsi="Times New Roman" w:cs="Times New Roman"/>
          <w:sz w:val="24"/>
          <w:szCs w:val="24"/>
        </w:rPr>
        <w:t>in</w:t>
      </w:r>
      <w:r w:rsidR="00C15FA3">
        <w:rPr>
          <w:rFonts w:ascii="Times New Roman" w:hAnsi="Times New Roman" w:cs="Times New Roman"/>
          <w:sz w:val="24"/>
          <w:szCs w:val="24"/>
        </w:rPr>
        <w:t xml:space="preserve"> duration and length of </w:t>
      </w:r>
      <w:r w:rsidR="00831110">
        <w:rPr>
          <w:rFonts w:ascii="Times New Roman" w:hAnsi="Times New Roman" w:cs="Times New Roman"/>
          <w:sz w:val="24"/>
          <w:szCs w:val="24"/>
        </w:rPr>
        <w:t xml:space="preserve">the </w:t>
      </w:r>
      <w:r w:rsidR="00C15FA3">
        <w:rPr>
          <w:rFonts w:ascii="Times New Roman" w:hAnsi="Times New Roman" w:cs="Times New Roman"/>
          <w:sz w:val="24"/>
          <w:szCs w:val="24"/>
        </w:rPr>
        <w:t xml:space="preserve">rainy season. </w:t>
      </w:r>
      <w:r w:rsidR="00831110">
        <w:rPr>
          <w:rFonts w:ascii="Times New Roman" w:hAnsi="Times New Roman" w:cs="Times New Roman"/>
          <w:sz w:val="24"/>
          <w:szCs w:val="24"/>
        </w:rPr>
        <w:t xml:space="preserve">Unusual rain including early rain or late rain in the monsoon season likely contributed </w:t>
      </w:r>
      <w:r w:rsidR="00022CBB">
        <w:rPr>
          <w:rFonts w:ascii="Times New Roman" w:hAnsi="Times New Roman" w:cs="Times New Roman"/>
          <w:sz w:val="24"/>
          <w:szCs w:val="24"/>
        </w:rPr>
        <w:t>to</w:t>
      </w:r>
      <w:r w:rsidR="00831110">
        <w:rPr>
          <w:rFonts w:ascii="Times New Roman" w:hAnsi="Times New Roman" w:cs="Times New Roman"/>
          <w:sz w:val="24"/>
          <w:szCs w:val="24"/>
        </w:rPr>
        <w:t xml:space="preserve"> extending the length of </w:t>
      </w:r>
      <w:r w:rsidR="00022CBB">
        <w:rPr>
          <w:rFonts w:ascii="Times New Roman" w:hAnsi="Times New Roman" w:cs="Times New Roman"/>
          <w:sz w:val="24"/>
          <w:szCs w:val="24"/>
        </w:rPr>
        <w:t xml:space="preserve">the </w:t>
      </w:r>
      <w:r w:rsidR="00831110">
        <w:rPr>
          <w:rFonts w:ascii="Times New Roman" w:hAnsi="Times New Roman" w:cs="Times New Roman"/>
          <w:sz w:val="24"/>
          <w:szCs w:val="24"/>
        </w:rPr>
        <w:t>dengue transmission season in</w:t>
      </w:r>
      <w:r w:rsidR="00095563">
        <w:rPr>
          <w:rFonts w:ascii="Times New Roman" w:hAnsi="Times New Roman" w:cs="Times New Roman"/>
          <w:sz w:val="24"/>
          <w:szCs w:val="24"/>
        </w:rPr>
        <w:t xml:space="preserve"> Bangladesh</w:t>
      </w:r>
      <w:r w:rsidR="00831110">
        <w:rPr>
          <w:rFonts w:ascii="Times New Roman" w:hAnsi="Times New Roman" w:cs="Times New Roman"/>
          <w:sz w:val="24"/>
          <w:szCs w:val="24"/>
        </w:rPr>
        <w:t xml:space="preserve">.  The monthly total rainfall of </w:t>
      </w:r>
      <w:r w:rsidR="00022CBB">
        <w:rPr>
          <w:rFonts w:ascii="Times New Roman" w:hAnsi="Times New Roman" w:cs="Times New Roman"/>
          <w:sz w:val="24"/>
          <w:szCs w:val="24"/>
        </w:rPr>
        <w:t xml:space="preserve">the </w:t>
      </w:r>
      <w:r w:rsidR="00831110">
        <w:rPr>
          <w:rFonts w:ascii="Times New Roman" w:hAnsi="Times New Roman" w:cs="Times New Roman"/>
          <w:sz w:val="24"/>
          <w:szCs w:val="24"/>
        </w:rPr>
        <w:t>first-lagged month and</w:t>
      </w:r>
      <w:r w:rsidR="00831110" w:rsidRPr="00D1770C">
        <w:rPr>
          <w:rFonts w:ascii="Times New Roman" w:hAnsi="Times New Roman" w:cs="Times New Roman"/>
          <w:sz w:val="24"/>
          <w:szCs w:val="24"/>
        </w:rPr>
        <w:t xml:space="preserve"> </w:t>
      </w:r>
      <w:r w:rsidR="00831110">
        <w:rPr>
          <w:rFonts w:ascii="Times New Roman" w:hAnsi="Times New Roman" w:cs="Times New Roman"/>
          <w:sz w:val="24"/>
          <w:szCs w:val="24"/>
        </w:rPr>
        <w:t xml:space="preserve">second-lagged rainfall </w:t>
      </w:r>
      <w:r w:rsidR="00022CBB">
        <w:rPr>
          <w:rFonts w:ascii="Times New Roman" w:hAnsi="Times New Roman" w:cs="Times New Roman"/>
          <w:sz w:val="24"/>
          <w:szCs w:val="24"/>
        </w:rPr>
        <w:t xml:space="preserve">showed </w:t>
      </w:r>
      <w:r w:rsidR="00205E69">
        <w:rPr>
          <w:rFonts w:ascii="Times New Roman" w:hAnsi="Times New Roman" w:cs="Times New Roman"/>
          <w:sz w:val="24"/>
          <w:szCs w:val="24"/>
        </w:rPr>
        <w:t xml:space="preserve">a </w:t>
      </w:r>
      <w:r w:rsidR="00022CBB">
        <w:rPr>
          <w:rFonts w:ascii="Times New Roman" w:hAnsi="Times New Roman" w:cs="Times New Roman"/>
          <w:sz w:val="24"/>
          <w:szCs w:val="24"/>
        </w:rPr>
        <w:t xml:space="preserve">greater influence </w:t>
      </w:r>
      <w:r w:rsidR="005242D8">
        <w:rPr>
          <w:rFonts w:ascii="Times New Roman" w:hAnsi="Times New Roman" w:cs="Times New Roman"/>
          <w:sz w:val="24"/>
          <w:szCs w:val="24"/>
        </w:rPr>
        <w:t>on</w:t>
      </w:r>
      <w:r w:rsidR="00831110">
        <w:rPr>
          <w:rFonts w:ascii="Times New Roman" w:hAnsi="Times New Roman" w:cs="Times New Roman"/>
          <w:sz w:val="24"/>
          <w:szCs w:val="24"/>
        </w:rPr>
        <w:t xml:space="preserve"> monthly dengue incidence in Bangladesh. </w:t>
      </w:r>
      <w:r w:rsidR="00022CBB">
        <w:rPr>
          <w:rFonts w:ascii="Times New Roman" w:hAnsi="Times New Roman" w:cs="Times New Roman"/>
          <w:sz w:val="24"/>
          <w:szCs w:val="24"/>
        </w:rPr>
        <w:t xml:space="preserve">Controlling dengue virus infection </w:t>
      </w:r>
      <w:r w:rsidR="001C394E">
        <w:rPr>
          <w:rFonts w:ascii="Times New Roman" w:hAnsi="Times New Roman" w:cs="Times New Roman"/>
          <w:sz w:val="24"/>
          <w:szCs w:val="24"/>
        </w:rPr>
        <w:t>requires</w:t>
      </w:r>
      <w:r w:rsidR="00022CBB">
        <w:rPr>
          <w:rFonts w:ascii="Times New Roman" w:hAnsi="Times New Roman" w:cs="Times New Roman"/>
          <w:sz w:val="24"/>
          <w:szCs w:val="24"/>
        </w:rPr>
        <w:t xml:space="preserve"> </w:t>
      </w:r>
      <w:r w:rsidR="006A3694">
        <w:rPr>
          <w:rFonts w:ascii="Times New Roman" w:hAnsi="Times New Roman" w:cs="Times New Roman"/>
          <w:sz w:val="24"/>
          <w:szCs w:val="24"/>
        </w:rPr>
        <w:t xml:space="preserve">an integrated and holistic vector management plan </w:t>
      </w:r>
      <w:r w:rsidR="005E792B">
        <w:rPr>
          <w:rFonts w:ascii="Times New Roman" w:hAnsi="Times New Roman" w:cs="Times New Roman"/>
          <w:sz w:val="24"/>
          <w:szCs w:val="24"/>
        </w:rPr>
        <w:t>while</w:t>
      </w:r>
      <w:r w:rsidR="007A0CEC">
        <w:rPr>
          <w:rFonts w:ascii="Times New Roman" w:hAnsi="Times New Roman" w:cs="Times New Roman"/>
          <w:sz w:val="24"/>
          <w:szCs w:val="24"/>
        </w:rPr>
        <w:t xml:space="preserve"> engaging the local communities</w:t>
      </w:r>
      <w:r w:rsidR="001C394E">
        <w:rPr>
          <w:rFonts w:ascii="Times New Roman" w:hAnsi="Times New Roman" w:cs="Times New Roman"/>
          <w:sz w:val="24"/>
          <w:szCs w:val="24"/>
        </w:rPr>
        <w:t xml:space="preserve">. Regular destruction of </w:t>
      </w:r>
      <w:r w:rsidR="005E792B">
        <w:rPr>
          <w:rFonts w:ascii="Times New Roman" w:hAnsi="Times New Roman" w:cs="Times New Roman"/>
          <w:sz w:val="24"/>
          <w:szCs w:val="24"/>
        </w:rPr>
        <w:t xml:space="preserve">mosquito breeding sites </w:t>
      </w:r>
      <w:r w:rsidR="00B47027">
        <w:rPr>
          <w:rFonts w:ascii="Times New Roman" w:hAnsi="Times New Roman" w:cs="Times New Roman"/>
          <w:sz w:val="24"/>
          <w:szCs w:val="24"/>
        </w:rPr>
        <w:t xml:space="preserve">and increasing surveillance </w:t>
      </w:r>
      <w:r w:rsidR="00E12433">
        <w:rPr>
          <w:rFonts w:ascii="Times New Roman" w:hAnsi="Times New Roman" w:cs="Times New Roman"/>
          <w:sz w:val="24"/>
          <w:szCs w:val="24"/>
        </w:rPr>
        <w:t xml:space="preserve">for detecting active cases are key in controlling dengue virus infection. </w:t>
      </w:r>
    </w:p>
    <w:p w14:paraId="5FF25FF4" w14:textId="424AB6F5" w:rsidR="00781825" w:rsidRDefault="00781825">
      <w:pPr>
        <w:rPr>
          <w:rFonts w:ascii="Times New Roman" w:hAnsi="Times New Roman" w:cs="Times New Roman"/>
          <w:sz w:val="24"/>
          <w:szCs w:val="24"/>
        </w:rPr>
      </w:pPr>
      <w:r>
        <w:rPr>
          <w:rFonts w:ascii="Times New Roman" w:hAnsi="Times New Roman" w:cs="Times New Roman"/>
          <w:sz w:val="24"/>
          <w:szCs w:val="24"/>
        </w:rPr>
        <w:lastRenderedPageBreak/>
        <w:br w:type="page"/>
      </w:r>
    </w:p>
    <w:p w14:paraId="413619D7" w14:textId="77777777" w:rsidR="00781825" w:rsidRDefault="00781825" w:rsidP="00781825">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Acknowledgments</w:t>
      </w:r>
      <w:r w:rsidRPr="006F5C37">
        <w:rPr>
          <w:rFonts w:ascii="Times New Roman" w:hAnsi="Times New Roman" w:cs="Times New Roman"/>
          <w:b/>
          <w:bCs/>
          <w:sz w:val="24"/>
          <w:szCs w:val="24"/>
        </w:rPr>
        <w:t>:</w:t>
      </w:r>
    </w:p>
    <w:p w14:paraId="538A2226" w14:textId="77777777" w:rsidR="00781825" w:rsidRPr="006F5C37" w:rsidRDefault="00781825" w:rsidP="00781825">
      <w:pPr>
        <w:spacing w:after="0" w:line="360" w:lineRule="auto"/>
        <w:rPr>
          <w:rFonts w:ascii="Times New Roman" w:hAnsi="Times New Roman" w:cs="Times New Roman"/>
          <w:b/>
          <w:bCs/>
          <w:sz w:val="24"/>
          <w:szCs w:val="24"/>
        </w:rPr>
      </w:pPr>
    </w:p>
    <w:p w14:paraId="754CEBDC" w14:textId="17C05E27" w:rsidR="00781825" w:rsidRPr="006F5C37" w:rsidRDefault="00781825" w:rsidP="00781825">
      <w:pPr>
        <w:autoSpaceDE w:val="0"/>
        <w:autoSpaceDN w:val="0"/>
        <w:adjustRightInd w:val="0"/>
        <w:spacing w:after="0" w:line="360" w:lineRule="auto"/>
        <w:rPr>
          <w:rFonts w:ascii="Times New Roman" w:hAnsi="Times New Roman" w:cs="Times New Roman"/>
          <w:sz w:val="24"/>
          <w:szCs w:val="24"/>
        </w:rPr>
      </w:pPr>
      <w:r w:rsidRPr="006F5C37">
        <w:rPr>
          <w:rFonts w:ascii="Times New Roman" w:hAnsi="Times New Roman" w:cs="Times New Roman"/>
          <w:sz w:val="24"/>
          <w:szCs w:val="24"/>
        </w:rPr>
        <w:t xml:space="preserve">We are grateful to the Ministry of Health and </w:t>
      </w:r>
      <w:r>
        <w:rPr>
          <w:rFonts w:ascii="Times New Roman" w:hAnsi="Times New Roman" w:cs="Times New Roman"/>
          <w:sz w:val="24"/>
          <w:szCs w:val="24"/>
        </w:rPr>
        <w:t>Family</w:t>
      </w:r>
      <w:r w:rsidRPr="006F5C37">
        <w:rPr>
          <w:rFonts w:ascii="Times New Roman" w:hAnsi="Times New Roman" w:cs="Times New Roman"/>
          <w:sz w:val="24"/>
          <w:szCs w:val="24"/>
        </w:rPr>
        <w:t xml:space="preserve"> Welfare of Bangladesh for sharing the dengue cases data publicly. We acknowledge Bangladesh Meteorological Department for sharing the meteorological data. NH, and AZ, are part of PANDORA-ID-NET Consortium (EDCTP</w:t>
      </w:r>
      <w:r>
        <w:rPr>
          <w:rFonts w:ascii="Times New Roman" w:hAnsi="Times New Roman" w:cs="Times New Roman"/>
          <w:sz w:val="24"/>
          <w:szCs w:val="24"/>
        </w:rPr>
        <w:t xml:space="preserve"> </w:t>
      </w:r>
      <w:r w:rsidRPr="006F5C37">
        <w:rPr>
          <w:rFonts w:ascii="Times New Roman" w:hAnsi="Times New Roman" w:cs="Times New Roman"/>
          <w:sz w:val="24"/>
          <w:szCs w:val="24"/>
        </w:rPr>
        <w:t>373 Reg/Grant RIA2016E-1609) funded by the European and Developing Countries Clinical</w:t>
      </w:r>
      <w:r>
        <w:rPr>
          <w:rFonts w:ascii="Times New Roman" w:hAnsi="Times New Roman" w:cs="Times New Roman"/>
          <w:sz w:val="24"/>
          <w:szCs w:val="24"/>
        </w:rPr>
        <w:t xml:space="preserve"> </w:t>
      </w:r>
      <w:r w:rsidRPr="006F5C37">
        <w:rPr>
          <w:rFonts w:ascii="Times New Roman" w:hAnsi="Times New Roman" w:cs="Times New Roman"/>
          <w:sz w:val="24"/>
          <w:szCs w:val="24"/>
        </w:rPr>
        <w:t>Trials Partnership (EDCTP2) programme. NH</w:t>
      </w:r>
      <w:r>
        <w:rPr>
          <w:rFonts w:ascii="Times New Roman" w:hAnsi="Times New Roman" w:cs="Times New Roman"/>
          <w:sz w:val="24"/>
          <w:szCs w:val="24"/>
        </w:rPr>
        <w:t xml:space="preserve"> is </w:t>
      </w:r>
      <w:r w:rsidR="00F830B0">
        <w:rPr>
          <w:rFonts w:ascii="Times New Roman" w:hAnsi="Times New Roman" w:cs="Times New Roman"/>
          <w:sz w:val="24"/>
          <w:szCs w:val="24"/>
        </w:rPr>
        <w:t>a</w:t>
      </w:r>
      <w:r>
        <w:rPr>
          <w:rFonts w:ascii="Times New Roman" w:hAnsi="Times New Roman" w:cs="Times New Roman"/>
          <w:sz w:val="24"/>
          <w:szCs w:val="24"/>
        </w:rPr>
        <w:t xml:space="preserve"> </w:t>
      </w:r>
      <w:r w:rsidRPr="006F5C37">
        <w:rPr>
          <w:rFonts w:ascii="Times New Roman" w:hAnsi="Times New Roman" w:cs="Times New Roman"/>
          <w:sz w:val="24"/>
          <w:szCs w:val="24"/>
        </w:rPr>
        <w:t xml:space="preserve">member of </w:t>
      </w:r>
      <w:r w:rsidR="00F830B0">
        <w:rPr>
          <w:rFonts w:ascii="Times New Roman" w:hAnsi="Times New Roman" w:cs="Times New Roman"/>
          <w:sz w:val="24"/>
          <w:szCs w:val="24"/>
        </w:rPr>
        <w:t xml:space="preserve">the </w:t>
      </w:r>
      <w:r w:rsidRPr="006F5C37">
        <w:rPr>
          <w:rFonts w:ascii="Times New Roman" w:hAnsi="Times New Roman" w:cs="Times New Roman"/>
          <w:sz w:val="24"/>
          <w:szCs w:val="24"/>
        </w:rPr>
        <w:t>International Development Research Centre, Canada’s grant on West African One Health Actions for understanding, preventing</w:t>
      </w:r>
      <w:r w:rsidR="00F830B0">
        <w:rPr>
          <w:rFonts w:ascii="Times New Roman" w:hAnsi="Times New Roman" w:cs="Times New Roman"/>
          <w:sz w:val="24"/>
          <w:szCs w:val="24"/>
        </w:rPr>
        <w:t>,</w:t>
      </w:r>
      <w:r w:rsidRPr="006F5C37">
        <w:rPr>
          <w:rFonts w:ascii="Times New Roman" w:hAnsi="Times New Roman" w:cs="Times New Roman"/>
          <w:sz w:val="24"/>
          <w:szCs w:val="24"/>
        </w:rPr>
        <w:t xml:space="preserve"> and mitigating outbreaks (109810</w:t>
      </w:r>
      <w:r>
        <w:rPr>
          <w:rFonts w:ascii="Times New Roman" w:hAnsi="Times New Roman" w:cs="Times New Roman"/>
          <w:sz w:val="24"/>
          <w:szCs w:val="24"/>
        </w:rPr>
        <w:t>-001</w:t>
      </w:r>
      <w:r w:rsidRPr="006F5C37">
        <w:rPr>
          <w:rFonts w:ascii="Times New Roman" w:hAnsi="Times New Roman" w:cs="Times New Roman"/>
          <w:sz w:val="24"/>
          <w:szCs w:val="24"/>
        </w:rPr>
        <w:t>). AZ is a National Institutes of Health Research senior investigator.</w:t>
      </w:r>
    </w:p>
    <w:p w14:paraId="04AF016E" w14:textId="77777777" w:rsidR="00781825" w:rsidRDefault="00781825" w:rsidP="00781825">
      <w:pPr>
        <w:rPr>
          <w:rFonts w:ascii="Times New Roman" w:hAnsi="Times New Roman" w:cs="Times New Roman"/>
          <w:b/>
          <w:bCs/>
          <w:sz w:val="24"/>
          <w:szCs w:val="24"/>
        </w:rPr>
      </w:pPr>
    </w:p>
    <w:p w14:paraId="48D68086" w14:textId="6F0AD0F3" w:rsidR="00781825" w:rsidRPr="00CE53B8" w:rsidRDefault="00781825" w:rsidP="00781825">
      <w:pPr>
        <w:spacing w:after="0" w:line="480" w:lineRule="auto"/>
        <w:rPr>
          <w:rFonts w:ascii="Times New Roman" w:hAnsi="Times New Roman" w:cs="Times New Roman"/>
          <w:b/>
          <w:bCs/>
          <w:color w:val="808080" w:themeColor="background1" w:themeShade="80"/>
        </w:rPr>
      </w:pPr>
      <w:r>
        <w:rPr>
          <w:rFonts w:ascii="Times New Roman" w:hAnsi="Times New Roman" w:cs="Times New Roman"/>
          <w:b/>
          <w:bCs/>
        </w:rPr>
        <w:t>Author c</w:t>
      </w:r>
      <w:r w:rsidRPr="00BA7E40">
        <w:rPr>
          <w:rFonts w:ascii="Times New Roman" w:hAnsi="Times New Roman" w:cs="Times New Roman"/>
          <w:b/>
          <w:bCs/>
        </w:rPr>
        <w:t>ontribution</w:t>
      </w:r>
      <w:r>
        <w:rPr>
          <w:rFonts w:ascii="Times New Roman" w:hAnsi="Times New Roman" w:cs="Times New Roman"/>
          <w:b/>
          <w:bCs/>
        </w:rPr>
        <w:t xml:space="preserve"> statement</w:t>
      </w:r>
      <w:r w:rsidRPr="00BA7E40">
        <w:rPr>
          <w:rFonts w:ascii="Times New Roman" w:hAnsi="Times New Roman" w:cs="Times New Roman"/>
          <w:b/>
          <w:bCs/>
        </w:rPr>
        <w:t xml:space="preserve">: </w:t>
      </w:r>
      <w:r w:rsidRPr="00BA7E40">
        <w:rPr>
          <w:rFonts w:ascii="Times New Roman" w:hAnsi="Times New Roman" w:cs="Times New Roman"/>
        </w:rPr>
        <w:t xml:space="preserve">NH originally planned the study, MNH </w:t>
      </w:r>
      <w:r>
        <w:rPr>
          <w:rFonts w:ascii="Times New Roman" w:hAnsi="Times New Roman" w:cs="Times New Roman"/>
        </w:rPr>
        <w:t xml:space="preserve">and IK </w:t>
      </w:r>
      <w:r w:rsidRPr="00BA7E40">
        <w:rPr>
          <w:rFonts w:ascii="Times New Roman" w:hAnsi="Times New Roman" w:cs="Times New Roman"/>
        </w:rPr>
        <w:t>collected the data, NH</w:t>
      </w:r>
      <w:r w:rsidR="00D32122">
        <w:rPr>
          <w:rFonts w:ascii="Times New Roman" w:hAnsi="Times New Roman" w:cs="Times New Roman"/>
        </w:rPr>
        <w:t>,</w:t>
      </w:r>
      <w:r w:rsidRPr="00BA7E40">
        <w:rPr>
          <w:rFonts w:ascii="Times New Roman" w:hAnsi="Times New Roman" w:cs="Times New Roman"/>
        </w:rPr>
        <w:t xml:space="preserve"> MNH</w:t>
      </w:r>
      <w:r w:rsidR="00D32122">
        <w:rPr>
          <w:rFonts w:ascii="Times New Roman" w:hAnsi="Times New Roman" w:cs="Times New Roman"/>
        </w:rPr>
        <w:t xml:space="preserve"> and MA </w:t>
      </w:r>
      <w:r w:rsidR="00CE53B8">
        <w:rPr>
          <w:rFonts w:ascii="Times New Roman" w:hAnsi="Times New Roman" w:cs="Times New Roman"/>
        </w:rPr>
        <w:t>analyzed</w:t>
      </w:r>
      <w:r w:rsidRPr="00BA7E40">
        <w:rPr>
          <w:rFonts w:ascii="Times New Roman" w:hAnsi="Times New Roman" w:cs="Times New Roman"/>
        </w:rPr>
        <w:t xml:space="preserve"> the data. NH</w:t>
      </w:r>
      <w:r w:rsidR="001033EE">
        <w:rPr>
          <w:rFonts w:ascii="Times New Roman" w:hAnsi="Times New Roman" w:cs="Times New Roman"/>
        </w:rPr>
        <w:t>, IK and MNH</w:t>
      </w:r>
      <w:r w:rsidRPr="00BA7E40">
        <w:rPr>
          <w:rFonts w:ascii="Times New Roman" w:hAnsi="Times New Roman" w:cs="Times New Roman"/>
        </w:rPr>
        <w:t xml:space="preserve"> prepared the first draft manuscript and </w:t>
      </w:r>
      <w:r w:rsidR="00170D9F">
        <w:rPr>
          <w:rFonts w:ascii="Times New Roman" w:hAnsi="Times New Roman" w:cs="Times New Roman"/>
        </w:rPr>
        <w:t xml:space="preserve">MABC, MR, MA, MB, MJU, RG, IR, </w:t>
      </w:r>
      <w:r w:rsidRPr="00BA7E40">
        <w:rPr>
          <w:rFonts w:ascii="Times New Roman" w:hAnsi="Times New Roman" w:cs="Times New Roman"/>
        </w:rPr>
        <w:t xml:space="preserve">and </w:t>
      </w:r>
      <w:r>
        <w:rPr>
          <w:rFonts w:ascii="Times New Roman" w:hAnsi="Times New Roman" w:cs="Times New Roman"/>
        </w:rPr>
        <w:t>AZ</w:t>
      </w:r>
      <w:r w:rsidRPr="00BA7E40">
        <w:rPr>
          <w:rFonts w:ascii="Times New Roman" w:hAnsi="Times New Roman" w:cs="Times New Roman"/>
        </w:rPr>
        <w:t xml:space="preserve"> reviewed the draft manuscripts.  </w:t>
      </w:r>
      <w:r w:rsidRPr="00CE53B8">
        <w:rPr>
          <w:rFonts w:ascii="Times New Roman" w:hAnsi="Times New Roman" w:cs="Times New Roman"/>
          <w:color w:val="808080" w:themeColor="background1" w:themeShade="80"/>
        </w:rPr>
        <w:t xml:space="preserve">All authors approved the submission of the manuscript. </w:t>
      </w:r>
    </w:p>
    <w:p w14:paraId="680D6AEC" w14:textId="77777777" w:rsidR="00781825" w:rsidRPr="00BA7E40" w:rsidRDefault="00781825" w:rsidP="00781825">
      <w:pPr>
        <w:spacing w:after="0" w:line="480" w:lineRule="auto"/>
        <w:rPr>
          <w:rFonts w:ascii="Times New Roman" w:hAnsi="Times New Roman" w:cs="Times New Roman"/>
          <w:b/>
        </w:rPr>
      </w:pPr>
      <w:r w:rsidRPr="00BA7E40">
        <w:rPr>
          <w:rFonts w:ascii="Times New Roman" w:hAnsi="Times New Roman" w:cs="Times New Roman"/>
          <w:b/>
        </w:rPr>
        <w:t>F</w:t>
      </w:r>
      <w:r>
        <w:rPr>
          <w:rFonts w:ascii="Times New Roman" w:hAnsi="Times New Roman" w:cs="Times New Roman"/>
          <w:b/>
        </w:rPr>
        <w:t>inancial Support</w:t>
      </w:r>
      <w:r w:rsidRPr="00BA7E40">
        <w:rPr>
          <w:rFonts w:ascii="Times New Roman" w:hAnsi="Times New Roman" w:cs="Times New Roman"/>
          <w:b/>
        </w:rPr>
        <w:t xml:space="preserve">: </w:t>
      </w:r>
      <w:r w:rsidRPr="00BA7E40">
        <w:rPr>
          <w:rFonts w:ascii="Times New Roman" w:hAnsi="Times New Roman" w:cs="Times New Roman"/>
        </w:rPr>
        <w:t xml:space="preserve">There was no funding for this research. </w:t>
      </w:r>
    </w:p>
    <w:p w14:paraId="65CBBC32" w14:textId="6DAB33FD" w:rsidR="00781825" w:rsidRPr="00BA7E40" w:rsidRDefault="00781825" w:rsidP="00781825">
      <w:pPr>
        <w:spacing w:after="0" w:line="480" w:lineRule="auto"/>
        <w:rPr>
          <w:rFonts w:ascii="Times New Roman" w:hAnsi="Times New Roman" w:cs="Times New Roman"/>
        </w:rPr>
      </w:pPr>
      <w:r w:rsidRPr="00BA7E40">
        <w:rPr>
          <w:rFonts w:ascii="Times New Roman" w:hAnsi="Times New Roman" w:cs="Times New Roman"/>
          <w:b/>
        </w:rPr>
        <w:t>Conflict of interest:</w:t>
      </w:r>
      <w:r w:rsidRPr="00BA7E40">
        <w:rPr>
          <w:rFonts w:ascii="Times New Roman" w:hAnsi="Times New Roman" w:cs="Times New Roman"/>
        </w:rPr>
        <w:t xml:space="preserve"> The authors declare that they have no conflict of </w:t>
      </w:r>
      <w:r w:rsidR="00CE53B8" w:rsidRPr="00BA7E40">
        <w:rPr>
          <w:rFonts w:ascii="Times New Roman" w:hAnsi="Times New Roman" w:cs="Times New Roman"/>
        </w:rPr>
        <w:t>interest.</w:t>
      </w:r>
      <w:r w:rsidRPr="00BA7E40">
        <w:rPr>
          <w:rFonts w:ascii="Times New Roman" w:hAnsi="Times New Roman" w:cs="Times New Roman"/>
        </w:rPr>
        <w:t xml:space="preserve"> </w:t>
      </w:r>
    </w:p>
    <w:p w14:paraId="53FFA98C" w14:textId="77777777" w:rsidR="00781825" w:rsidRPr="00BA7E40" w:rsidRDefault="00781825" w:rsidP="00781825">
      <w:pPr>
        <w:spacing w:after="0" w:line="480" w:lineRule="auto"/>
        <w:rPr>
          <w:rFonts w:ascii="Times New Roman" w:hAnsi="Times New Roman" w:cs="Times New Roman"/>
        </w:rPr>
      </w:pPr>
      <w:r w:rsidRPr="00BA7E40">
        <w:rPr>
          <w:rFonts w:ascii="Times New Roman" w:hAnsi="Times New Roman" w:cs="Times New Roman"/>
          <w:b/>
        </w:rPr>
        <w:t>Ethi</w:t>
      </w:r>
      <w:r>
        <w:rPr>
          <w:rFonts w:ascii="Times New Roman" w:hAnsi="Times New Roman" w:cs="Times New Roman"/>
          <w:b/>
        </w:rPr>
        <w:t xml:space="preserve">cs statement: </w:t>
      </w:r>
      <w:r w:rsidRPr="00BA7E40">
        <w:rPr>
          <w:rFonts w:ascii="Times New Roman" w:hAnsi="Times New Roman" w:cs="Times New Roman"/>
        </w:rPr>
        <w:t>This study does not include any individual</w:t>
      </w:r>
      <w:r>
        <w:rPr>
          <w:rFonts w:ascii="Times New Roman" w:hAnsi="Times New Roman" w:cs="Times New Roman"/>
        </w:rPr>
        <w:t>-</w:t>
      </w:r>
      <w:r w:rsidRPr="00BA7E40">
        <w:rPr>
          <w:rFonts w:ascii="Times New Roman" w:hAnsi="Times New Roman" w:cs="Times New Roman"/>
        </w:rPr>
        <w:t xml:space="preserve">level data and thus does not require any ethical approval. </w:t>
      </w:r>
    </w:p>
    <w:p w14:paraId="12184278" w14:textId="3258429E" w:rsidR="00781825" w:rsidRPr="00BA7E40" w:rsidRDefault="00781825" w:rsidP="00781825">
      <w:pPr>
        <w:spacing w:after="0" w:line="480" w:lineRule="auto"/>
        <w:rPr>
          <w:rFonts w:ascii="Times New Roman" w:hAnsi="Times New Roman" w:cs="Times New Roman"/>
        </w:rPr>
      </w:pPr>
      <w:r w:rsidRPr="00BA7E40">
        <w:rPr>
          <w:rFonts w:ascii="Times New Roman" w:hAnsi="Times New Roman" w:cs="Times New Roman"/>
          <w:b/>
          <w:bCs/>
        </w:rPr>
        <w:t xml:space="preserve">Data </w:t>
      </w:r>
      <w:r>
        <w:rPr>
          <w:rFonts w:ascii="Times New Roman" w:hAnsi="Times New Roman" w:cs="Times New Roman"/>
          <w:b/>
          <w:bCs/>
        </w:rPr>
        <w:t>availability</w:t>
      </w:r>
      <w:r w:rsidRPr="00BA7E40">
        <w:rPr>
          <w:rFonts w:ascii="Times New Roman" w:hAnsi="Times New Roman" w:cs="Times New Roman"/>
          <w:b/>
          <w:bCs/>
        </w:rPr>
        <w:t xml:space="preserve"> statement: </w:t>
      </w:r>
      <w:r w:rsidRPr="00BA7E40">
        <w:rPr>
          <w:rFonts w:ascii="Times New Roman" w:hAnsi="Times New Roman" w:cs="Times New Roman"/>
        </w:rPr>
        <w:t xml:space="preserve">All the </w:t>
      </w:r>
      <w:r>
        <w:rPr>
          <w:rFonts w:ascii="Times New Roman" w:hAnsi="Times New Roman" w:cs="Times New Roman"/>
        </w:rPr>
        <w:t xml:space="preserve">dengue </w:t>
      </w:r>
      <w:r w:rsidRPr="00BA7E40">
        <w:rPr>
          <w:rFonts w:ascii="Times New Roman" w:hAnsi="Times New Roman" w:cs="Times New Roman"/>
        </w:rPr>
        <w:t xml:space="preserve">data presented in this manuscript are publicly available </w:t>
      </w:r>
      <w:r>
        <w:rPr>
          <w:rFonts w:ascii="Times New Roman" w:hAnsi="Times New Roman" w:cs="Times New Roman"/>
        </w:rPr>
        <w:t>on Bangladesh’s Ministry of Health and Family Welfare’s Directorate General of Health Services website (</w:t>
      </w:r>
      <w:hyperlink r:id="rId25" w:history="1">
        <w:r w:rsidRPr="00BA7818">
          <w:rPr>
            <w:rStyle w:val="Hyperlink"/>
            <w:rFonts w:ascii="Times New Roman" w:hAnsi="Times New Roman" w:cs="Times New Roman"/>
          </w:rPr>
          <w:t>https://dghs.gov.bd/</w:t>
        </w:r>
      </w:hyperlink>
      <w:r>
        <w:rPr>
          <w:rFonts w:ascii="Times New Roman" w:hAnsi="Times New Roman" w:cs="Times New Roman"/>
        </w:rPr>
        <w:t xml:space="preserve"> ). The meteorological data were purchased from Bangladesh Meteorological Department and are restricted to use for research </w:t>
      </w:r>
      <w:r w:rsidR="00CE53B8">
        <w:rPr>
          <w:rFonts w:ascii="Times New Roman" w:hAnsi="Times New Roman" w:cs="Times New Roman"/>
        </w:rPr>
        <w:t>purposes</w:t>
      </w:r>
      <w:r>
        <w:rPr>
          <w:rFonts w:ascii="Times New Roman" w:hAnsi="Times New Roman" w:cs="Times New Roman"/>
        </w:rPr>
        <w:t xml:space="preserve"> only and anyone interested in these data can request Bangladesh Meteorological Department (</w:t>
      </w:r>
      <w:hyperlink r:id="rId26" w:history="1">
        <w:r w:rsidRPr="00BA7818">
          <w:rPr>
            <w:rStyle w:val="Hyperlink"/>
            <w:rFonts w:ascii="Times New Roman" w:hAnsi="Times New Roman" w:cs="Times New Roman"/>
          </w:rPr>
          <w:t>https://live3.bmd.gov.bd/</w:t>
        </w:r>
      </w:hyperlink>
      <w:r>
        <w:rPr>
          <w:rFonts w:ascii="Times New Roman" w:hAnsi="Times New Roman" w:cs="Times New Roman"/>
        </w:rPr>
        <w:t xml:space="preserve"> ).  </w:t>
      </w:r>
      <w:r w:rsidRPr="00BA7E40">
        <w:rPr>
          <w:rFonts w:ascii="Times New Roman" w:hAnsi="Times New Roman" w:cs="Times New Roman"/>
        </w:rPr>
        <w:t xml:space="preserve"> </w:t>
      </w:r>
    </w:p>
    <w:p w14:paraId="47599F42" w14:textId="77777777" w:rsidR="00B95DB5" w:rsidRDefault="00B95DB5" w:rsidP="00DD6910">
      <w:pPr>
        <w:spacing w:line="276" w:lineRule="auto"/>
        <w:rPr>
          <w:rFonts w:ascii="Times New Roman" w:hAnsi="Times New Roman" w:cs="Times New Roman"/>
          <w:sz w:val="24"/>
          <w:szCs w:val="24"/>
        </w:rPr>
      </w:pPr>
    </w:p>
    <w:p w14:paraId="5738DCBE" w14:textId="77777777" w:rsidR="00F40287" w:rsidRDefault="00F40287" w:rsidP="00DD6910">
      <w:pPr>
        <w:spacing w:line="276" w:lineRule="auto"/>
        <w:rPr>
          <w:rFonts w:ascii="Times New Roman" w:hAnsi="Times New Roman" w:cs="Times New Roman"/>
          <w:sz w:val="24"/>
          <w:szCs w:val="24"/>
        </w:rPr>
      </w:pPr>
    </w:p>
    <w:p w14:paraId="3DEDAFFB" w14:textId="77777777" w:rsidR="00B95DB5" w:rsidRPr="008E2104" w:rsidRDefault="00B95DB5" w:rsidP="00DD6910">
      <w:pPr>
        <w:spacing w:line="276" w:lineRule="auto"/>
        <w:rPr>
          <w:rFonts w:ascii="Times New Roman" w:hAnsi="Times New Roman" w:cs="Times New Roman"/>
          <w:sz w:val="24"/>
          <w:szCs w:val="24"/>
        </w:rPr>
      </w:pPr>
    </w:p>
    <w:p w14:paraId="63BB8766" w14:textId="478F190B" w:rsidR="002D7E55" w:rsidRPr="00C73270" w:rsidRDefault="00526B96" w:rsidP="00DD6910">
      <w:pPr>
        <w:spacing w:line="276" w:lineRule="auto"/>
        <w:rPr>
          <w:rFonts w:ascii="Times New Roman" w:hAnsi="Times New Roman" w:cs="Times New Roman"/>
          <w:b/>
          <w:sz w:val="24"/>
          <w:szCs w:val="24"/>
        </w:rPr>
      </w:pPr>
      <w:r w:rsidRPr="00186BD2">
        <w:rPr>
          <w:rFonts w:ascii="Times New Roman" w:hAnsi="Times New Roman" w:cs="Times New Roman"/>
          <w:sz w:val="24"/>
          <w:szCs w:val="24"/>
        </w:rPr>
        <w:br w:type="page"/>
      </w:r>
      <w:r w:rsidR="002D7E55" w:rsidRPr="00C73270">
        <w:rPr>
          <w:rFonts w:ascii="Times New Roman" w:hAnsi="Times New Roman" w:cs="Times New Roman"/>
          <w:b/>
          <w:sz w:val="24"/>
          <w:szCs w:val="24"/>
        </w:rPr>
        <w:lastRenderedPageBreak/>
        <w:t>References</w:t>
      </w:r>
    </w:p>
    <w:sdt>
      <w:sdtPr>
        <w:rPr>
          <w:rFonts w:ascii="Times New Roman" w:hAnsi="Times New Roman" w:cs="Times New Roman"/>
          <w:b/>
          <w:sz w:val="24"/>
          <w:szCs w:val="24"/>
        </w:rPr>
        <w:tag w:val="MENDELEY_BIBLIOGRAPHY"/>
        <w:id w:val="-1928268640"/>
        <w:placeholder>
          <w:docPart w:val="DefaultPlaceholder_-1854013440"/>
        </w:placeholder>
      </w:sdtPr>
      <w:sdtContent>
        <w:p w14:paraId="3FBD5874" w14:textId="77777777" w:rsidR="00382E68" w:rsidRDefault="00382E68">
          <w:pPr>
            <w:autoSpaceDE w:val="0"/>
            <w:autoSpaceDN w:val="0"/>
            <w:ind w:hanging="640"/>
            <w:divId w:val="700127022"/>
            <w:rPr>
              <w:rFonts w:eastAsia="Times New Roman"/>
              <w:sz w:val="24"/>
              <w:szCs w:val="24"/>
            </w:rPr>
          </w:pPr>
          <w:r>
            <w:rPr>
              <w:rFonts w:eastAsia="Times New Roman"/>
            </w:rPr>
            <w:t>1.</w:t>
          </w:r>
          <w:r>
            <w:rPr>
              <w:rFonts w:eastAsia="Times New Roman"/>
            </w:rPr>
            <w:tab/>
          </w:r>
          <w:r>
            <w:rPr>
              <w:rFonts w:eastAsia="Times New Roman"/>
              <w:b/>
              <w:bCs/>
            </w:rPr>
            <w:t>WHO</w:t>
          </w:r>
          <w:r>
            <w:rPr>
              <w:rFonts w:eastAsia="Times New Roman"/>
            </w:rPr>
            <w:t xml:space="preserve">. </w:t>
          </w:r>
          <w:r>
            <w:rPr>
              <w:rFonts w:eastAsia="Times New Roman"/>
              <w:i/>
              <w:iCs/>
            </w:rPr>
            <w:t>DENGUE: GUIDELINES FOR DIAGNOSIS, TREATMENT, PREVENTION AND CONTROL</w:t>
          </w:r>
          <w:r>
            <w:rPr>
              <w:rFonts w:eastAsia="Times New Roman"/>
            </w:rPr>
            <w:t xml:space="preserve">. Geneva, Switzerland, 2009. </w:t>
          </w:r>
        </w:p>
        <w:p w14:paraId="5DF72F08" w14:textId="77777777" w:rsidR="00382E68" w:rsidRDefault="00382E68">
          <w:pPr>
            <w:autoSpaceDE w:val="0"/>
            <w:autoSpaceDN w:val="0"/>
            <w:ind w:hanging="640"/>
            <w:divId w:val="1535077290"/>
            <w:rPr>
              <w:rFonts w:eastAsia="Times New Roman"/>
            </w:rPr>
          </w:pPr>
          <w:r>
            <w:rPr>
              <w:rFonts w:eastAsia="Times New Roman"/>
            </w:rPr>
            <w:t>2.</w:t>
          </w:r>
          <w:r>
            <w:rPr>
              <w:rFonts w:eastAsia="Times New Roman"/>
            </w:rPr>
            <w:tab/>
          </w:r>
          <w:r>
            <w:rPr>
              <w:rFonts w:eastAsia="Times New Roman"/>
              <w:b/>
              <w:bCs/>
            </w:rPr>
            <w:t>CDC</w:t>
          </w:r>
          <w:r>
            <w:rPr>
              <w:rFonts w:eastAsia="Times New Roman"/>
            </w:rPr>
            <w:t xml:space="preserve">. </w:t>
          </w:r>
          <w:r>
            <w:rPr>
              <w:rFonts w:eastAsia="Times New Roman"/>
              <w:i/>
              <w:iCs/>
            </w:rPr>
            <w:t>Transmission through mosquito bites</w:t>
          </w:r>
          <w:r>
            <w:rPr>
              <w:rFonts w:eastAsia="Times New Roman"/>
            </w:rPr>
            <w:t xml:space="preserve">. 2019(https://www.cdc.gov/dengue/transmission/index.html). Accessed 15 May 2023. </w:t>
          </w:r>
        </w:p>
        <w:p w14:paraId="6ED43E63" w14:textId="77777777" w:rsidR="00382E68" w:rsidRDefault="00382E68">
          <w:pPr>
            <w:autoSpaceDE w:val="0"/>
            <w:autoSpaceDN w:val="0"/>
            <w:ind w:hanging="640"/>
            <w:divId w:val="1888099890"/>
            <w:rPr>
              <w:rFonts w:eastAsia="Times New Roman"/>
            </w:rPr>
          </w:pPr>
          <w:r>
            <w:rPr>
              <w:rFonts w:eastAsia="Times New Roman"/>
            </w:rPr>
            <w:t>3.</w:t>
          </w:r>
          <w:r>
            <w:rPr>
              <w:rFonts w:eastAsia="Times New Roman"/>
            </w:rPr>
            <w:tab/>
          </w:r>
          <w:r>
            <w:rPr>
              <w:rFonts w:eastAsia="Times New Roman"/>
              <w:b/>
              <w:bCs/>
            </w:rPr>
            <w:t>WHO-Bangladesh</w:t>
          </w:r>
          <w:r>
            <w:rPr>
              <w:rFonts w:eastAsia="Times New Roman"/>
            </w:rPr>
            <w:t xml:space="preserve">. </w:t>
          </w:r>
          <w:r>
            <w:rPr>
              <w:rFonts w:eastAsia="Times New Roman"/>
              <w:i/>
              <w:iCs/>
            </w:rPr>
            <w:t>Dengue - Bangladesh</w:t>
          </w:r>
          <w:r>
            <w:rPr>
              <w:rFonts w:eastAsia="Times New Roman"/>
            </w:rPr>
            <w:t xml:space="preserve">. </w:t>
          </w:r>
          <w:r>
            <w:rPr>
              <w:rFonts w:eastAsia="Times New Roman"/>
              <w:i/>
              <w:iCs/>
            </w:rPr>
            <w:t>https://www.who.int/emergencies/disease-outbreak-news/item/2022-DON424</w:t>
          </w:r>
          <w:r>
            <w:rPr>
              <w:rFonts w:eastAsia="Times New Roman"/>
            </w:rPr>
            <w:t xml:space="preserve">. 2022. </w:t>
          </w:r>
        </w:p>
        <w:p w14:paraId="5F6A5F2A" w14:textId="77777777" w:rsidR="00382E68" w:rsidRDefault="00382E68">
          <w:pPr>
            <w:autoSpaceDE w:val="0"/>
            <w:autoSpaceDN w:val="0"/>
            <w:ind w:hanging="640"/>
            <w:divId w:val="1961374745"/>
            <w:rPr>
              <w:rFonts w:eastAsia="Times New Roman"/>
            </w:rPr>
          </w:pPr>
          <w:r>
            <w:rPr>
              <w:rFonts w:eastAsia="Times New Roman"/>
            </w:rPr>
            <w:t>4.</w:t>
          </w:r>
          <w:r>
            <w:rPr>
              <w:rFonts w:eastAsia="Times New Roman"/>
            </w:rPr>
            <w:tab/>
          </w:r>
          <w:r>
            <w:rPr>
              <w:rFonts w:eastAsia="Times New Roman"/>
              <w:b/>
              <w:bCs/>
            </w:rPr>
            <w:t xml:space="preserve">Teo A, </w:t>
          </w:r>
          <w:r>
            <w:rPr>
              <w:rFonts w:eastAsia="Times New Roman"/>
              <w:b/>
              <w:bCs/>
              <w:i/>
              <w:iCs/>
            </w:rPr>
            <w:t>et al.</w:t>
          </w:r>
          <w:r>
            <w:rPr>
              <w:rFonts w:eastAsia="Times New Roman"/>
            </w:rPr>
            <w:t xml:space="preserve"> Understanding antibody-dependent enhancement in dengue: Are afucosylated IgG1s a concern? </w:t>
          </w:r>
          <w:r>
            <w:rPr>
              <w:rFonts w:eastAsia="Times New Roman"/>
              <w:i/>
              <w:iCs/>
            </w:rPr>
            <w:t>PLOS Pathogens</w:t>
          </w:r>
          <w:r>
            <w:rPr>
              <w:rFonts w:eastAsia="Times New Roman"/>
            </w:rPr>
            <w:t xml:space="preserve"> 2023; </w:t>
          </w:r>
          <w:r>
            <w:rPr>
              <w:rFonts w:eastAsia="Times New Roman"/>
              <w:b/>
              <w:bCs/>
            </w:rPr>
            <w:t>19</w:t>
          </w:r>
          <w:r>
            <w:rPr>
              <w:rFonts w:eastAsia="Times New Roman"/>
            </w:rPr>
            <w:t xml:space="preserve">: e1011223. </w:t>
          </w:r>
        </w:p>
        <w:p w14:paraId="0ED1AA33" w14:textId="77777777" w:rsidR="00382E68" w:rsidRDefault="00382E68">
          <w:pPr>
            <w:autoSpaceDE w:val="0"/>
            <w:autoSpaceDN w:val="0"/>
            <w:ind w:hanging="640"/>
            <w:divId w:val="926884522"/>
            <w:rPr>
              <w:rFonts w:eastAsia="Times New Roman"/>
            </w:rPr>
          </w:pPr>
          <w:r>
            <w:rPr>
              <w:rFonts w:eastAsia="Times New Roman"/>
            </w:rPr>
            <w:t>5.</w:t>
          </w:r>
          <w:r>
            <w:rPr>
              <w:rFonts w:eastAsia="Times New Roman"/>
            </w:rPr>
            <w:tab/>
          </w:r>
          <w:r>
            <w:rPr>
              <w:rFonts w:eastAsia="Times New Roman"/>
              <w:b/>
              <w:bCs/>
            </w:rPr>
            <w:t>WHO</w:t>
          </w:r>
          <w:r>
            <w:rPr>
              <w:rFonts w:eastAsia="Times New Roman"/>
            </w:rPr>
            <w:t xml:space="preserve">. </w:t>
          </w:r>
          <w:r>
            <w:rPr>
              <w:rFonts w:eastAsia="Times New Roman"/>
              <w:i/>
              <w:iCs/>
            </w:rPr>
            <w:t>Dengue and severe dengue</w:t>
          </w:r>
          <w:r>
            <w:rPr>
              <w:rFonts w:eastAsia="Times New Roman"/>
            </w:rPr>
            <w:t xml:space="preserve">. 2023(https://www.who.int/news-room/fact-sheets/detail/dengue-and-severe-dengue). Accessed 15 May 2023. </w:t>
          </w:r>
        </w:p>
        <w:p w14:paraId="1C7B1523" w14:textId="77777777" w:rsidR="00382E68" w:rsidRDefault="00382E68">
          <w:pPr>
            <w:autoSpaceDE w:val="0"/>
            <w:autoSpaceDN w:val="0"/>
            <w:ind w:hanging="640"/>
            <w:divId w:val="1405451008"/>
            <w:rPr>
              <w:rFonts w:eastAsia="Times New Roman"/>
            </w:rPr>
          </w:pPr>
          <w:r>
            <w:rPr>
              <w:rFonts w:eastAsia="Times New Roman"/>
            </w:rPr>
            <w:t>6.</w:t>
          </w:r>
          <w:r>
            <w:rPr>
              <w:rFonts w:eastAsia="Times New Roman"/>
            </w:rPr>
            <w:tab/>
          </w:r>
          <w:r>
            <w:rPr>
              <w:rFonts w:eastAsia="Times New Roman"/>
              <w:b/>
              <w:bCs/>
            </w:rPr>
            <w:t>Murray NEA, Quam MB, Wilder-Smith A</w:t>
          </w:r>
          <w:r>
            <w:rPr>
              <w:rFonts w:eastAsia="Times New Roman"/>
            </w:rPr>
            <w:t xml:space="preserve">. Epidemiology of dengue: past, present and future prospects. </w:t>
          </w:r>
          <w:r>
            <w:rPr>
              <w:rFonts w:eastAsia="Times New Roman"/>
              <w:i/>
              <w:iCs/>
            </w:rPr>
            <w:t>Clinical epidemiology</w:t>
          </w:r>
          <w:r>
            <w:rPr>
              <w:rFonts w:eastAsia="Times New Roman"/>
            </w:rPr>
            <w:t xml:space="preserve"> Clin Epidemiol, 2013; </w:t>
          </w:r>
          <w:r>
            <w:rPr>
              <w:rFonts w:eastAsia="Times New Roman"/>
              <w:b/>
              <w:bCs/>
            </w:rPr>
            <w:t>5</w:t>
          </w:r>
          <w:r>
            <w:rPr>
              <w:rFonts w:eastAsia="Times New Roman"/>
            </w:rPr>
            <w:t xml:space="preserve">: 299–309. </w:t>
          </w:r>
        </w:p>
        <w:p w14:paraId="38E69271" w14:textId="77777777" w:rsidR="00382E68" w:rsidRDefault="00382E68">
          <w:pPr>
            <w:autoSpaceDE w:val="0"/>
            <w:autoSpaceDN w:val="0"/>
            <w:ind w:hanging="640"/>
            <w:divId w:val="1493720892"/>
            <w:rPr>
              <w:rFonts w:eastAsia="Times New Roman"/>
            </w:rPr>
          </w:pPr>
          <w:r>
            <w:rPr>
              <w:rFonts w:eastAsia="Times New Roman"/>
            </w:rPr>
            <w:t>7.</w:t>
          </w:r>
          <w:r>
            <w:rPr>
              <w:rFonts w:eastAsia="Times New Roman"/>
            </w:rPr>
            <w:tab/>
          </w:r>
          <w:r>
            <w:rPr>
              <w:rFonts w:eastAsia="Times New Roman"/>
              <w:b/>
              <w:bCs/>
            </w:rPr>
            <w:t>WHO South-East Asia</w:t>
          </w:r>
          <w:r>
            <w:rPr>
              <w:rFonts w:eastAsia="Times New Roman"/>
            </w:rPr>
            <w:t xml:space="preserve">. </w:t>
          </w:r>
          <w:r>
            <w:rPr>
              <w:rFonts w:eastAsia="Times New Roman"/>
              <w:i/>
              <w:iCs/>
            </w:rPr>
            <w:t>Dengue in the South-East Asia</w:t>
          </w:r>
          <w:r>
            <w:rPr>
              <w:rFonts w:eastAsia="Times New Roman"/>
            </w:rPr>
            <w:t xml:space="preserve">. </w:t>
          </w:r>
          <w:r>
            <w:rPr>
              <w:rFonts w:eastAsia="Times New Roman"/>
              <w:i/>
              <w:iCs/>
            </w:rPr>
            <w:t>WHO Regional office for South-East Asia</w:t>
          </w:r>
          <w:r>
            <w:rPr>
              <w:rFonts w:eastAsia="Times New Roman"/>
            </w:rPr>
            <w:t xml:space="preserve">. 2023, p. 1–6. </w:t>
          </w:r>
        </w:p>
        <w:p w14:paraId="008CD1C5" w14:textId="77777777" w:rsidR="00382E68" w:rsidRDefault="00382E68">
          <w:pPr>
            <w:autoSpaceDE w:val="0"/>
            <w:autoSpaceDN w:val="0"/>
            <w:ind w:hanging="640"/>
            <w:divId w:val="601836826"/>
            <w:rPr>
              <w:rFonts w:eastAsia="Times New Roman"/>
            </w:rPr>
          </w:pPr>
          <w:r>
            <w:rPr>
              <w:rFonts w:eastAsia="Times New Roman"/>
            </w:rPr>
            <w:t>8.</w:t>
          </w:r>
          <w:r>
            <w:rPr>
              <w:rFonts w:eastAsia="Times New Roman"/>
            </w:rPr>
            <w:tab/>
          </w:r>
          <w:r>
            <w:rPr>
              <w:rFonts w:eastAsia="Times New Roman"/>
              <w:b/>
              <w:bCs/>
            </w:rPr>
            <w:t xml:space="preserve">Sharmin S, </w:t>
          </w:r>
          <w:r>
            <w:rPr>
              <w:rFonts w:eastAsia="Times New Roman"/>
              <w:b/>
              <w:bCs/>
              <w:i/>
              <w:iCs/>
            </w:rPr>
            <w:t>et al.</w:t>
          </w:r>
          <w:r>
            <w:rPr>
              <w:rFonts w:eastAsia="Times New Roman"/>
            </w:rPr>
            <w:t xml:space="preserve"> The emergence of dengue in Bangladesh: epidemiology, challenges and future disease risk. </w:t>
          </w:r>
          <w:r>
            <w:rPr>
              <w:rFonts w:eastAsia="Times New Roman"/>
              <w:i/>
              <w:iCs/>
            </w:rPr>
            <w:t>Transactions of the Royal Society of Tropical Medicine and Hygiene</w:t>
          </w:r>
          <w:r>
            <w:rPr>
              <w:rFonts w:eastAsia="Times New Roman"/>
            </w:rPr>
            <w:t xml:space="preserve"> Trans R Soc Trop Med Hyg, 2015; </w:t>
          </w:r>
          <w:r>
            <w:rPr>
              <w:rFonts w:eastAsia="Times New Roman"/>
              <w:b/>
              <w:bCs/>
            </w:rPr>
            <w:t>109</w:t>
          </w:r>
          <w:r>
            <w:rPr>
              <w:rFonts w:eastAsia="Times New Roman"/>
            </w:rPr>
            <w:t xml:space="preserve">: 619–627. </w:t>
          </w:r>
        </w:p>
        <w:p w14:paraId="35582871" w14:textId="77777777" w:rsidR="00382E68" w:rsidRDefault="00382E68">
          <w:pPr>
            <w:autoSpaceDE w:val="0"/>
            <w:autoSpaceDN w:val="0"/>
            <w:ind w:hanging="640"/>
            <w:divId w:val="97994126"/>
            <w:rPr>
              <w:rFonts w:eastAsia="Times New Roman"/>
            </w:rPr>
          </w:pPr>
          <w:r>
            <w:rPr>
              <w:rFonts w:eastAsia="Times New Roman"/>
            </w:rPr>
            <w:t>9.</w:t>
          </w:r>
          <w:r>
            <w:rPr>
              <w:rFonts w:eastAsia="Times New Roman"/>
            </w:rPr>
            <w:tab/>
          </w:r>
          <w:r>
            <w:rPr>
              <w:rFonts w:eastAsia="Times New Roman"/>
              <w:b/>
              <w:bCs/>
            </w:rPr>
            <w:t xml:space="preserve">Salje H, </w:t>
          </w:r>
          <w:r>
            <w:rPr>
              <w:rFonts w:eastAsia="Times New Roman"/>
              <w:b/>
              <w:bCs/>
              <w:i/>
              <w:iCs/>
            </w:rPr>
            <w:t>et al.</w:t>
          </w:r>
          <w:r>
            <w:rPr>
              <w:rFonts w:eastAsia="Times New Roman"/>
            </w:rPr>
            <w:t xml:space="preserve"> Nationally-representative serostudy of dengue in Bangladesh allows generalizable disease burden estimates. </w:t>
          </w:r>
          <w:r>
            <w:rPr>
              <w:rFonts w:eastAsia="Times New Roman"/>
              <w:i/>
              <w:iCs/>
            </w:rPr>
            <w:t>eLife</w:t>
          </w:r>
          <w:r>
            <w:rPr>
              <w:rFonts w:eastAsia="Times New Roman"/>
            </w:rPr>
            <w:t xml:space="preserve"> eLife Sciences Publications, Ltd, 2019; </w:t>
          </w:r>
          <w:r>
            <w:rPr>
              <w:rFonts w:eastAsia="Times New Roman"/>
              <w:b/>
              <w:bCs/>
            </w:rPr>
            <w:t>8</w:t>
          </w:r>
          <w:r>
            <w:rPr>
              <w:rFonts w:eastAsia="Times New Roman"/>
            </w:rPr>
            <w:t xml:space="preserve">Published online: 2019.doi:10.7554/ELIFE.42869. </w:t>
          </w:r>
        </w:p>
        <w:p w14:paraId="12144189" w14:textId="77777777" w:rsidR="00382E68" w:rsidRDefault="00382E68">
          <w:pPr>
            <w:autoSpaceDE w:val="0"/>
            <w:autoSpaceDN w:val="0"/>
            <w:ind w:hanging="640"/>
            <w:divId w:val="11417720"/>
            <w:rPr>
              <w:rFonts w:eastAsia="Times New Roman"/>
            </w:rPr>
          </w:pPr>
          <w:r>
            <w:rPr>
              <w:rFonts w:eastAsia="Times New Roman"/>
            </w:rPr>
            <w:t>10.</w:t>
          </w:r>
          <w:r>
            <w:rPr>
              <w:rFonts w:eastAsia="Times New Roman"/>
            </w:rPr>
            <w:tab/>
          </w:r>
          <w:r>
            <w:rPr>
              <w:rFonts w:eastAsia="Times New Roman"/>
              <w:b/>
              <w:bCs/>
            </w:rPr>
            <w:t xml:space="preserve">Ahsan A, </w:t>
          </w:r>
          <w:r>
            <w:rPr>
              <w:rFonts w:eastAsia="Times New Roman"/>
              <w:b/>
              <w:bCs/>
              <w:i/>
              <w:iCs/>
            </w:rPr>
            <w:t>et al.</w:t>
          </w:r>
          <w:r>
            <w:rPr>
              <w:rFonts w:eastAsia="Times New Roman"/>
            </w:rPr>
            <w:t xml:space="preserve"> Possible Drivers of the 2019 Dengue Outbreak in Bangladesh: The Need for a Robust Community-Level Surveillance System. </w:t>
          </w:r>
          <w:r>
            <w:rPr>
              <w:rFonts w:eastAsia="Times New Roman"/>
              <w:i/>
              <w:iCs/>
            </w:rPr>
            <w:t>Journal of Medical Entomology</w:t>
          </w:r>
          <w:r>
            <w:rPr>
              <w:rFonts w:eastAsia="Times New Roman"/>
            </w:rPr>
            <w:t xml:space="preserve"> Oxford Academic, 2021; </w:t>
          </w:r>
          <w:r>
            <w:rPr>
              <w:rFonts w:eastAsia="Times New Roman"/>
              <w:b/>
              <w:bCs/>
            </w:rPr>
            <w:t>58</w:t>
          </w:r>
          <w:r>
            <w:rPr>
              <w:rFonts w:eastAsia="Times New Roman"/>
            </w:rPr>
            <w:t xml:space="preserve">: 37–39. </w:t>
          </w:r>
        </w:p>
        <w:p w14:paraId="2E22D284" w14:textId="77777777" w:rsidR="00382E68" w:rsidRDefault="00382E68">
          <w:pPr>
            <w:autoSpaceDE w:val="0"/>
            <w:autoSpaceDN w:val="0"/>
            <w:ind w:hanging="640"/>
            <w:divId w:val="1972248110"/>
            <w:rPr>
              <w:rFonts w:eastAsia="Times New Roman"/>
            </w:rPr>
          </w:pPr>
          <w:r>
            <w:rPr>
              <w:rFonts w:eastAsia="Times New Roman"/>
            </w:rPr>
            <w:t>11.</w:t>
          </w:r>
          <w:r>
            <w:rPr>
              <w:rFonts w:eastAsia="Times New Roman"/>
            </w:rPr>
            <w:tab/>
          </w:r>
          <w:r>
            <w:rPr>
              <w:rFonts w:eastAsia="Times New Roman"/>
              <w:b/>
              <w:bCs/>
            </w:rPr>
            <w:t xml:space="preserve">Haider N, </w:t>
          </w:r>
          <w:r>
            <w:rPr>
              <w:rFonts w:eastAsia="Times New Roman"/>
              <w:b/>
              <w:bCs/>
              <w:i/>
              <w:iCs/>
            </w:rPr>
            <w:t>et al.</w:t>
          </w:r>
          <w:r>
            <w:rPr>
              <w:rFonts w:eastAsia="Times New Roman"/>
            </w:rPr>
            <w:t xml:space="preserve"> The 2022 dengue outbreak in Bangladesh: hypotheses for the late resurgence of cases and fatalities. </w:t>
          </w:r>
          <w:r>
            <w:rPr>
              <w:rFonts w:eastAsia="Times New Roman"/>
              <w:i/>
              <w:iCs/>
            </w:rPr>
            <w:t>Journal of Medical Entomology</w:t>
          </w:r>
          <w:r>
            <w:rPr>
              <w:rFonts w:eastAsia="Times New Roman"/>
            </w:rPr>
            <w:t xml:space="preserve"> 2023; Published online: 18 May 2023.doi:10.1093/jme/tjad057. </w:t>
          </w:r>
        </w:p>
        <w:p w14:paraId="08F2D475" w14:textId="77777777" w:rsidR="00382E68" w:rsidRDefault="00382E68">
          <w:pPr>
            <w:autoSpaceDE w:val="0"/>
            <w:autoSpaceDN w:val="0"/>
            <w:ind w:hanging="640"/>
            <w:divId w:val="1458186723"/>
            <w:rPr>
              <w:rFonts w:eastAsia="Times New Roman"/>
            </w:rPr>
          </w:pPr>
          <w:r>
            <w:rPr>
              <w:rFonts w:eastAsia="Times New Roman"/>
            </w:rPr>
            <w:t>12.</w:t>
          </w:r>
          <w:r>
            <w:rPr>
              <w:rFonts w:eastAsia="Times New Roman"/>
            </w:rPr>
            <w:tab/>
          </w:r>
          <w:r>
            <w:rPr>
              <w:rFonts w:eastAsia="Times New Roman"/>
              <w:b/>
              <w:bCs/>
            </w:rPr>
            <w:t xml:space="preserve">Ahsan A, </w:t>
          </w:r>
          <w:r>
            <w:rPr>
              <w:rFonts w:eastAsia="Times New Roman"/>
              <w:b/>
              <w:bCs/>
              <w:i/>
              <w:iCs/>
            </w:rPr>
            <w:t>et al.</w:t>
          </w:r>
          <w:r>
            <w:rPr>
              <w:rFonts w:eastAsia="Times New Roman"/>
            </w:rPr>
            <w:t xml:space="preserve"> Possible Drivers of the 2019 Dengue Outbreak in Bangladesh: The Need for a Robust Community-Level Surveillance System. Reisen W, ed. </w:t>
          </w:r>
          <w:r>
            <w:rPr>
              <w:rFonts w:eastAsia="Times New Roman"/>
              <w:i/>
              <w:iCs/>
            </w:rPr>
            <w:t>Journal of medical entomology</w:t>
          </w:r>
          <w:r>
            <w:rPr>
              <w:rFonts w:eastAsia="Times New Roman"/>
            </w:rPr>
            <w:t xml:space="preserve"> 2021; </w:t>
          </w:r>
          <w:r>
            <w:rPr>
              <w:rFonts w:eastAsia="Times New Roman"/>
              <w:b/>
              <w:bCs/>
            </w:rPr>
            <w:t>58</w:t>
          </w:r>
          <w:r>
            <w:rPr>
              <w:rFonts w:eastAsia="Times New Roman"/>
            </w:rPr>
            <w:t xml:space="preserve">: 37–39. </w:t>
          </w:r>
        </w:p>
        <w:p w14:paraId="66CD34B3" w14:textId="77777777" w:rsidR="00382E68" w:rsidRDefault="00382E68">
          <w:pPr>
            <w:autoSpaceDE w:val="0"/>
            <w:autoSpaceDN w:val="0"/>
            <w:ind w:hanging="640"/>
            <w:divId w:val="236214366"/>
            <w:rPr>
              <w:rFonts w:eastAsia="Times New Roman"/>
            </w:rPr>
          </w:pPr>
          <w:r>
            <w:rPr>
              <w:rFonts w:eastAsia="Times New Roman"/>
            </w:rPr>
            <w:t>13.</w:t>
          </w:r>
          <w:r>
            <w:rPr>
              <w:rFonts w:eastAsia="Times New Roman"/>
            </w:rPr>
            <w:tab/>
          </w:r>
          <w:r>
            <w:rPr>
              <w:rFonts w:eastAsia="Times New Roman"/>
              <w:b/>
              <w:bCs/>
            </w:rPr>
            <w:t xml:space="preserve">Kayesh MEH, </w:t>
          </w:r>
          <w:r>
            <w:rPr>
              <w:rFonts w:eastAsia="Times New Roman"/>
              <w:b/>
              <w:bCs/>
              <w:i/>
              <w:iCs/>
            </w:rPr>
            <w:t>et al.</w:t>
          </w:r>
          <w:r>
            <w:rPr>
              <w:rFonts w:eastAsia="Times New Roman"/>
            </w:rPr>
            <w:t xml:space="preserve"> Increasing Dengue Burden and Severe Dengue Risk in Bangladesh: An Overview. </w:t>
          </w:r>
          <w:r>
            <w:rPr>
              <w:rFonts w:eastAsia="Times New Roman"/>
              <w:i/>
              <w:iCs/>
            </w:rPr>
            <w:t>Tropical Medicine and Infectious Disease 2023, Vol. 8, Page 32</w:t>
          </w:r>
          <w:r>
            <w:rPr>
              <w:rFonts w:eastAsia="Times New Roman"/>
            </w:rPr>
            <w:t xml:space="preserve"> Multidisciplinary Digital Publishing Institute, 2023; </w:t>
          </w:r>
          <w:r>
            <w:rPr>
              <w:rFonts w:eastAsia="Times New Roman"/>
              <w:b/>
              <w:bCs/>
            </w:rPr>
            <w:t>8</w:t>
          </w:r>
          <w:r>
            <w:rPr>
              <w:rFonts w:eastAsia="Times New Roman"/>
            </w:rPr>
            <w:t xml:space="preserve">: 32. </w:t>
          </w:r>
        </w:p>
        <w:p w14:paraId="696BB551" w14:textId="77777777" w:rsidR="00382E68" w:rsidRDefault="00382E68">
          <w:pPr>
            <w:autoSpaceDE w:val="0"/>
            <w:autoSpaceDN w:val="0"/>
            <w:ind w:hanging="640"/>
            <w:divId w:val="899943999"/>
            <w:rPr>
              <w:rFonts w:eastAsia="Times New Roman"/>
            </w:rPr>
          </w:pPr>
          <w:r>
            <w:rPr>
              <w:rFonts w:eastAsia="Times New Roman"/>
            </w:rPr>
            <w:t>14.</w:t>
          </w:r>
          <w:r>
            <w:rPr>
              <w:rFonts w:eastAsia="Times New Roman"/>
            </w:rPr>
            <w:tab/>
          </w:r>
          <w:r>
            <w:rPr>
              <w:rFonts w:eastAsia="Times New Roman"/>
              <w:b/>
              <w:bCs/>
            </w:rPr>
            <w:t xml:space="preserve">Hsan K, </w:t>
          </w:r>
          <w:r>
            <w:rPr>
              <w:rFonts w:eastAsia="Times New Roman"/>
              <w:b/>
              <w:bCs/>
              <w:i/>
              <w:iCs/>
            </w:rPr>
            <w:t>et al.</w:t>
          </w:r>
          <w:r>
            <w:rPr>
              <w:rFonts w:eastAsia="Times New Roman"/>
            </w:rPr>
            <w:t xml:space="preserve"> Unprecedented rise in dengue outbreaks in Bangladesh. </w:t>
          </w:r>
          <w:r>
            <w:rPr>
              <w:rFonts w:eastAsia="Times New Roman"/>
              <w:i/>
              <w:iCs/>
            </w:rPr>
            <w:t>The Lancet Infectious Diseases</w:t>
          </w:r>
          <w:r>
            <w:rPr>
              <w:rFonts w:eastAsia="Times New Roman"/>
            </w:rPr>
            <w:t xml:space="preserve"> Lancet Publishing Group, 2019; </w:t>
          </w:r>
          <w:r>
            <w:rPr>
              <w:rFonts w:eastAsia="Times New Roman"/>
              <w:b/>
              <w:bCs/>
            </w:rPr>
            <w:t>19</w:t>
          </w:r>
          <w:r>
            <w:rPr>
              <w:rFonts w:eastAsia="Times New Roman"/>
            </w:rPr>
            <w:t xml:space="preserve">: 1287. </w:t>
          </w:r>
        </w:p>
        <w:p w14:paraId="6417D75D" w14:textId="77777777" w:rsidR="00382E68" w:rsidRDefault="00382E68">
          <w:pPr>
            <w:autoSpaceDE w:val="0"/>
            <w:autoSpaceDN w:val="0"/>
            <w:ind w:hanging="640"/>
            <w:divId w:val="209190955"/>
            <w:rPr>
              <w:rFonts w:eastAsia="Times New Roman"/>
            </w:rPr>
          </w:pPr>
          <w:r>
            <w:rPr>
              <w:rFonts w:eastAsia="Times New Roman"/>
            </w:rPr>
            <w:lastRenderedPageBreak/>
            <w:t>15.</w:t>
          </w:r>
          <w:r>
            <w:rPr>
              <w:rFonts w:eastAsia="Times New Roman"/>
            </w:rPr>
            <w:tab/>
          </w:r>
          <w:r>
            <w:rPr>
              <w:rFonts w:eastAsia="Times New Roman"/>
              <w:b/>
              <w:bCs/>
            </w:rPr>
            <w:t>DGHS</w:t>
          </w:r>
          <w:r>
            <w:rPr>
              <w:rFonts w:eastAsia="Times New Roman"/>
            </w:rPr>
            <w:t xml:space="preserve">. </w:t>
          </w:r>
          <w:r>
            <w:rPr>
              <w:rFonts w:eastAsia="Times New Roman"/>
              <w:i/>
              <w:iCs/>
            </w:rPr>
            <w:t>DGHS</w:t>
          </w:r>
          <w:r>
            <w:rPr>
              <w:rFonts w:eastAsia="Times New Roman"/>
            </w:rPr>
            <w:t xml:space="preserve">. 2023(https://old.dghs.gov.bd/index.php/bd/home/5200-daily-dengue-status-report). Accessed 15 May 2023. </w:t>
          </w:r>
        </w:p>
        <w:p w14:paraId="01ADFD0E" w14:textId="77777777" w:rsidR="00382E68" w:rsidRDefault="00382E68">
          <w:pPr>
            <w:autoSpaceDE w:val="0"/>
            <w:autoSpaceDN w:val="0"/>
            <w:ind w:hanging="640"/>
            <w:divId w:val="1925452927"/>
            <w:rPr>
              <w:rFonts w:eastAsia="Times New Roman"/>
            </w:rPr>
          </w:pPr>
          <w:r>
            <w:rPr>
              <w:rFonts w:eastAsia="Times New Roman"/>
            </w:rPr>
            <w:t>16.</w:t>
          </w:r>
          <w:r>
            <w:rPr>
              <w:rFonts w:eastAsia="Times New Roman"/>
            </w:rPr>
            <w:tab/>
          </w:r>
          <w:r>
            <w:rPr>
              <w:rFonts w:eastAsia="Times New Roman"/>
              <w:b/>
              <w:bCs/>
            </w:rPr>
            <w:t xml:space="preserve">Mutsuddy P, </w:t>
          </w:r>
          <w:r>
            <w:rPr>
              <w:rFonts w:eastAsia="Times New Roman"/>
              <w:b/>
              <w:bCs/>
              <w:i/>
              <w:iCs/>
            </w:rPr>
            <w:t>et al.</w:t>
          </w:r>
          <w:r>
            <w:rPr>
              <w:rFonts w:eastAsia="Times New Roman"/>
            </w:rPr>
            <w:t xml:space="preserve"> Dengue Situation in Bangladesh: An Epidemiological Shift in terms of Morbidity and Mortality. </w:t>
          </w:r>
          <w:r>
            <w:rPr>
              <w:rFonts w:eastAsia="Times New Roman"/>
              <w:i/>
              <w:iCs/>
            </w:rPr>
            <w:t>The Canadian Journal of Infectious Diseases &amp; Medical Microbiology = Journal Canadien des Maladies Infectieuses et de la Microbiologie Médicale</w:t>
          </w:r>
          <w:r>
            <w:rPr>
              <w:rFonts w:eastAsia="Times New Roman"/>
            </w:rPr>
            <w:t xml:space="preserve"> Hindawi Limited, 2019; </w:t>
          </w:r>
          <w:r>
            <w:rPr>
              <w:rFonts w:eastAsia="Times New Roman"/>
              <w:b/>
              <w:bCs/>
            </w:rPr>
            <w:t>2019</w:t>
          </w:r>
          <w:r>
            <w:rPr>
              <w:rFonts w:eastAsia="Times New Roman"/>
            </w:rPr>
            <w:t xml:space="preserve">Published online: 2019.doi:10.1155/2019/3516284. </w:t>
          </w:r>
        </w:p>
        <w:p w14:paraId="0AD1B5A4" w14:textId="77777777" w:rsidR="00382E68" w:rsidRDefault="00382E68">
          <w:pPr>
            <w:autoSpaceDE w:val="0"/>
            <w:autoSpaceDN w:val="0"/>
            <w:ind w:hanging="640"/>
            <w:divId w:val="1244224947"/>
            <w:rPr>
              <w:rFonts w:eastAsia="Times New Roman"/>
            </w:rPr>
          </w:pPr>
          <w:r>
            <w:rPr>
              <w:rFonts w:eastAsia="Times New Roman"/>
            </w:rPr>
            <w:t>17.</w:t>
          </w:r>
          <w:r>
            <w:rPr>
              <w:rFonts w:eastAsia="Times New Roman"/>
            </w:rPr>
            <w:tab/>
          </w:r>
          <w:r>
            <w:rPr>
              <w:rFonts w:eastAsia="Times New Roman"/>
              <w:b/>
              <w:bCs/>
            </w:rPr>
            <w:t>BMD</w:t>
          </w:r>
          <w:r>
            <w:rPr>
              <w:rFonts w:eastAsia="Times New Roman"/>
            </w:rPr>
            <w:t xml:space="preserve">. </w:t>
          </w:r>
          <w:r>
            <w:rPr>
              <w:rFonts w:eastAsia="Times New Roman"/>
              <w:i/>
              <w:iCs/>
            </w:rPr>
            <w:t>Climate and Weather Data Portal | Bangladesh Meteorological Department</w:t>
          </w:r>
          <w:r>
            <w:rPr>
              <w:rFonts w:eastAsia="Times New Roman"/>
            </w:rPr>
            <w:t xml:space="preserve">. 2023(http://www.bmddataportal.com/#/). Accessed 15 May 2023. </w:t>
          </w:r>
        </w:p>
        <w:p w14:paraId="2A3206DC" w14:textId="77777777" w:rsidR="00382E68" w:rsidRDefault="00382E68">
          <w:pPr>
            <w:autoSpaceDE w:val="0"/>
            <w:autoSpaceDN w:val="0"/>
            <w:ind w:hanging="640"/>
            <w:divId w:val="1275139789"/>
            <w:rPr>
              <w:rFonts w:eastAsia="Times New Roman"/>
            </w:rPr>
          </w:pPr>
          <w:r>
            <w:rPr>
              <w:rFonts w:eastAsia="Times New Roman"/>
            </w:rPr>
            <w:t>18.</w:t>
          </w:r>
          <w:r>
            <w:rPr>
              <w:rFonts w:eastAsia="Times New Roman"/>
            </w:rPr>
            <w:tab/>
          </w:r>
          <w:r>
            <w:rPr>
              <w:rFonts w:eastAsia="Times New Roman"/>
              <w:b/>
              <w:bCs/>
            </w:rPr>
            <w:t xml:space="preserve">Haider N, </w:t>
          </w:r>
          <w:r>
            <w:rPr>
              <w:rFonts w:eastAsia="Times New Roman"/>
              <w:b/>
              <w:bCs/>
              <w:i/>
              <w:iCs/>
            </w:rPr>
            <w:t>et al.</w:t>
          </w:r>
          <w:r>
            <w:rPr>
              <w:rFonts w:eastAsia="Times New Roman"/>
            </w:rPr>
            <w:t xml:space="preserve"> Dengue outbreaks in Bangladesh: Historic epidemic patterns suggest earlier mosquito control intervention in the transmission season could reduce the monthly growth factor and extent of epidemics. </w:t>
          </w:r>
          <w:r>
            <w:rPr>
              <w:rFonts w:eastAsia="Times New Roman"/>
              <w:i/>
              <w:iCs/>
            </w:rPr>
            <w:t>Current Research in Parasitology &amp; Vector-Borne Diseases</w:t>
          </w:r>
          <w:r>
            <w:rPr>
              <w:rFonts w:eastAsia="Times New Roman"/>
            </w:rPr>
            <w:t xml:space="preserve"> Elsevier, 2021; </w:t>
          </w:r>
          <w:r>
            <w:rPr>
              <w:rFonts w:eastAsia="Times New Roman"/>
              <w:b/>
              <w:bCs/>
            </w:rPr>
            <w:t>1</w:t>
          </w:r>
          <w:r>
            <w:rPr>
              <w:rFonts w:eastAsia="Times New Roman"/>
            </w:rPr>
            <w:t xml:space="preserve">: 100063. </w:t>
          </w:r>
        </w:p>
        <w:p w14:paraId="5C3DEBD2" w14:textId="77777777" w:rsidR="00382E68" w:rsidRDefault="00382E68">
          <w:pPr>
            <w:autoSpaceDE w:val="0"/>
            <w:autoSpaceDN w:val="0"/>
            <w:ind w:hanging="640"/>
            <w:divId w:val="964894842"/>
            <w:rPr>
              <w:rFonts w:eastAsia="Times New Roman"/>
            </w:rPr>
          </w:pPr>
          <w:r>
            <w:rPr>
              <w:rFonts w:eastAsia="Times New Roman"/>
            </w:rPr>
            <w:t>19.</w:t>
          </w:r>
          <w:r>
            <w:rPr>
              <w:rFonts w:eastAsia="Times New Roman"/>
            </w:rPr>
            <w:tab/>
          </w:r>
          <w:r>
            <w:rPr>
              <w:rFonts w:eastAsia="Times New Roman"/>
              <w:b/>
              <w:bCs/>
            </w:rPr>
            <w:t xml:space="preserve">Haider N, </w:t>
          </w:r>
          <w:r>
            <w:rPr>
              <w:rFonts w:eastAsia="Times New Roman"/>
              <w:b/>
              <w:bCs/>
              <w:i/>
              <w:iCs/>
            </w:rPr>
            <w:t>et al.</w:t>
          </w:r>
          <w:r>
            <w:rPr>
              <w:rFonts w:eastAsia="Times New Roman"/>
            </w:rPr>
            <w:t xml:space="preserve"> Dengue outbreaks in Bangladesh: Historic epidemic patterns suggest earlier mosquito control intervention in the transmission season could reduce the monthly growth factor and extent of epidemics. </w:t>
          </w:r>
          <w:r>
            <w:rPr>
              <w:rFonts w:eastAsia="Times New Roman"/>
              <w:i/>
              <w:iCs/>
            </w:rPr>
            <w:t>Current Research in Parasitology &amp; Vector-Borne Diseases</w:t>
          </w:r>
          <w:r>
            <w:rPr>
              <w:rFonts w:eastAsia="Times New Roman"/>
            </w:rPr>
            <w:t xml:space="preserve"> 2021; </w:t>
          </w:r>
          <w:r>
            <w:rPr>
              <w:rFonts w:eastAsia="Times New Roman"/>
              <w:b/>
              <w:bCs/>
            </w:rPr>
            <w:t>1</w:t>
          </w:r>
          <w:r>
            <w:rPr>
              <w:rFonts w:eastAsia="Times New Roman"/>
            </w:rPr>
            <w:t xml:space="preserve">: 100063. </w:t>
          </w:r>
        </w:p>
        <w:p w14:paraId="4E8CB3F0" w14:textId="77777777" w:rsidR="00382E68" w:rsidRDefault="00382E68">
          <w:pPr>
            <w:autoSpaceDE w:val="0"/>
            <w:autoSpaceDN w:val="0"/>
            <w:ind w:hanging="640"/>
            <w:divId w:val="1849296244"/>
            <w:rPr>
              <w:rFonts w:eastAsia="Times New Roman"/>
            </w:rPr>
          </w:pPr>
          <w:r>
            <w:rPr>
              <w:rFonts w:eastAsia="Times New Roman"/>
            </w:rPr>
            <w:t>20.</w:t>
          </w:r>
          <w:r>
            <w:rPr>
              <w:rFonts w:eastAsia="Times New Roman"/>
            </w:rPr>
            <w:tab/>
          </w:r>
          <w:r>
            <w:rPr>
              <w:rFonts w:eastAsia="Times New Roman"/>
              <w:b/>
              <w:bCs/>
            </w:rPr>
            <w:t xml:space="preserve">Haider N, </w:t>
          </w:r>
          <w:r>
            <w:rPr>
              <w:rFonts w:eastAsia="Times New Roman"/>
              <w:b/>
              <w:bCs/>
              <w:i/>
              <w:iCs/>
            </w:rPr>
            <w:t>et al.</w:t>
          </w:r>
          <w:r>
            <w:rPr>
              <w:rFonts w:eastAsia="Times New Roman"/>
            </w:rPr>
            <w:t xml:space="preserve"> Identification and Epidemiology of a Rare HoBi-Like Pestivirus Strain in Bangladesh. </w:t>
          </w:r>
          <w:r>
            <w:rPr>
              <w:rFonts w:eastAsia="Times New Roman"/>
              <w:i/>
              <w:iCs/>
            </w:rPr>
            <w:t>Transboundary and Emerging Diseases</w:t>
          </w:r>
          <w:r>
            <w:rPr>
              <w:rFonts w:eastAsia="Times New Roman"/>
            </w:rPr>
            <w:t xml:space="preserve"> 2014; </w:t>
          </w:r>
          <w:r>
            <w:rPr>
              <w:rFonts w:eastAsia="Times New Roman"/>
              <w:b/>
              <w:bCs/>
            </w:rPr>
            <w:t>61</w:t>
          </w:r>
          <w:r>
            <w:rPr>
              <w:rFonts w:eastAsia="Times New Roman"/>
            </w:rPr>
            <w:t xml:space="preserve">: 193–198. </w:t>
          </w:r>
        </w:p>
        <w:p w14:paraId="06DFDBDA" w14:textId="77777777" w:rsidR="00382E68" w:rsidRDefault="00382E68">
          <w:pPr>
            <w:autoSpaceDE w:val="0"/>
            <w:autoSpaceDN w:val="0"/>
            <w:ind w:hanging="640"/>
            <w:divId w:val="923227247"/>
            <w:rPr>
              <w:rFonts w:eastAsia="Times New Roman"/>
            </w:rPr>
          </w:pPr>
          <w:r>
            <w:rPr>
              <w:rFonts w:eastAsia="Times New Roman"/>
            </w:rPr>
            <w:t>21.</w:t>
          </w:r>
          <w:r>
            <w:rPr>
              <w:rFonts w:eastAsia="Times New Roman"/>
            </w:rPr>
            <w:tab/>
          </w:r>
          <w:r>
            <w:rPr>
              <w:rFonts w:eastAsia="Times New Roman"/>
              <w:b/>
              <w:bCs/>
            </w:rPr>
            <w:t>Haider N, Hasan MN</w:t>
          </w:r>
          <w:r>
            <w:rPr>
              <w:rFonts w:eastAsia="Times New Roman"/>
            </w:rPr>
            <w:t xml:space="preserve">. The 2022 dengue outbreak in Bangladesh: hypotheses for the late resurgence of cases and fatalities. </w:t>
          </w:r>
          <w:r>
            <w:rPr>
              <w:rFonts w:eastAsia="Times New Roman"/>
              <w:i/>
              <w:iCs/>
            </w:rPr>
            <w:t>The Journal of Medical Entomology</w:t>
          </w:r>
          <w:r>
            <w:rPr>
              <w:rFonts w:eastAsia="Times New Roman"/>
            </w:rPr>
            <w:t xml:space="preserve"> 2023; Published online: 2023. </w:t>
          </w:r>
        </w:p>
        <w:p w14:paraId="5501EF9E" w14:textId="77777777" w:rsidR="00382E68" w:rsidRDefault="00382E68">
          <w:pPr>
            <w:autoSpaceDE w:val="0"/>
            <w:autoSpaceDN w:val="0"/>
            <w:ind w:hanging="640"/>
            <w:divId w:val="1111433658"/>
            <w:rPr>
              <w:rFonts w:eastAsia="Times New Roman"/>
            </w:rPr>
          </w:pPr>
          <w:r>
            <w:rPr>
              <w:rFonts w:eastAsia="Times New Roman"/>
            </w:rPr>
            <w:t>22.</w:t>
          </w:r>
          <w:r>
            <w:rPr>
              <w:rFonts w:eastAsia="Times New Roman"/>
            </w:rPr>
            <w:tab/>
          </w:r>
          <w:r>
            <w:rPr>
              <w:rFonts w:eastAsia="Times New Roman"/>
              <w:b/>
              <w:bCs/>
            </w:rPr>
            <w:t xml:space="preserve">Salje H, </w:t>
          </w:r>
          <w:r>
            <w:rPr>
              <w:rFonts w:eastAsia="Times New Roman"/>
              <w:b/>
              <w:bCs/>
              <w:i/>
              <w:iCs/>
            </w:rPr>
            <w:t>et al.</w:t>
          </w:r>
          <w:r>
            <w:rPr>
              <w:rFonts w:eastAsia="Times New Roman"/>
            </w:rPr>
            <w:t xml:space="preserve"> Seasonal Distribution and Climatic Correlates of Dengue Disease in Dhaka, Bangladesh. </w:t>
          </w:r>
          <w:r>
            <w:rPr>
              <w:rFonts w:eastAsia="Times New Roman"/>
              <w:i/>
              <w:iCs/>
            </w:rPr>
            <w:t>The American Journal of Tropical Medicine and Hygiene</w:t>
          </w:r>
          <w:r>
            <w:rPr>
              <w:rFonts w:eastAsia="Times New Roman"/>
            </w:rPr>
            <w:t xml:space="preserve"> 2016; </w:t>
          </w:r>
          <w:r>
            <w:rPr>
              <w:rFonts w:eastAsia="Times New Roman"/>
              <w:b/>
              <w:bCs/>
            </w:rPr>
            <w:t>94</w:t>
          </w:r>
          <w:r>
            <w:rPr>
              <w:rFonts w:eastAsia="Times New Roman"/>
            </w:rPr>
            <w:t xml:space="preserve">: 1359–1361. </w:t>
          </w:r>
        </w:p>
        <w:p w14:paraId="46526DCB" w14:textId="77777777" w:rsidR="00382E68" w:rsidRDefault="00382E68">
          <w:pPr>
            <w:autoSpaceDE w:val="0"/>
            <w:autoSpaceDN w:val="0"/>
            <w:ind w:hanging="640"/>
            <w:divId w:val="1823886602"/>
            <w:rPr>
              <w:rFonts w:eastAsia="Times New Roman"/>
            </w:rPr>
          </w:pPr>
          <w:r>
            <w:rPr>
              <w:rFonts w:eastAsia="Times New Roman"/>
            </w:rPr>
            <w:t>23.</w:t>
          </w:r>
          <w:r>
            <w:rPr>
              <w:rFonts w:eastAsia="Times New Roman"/>
            </w:rPr>
            <w:tab/>
          </w:r>
          <w:r>
            <w:rPr>
              <w:rFonts w:eastAsia="Times New Roman"/>
              <w:b/>
              <w:bCs/>
            </w:rPr>
            <w:t xml:space="preserve">Cuong HQ, </w:t>
          </w:r>
          <w:r>
            <w:rPr>
              <w:rFonts w:eastAsia="Times New Roman"/>
              <w:b/>
              <w:bCs/>
              <w:i/>
              <w:iCs/>
            </w:rPr>
            <w:t>et al.</w:t>
          </w:r>
          <w:r>
            <w:rPr>
              <w:rFonts w:eastAsia="Times New Roman"/>
            </w:rPr>
            <w:t xml:space="preserve"> Quantifying the Emergence of Dengue in Hanoi, Vietnam: 1998–2009. </w:t>
          </w:r>
          <w:r>
            <w:rPr>
              <w:rFonts w:eastAsia="Times New Roman"/>
              <w:i/>
              <w:iCs/>
            </w:rPr>
            <w:t>PLoS Neglected Tropical Diseases</w:t>
          </w:r>
          <w:r>
            <w:rPr>
              <w:rFonts w:eastAsia="Times New Roman"/>
            </w:rPr>
            <w:t xml:space="preserve"> 2011; </w:t>
          </w:r>
          <w:r>
            <w:rPr>
              <w:rFonts w:eastAsia="Times New Roman"/>
              <w:b/>
              <w:bCs/>
            </w:rPr>
            <w:t>5</w:t>
          </w:r>
          <w:r>
            <w:rPr>
              <w:rFonts w:eastAsia="Times New Roman"/>
            </w:rPr>
            <w:t xml:space="preserve">: e1322. </w:t>
          </w:r>
        </w:p>
        <w:p w14:paraId="634AE613" w14:textId="77777777" w:rsidR="00382E68" w:rsidRDefault="00382E68">
          <w:pPr>
            <w:autoSpaceDE w:val="0"/>
            <w:autoSpaceDN w:val="0"/>
            <w:ind w:hanging="640"/>
            <w:divId w:val="435757664"/>
            <w:rPr>
              <w:rFonts w:eastAsia="Times New Roman"/>
            </w:rPr>
          </w:pPr>
          <w:r>
            <w:rPr>
              <w:rFonts w:eastAsia="Times New Roman"/>
            </w:rPr>
            <w:t>24.</w:t>
          </w:r>
          <w:r>
            <w:rPr>
              <w:rFonts w:eastAsia="Times New Roman"/>
            </w:rPr>
            <w:tab/>
          </w:r>
          <w:r>
            <w:rPr>
              <w:rFonts w:eastAsia="Times New Roman"/>
              <w:b/>
              <w:bCs/>
            </w:rPr>
            <w:t xml:space="preserve">Siraj AS, </w:t>
          </w:r>
          <w:r>
            <w:rPr>
              <w:rFonts w:eastAsia="Times New Roman"/>
              <w:b/>
              <w:bCs/>
              <w:i/>
              <w:iCs/>
            </w:rPr>
            <w:t>et al.</w:t>
          </w:r>
          <w:r>
            <w:rPr>
              <w:rFonts w:eastAsia="Times New Roman"/>
            </w:rPr>
            <w:t xml:space="preserve"> Temperature modulates dengue virus epidemic growth rates through its effects on reproduction numbers and generation intervals. </w:t>
          </w:r>
          <w:r>
            <w:rPr>
              <w:rFonts w:eastAsia="Times New Roman"/>
              <w:i/>
              <w:iCs/>
            </w:rPr>
            <w:t>PLoS Neglected Tropical Diseases</w:t>
          </w:r>
          <w:r>
            <w:rPr>
              <w:rFonts w:eastAsia="Times New Roman"/>
            </w:rPr>
            <w:t xml:space="preserve"> 2017; Published online: 2017.doi:10.1371/journal.pntd.0005797. </w:t>
          </w:r>
        </w:p>
        <w:p w14:paraId="4B69653B" w14:textId="77777777" w:rsidR="00382E68" w:rsidRDefault="00382E68">
          <w:pPr>
            <w:autoSpaceDE w:val="0"/>
            <w:autoSpaceDN w:val="0"/>
            <w:ind w:hanging="640"/>
            <w:divId w:val="1305694691"/>
            <w:rPr>
              <w:rFonts w:eastAsia="Times New Roman"/>
            </w:rPr>
          </w:pPr>
          <w:r>
            <w:rPr>
              <w:rFonts w:eastAsia="Times New Roman"/>
            </w:rPr>
            <w:t>25.</w:t>
          </w:r>
          <w:r>
            <w:rPr>
              <w:rFonts w:eastAsia="Times New Roman"/>
            </w:rPr>
            <w:tab/>
          </w:r>
          <w:r>
            <w:rPr>
              <w:rFonts w:eastAsia="Times New Roman"/>
              <w:b/>
              <w:bCs/>
            </w:rPr>
            <w:t>Huits R, Schwartz E</w:t>
          </w:r>
          <w:r>
            <w:rPr>
              <w:rFonts w:eastAsia="Times New Roman"/>
            </w:rPr>
            <w:t xml:space="preserve">. Fatal outcomes of imported dengue fever in adult travelers from non-endemic areas are associated with primary infections. </w:t>
          </w:r>
          <w:r>
            <w:rPr>
              <w:rFonts w:eastAsia="Times New Roman"/>
              <w:i/>
              <w:iCs/>
            </w:rPr>
            <w:t>Journal of Travel Medicine</w:t>
          </w:r>
          <w:r>
            <w:rPr>
              <w:rFonts w:eastAsia="Times New Roman"/>
            </w:rPr>
            <w:t xml:space="preserve"> 2021; </w:t>
          </w:r>
          <w:r>
            <w:rPr>
              <w:rFonts w:eastAsia="Times New Roman"/>
              <w:b/>
              <w:bCs/>
            </w:rPr>
            <w:t>28</w:t>
          </w:r>
          <w:r>
            <w:rPr>
              <w:rFonts w:eastAsia="Times New Roman"/>
            </w:rPr>
            <w:t xml:space="preserve">Published online: 7 July 2021.doi:10.1093/jtm/taab020. </w:t>
          </w:r>
        </w:p>
        <w:p w14:paraId="255D6BB7" w14:textId="77777777" w:rsidR="00382E68" w:rsidRDefault="00382E68">
          <w:pPr>
            <w:autoSpaceDE w:val="0"/>
            <w:autoSpaceDN w:val="0"/>
            <w:ind w:hanging="640"/>
            <w:divId w:val="135218458"/>
            <w:rPr>
              <w:rFonts w:eastAsia="Times New Roman"/>
            </w:rPr>
          </w:pPr>
          <w:r>
            <w:rPr>
              <w:rFonts w:eastAsia="Times New Roman"/>
            </w:rPr>
            <w:t>26.</w:t>
          </w:r>
          <w:r>
            <w:rPr>
              <w:rFonts w:eastAsia="Times New Roman"/>
            </w:rPr>
            <w:tab/>
          </w:r>
          <w:r>
            <w:rPr>
              <w:rFonts w:eastAsia="Times New Roman"/>
              <w:b/>
              <w:bCs/>
            </w:rPr>
            <w:t xml:space="preserve">Liu Y, </w:t>
          </w:r>
          <w:r>
            <w:rPr>
              <w:rFonts w:eastAsia="Times New Roman"/>
              <w:b/>
              <w:bCs/>
              <w:i/>
              <w:iCs/>
            </w:rPr>
            <w:t>et al.</w:t>
          </w:r>
          <w:r>
            <w:rPr>
              <w:rFonts w:eastAsia="Times New Roman"/>
            </w:rPr>
            <w:t xml:space="preserve"> </w:t>
          </w:r>
          <w:r>
            <w:rPr>
              <w:rFonts w:eastAsia="Times New Roman"/>
              <w:i/>
              <w:iCs/>
            </w:rPr>
            <w:t>Reviewing estimates of the basic reproduction number for dengue, Zika and chikungunya across global climate zones</w:t>
          </w:r>
          <w:r>
            <w:rPr>
              <w:rFonts w:eastAsia="Times New Roman"/>
            </w:rPr>
            <w:t xml:space="preserve">. </w:t>
          </w:r>
          <w:r>
            <w:rPr>
              <w:rFonts w:eastAsia="Times New Roman"/>
              <w:i/>
              <w:iCs/>
            </w:rPr>
            <w:t>Environmental Research</w:t>
          </w:r>
          <w:r>
            <w:rPr>
              <w:rFonts w:eastAsia="Times New Roman"/>
            </w:rPr>
            <w:t xml:space="preserve">. 2020. </w:t>
          </w:r>
        </w:p>
        <w:p w14:paraId="0BFA18CF" w14:textId="77777777" w:rsidR="00382E68" w:rsidRDefault="00382E68">
          <w:pPr>
            <w:autoSpaceDE w:val="0"/>
            <w:autoSpaceDN w:val="0"/>
            <w:ind w:hanging="640"/>
            <w:divId w:val="201140551"/>
            <w:rPr>
              <w:rFonts w:eastAsia="Times New Roman"/>
            </w:rPr>
          </w:pPr>
          <w:r>
            <w:rPr>
              <w:rFonts w:eastAsia="Times New Roman"/>
            </w:rPr>
            <w:t>27.</w:t>
          </w:r>
          <w:r>
            <w:rPr>
              <w:rFonts w:eastAsia="Times New Roman"/>
            </w:rPr>
            <w:tab/>
          </w:r>
          <w:r>
            <w:rPr>
              <w:rFonts w:eastAsia="Times New Roman"/>
              <w:b/>
              <w:bCs/>
            </w:rPr>
            <w:t xml:space="preserve">Wang TT, </w:t>
          </w:r>
          <w:r>
            <w:rPr>
              <w:rFonts w:eastAsia="Times New Roman"/>
              <w:b/>
              <w:bCs/>
              <w:i/>
              <w:iCs/>
            </w:rPr>
            <w:t>et al.</w:t>
          </w:r>
          <w:r>
            <w:rPr>
              <w:rFonts w:eastAsia="Times New Roman"/>
            </w:rPr>
            <w:t xml:space="preserve"> IgG antibodies to dengue enhanced for FcγRIIIA binding determine disease severity. </w:t>
          </w:r>
          <w:r>
            <w:rPr>
              <w:rFonts w:eastAsia="Times New Roman"/>
              <w:i/>
              <w:iCs/>
            </w:rPr>
            <w:t>Science</w:t>
          </w:r>
          <w:r>
            <w:rPr>
              <w:rFonts w:eastAsia="Times New Roman"/>
            </w:rPr>
            <w:t xml:space="preserve"> 2017; </w:t>
          </w:r>
          <w:r>
            <w:rPr>
              <w:rFonts w:eastAsia="Times New Roman"/>
              <w:b/>
              <w:bCs/>
            </w:rPr>
            <w:t>355</w:t>
          </w:r>
          <w:r>
            <w:rPr>
              <w:rFonts w:eastAsia="Times New Roman"/>
            </w:rPr>
            <w:t xml:space="preserve">: 395–398. </w:t>
          </w:r>
        </w:p>
        <w:p w14:paraId="2DB3A4AD" w14:textId="38D3D7F1" w:rsidR="005F4087" w:rsidRPr="00C73270" w:rsidRDefault="00382E68" w:rsidP="003B6C69">
          <w:pPr>
            <w:autoSpaceDE w:val="0"/>
            <w:autoSpaceDN w:val="0"/>
            <w:ind w:hanging="640"/>
            <w:rPr>
              <w:rFonts w:ascii="Times New Roman" w:hAnsi="Times New Roman" w:cs="Times New Roman"/>
              <w:sz w:val="24"/>
              <w:szCs w:val="24"/>
            </w:rPr>
          </w:pPr>
          <w:r>
            <w:rPr>
              <w:rFonts w:eastAsia="Times New Roman"/>
            </w:rPr>
            <w:t>28.</w:t>
          </w:r>
          <w:r>
            <w:rPr>
              <w:rFonts w:eastAsia="Times New Roman"/>
            </w:rPr>
            <w:tab/>
          </w:r>
          <w:r>
            <w:rPr>
              <w:rFonts w:eastAsia="Times New Roman"/>
              <w:b/>
              <w:bCs/>
            </w:rPr>
            <w:t xml:space="preserve">Salje H, </w:t>
          </w:r>
          <w:r>
            <w:rPr>
              <w:rFonts w:eastAsia="Times New Roman"/>
              <w:b/>
              <w:bCs/>
              <w:i/>
              <w:iCs/>
            </w:rPr>
            <w:t>et al.</w:t>
          </w:r>
          <w:r>
            <w:rPr>
              <w:rFonts w:eastAsia="Times New Roman"/>
            </w:rPr>
            <w:t xml:space="preserve"> Nationally-representative serostudy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Published online: 8 April 2019.doi:10.7554/eLife.42869.  </w:t>
          </w:r>
        </w:p>
      </w:sdtContent>
    </w:sdt>
    <w:sectPr w:rsidR="005F4087" w:rsidRPr="00C73270">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40EEA" w14:textId="77777777" w:rsidR="002A0732" w:rsidRDefault="002A0732" w:rsidP="000237FE">
      <w:pPr>
        <w:spacing w:after="0" w:line="240" w:lineRule="auto"/>
      </w:pPr>
      <w:r>
        <w:separator/>
      </w:r>
    </w:p>
  </w:endnote>
  <w:endnote w:type="continuationSeparator" w:id="0">
    <w:p w14:paraId="39417AB7" w14:textId="77777777" w:rsidR="002A0732" w:rsidRDefault="002A0732" w:rsidP="0002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830579"/>
      <w:docPartObj>
        <w:docPartGallery w:val="Page Numbers (Bottom of Page)"/>
        <w:docPartUnique/>
      </w:docPartObj>
    </w:sdtPr>
    <w:sdtEndPr>
      <w:rPr>
        <w:rFonts w:ascii="Times New Roman" w:hAnsi="Times New Roman" w:cs="Times New Roman"/>
        <w:noProof/>
      </w:rPr>
    </w:sdtEndPr>
    <w:sdtContent>
      <w:p w14:paraId="29476B0C" w14:textId="18EBE5D7" w:rsidR="00AE330B" w:rsidRPr="00CE53B8" w:rsidRDefault="00AE330B">
        <w:pPr>
          <w:pStyle w:val="Footer"/>
          <w:jc w:val="center"/>
          <w:rPr>
            <w:rFonts w:ascii="Times New Roman" w:hAnsi="Times New Roman" w:cs="Times New Roman"/>
          </w:rPr>
        </w:pPr>
        <w:r w:rsidRPr="00CE53B8">
          <w:rPr>
            <w:rFonts w:ascii="Times New Roman" w:hAnsi="Times New Roman" w:cs="Times New Roman"/>
          </w:rPr>
          <w:fldChar w:fldCharType="begin"/>
        </w:r>
        <w:r w:rsidRPr="00CE53B8">
          <w:rPr>
            <w:rFonts w:ascii="Times New Roman" w:hAnsi="Times New Roman" w:cs="Times New Roman"/>
          </w:rPr>
          <w:instrText xml:space="preserve"> PAGE   \* MERGEFORMAT </w:instrText>
        </w:r>
        <w:r w:rsidRPr="00CE53B8">
          <w:rPr>
            <w:rFonts w:ascii="Times New Roman" w:hAnsi="Times New Roman" w:cs="Times New Roman"/>
          </w:rPr>
          <w:fldChar w:fldCharType="separate"/>
        </w:r>
        <w:r w:rsidR="00FA7FB3" w:rsidRPr="00CE53B8">
          <w:rPr>
            <w:rFonts w:ascii="Times New Roman" w:hAnsi="Times New Roman" w:cs="Times New Roman"/>
            <w:noProof/>
          </w:rPr>
          <w:t>20</w:t>
        </w:r>
        <w:r w:rsidRPr="00CE53B8">
          <w:rPr>
            <w:rFonts w:ascii="Times New Roman" w:hAnsi="Times New Roman" w:cs="Times New Roman"/>
            <w:noProof/>
          </w:rPr>
          <w:fldChar w:fldCharType="end"/>
        </w:r>
      </w:p>
    </w:sdtContent>
  </w:sdt>
  <w:p w14:paraId="2AED7D2C" w14:textId="77777777" w:rsidR="00AE330B" w:rsidRDefault="00AE3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A13F7" w14:textId="77777777" w:rsidR="002A0732" w:rsidRDefault="002A0732" w:rsidP="000237FE">
      <w:pPr>
        <w:spacing w:after="0" w:line="240" w:lineRule="auto"/>
      </w:pPr>
      <w:r>
        <w:separator/>
      </w:r>
    </w:p>
  </w:footnote>
  <w:footnote w:type="continuationSeparator" w:id="0">
    <w:p w14:paraId="2A4D9BFF" w14:textId="77777777" w:rsidR="002A0732" w:rsidRDefault="002A0732" w:rsidP="0002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3B1"/>
    <w:multiLevelType w:val="hybridMultilevel"/>
    <w:tmpl w:val="3BF8FF10"/>
    <w:lvl w:ilvl="0" w:tplc="9D24096E">
      <w:start w:val="1"/>
      <w:numFmt w:val="bullet"/>
      <w:lvlText w:val=""/>
      <w:lvlJc w:val="left"/>
      <w:pPr>
        <w:ind w:left="1080" w:hanging="360"/>
      </w:pPr>
      <w:rPr>
        <w:rFonts w:ascii="Symbol" w:hAnsi="Symbol"/>
      </w:rPr>
    </w:lvl>
    <w:lvl w:ilvl="1" w:tplc="2F2890A2">
      <w:start w:val="1"/>
      <w:numFmt w:val="bullet"/>
      <w:lvlText w:val=""/>
      <w:lvlJc w:val="left"/>
      <w:pPr>
        <w:ind w:left="1080" w:hanging="360"/>
      </w:pPr>
      <w:rPr>
        <w:rFonts w:ascii="Symbol" w:hAnsi="Symbol"/>
      </w:rPr>
    </w:lvl>
    <w:lvl w:ilvl="2" w:tplc="3C224D34">
      <w:start w:val="1"/>
      <w:numFmt w:val="bullet"/>
      <w:lvlText w:val=""/>
      <w:lvlJc w:val="left"/>
      <w:pPr>
        <w:ind w:left="1080" w:hanging="360"/>
      </w:pPr>
      <w:rPr>
        <w:rFonts w:ascii="Symbol" w:hAnsi="Symbol"/>
      </w:rPr>
    </w:lvl>
    <w:lvl w:ilvl="3" w:tplc="30382390">
      <w:start w:val="1"/>
      <w:numFmt w:val="bullet"/>
      <w:lvlText w:val=""/>
      <w:lvlJc w:val="left"/>
      <w:pPr>
        <w:ind w:left="1080" w:hanging="360"/>
      </w:pPr>
      <w:rPr>
        <w:rFonts w:ascii="Symbol" w:hAnsi="Symbol"/>
      </w:rPr>
    </w:lvl>
    <w:lvl w:ilvl="4" w:tplc="AAC858E2">
      <w:start w:val="1"/>
      <w:numFmt w:val="bullet"/>
      <w:lvlText w:val=""/>
      <w:lvlJc w:val="left"/>
      <w:pPr>
        <w:ind w:left="1080" w:hanging="360"/>
      </w:pPr>
      <w:rPr>
        <w:rFonts w:ascii="Symbol" w:hAnsi="Symbol"/>
      </w:rPr>
    </w:lvl>
    <w:lvl w:ilvl="5" w:tplc="3294E8B0">
      <w:start w:val="1"/>
      <w:numFmt w:val="bullet"/>
      <w:lvlText w:val=""/>
      <w:lvlJc w:val="left"/>
      <w:pPr>
        <w:ind w:left="1080" w:hanging="360"/>
      </w:pPr>
      <w:rPr>
        <w:rFonts w:ascii="Symbol" w:hAnsi="Symbol"/>
      </w:rPr>
    </w:lvl>
    <w:lvl w:ilvl="6" w:tplc="593A5A8E">
      <w:start w:val="1"/>
      <w:numFmt w:val="bullet"/>
      <w:lvlText w:val=""/>
      <w:lvlJc w:val="left"/>
      <w:pPr>
        <w:ind w:left="1080" w:hanging="360"/>
      </w:pPr>
      <w:rPr>
        <w:rFonts w:ascii="Symbol" w:hAnsi="Symbol"/>
      </w:rPr>
    </w:lvl>
    <w:lvl w:ilvl="7" w:tplc="9432C19A">
      <w:start w:val="1"/>
      <w:numFmt w:val="bullet"/>
      <w:lvlText w:val=""/>
      <w:lvlJc w:val="left"/>
      <w:pPr>
        <w:ind w:left="1080" w:hanging="360"/>
      </w:pPr>
      <w:rPr>
        <w:rFonts w:ascii="Symbol" w:hAnsi="Symbol"/>
      </w:rPr>
    </w:lvl>
    <w:lvl w:ilvl="8" w:tplc="E6422186">
      <w:start w:val="1"/>
      <w:numFmt w:val="bullet"/>
      <w:lvlText w:val=""/>
      <w:lvlJc w:val="left"/>
      <w:pPr>
        <w:ind w:left="1080" w:hanging="360"/>
      </w:pPr>
      <w:rPr>
        <w:rFonts w:ascii="Symbol" w:hAnsi="Symbol"/>
      </w:rPr>
    </w:lvl>
  </w:abstractNum>
  <w:abstractNum w:abstractNumId="1" w15:restartNumberingAfterBreak="0">
    <w:nsid w:val="16B02310"/>
    <w:multiLevelType w:val="hybridMultilevel"/>
    <w:tmpl w:val="67302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027F9"/>
    <w:multiLevelType w:val="hybridMultilevel"/>
    <w:tmpl w:val="85102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DE663B"/>
    <w:multiLevelType w:val="hybridMultilevel"/>
    <w:tmpl w:val="8D1029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5301356">
    <w:abstractNumId w:val="3"/>
  </w:num>
  <w:num w:numId="2" w16cid:durableId="89935113">
    <w:abstractNumId w:val="2"/>
  </w:num>
  <w:num w:numId="3" w16cid:durableId="1372799173">
    <w:abstractNumId w:val="1"/>
  </w:num>
  <w:num w:numId="4" w16cid:durableId="11646636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861"/>
    <w:rsid w:val="000005DD"/>
    <w:rsid w:val="00000C2A"/>
    <w:rsid w:val="00000FF8"/>
    <w:rsid w:val="00001698"/>
    <w:rsid w:val="00001DC0"/>
    <w:rsid w:val="00003E75"/>
    <w:rsid w:val="00005AC5"/>
    <w:rsid w:val="00005F8E"/>
    <w:rsid w:val="00006CB1"/>
    <w:rsid w:val="00007A5C"/>
    <w:rsid w:val="00012059"/>
    <w:rsid w:val="000133A9"/>
    <w:rsid w:val="00020D6C"/>
    <w:rsid w:val="00022CBB"/>
    <w:rsid w:val="00022D2F"/>
    <w:rsid w:val="000237FE"/>
    <w:rsid w:val="00024A26"/>
    <w:rsid w:val="00025A84"/>
    <w:rsid w:val="0002633A"/>
    <w:rsid w:val="00026735"/>
    <w:rsid w:val="00026E8C"/>
    <w:rsid w:val="000277C4"/>
    <w:rsid w:val="00031FC1"/>
    <w:rsid w:val="0003321E"/>
    <w:rsid w:val="000359FE"/>
    <w:rsid w:val="000372C5"/>
    <w:rsid w:val="00037D6D"/>
    <w:rsid w:val="00040316"/>
    <w:rsid w:val="00041154"/>
    <w:rsid w:val="00041CE6"/>
    <w:rsid w:val="00044861"/>
    <w:rsid w:val="000450E8"/>
    <w:rsid w:val="000467DD"/>
    <w:rsid w:val="000501DD"/>
    <w:rsid w:val="00050AF1"/>
    <w:rsid w:val="000516AF"/>
    <w:rsid w:val="000524E1"/>
    <w:rsid w:val="00054D43"/>
    <w:rsid w:val="0005662A"/>
    <w:rsid w:val="0005712C"/>
    <w:rsid w:val="0005719F"/>
    <w:rsid w:val="0006000A"/>
    <w:rsid w:val="00060E35"/>
    <w:rsid w:val="00063026"/>
    <w:rsid w:val="00064700"/>
    <w:rsid w:val="00064DCF"/>
    <w:rsid w:val="000653D0"/>
    <w:rsid w:val="00067167"/>
    <w:rsid w:val="00067EF4"/>
    <w:rsid w:val="00070001"/>
    <w:rsid w:val="000703E6"/>
    <w:rsid w:val="0007072D"/>
    <w:rsid w:val="00072159"/>
    <w:rsid w:val="000726FF"/>
    <w:rsid w:val="00072704"/>
    <w:rsid w:val="000729EB"/>
    <w:rsid w:val="0007329D"/>
    <w:rsid w:val="0007336D"/>
    <w:rsid w:val="00073DD2"/>
    <w:rsid w:val="00074F9B"/>
    <w:rsid w:val="00075849"/>
    <w:rsid w:val="00083655"/>
    <w:rsid w:val="000842EC"/>
    <w:rsid w:val="00086134"/>
    <w:rsid w:val="000862AE"/>
    <w:rsid w:val="000862F7"/>
    <w:rsid w:val="00090F29"/>
    <w:rsid w:val="00095215"/>
    <w:rsid w:val="00095563"/>
    <w:rsid w:val="000A3480"/>
    <w:rsid w:val="000A724E"/>
    <w:rsid w:val="000B03EE"/>
    <w:rsid w:val="000B2858"/>
    <w:rsid w:val="000B317F"/>
    <w:rsid w:val="000B3685"/>
    <w:rsid w:val="000B3A5C"/>
    <w:rsid w:val="000B3F52"/>
    <w:rsid w:val="000B4486"/>
    <w:rsid w:val="000B6242"/>
    <w:rsid w:val="000B79CB"/>
    <w:rsid w:val="000C2932"/>
    <w:rsid w:val="000C2FB3"/>
    <w:rsid w:val="000C5F2C"/>
    <w:rsid w:val="000C7F9F"/>
    <w:rsid w:val="000D11C6"/>
    <w:rsid w:val="000D3C83"/>
    <w:rsid w:val="000D5436"/>
    <w:rsid w:val="000D5F45"/>
    <w:rsid w:val="000E0650"/>
    <w:rsid w:val="000E0A9A"/>
    <w:rsid w:val="000E0B7D"/>
    <w:rsid w:val="000E40A7"/>
    <w:rsid w:val="000E602D"/>
    <w:rsid w:val="000E78EB"/>
    <w:rsid w:val="000F177C"/>
    <w:rsid w:val="000F4080"/>
    <w:rsid w:val="000F4E8B"/>
    <w:rsid w:val="000F6234"/>
    <w:rsid w:val="000F797B"/>
    <w:rsid w:val="000F7D14"/>
    <w:rsid w:val="001029F4"/>
    <w:rsid w:val="001033EE"/>
    <w:rsid w:val="0010446D"/>
    <w:rsid w:val="00104B4B"/>
    <w:rsid w:val="001078E4"/>
    <w:rsid w:val="00110A0B"/>
    <w:rsid w:val="00111EF4"/>
    <w:rsid w:val="00113162"/>
    <w:rsid w:val="001162FB"/>
    <w:rsid w:val="00116C9A"/>
    <w:rsid w:val="0011700A"/>
    <w:rsid w:val="001204C2"/>
    <w:rsid w:val="001204DF"/>
    <w:rsid w:val="0012114B"/>
    <w:rsid w:val="00122111"/>
    <w:rsid w:val="001222A4"/>
    <w:rsid w:val="00125094"/>
    <w:rsid w:val="001251CA"/>
    <w:rsid w:val="001337DB"/>
    <w:rsid w:val="00133FAA"/>
    <w:rsid w:val="001365C5"/>
    <w:rsid w:val="001372F5"/>
    <w:rsid w:val="0013757E"/>
    <w:rsid w:val="001401CF"/>
    <w:rsid w:val="00140471"/>
    <w:rsid w:val="00142184"/>
    <w:rsid w:val="00143549"/>
    <w:rsid w:val="001438E6"/>
    <w:rsid w:val="00144287"/>
    <w:rsid w:val="001445B2"/>
    <w:rsid w:val="00146BBD"/>
    <w:rsid w:val="0014767A"/>
    <w:rsid w:val="0015471E"/>
    <w:rsid w:val="00154A60"/>
    <w:rsid w:val="001628DF"/>
    <w:rsid w:val="00162C8C"/>
    <w:rsid w:val="00164401"/>
    <w:rsid w:val="001651DA"/>
    <w:rsid w:val="00167517"/>
    <w:rsid w:val="00170609"/>
    <w:rsid w:val="00170D9F"/>
    <w:rsid w:val="00171EF7"/>
    <w:rsid w:val="0017223C"/>
    <w:rsid w:val="00172F55"/>
    <w:rsid w:val="00174CDB"/>
    <w:rsid w:val="00176818"/>
    <w:rsid w:val="00181A52"/>
    <w:rsid w:val="001825E8"/>
    <w:rsid w:val="0018441A"/>
    <w:rsid w:val="00184837"/>
    <w:rsid w:val="00186BD2"/>
    <w:rsid w:val="0018714F"/>
    <w:rsid w:val="00187D54"/>
    <w:rsid w:val="00187EDB"/>
    <w:rsid w:val="00191E85"/>
    <w:rsid w:val="00192C68"/>
    <w:rsid w:val="00194ABB"/>
    <w:rsid w:val="001964BC"/>
    <w:rsid w:val="001976CF"/>
    <w:rsid w:val="001A3CFD"/>
    <w:rsid w:val="001A5644"/>
    <w:rsid w:val="001A666B"/>
    <w:rsid w:val="001A6854"/>
    <w:rsid w:val="001A7A72"/>
    <w:rsid w:val="001A7ED5"/>
    <w:rsid w:val="001B1B86"/>
    <w:rsid w:val="001B4E11"/>
    <w:rsid w:val="001B647A"/>
    <w:rsid w:val="001C2AC4"/>
    <w:rsid w:val="001C30EA"/>
    <w:rsid w:val="001C394E"/>
    <w:rsid w:val="001D0398"/>
    <w:rsid w:val="001D39E5"/>
    <w:rsid w:val="001D4D19"/>
    <w:rsid w:val="001D540A"/>
    <w:rsid w:val="001D681D"/>
    <w:rsid w:val="001D7AE5"/>
    <w:rsid w:val="001E0285"/>
    <w:rsid w:val="001E0609"/>
    <w:rsid w:val="001E091C"/>
    <w:rsid w:val="001E09DD"/>
    <w:rsid w:val="001E1C83"/>
    <w:rsid w:val="001E2DE8"/>
    <w:rsid w:val="001E3E65"/>
    <w:rsid w:val="001E40B3"/>
    <w:rsid w:val="001E73D6"/>
    <w:rsid w:val="001E740E"/>
    <w:rsid w:val="001F18A3"/>
    <w:rsid w:val="001F256F"/>
    <w:rsid w:val="001F2BE2"/>
    <w:rsid w:val="001F3FDA"/>
    <w:rsid w:val="001F7033"/>
    <w:rsid w:val="00201C69"/>
    <w:rsid w:val="00202385"/>
    <w:rsid w:val="00204DEC"/>
    <w:rsid w:val="00204FFB"/>
    <w:rsid w:val="0020565B"/>
    <w:rsid w:val="00205E69"/>
    <w:rsid w:val="00207896"/>
    <w:rsid w:val="00210F74"/>
    <w:rsid w:val="00211354"/>
    <w:rsid w:val="002140C2"/>
    <w:rsid w:val="002151AC"/>
    <w:rsid w:val="00216CD2"/>
    <w:rsid w:val="002206E9"/>
    <w:rsid w:val="00222E8D"/>
    <w:rsid w:val="002251E9"/>
    <w:rsid w:val="002257EA"/>
    <w:rsid w:val="00225EB0"/>
    <w:rsid w:val="00226A6F"/>
    <w:rsid w:val="002315BD"/>
    <w:rsid w:val="00232306"/>
    <w:rsid w:val="00232CCC"/>
    <w:rsid w:val="0023436A"/>
    <w:rsid w:val="00234B59"/>
    <w:rsid w:val="00240C7A"/>
    <w:rsid w:val="0024314B"/>
    <w:rsid w:val="002445A6"/>
    <w:rsid w:val="00244FFA"/>
    <w:rsid w:val="00245907"/>
    <w:rsid w:val="002464D7"/>
    <w:rsid w:val="002471D9"/>
    <w:rsid w:val="00250021"/>
    <w:rsid w:val="00250C53"/>
    <w:rsid w:val="00251EE5"/>
    <w:rsid w:val="00252991"/>
    <w:rsid w:val="0025306C"/>
    <w:rsid w:val="0025578E"/>
    <w:rsid w:val="00257B9A"/>
    <w:rsid w:val="0026073E"/>
    <w:rsid w:val="00261DEF"/>
    <w:rsid w:val="002628C8"/>
    <w:rsid w:val="00263780"/>
    <w:rsid w:val="00263CAB"/>
    <w:rsid w:val="0026401C"/>
    <w:rsid w:val="00264143"/>
    <w:rsid w:val="002647BC"/>
    <w:rsid w:val="00270879"/>
    <w:rsid w:val="00271775"/>
    <w:rsid w:val="00271E07"/>
    <w:rsid w:val="00276878"/>
    <w:rsid w:val="002775BD"/>
    <w:rsid w:val="00277A77"/>
    <w:rsid w:val="00280EEC"/>
    <w:rsid w:val="00282025"/>
    <w:rsid w:val="00283120"/>
    <w:rsid w:val="00284A85"/>
    <w:rsid w:val="00284DBA"/>
    <w:rsid w:val="00286858"/>
    <w:rsid w:val="00287292"/>
    <w:rsid w:val="00290F65"/>
    <w:rsid w:val="00291D47"/>
    <w:rsid w:val="00295B28"/>
    <w:rsid w:val="0029658C"/>
    <w:rsid w:val="00296786"/>
    <w:rsid w:val="002A043D"/>
    <w:rsid w:val="002A0732"/>
    <w:rsid w:val="002A0829"/>
    <w:rsid w:val="002A1213"/>
    <w:rsid w:val="002A162C"/>
    <w:rsid w:val="002A232A"/>
    <w:rsid w:val="002A2363"/>
    <w:rsid w:val="002A65D7"/>
    <w:rsid w:val="002A6F11"/>
    <w:rsid w:val="002A7D88"/>
    <w:rsid w:val="002B5629"/>
    <w:rsid w:val="002B565F"/>
    <w:rsid w:val="002B607C"/>
    <w:rsid w:val="002C011D"/>
    <w:rsid w:val="002C014C"/>
    <w:rsid w:val="002C01A7"/>
    <w:rsid w:val="002C3925"/>
    <w:rsid w:val="002C4335"/>
    <w:rsid w:val="002C6D12"/>
    <w:rsid w:val="002D3684"/>
    <w:rsid w:val="002D3932"/>
    <w:rsid w:val="002D4691"/>
    <w:rsid w:val="002D50A2"/>
    <w:rsid w:val="002D5A8A"/>
    <w:rsid w:val="002D5D13"/>
    <w:rsid w:val="002D7E55"/>
    <w:rsid w:val="002E3143"/>
    <w:rsid w:val="002E6641"/>
    <w:rsid w:val="002E6BB4"/>
    <w:rsid w:val="002E7185"/>
    <w:rsid w:val="002F0FD1"/>
    <w:rsid w:val="002F477E"/>
    <w:rsid w:val="002F4799"/>
    <w:rsid w:val="002F5BB4"/>
    <w:rsid w:val="002F64FD"/>
    <w:rsid w:val="002F7013"/>
    <w:rsid w:val="002F7DE3"/>
    <w:rsid w:val="0030206E"/>
    <w:rsid w:val="00302603"/>
    <w:rsid w:val="00302D64"/>
    <w:rsid w:val="00307104"/>
    <w:rsid w:val="00312BD8"/>
    <w:rsid w:val="00312D7A"/>
    <w:rsid w:val="003140DD"/>
    <w:rsid w:val="00314B94"/>
    <w:rsid w:val="00320D4B"/>
    <w:rsid w:val="00321FFB"/>
    <w:rsid w:val="00324A46"/>
    <w:rsid w:val="00324DAA"/>
    <w:rsid w:val="00324E21"/>
    <w:rsid w:val="00331DB6"/>
    <w:rsid w:val="00335BB2"/>
    <w:rsid w:val="00336FBA"/>
    <w:rsid w:val="00337445"/>
    <w:rsid w:val="00337A4A"/>
    <w:rsid w:val="0034261E"/>
    <w:rsid w:val="00344C07"/>
    <w:rsid w:val="00345722"/>
    <w:rsid w:val="0034627E"/>
    <w:rsid w:val="00346340"/>
    <w:rsid w:val="00350199"/>
    <w:rsid w:val="00350220"/>
    <w:rsid w:val="0035095E"/>
    <w:rsid w:val="003576F0"/>
    <w:rsid w:val="0036383A"/>
    <w:rsid w:val="00363EB8"/>
    <w:rsid w:val="0036434B"/>
    <w:rsid w:val="003643B9"/>
    <w:rsid w:val="00364A41"/>
    <w:rsid w:val="0036750D"/>
    <w:rsid w:val="0037005D"/>
    <w:rsid w:val="0037143D"/>
    <w:rsid w:val="00371DB4"/>
    <w:rsid w:val="0037417E"/>
    <w:rsid w:val="00377525"/>
    <w:rsid w:val="0038287C"/>
    <w:rsid w:val="00382E68"/>
    <w:rsid w:val="00385506"/>
    <w:rsid w:val="00385525"/>
    <w:rsid w:val="00391C46"/>
    <w:rsid w:val="003A30EA"/>
    <w:rsid w:val="003A5D49"/>
    <w:rsid w:val="003A625E"/>
    <w:rsid w:val="003A6A73"/>
    <w:rsid w:val="003A7174"/>
    <w:rsid w:val="003B1390"/>
    <w:rsid w:val="003B1545"/>
    <w:rsid w:val="003B5BEF"/>
    <w:rsid w:val="003B6C69"/>
    <w:rsid w:val="003C1089"/>
    <w:rsid w:val="003C3CB6"/>
    <w:rsid w:val="003C436F"/>
    <w:rsid w:val="003C4DC6"/>
    <w:rsid w:val="003C6FD5"/>
    <w:rsid w:val="003C70E6"/>
    <w:rsid w:val="003C73E0"/>
    <w:rsid w:val="003D0660"/>
    <w:rsid w:val="003D1589"/>
    <w:rsid w:val="003D17C3"/>
    <w:rsid w:val="003D1D3C"/>
    <w:rsid w:val="003D1F82"/>
    <w:rsid w:val="003D1F99"/>
    <w:rsid w:val="003D48B7"/>
    <w:rsid w:val="003D4EA8"/>
    <w:rsid w:val="003D5685"/>
    <w:rsid w:val="003D5DCB"/>
    <w:rsid w:val="003D605D"/>
    <w:rsid w:val="003D7355"/>
    <w:rsid w:val="003E103F"/>
    <w:rsid w:val="003E1689"/>
    <w:rsid w:val="003E6985"/>
    <w:rsid w:val="003E7DF5"/>
    <w:rsid w:val="003F2C4A"/>
    <w:rsid w:val="003F2D8D"/>
    <w:rsid w:val="003F3425"/>
    <w:rsid w:val="003F3F6B"/>
    <w:rsid w:val="003F4B52"/>
    <w:rsid w:val="003F583A"/>
    <w:rsid w:val="003F725F"/>
    <w:rsid w:val="00400D0A"/>
    <w:rsid w:val="00400F35"/>
    <w:rsid w:val="004022EB"/>
    <w:rsid w:val="00404548"/>
    <w:rsid w:val="004046A0"/>
    <w:rsid w:val="004056F2"/>
    <w:rsid w:val="004102C9"/>
    <w:rsid w:val="004107D9"/>
    <w:rsid w:val="00410A0E"/>
    <w:rsid w:val="00413447"/>
    <w:rsid w:val="00413696"/>
    <w:rsid w:val="00422EF7"/>
    <w:rsid w:val="0042355F"/>
    <w:rsid w:val="004247F3"/>
    <w:rsid w:val="004330B4"/>
    <w:rsid w:val="0043429E"/>
    <w:rsid w:val="00436232"/>
    <w:rsid w:val="00437B3D"/>
    <w:rsid w:val="00440BDA"/>
    <w:rsid w:val="004417BF"/>
    <w:rsid w:val="00442EFA"/>
    <w:rsid w:val="0044323F"/>
    <w:rsid w:val="00443544"/>
    <w:rsid w:val="004461D4"/>
    <w:rsid w:val="00450BB3"/>
    <w:rsid w:val="004518F6"/>
    <w:rsid w:val="00452C3E"/>
    <w:rsid w:val="00453F52"/>
    <w:rsid w:val="00456EEA"/>
    <w:rsid w:val="00456F90"/>
    <w:rsid w:val="00457C2B"/>
    <w:rsid w:val="00460322"/>
    <w:rsid w:val="004627CC"/>
    <w:rsid w:val="00463512"/>
    <w:rsid w:val="00463B04"/>
    <w:rsid w:val="00464448"/>
    <w:rsid w:val="00467CBE"/>
    <w:rsid w:val="00470B22"/>
    <w:rsid w:val="0047230B"/>
    <w:rsid w:val="004738FC"/>
    <w:rsid w:val="00473A23"/>
    <w:rsid w:val="004769C0"/>
    <w:rsid w:val="004778D9"/>
    <w:rsid w:val="00480A6A"/>
    <w:rsid w:val="00480A80"/>
    <w:rsid w:val="0048102D"/>
    <w:rsid w:val="0048127B"/>
    <w:rsid w:val="00482329"/>
    <w:rsid w:val="0048285A"/>
    <w:rsid w:val="00482C73"/>
    <w:rsid w:val="00483D91"/>
    <w:rsid w:val="00486ADD"/>
    <w:rsid w:val="00487B59"/>
    <w:rsid w:val="004900F2"/>
    <w:rsid w:val="0049142A"/>
    <w:rsid w:val="0049146F"/>
    <w:rsid w:val="00491D4B"/>
    <w:rsid w:val="0049388D"/>
    <w:rsid w:val="0049514C"/>
    <w:rsid w:val="0049590E"/>
    <w:rsid w:val="004A29FD"/>
    <w:rsid w:val="004A3CDE"/>
    <w:rsid w:val="004A7740"/>
    <w:rsid w:val="004B00F8"/>
    <w:rsid w:val="004B05BE"/>
    <w:rsid w:val="004B1D7F"/>
    <w:rsid w:val="004B2893"/>
    <w:rsid w:val="004B3476"/>
    <w:rsid w:val="004B4197"/>
    <w:rsid w:val="004B6753"/>
    <w:rsid w:val="004B727C"/>
    <w:rsid w:val="004C482C"/>
    <w:rsid w:val="004D0AD5"/>
    <w:rsid w:val="004D315F"/>
    <w:rsid w:val="004D7495"/>
    <w:rsid w:val="004E029C"/>
    <w:rsid w:val="004E2350"/>
    <w:rsid w:val="004E2378"/>
    <w:rsid w:val="004E4703"/>
    <w:rsid w:val="004F04FE"/>
    <w:rsid w:val="004F16A9"/>
    <w:rsid w:val="004F1E39"/>
    <w:rsid w:val="004F2FA4"/>
    <w:rsid w:val="004F3C8D"/>
    <w:rsid w:val="004F3DD2"/>
    <w:rsid w:val="004F4505"/>
    <w:rsid w:val="004F67D5"/>
    <w:rsid w:val="00500F1D"/>
    <w:rsid w:val="00504371"/>
    <w:rsid w:val="00504B92"/>
    <w:rsid w:val="0050517F"/>
    <w:rsid w:val="005111B7"/>
    <w:rsid w:val="005134EC"/>
    <w:rsid w:val="00513C98"/>
    <w:rsid w:val="00516DDF"/>
    <w:rsid w:val="00520A22"/>
    <w:rsid w:val="005220A6"/>
    <w:rsid w:val="00522C38"/>
    <w:rsid w:val="00523A38"/>
    <w:rsid w:val="00523CAE"/>
    <w:rsid w:val="005241CC"/>
    <w:rsid w:val="005242D8"/>
    <w:rsid w:val="00524DE1"/>
    <w:rsid w:val="0052629B"/>
    <w:rsid w:val="005262E8"/>
    <w:rsid w:val="00526B96"/>
    <w:rsid w:val="00531F2D"/>
    <w:rsid w:val="00532583"/>
    <w:rsid w:val="005331A7"/>
    <w:rsid w:val="0053339A"/>
    <w:rsid w:val="00535839"/>
    <w:rsid w:val="0054048A"/>
    <w:rsid w:val="00544CDC"/>
    <w:rsid w:val="0054565B"/>
    <w:rsid w:val="00545E93"/>
    <w:rsid w:val="00546206"/>
    <w:rsid w:val="00546C2F"/>
    <w:rsid w:val="00547E9C"/>
    <w:rsid w:val="0055109A"/>
    <w:rsid w:val="00551BBB"/>
    <w:rsid w:val="0055223F"/>
    <w:rsid w:val="0055384E"/>
    <w:rsid w:val="00554171"/>
    <w:rsid w:val="0055682C"/>
    <w:rsid w:val="00556B24"/>
    <w:rsid w:val="00570EBC"/>
    <w:rsid w:val="00574E27"/>
    <w:rsid w:val="005758F7"/>
    <w:rsid w:val="00575A6C"/>
    <w:rsid w:val="00575AD6"/>
    <w:rsid w:val="00575DB1"/>
    <w:rsid w:val="00576D3F"/>
    <w:rsid w:val="00576EC5"/>
    <w:rsid w:val="00576FE7"/>
    <w:rsid w:val="00577B8B"/>
    <w:rsid w:val="00580E67"/>
    <w:rsid w:val="005829F4"/>
    <w:rsid w:val="005841CD"/>
    <w:rsid w:val="00585DD2"/>
    <w:rsid w:val="005927CB"/>
    <w:rsid w:val="005930DA"/>
    <w:rsid w:val="00593144"/>
    <w:rsid w:val="0059451D"/>
    <w:rsid w:val="00595B3D"/>
    <w:rsid w:val="00596019"/>
    <w:rsid w:val="00596426"/>
    <w:rsid w:val="005974E8"/>
    <w:rsid w:val="005A0DA1"/>
    <w:rsid w:val="005A19C4"/>
    <w:rsid w:val="005A2AFE"/>
    <w:rsid w:val="005A3FBC"/>
    <w:rsid w:val="005A7AC8"/>
    <w:rsid w:val="005B0EFB"/>
    <w:rsid w:val="005B1106"/>
    <w:rsid w:val="005B3616"/>
    <w:rsid w:val="005B4C00"/>
    <w:rsid w:val="005B6584"/>
    <w:rsid w:val="005B75A9"/>
    <w:rsid w:val="005C1C48"/>
    <w:rsid w:val="005C2E15"/>
    <w:rsid w:val="005C2EEA"/>
    <w:rsid w:val="005C4023"/>
    <w:rsid w:val="005C65C3"/>
    <w:rsid w:val="005C6AEB"/>
    <w:rsid w:val="005D04DD"/>
    <w:rsid w:val="005D1255"/>
    <w:rsid w:val="005D2547"/>
    <w:rsid w:val="005D28D8"/>
    <w:rsid w:val="005D2B9F"/>
    <w:rsid w:val="005D391F"/>
    <w:rsid w:val="005D6501"/>
    <w:rsid w:val="005D6F6B"/>
    <w:rsid w:val="005D7B9C"/>
    <w:rsid w:val="005E0038"/>
    <w:rsid w:val="005E0832"/>
    <w:rsid w:val="005E12AB"/>
    <w:rsid w:val="005E40EF"/>
    <w:rsid w:val="005E4C82"/>
    <w:rsid w:val="005E792B"/>
    <w:rsid w:val="005F4087"/>
    <w:rsid w:val="00600800"/>
    <w:rsid w:val="006031F8"/>
    <w:rsid w:val="00605737"/>
    <w:rsid w:val="006058B6"/>
    <w:rsid w:val="00607765"/>
    <w:rsid w:val="00611E12"/>
    <w:rsid w:val="0061204E"/>
    <w:rsid w:val="0061221D"/>
    <w:rsid w:val="00617D11"/>
    <w:rsid w:val="006234BF"/>
    <w:rsid w:val="00625485"/>
    <w:rsid w:val="00625A70"/>
    <w:rsid w:val="00625B20"/>
    <w:rsid w:val="00627439"/>
    <w:rsid w:val="0063023B"/>
    <w:rsid w:val="00630285"/>
    <w:rsid w:val="00632048"/>
    <w:rsid w:val="0063352B"/>
    <w:rsid w:val="006337DC"/>
    <w:rsid w:val="0063428A"/>
    <w:rsid w:val="0063600F"/>
    <w:rsid w:val="0063642F"/>
    <w:rsid w:val="00636DE9"/>
    <w:rsid w:val="0063783A"/>
    <w:rsid w:val="00640A76"/>
    <w:rsid w:val="00644D8F"/>
    <w:rsid w:val="00652654"/>
    <w:rsid w:val="006571C1"/>
    <w:rsid w:val="006613E0"/>
    <w:rsid w:val="006638FF"/>
    <w:rsid w:val="00666DCA"/>
    <w:rsid w:val="006739D4"/>
    <w:rsid w:val="00674922"/>
    <w:rsid w:val="0067545F"/>
    <w:rsid w:val="006760B8"/>
    <w:rsid w:val="00677DC7"/>
    <w:rsid w:val="006825AE"/>
    <w:rsid w:val="00683DFD"/>
    <w:rsid w:val="0068688D"/>
    <w:rsid w:val="006876CC"/>
    <w:rsid w:val="00693A0E"/>
    <w:rsid w:val="006A0548"/>
    <w:rsid w:val="006A1927"/>
    <w:rsid w:val="006A3694"/>
    <w:rsid w:val="006A3D74"/>
    <w:rsid w:val="006A4855"/>
    <w:rsid w:val="006A5EAE"/>
    <w:rsid w:val="006B0362"/>
    <w:rsid w:val="006B29EC"/>
    <w:rsid w:val="006B5820"/>
    <w:rsid w:val="006B6B82"/>
    <w:rsid w:val="006B7FAE"/>
    <w:rsid w:val="006C1B33"/>
    <w:rsid w:val="006C4511"/>
    <w:rsid w:val="006C541F"/>
    <w:rsid w:val="006C6DC6"/>
    <w:rsid w:val="006C7112"/>
    <w:rsid w:val="006D2000"/>
    <w:rsid w:val="006D3A16"/>
    <w:rsid w:val="006D3FAE"/>
    <w:rsid w:val="006D5634"/>
    <w:rsid w:val="006D5A74"/>
    <w:rsid w:val="006D6CE7"/>
    <w:rsid w:val="006E1D9A"/>
    <w:rsid w:val="006E1F80"/>
    <w:rsid w:val="006E2117"/>
    <w:rsid w:val="006E39A9"/>
    <w:rsid w:val="006E43FB"/>
    <w:rsid w:val="006F1045"/>
    <w:rsid w:val="006F6A93"/>
    <w:rsid w:val="006F6B35"/>
    <w:rsid w:val="006F7746"/>
    <w:rsid w:val="0070010D"/>
    <w:rsid w:val="00704882"/>
    <w:rsid w:val="0070579C"/>
    <w:rsid w:val="00707818"/>
    <w:rsid w:val="007105ED"/>
    <w:rsid w:val="00711AA7"/>
    <w:rsid w:val="00711B86"/>
    <w:rsid w:val="00712F9F"/>
    <w:rsid w:val="007158DA"/>
    <w:rsid w:val="00715985"/>
    <w:rsid w:val="007166C0"/>
    <w:rsid w:val="007207D2"/>
    <w:rsid w:val="0072151D"/>
    <w:rsid w:val="00721FC5"/>
    <w:rsid w:val="0072593E"/>
    <w:rsid w:val="00731BB6"/>
    <w:rsid w:val="00732CC9"/>
    <w:rsid w:val="0073536D"/>
    <w:rsid w:val="00736FC7"/>
    <w:rsid w:val="007373F1"/>
    <w:rsid w:val="007377BF"/>
    <w:rsid w:val="00740314"/>
    <w:rsid w:val="007407D7"/>
    <w:rsid w:val="00744461"/>
    <w:rsid w:val="00744877"/>
    <w:rsid w:val="00747B33"/>
    <w:rsid w:val="00750C1B"/>
    <w:rsid w:val="007512A7"/>
    <w:rsid w:val="007520F3"/>
    <w:rsid w:val="007528EE"/>
    <w:rsid w:val="007528F0"/>
    <w:rsid w:val="00756A03"/>
    <w:rsid w:val="00761BED"/>
    <w:rsid w:val="00761BFA"/>
    <w:rsid w:val="00764085"/>
    <w:rsid w:val="00765748"/>
    <w:rsid w:val="007659D3"/>
    <w:rsid w:val="00765B3A"/>
    <w:rsid w:val="00765B69"/>
    <w:rsid w:val="00767695"/>
    <w:rsid w:val="007678F3"/>
    <w:rsid w:val="00767AA9"/>
    <w:rsid w:val="00767C31"/>
    <w:rsid w:val="0077072D"/>
    <w:rsid w:val="00770D75"/>
    <w:rsid w:val="00772AEB"/>
    <w:rsid w:val="0077486D"/>
    <w:rsid w:val="007755B8"/>
    <w:rsid w:val="00776B2B"/>
    <w:rsid w:val="00780413"/>
    <w:rsid w:val="007814A7"/>
    <w:rsid w:val="00781825"/>
    <w:rsid w:val="00781C8D"/>
    <w:rsid w:val="00781E09"/>
    <w:rsid w:val="00783F3E"/>
    <w:rsid w:val="00784250"/>
    <w:rsid w:val="007858B9"/>
    <w:rsid w:val="00786780"/>
    <w:rsid w:val="00787334"/>
    <w:rsid w:val="0078761C"/>
    <w:rsid w:val="00790349"/>
    <w:rsid w:val="0079197E"/>
    <w:rsid w:val="007949ED"/>
    <w:rsid w:val="00794CAB"/>
    <w:rsid w:val="007A0C5A"/>
    <w:rsid w:val="007A0CEC"/>
    <w:rsid w:val="007A2CBB"/>
    <w:rsid w:val="007A3D7C"/>
    <w:rsid w:val="007B71C6"/>
    <w:rsid w:val="007C0FA4"/>
    <w:rsid w:val="007C1A87"/>
    <w:rsid w:val="007C6E9B"/>
    <w:rsid w:val="007D0DE0"/>
    <w:rsid w:val="007D2C39"/>
    <w:rsid w:val="007D7846"/>
    <w:rsid w:val="007D7BDB"/>
    <w:rsid w:val="007E2B8D"/>
    <w:rsid w:val="007E40E0"/>
    <w:rsid w:val="007E42D2"/>
    <w:rsid w:val="007E7C8E"/>
    <w:rsid w:val="007F0F52"/>
    <w:rsid w:val="007F4FA9"/>
    <w:rsid w:val="007F5158"/>
    <w:rsid w:val="007F5D16"/>
    <w:rsid w:val="008001E3"/>
    <w:rsid w:val="00800492"/>
    <w:rsid w:val="0080259B"/>
    <w:rsid w:val="00802C6A"/>
    <w:rsid w:val="00803AA7"/>
    <w:rsid w:val="00804FFA"/>
    <w:rsid w:val="008067B4"/>
    <w:rsid w:val="0080776A"/>
    <w:rsid w:val="00807F58"/>
    <w:rsid w:val="00810F71"/>
    <w:rsid w:val="00811341"/>
    <w:rsid w:val="00811C38"/>
    <w:rsid w:val="00812942"/>
    <w:rsid w:val="00814174"/>
    <w:rsid w:val="0082416C"/>
    <w:rsid w:val="008243CC"/>
    <w:rsid w:val="00824B82"/>
    <w:rsid w:val="00824CA5"/>
    <w:rsid w:val="00826DBF"/>
    <w:rsid w:val="00827047"/>
    <w:rsid w:val="008272B9"/>
    <w:rsid w:val="00831110"/>
    <w:rsid w:val="008331E6"/>
    <w:rsid w:val="00833FB1"/>
    <w:rsid w:val="008404D2"/>
    <w:rsid w:val="00840F45"/>
    <w:rsid w:val="008425C2"/>
    <w:rsid w:val="00843780"/>
    <w:rsid w:val="0084382B"/>
    <w:rsid w:val="00843A20"/>
    <w:rsid w:val="00843D25"/>
    <w:rsid w:val="0084466D"/>
    <w:rsid w:val="008452F6"/>
    <w:rsid w:val="008461D0"/>
    <w:rsid w:val="00846B9D"/>
    <w:rsid w:val="00846CDF"/>
    <w:rsid w:val="00846D07"/>
    <w:rsid w:val="00851240"/>
    <w:rsid w:val="00851886"/>
    <w:rsid w:val="00853C2E"/>
    <w:rsid w:val="00853C5D"/>
    <w:rsid w:val="00855A1A"/>
    <w:rsid w:val="00861B9C"/>
    <w:rsid w:val="008652B6"/>
    <w:rsid w:val="008673F4"/>
    <w:rsid w:val="008713DA"/>
    <w:rsid w:val="0087704C"/>
    <w:rsid w:val="00877CE0"/>
    <w:rsid w:val="008814ED"/>
    <w:rsid w:val="008819EF"/>
    <w:rsid w:val="008825BB"/>
    <w:rsid w:val="008849A3"/>
    <w:rsid w:val="00891959"/>
    <w:rsid w:val="00892238"/>
    <w:rsid w:val="00893AC8"/>
    <w:rsid w:val="00895F8E"/>
    <w:rsid w:val="008A10B3"/>
    <w:rsid w:val="008A3854"/>
    <w:rsid w:val="008A54E9"/>
    <w:rsid w:val="008A58FF"/>
    <w:rsid w:val="008A5FC6"/>
    <w:rsid w:val="008A7516"/>
    <w:rsid w:val="008A7D53"/>
    <w:rsid w:val="008B04E1"/>
    <w:rsid w:val="008B530A"/>
    <w:rsid w:val="008B643D"/>
    <w:rsid w:val="008C0317"/>
    <w:rsid w:val="008C03CE"/>
    <w:rsid w:val="008C3568"/>
    <w:rsid w:val="008C3C48"/>
    <w:rsid w:val="008C415F"/>
    <w:rsid w:val="008C5FB0"/>
    <w:rsid w:val="008C6CEE"/>
    <w:rsid w:val="008D1EA2"/>
    <w:rsid w:val="008D27A3"/>
    <w:rsid w:val="008D28FF"/>
    <w:rsid w:val="008D58B2"/>
    <w:rsid w:val="008D67D1"/>
    <w:rsid w:val="008D7A18"/>
    <w:rsid w:val="008E1F67"/>
    <w:rsid w:val="008E2104"/>
    <w:rsid w:val="008E3121"/>
    <w:rsid w:val="008E31C2"/>
    <w:rsid w:val="008E38DB"/>
    <w:rsid w:val="008E396A"/>
    <w:rsid w:val="008E3EBD"/>
    <w:rsid w:val="008E51D1"/>
    <w:rsid w:val="008E77F5"/>
    <w:rsid w:val="008E7AA6"/>
    <w:rsid w:val="008F0D14"/>
    <w:rsid w:val="008F0FB7"/>
    <w:rsid w:val="008F516F"/>
    <w:rsid w:val="0090185C"/>
    <w:rsid w:val="00901917"/>
    <w:rsid w:val="009026EF"/>
    <w:rsid w:val="00902B80"/>
    <w:rsid w:val="00902DD0"/>
    <w:rsid w:val="00903773"/>
    <w:rsid w:val="00905A7B"/>
    <w:rsid w:val="00907752"/>
    <w:rsid w:val="0091029F"/>
    <w:rsid w:val="00910632"/>
    <w:rsid w:val="009115D3"/>
    <w:rsid w:val="00912588"/>
    <w:rsid w:val="00912A76"/>
    <w:rsid w:val="00914FAA"/>
    <w:rsid w:val="009204B6"/>
    <w:rsid w:val="009215E1"/>
    <w:rsid w:val="009220A0"/>
    <w:rsid w:val="0092271A"/>
    <w:rsid w:val="009237AD"/>
    <w:rsid w:val="0092785A"/>
    <w:rsid w:val="009339A9"/>
    <w:rsid w:val="00934207"/>
    <w:rsid w:val="00935770"/>
    <w:rsid w:val="0093717C"/>
    <w:rsid w:val="00937BEA"/>
    <w:rsid w:val="009423F6"/>
    <w:rsid w:val="00942B0A"/>
    <w:rsid w:val="00942B30"/>
    <w:rsid w:val="00942E5D"/>
    <w:rsid w:val="009440F6"/>
    <w:rsid w:val="0094530B"/>
    <w:rsid w:val="009472D1"/>
    <w:rsid w:val="00947425"/>
    <w:rsid w:val="00953FDF"/>
    <w:rsid w:val="00955B26"/>
    <w:rsid w:val="00957831"/>
    <w:rsid w:val="009609E0"/>
    <w:rsid w:val="009616C3"/>
    <w:rsid w:val="00961BAD"/>
    <w:rsid w:val="00961E72"/>
    <w:rsid w:val="00964AA1"/>
    <w:rsid w:val="00965254"/>
    <w:rsid w:val="00965C2D"/>
    <w:rsid w:val="00966AAD"/>
    <w:rsid w:val="00972A60"/>
    <w:rsid w:val="00973B49"/>
    <w:rsid w:val="00974366"/>
    <w:rsid w:val="00976F92"/>
    <w:rsid w:val="00980310"/>
    <w:rsid w:val="0098039F"/>
    <w:rsid w:val="00984729"/>
    <w:rsid w:val="009849A1"/>
    <w:rsid w:val="00984A2B"/>
    <w:rsid w:val="00985AF7"/>
    <w:rsid w:val="00985CF3"/>
    <w:rsid w:val="00987EA4"/>
    <w:rsid w:val="00987F98"/>
    <w:rsid w:val="00990B0B"/>
    <w:rsid w:val="00991B4F"/>
    <w:rsid w:val="00992326"/>
    <w:rsid w:val="00992382"/>
    <w:rsid w:val="009924CD"/>
    <w:rsid w:val="00993385"/>
    <w:rsid w:val="00994B28"/>
    <w:rsid w:val="009959EA"/>
    <w:rsid w:val="00997714"/>
    <w:rsid w:val="00997792"/>
    <w:rsid w:val="009A16DE"/>
    <w:rsid w:val="009A6894"/>
    <w:rsid w:val="009A7407"/>
    <w:rsid w:val="009B00A3"/>
    <w:rsid w:val="009B41A3"/>
    <w:rsid w:val="009B765B"/>
    <w:rsid w:val="009C0DC0"/>
    <w:rsid w:val="009C205F"/>
    <w:rsid w:val="009C3834"/>
    <w:rsid w:val="009C4F35"/>
    <w:rsid w:val="009D2E9D"/>
    <w:rsid w:val="009D325F"/>
    <w:rsid w:val="009D5291"/>
    <w:rsid w:val="009D59F4"/>
    <w:rsid w:val="009D66E8"/>
    <w:rsid w:val="009E46AE"/>
    <w:rsid w:val="009E610B"/>
    <w:rsid w:val="009E6927"/>
    <w:rsid w:val="009F0356"/>
    <w:rsid w:val="009F0A11"/>
    <w:rsid w:val="009F38BF"/>
    <w:rsid w:val="009F41BC"/>
    <w:rsid w:val="009F6031"/>
    <w:rsid w:val="009F6717"/>
    <w:rsid w:val="00A002AD"/>
    <w:rsid w:val="00A00A3F"/>
    <w:rsid w:val="00A01611"/>
    <w:rsid w:val="00A017A5"/>
    <w:rsid w:val="00A039A2"/>
    <w:rsid w:val="00A03B67"/>
    <w:rsid w:val="00A05E30"/>
    <w:rsid w:val="00A06288"/>
    <w:rsid w:val="00A064DA"/>
    <w:rsid w:val="00A065DA"/>
    <w:rsid w:val="00A12BDA"/>
    <w:rsid w:val="00A13B51"/>
    <w:rsid w:val="00A17507"/>
    <w:rsid w:val="00A20C75"/>
    <w:rsid w:val="00A2420F"/>
    <w:rsid w:val="00A251AE"/>
    <w:rsid w:val="00A278DD"/>
    <w:rsid w:val="00A30753"/>
    <w:rsid w:val="00A3167F"/>
    <w:rsid w:val="00A31C93"/>
    <w:rsid w:val="00A33C88"/>
    <w:rsid w:val="00A35D3B"/>
    <w:rsid w:val="00A35F89"/>
    <w:rsid w:val="00A368FC"/>
    <w:rsid w:val="00A371AD"/>
    <w:rsid w:val="00A37407"/>
    <w:rsid w:val="00A37874"/>
    <w:rsid w:val="00A37E80"/>
    <w:rsid w:val="00A417F2"/>
    <w:rsid w:val="00A4336B"/>
    <w:rsid w:val="00A475F4"/>
    <w:rsid w:val="00A53B58"/>
    <w:rsid w:val="00A54526"/>
    <w:rsid w:val="00A54C49"/>
    <w:rsid w:val="00A5567B"/>
    <w:rsid w:val="00A568E2"/>
    <w:rsid w:val="00A56DBC"/>
    <w:rsid w:val="00A56EB6"/>
    <w:rsid w:val="00A6124C"/>
    <w:rsid w:val="00A6138E"/>
    <w:rsid w:val="00A61455"/>
    <w:rsid w:val="00A6169B"/>
    <w:rsid w:val="00A61717"/>
    <w:rsid w:val="00A62FF2"/>
    <w:rsid w:val="00A64C7F"/>
    <w:rsid w:val="00A64EF4"/>
    <w:rsid w:val="00A65431"/>
    <w:rsid w:val="00A656B5"/>
    <w:rsid w:val="00A67B47"/>
    <w:rsid w:val="00A70157"/>
    <w:rsid w:val="00A703EB"/>
    <w:rsid w:val="00A71406"/>
    <w:rsid w:val="00A73931"/>
    <w:rsid w:val="00A75D64"/>
    <w:rsid w:val="00A82154"/>
    <w:rsid w:val="00A82E0B"/>
    <w:rsid w:val="00A82EB5"/>
    <w:rsid w:val="00A8497C"/>
    <w:rsid w:val="00A84EB2"/>
    <w:rsid w:val="00A8777F"/>
    <w:rsid w:val="00A90975"/>
    <w:rsid w:val="00A90EF0"/>
    <w:rsid w:val="00A94DF0"/>
    <w:rsid w:val="00A95435"/>
    <w:rsid w:val="00A96A13"/>
    <w:rsid w:val="00A96D26"/>
    <w:rsid w:val="00A96E70"/>
    <w:rsid w:val="00A97E50"/>
    <w:rsid w:val="00AA0617"/>
    <w:rsid w:val="00AA0721"/>
    <w:rsid w:val="00AA246C"/>
    <w:rsid w:val="00AA49BF"/>
    <w:rsid w:val="00AB063C"/>
    <w:rsid w:val="00AB1743"/>
    <w:rsid w:val="00AB17E6"/>
    <w:rsid w:val="00AB21CB"/>
    <w:rsid w:val="00AB61FC"/>
    <w:rsid w:val="00AB6704"/>
    <w:rsid w:val="00AB6F71"/>
    <w:rsid w:val="00AC1BFC"/>
    <w:rsid w:val="00AC266B"/>
    <w:rsid w:val="00AC5EED"/>
    <w:rsid w:val="00AD143A"/>
    <w:rsid w:val="00AD49E6"/>
    <w:rsid w:val="00AD5ABA"/>
    <w:rsid w:val="00AD5CEC"/>
    <w:rsid w:val="00AE08F9"/>
    <w:rsid w:val="00AE0BA4"/>
    <w:rsid w:val="00AE24E0"/>
    <w:rsid w:val="00AE330B"/>
    <w:rsid w:val="00AE5925"/>
    <w:rsid w:val="00AE6932"/>
    <w:rsid w:val="00AE71AA"/>
    <w:rsid w:val="00AE7B37"/>
    <w:rsid w:val="00AE7C05"/>
    <w:rsid w:val="00AF361A"/>
    <w:rsid w:val="00AF4D1A"/>
    <w:rsid w:val="00AF61FE"/>
    <w:rsid w:val="00AF65BA"/>
    <w:rsid w:val="00AF6EC3"/>
    <w:rsid w:val="00B03BDC"/>
    <w:rsid w:val="00B078A9"/>
    <w:rsid w:val="00B07AF5"/>
    <w:rsid w:val="00B11401"/>
    <w:rsid w:val="00B1278A"/>
    <w:rsid w:val="00B12A3C"/>
    <w:rsid w:val="00B130A9"/>
    <w:rsid w:val="00B13134"/>
    <w:rsid w:val="00B16955"/>
    <w:rsid w:val="00B20302"/>
    <w:rsid w:val="00B235E1"/>
    <w:rsid w:val="00B23E0E"/>
    <w:rsid w:val="00B26115"/>
    <w:rsid w:val="00B276AB"/>
    <w:rsid w:val="00B335EB"/>
    <w:rsid w:val="00B33B68"/>
    <w:rsid w:val="00B342CD"/>
    <w:rsid w:val="00B4043D"/>
    <w:rsid w:val="00B40EC9"/>
    <w:rsid w:val="00B414E1"/>
    <w:rsid w:val="00B41EBE"/>
    <w:rsid w:val="00B429D7"/>
    <w:rsid w:val="00B42C69"/>
    <w:rsid w:val="00B44902"/>
    <w:rsid w:val="00B461B3"/>
    <w:rsid w:val="00B47001"/>
    <w:rsid w:val="00B47027"/>
    <w:rsid w:val="00B47DAA"/>
    <w:rsid w:val="00B502CC"/>
    <w:rsid w:val="00B50AFA"/>
    <w:rsid w:val="00B53D06"/>
    <w:rsid w:val="00B56567"/>
    <w:rsid w:val="00B62AF8"/>
    <w:rsid w:val="00B635C0"/>
    <w:rsid w:val="00B64E59"/>
    <w:rsid w:val="00B65E74"/>
    <w:rsid w:val="00B665FD"/>
    <w:rsid w:val="00B7274D"/>
    <w:rsid w:val="00B735E4"/>
    <w:rsid w:val="00B73E75"/>
    <w:rsid w:val="00B74647"/>
    <w:rsid w:val="00B751AC"/>
    <w:rsid w:val="00B7597F"/>
    <w:rsid w:val="00B75B6F"/>
    <w:rsid w:val="00B81CB1"/>
    <w:rsid w:val="00B82367"/>
    <w:rsid w:val="00B82834"/>
    <w:rsid w:val="00B832DA"/>
    <w:rsid w:val="00B843B8"/>
    <w:rsid w:val="00B86987"/>
    <w:rsid w:val="00B87363"/>
    <w:rsid w:val="00B91040"/>
    <w:rsid w:val="00B91D1F"/>
    <w:rsid w:val="00B92C58"/>
    <w:rsid w:val="00B933CC"/>
    <w:rsid w:val="00B9352D"/>
    <w:rsid w:val="00B945EC"/>
    <w:rsid w:val="00B95DB5"/>
    <w:rsid w:val="00B96122"/>
    <w:rsid w:val="00B97EAD"/>
    <w:rsid w:val="00BA09F4"/>
    <w:rsid w:val="00BA0EB0"/>
    <w:rsid w:val="00BA4CA9"/>
    <w:rsid w:val="00BA57F5"/>
    <w:rsid w:val="00BA6CB2"/>
    <w:rsid w:val="00BB15C7"/>
    <w:rsid w:val="00BB18F9"/>
    <w:rsid w:val="00BB2E9A"/>
    <w:rsid w:val="00BB3F25"/>
    <w:rsid w:val="00BB4128"/>
    <w:rsid w:val="00BB5F73"/>
    <w:rsid w:val="00BB6891"/>
    <w:rsid w:val="00BC424C"/>
    <w:rsid w:val="00BC5447"/>
    <w:rsid w:val="00BC660B"/>
    <w:rsid w:val="00BC683B"/>
    <w:rsid w:val="00BC7FBE"/>
    <w:rsid w:val="00BD0C95"/>
    <w:rsid w:val="00BD3DB1"/>
    <w:rsid w:val="00BD5402"/>
    <w:rsid w:val="00BE03F5"/>
    <w:rsid w:val="00BE0B19"/>
    <w:rsid w:val="00BE33EA"/>
    <w:rsid w:val="00BF061B"/>
    <w:rsid w:val="00BF081E"/>
    <w:rsid w:val="00BF0C09"/>
    <w:rsid w:val="00BF15E3"/>
    <w:rsid w:val="00BF5A6B"/>
    <w:rsid w:val="00C00629"/>
    <w:rsid w:val="00C0385C"/>
    <w:rsid w:val="00C07884"/>
    <w:rsid w:val="00C07A01"/>
    <w:rsid w:val="00C10290"/>
    <w:rsid w:val="00C15FA3"/>
    <w:rsid w:val="00C17812"/>
    <w:rsid w:val="00C203C8"/>
    <w:rsid w:val="00C22E95"/>
    <w:rsid w:val="00C23680"/>
    <w:rsid w:val="00C237BE"/>
    <w:rsid w:val="00C263E5"/>
    <w:rsid w:val="00C26BD0"/>
    <w:rsid w:val="00C277E9"/>
    <w:rsid w:val="00C31FB8"/>
    <w:rsid w:val="00C36DCF"/>
    <w:rsid w:val="00C37D04"/>
    <w:rsid w:val="00C41FE2"/>
    <w:rsid w:val="00C43385"/>
    <w:rsid w:val="00C43D07"/>
    <w:rsid w:val="00C45925"/>
    <w:rsid w:val="00C46736"/>
    <w:rsid w:val="00C46BD1"/>
    <w:rsid w:val="00C472EB"/>
    <w:rsid w:val="00C50659"/>
    <w:rsid w:val="00C50A82"/>
    <w:rsid w:val="00C516C5"/>
    <w:rsid w:val="00C5268B"/>
    <w:rsid w:val="00C534B8"/>
    <w:rsid w:val="00C56A79"/>
    <w:rsid w:val="00C62A48"/>
    <w:rsid w:val="00C64E65"/>
    <w:rsid w:val="00C64F57"/>
    <w:rsid w:val="00C65457"/>
    <w:rsid w:val="00C66DEF"/>
    <w:rsid w:val="00C70D61"/>
    <w:rsid w:val="00C71DC5"/>
    <w:rsid w:val="00C73149"/>
    <w:rsid w:val="00C73270"/>
    <w:rsid w:val="00C74AA6"/>
    <w:rsid w:val="00C77680"/>
    <w:rsid w:val="00C778EF"/>
    <w:rsid w:val="00C779B1"/>
    <w:rsid w:val="00C807B4"/>
    <w:rsid w:val="00C818A5"/>
    <w:rsid w:val="00C81982"/>
    <w:rsid w:val="00C83C7B"/>
    <w:rsid w:val="00C90390"/>
    <w:rsid w:val="00C92DE7"/>
    <w:rsid w:val="00C93495"/>
    <w:rsid w:val="00C95D20"/>
    <w:rsid w:val="00C96885"/>
    <w:rsid w:val="00C971B4"/>
    <w:rsid w:val="00C97DC8"/>
    <w:rsid w:val="00CA0067"/>
    <w:rsid w:val="00CA13CB"/>
    <w:rsid w:val="00CA19E5"/>
    <w:rsid w:val="00CA25EB"/>
    <w:rsid w:val="00CA4CBE"/>
    <w:rsid w:val="00CA5238"/>
    <w:rsid w:val="00CA5EE9"/>
    <w:rsid w:val="00CA66F0"/>
    <w:rsid w:val="00CA7148"/>
    <w:rsid w:val="00CB2A06"/>
    <w:rsid w:val="00CB4141"/>
    <w:rsid w:val="00CB56BA"/>
    <w:rsid w:val="00CC149E"/>
    <w:rsid w:val="00CC19EB"/>
    <w:rsid w:val="00CC2017"/>
    <w:rsid w:val="00CC4338"/>
    <w:rsid w:val="00CC5D63"/>
    <w:rsid w:val="00CC60AA"/>
    <w:rsid w:val="00CC62E6"/>
    <w:rsid w:val="00CC69E1"/>
    <w:rsid w:val="00CD32C5"/>
    <w:rsid w:val="00CD3C7E"/>
    <w:rsid w:val="00CD4523"/>
    <w:rsid w:val="00CD4856"/>
    <w:rsid w:val="00CD4C9E"/>
    <w:rsid w:val="00CD6039"/>
    <w:rsid w:val="00CD6972"/>
    <w:rsid w:val="00CD779B"/>
    <w:rsid w:val="00CE0CD3"/>
    <w:rsid w:val="00CE2D36"/>
    <w:rsid w:val="00CE3085"/>
    <w:rsid w:val="00CE53B8"/>
    <w:rsid w:val="00CE583D"/>
    <w:rsid w:val="00CF1BCD"/>
    <w:rsid w:val="00CF5F6A"/>
    <w:rsid w:val="00CF68B5"/>
    <w:rsid w:val="00CF6D2A"/>
    <w:rsid w:val="00CF6DEF"/>
    <w:rsid w:val="00D017B8"/>
    <w:rsid w:val="00D10186"/>
    <w:rsid w:val="00D116A3"/>
    <w:rsid w:val="00D13F4D"/>
    <w:rsid w:val="00D13F73"/>
    <w:rsid w:val="00D1564E"/>
    <w:rsid w:val="00D16712"/>
    <w:rsid w:val="00D1770C"/>
    <w:rsid w:val="00D20857"/>
    <w:rsid w:val="00D21130"/>
    <w:rsid w:val="00D21D18"/>
    <w:rsid w:val="00D22992"/>
    <w:rsid w:val="00D312C4"/>
    <w:rsid w:val="00D32122"/>
    <w:rsid w:val="00D3289F"/>
    <w:rsid w:val="00D33710"/>
    <w:rsid w:val="00D34EAC"/>
    <w:rsid w:val="00D426F9"/>
    <w:rsid w:val="00D42DB7"/>
    <w:rsid w:val="00D43EB6"/>
    <w:rsid w:val="00D45CD5"/>
    <w:rsid w:val="00D47B4A"/>
    <w:rsid w:val="00D52586"/>
    <w:rsid w:val="00D53332"/>
    <w:rsid w:val="00D56C7F"/>
    <w:rsid w:val="00D63A52"/>
    <w:rsid w:val="00D66D32"/>
    <w:rsid w:val="00D67BA7"/>
    <w:rsid w:val="00D70271"/>
    <w:rsid w:val="00D70784"/>
    <w:rsid w:val="00D727F7"/>
    <w:rsid w:val="00D72B90"/>
    <w:rsid w:val="00D7404B"/>
    <w:rsid w:val="00D744D5"/>
    <w:rsid w:val="00D74F8D"/>
    <w:rsid w:val="00D772EF"/>
    <w:rsid w:val="00D80192"/>
    <w:rsid w:val="00D80CEA"/>
    <w:rsid w:val="00D83677"/>
    <w:rsid w:val="00D86D05"/>
    <w:rsid w:val="00D87607"/>
    <w:rsid w:val="00D8782C"/>
    <w:rsid w:val="00D93015"/>
    <w:rsid w:val="00D93236"/>
    <w:rsid w:val="00D9507E"/>
    <w:rsid w:val="00D953FD"/>
    <w:rsid w:val="00D975D6"/>
    <w:rsid w:val="00DA2F56"/>
    <w:rsid w:val="00DA6013"/>
    <w:rsid w:val="00DA7462"/>
    <w:rsid w:val="00DB3B52"/>
    <w:rsid w:val="00DB422A"/>
    <w:rsid w:val="00DB4594"/>
    <w:rsid w:val="00DB4A0C"/>
    <w:rsid w:val="00DC1012"/>
    <w:rsid w:val="00DC2B50"/>
    <w:rsid w:val="00DC326F"/>
    <w:rsid w:val="00DC5434"/>
    <w:rsid w:val="00DC749C"/>
    <w:rsid w:val="00DD242F"/>
    <w:rsid w:val="00DD471A"/>
    <w:rsid w:val="00DD4A8E"/>
    <w:rsid w:val="00DD4FF8"/>
    <w:rsid w:val="00DD6489"/>
    <w:rsid w:val="00DD6910"/>
    <w:rsid w:val="00DD6D21"/>
    <w:rsid w:val="00DE03E0"/>
    <w:rsid w:val="00DE1BFD"/>
    <w:rsid w:val="00DE3119"/>
    <w:rsid w:val="00DE5D0B"/>
    <w:rsid w:val="00DE6A77"/>
    <w:rsid w:val="00DE7262"/>
    <w:rsid w:val="00DF1575"/>
    <w:rsid w:val="00DF21D9"/>
    <w:rsid w:val="00DF22E0"/>
    <w:rsid w:val="00DF2376"/>
    <w:rsid w:val="00DF4F21"/>
    <w:rsid w:val="00DF53D3"/>
    <w:rsid w:val="00DF55B5"/>
    <w:rsid w:val="00DF6195"/>
    <w:rsid w:val="00DF64DD"/>
    <w:rsid w:val="00DF74EB"/>
    <w:rsid w:val="00DF7C0D"/>
    <w:rsid w:val="00E025AF"/>
    <w:rsid w:val="00E02615"/>
    <w:rsid w:val="00E05263"/>
    <w:rsid w:val="00E05B5C"/>
    <w:rsid w:val="00E062E9"/>
    <w:rsid w:val="00E06637"/>
    <w:rsid w:val="00E07604"/>
    <w:rsid w:val="00E12240"/>
    <w:rsid w:val="00E123FE"/>
    <w:rsid w:val="00E12433"/>
    <w:rsid w:val="00E137AC"/>
    <w:rsid w:val="00E15FA4"/>
    <w:rsid w:val="00E15FF9"/>
    <w:rsid w:val="00E203E7"/>
    <w:rsid w:val="00E20C71"/>
    <w:rsid w:val="00E21241"/>
    <w:rsid w:val="00E21CBC"/>
    <w:rsid w:val="00E23B89"/>
    <w:rsid w:val="00E269B7"/>
    <w:rsid w:val="00E26B57"/>
    <w:rsid w:val="00E26FEA"/>
    <w:rsid w:val="00E2719E"/>
    <w:rsid w:val="00E3144F"/>
    <w:rsid w:val="00E325DF"/>
    <w:rsid w:val="00E32821"/>
    <w:rsid w:val="00E32E9B"/>
    <w:rsid w:val="00E33DFF"/>
    <w:rsid w:val="00E351C2"/>
    <w:rsid w:val="00E35458"/>
    <w:rsid w:val="00E41BCB"/>
    <w:rsid w:val="00E41FB6"/>
    <w:rsid w:val="00E4449B"/>
    <w:rsid w:val="00E51498"/>
    <w:rsid w:val="00E5233D"/>
    <w:rsid w:val="00E52A63"/>
    <w:rsid w:val="00E559EC"/>
    <w:rsid w:val="00E57E19"/>
    <w:rsid w:val="00E6251D"/>
    <w:rsid w:val="00E701C7"/>
    <w:rsid w:val="00E70A91"/>
    <w:rsid w:val="00E7269C"/>
    <w:rsid w:val="00E741CD"/>
    <w:rsid w:val="00E75907"/>
    <w:rsid w:val="00E803D5"/>
    <w:rsid w:val="00E8186E"/>
    <w:rsid w:val="00E81F07"/>
    <w:rsid w:val="00E87AFD"/>
    <w:rsid w:val="00E90ADD"/>
    <w:rsid w:val="00E9145B"/>
    <w:rsid w:val="00E91926"/>
    <w:rsid w:val="00E92446"/>
    <w:rsid w:val="00E93F30"/>
    <w:rsid w:val="00E95E9C"/>
    <w:rsid w:val="00E9623A"/>
    <w:rsid w:val="00E962BA"/>
    <w:rsid w:val="00E96642"/>
    <w:rsid w:val="00EA061B"/>
    <w:rsid w:val="00EA075D"/>
    <w:rsid w:val="00EA075F"/>
    <w:rsid w:val="00EA0B74"/>
    <w:rsid w:val="00EA1DC1"/>
    <w:rsid w:val="00EA4B02"/>
    <w:rsid w:val="00EA76F7"/>
    <w:rsid w:val="00EB0613"/>
    <w:rsid w:val="00EB4306"/>
    <w:rsid w:val="00EB441F"/>
    <w:rsid w:val="00EB7784"/>
    <w:rsid w:val="00EC1B32"/>
    <w:rsid w:val="00EC325E"/>
    <w:rsid w:val="00EC3584"/>
    <w:rsid w:val="00EC6B3A"/>
    <w:rsid w:val="00EC7E83"/>
    <w:rsid w:val="00EC7ECC"/>
    <w:rsid w:val="00ED02D2"/>
    <w:rsid w:val="00ED1EC1"/>
    <w:rsid w:val="00ED3C4F"/>
    <w:rsid w:val="00ED4B44"/>
    <w:rsid w:val="00ED51CF"/>
    <w:rsid w:val="00ED6859"/>
    <w:rsid w:val="00EE06B7"/>
    <w:rsid w:val="00EE1172"/>
    <w:rsid w:val="00EE2298"/>
    <w:rsid w:val="00EE29BB"/>
    <w:rsid w:val="00EF0219"/>
    <w:rsid w:val="00EF0F64"/>
    <w:rsid w:val="00EF3413"/>
    <w:rsid w:val="00EF5366"/>
    <w:rsid w:val="00EF685E"/>
    <w:rsid w:val="00EF77A9"/>
    <w:rsid w:val="00F01063"/>
    <w:rsid w:val="00F02DC4"/>
    <w:rsid w:val="00F062D0"/>
    <w:rsid w:val="00F06BCB"/>
    <w:rsid w:val="00F06CFB"/>
    <w:rsid w:val="00F12071"/>
    <w:rsid w:val="00F12313"/>
    <w:rsid w:val="00F131FA"/>
    <w:rsid w:val="00F1348A"/>
    <w:rsid w:val="00F13C4E"/>
    <w:rsid w:val="00F1473D"/>
    <w:rsid w:val="00F20234"/>
    <w:rsid w:val="00F224CC"/>
    <w:rsid w:val="00F232F6"/>
    <w:rsid w:val="00F233E1"/>
    <w:rsid w:val="00F26E5F"/>
    <w:rsid w:val="00F272DD"/>
    <w:rsid w:val="00F32DE6"/>
    <w:rsid w:val="00F32F4E"/>
    <w:rsid w:val="00F359D0"/>
    <w:rsid w:val="00F373D3"/>
    <w:rsid w:val="00F4006B"/>
    <w:rsid w:val="00F40287"/>
    <w:rsid w:val="00F436AE"/>
    <w:rsid w:val="00F46EE4"/>
    <w:rsid w:val="00F47365"/>
    <w:rsid w:val="00F47C75"/>
    <w:rsid w:val="00F50704"/>
    <w:rsid w:val="00F53B0A"/>
    <w:rsid w:val="00F547B4"/>
    <w:rsid w:val="00F549A2"/>
    <w:rsid w:val="00F63FBB"/>
    <w:rsid w:val="00F6439F"/>
    <w:rsid w:val="00F6457D"/>
    <w:rsid w:val="00F67A18"/>
    <w:rsid w:val="00F7353B"/>
    <w:rsid w:val="00F74E8E"/>
    <w:rsid w:val="00F75C10"/>
    <w:rsid w:val="00F76C60"/>
    <w:rsid w:val="00F830B0"/>
    <w:rsid w:val="00F838FE"/>
    <w:rsid w:val="00F84C07"/>
    <w:rsid w:val="00F9311A"/>
    <w:rsid w:val="00F94183"/>
    <w:rsid w:val="00F95DC4"/>
    <w:rsid w:val="00F97E35"/>
    <w:rsid w:val="00FA14B1"/>
    <w:rsid w:val="00FA34BB"/>
    <w:rsid w:val="00FA5180"/>
    <w:rsid w:val="00FA5E50"/>
    <w:rsid w:val="00FA78E0"/>
    <w:rsid w:val="00FA7FB3"/>
    <w:rsid w:val="00FB3CC4"/>
    <w:rsid w:val="00FB442E"/>
    <w:rsid w:val="00FB7D87"/>
    <w:rsid w:val="00FB7DE3"/>
    <w:rsid w:val="00FC0FC1"/>
    <w:rsid w:val="00FC16D5"/>
    <w:rsid w:val="00FC320B"/>
    <w:rsid w:val="00FD1135"/>
    <w:rsid w:val="00FD4C64"/>
    <w:rsid w:val="00FD4C94"/>
    <w:rsid w:val="00FE0E3A"/>
    <w:rsid w:val="00FE1FAD"/>
    <w:rsid w:val="00FE3036"/>
    <w:rsid w:val="00FE30CA"/>
    <w:rsid w:val="00FE4617"/>
    <w:rsid w:val="00FE5333"/>
    <w:rsid w:val="00FE7A07"/>
    <w:rsid w:val="00FF04E6"/>
    <w:rsid w:val="00FF0531"/>
    <w:rsid w:val="00FF0E2D"/>
    <w:rsid w:val="00FF3809"/>
    <w:rsid w:val="00FF718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8F791"/>
  <w15:chartTrackingRefBased/>
  <w15:docId w15:val="{FBF65C92-7D49-4BE7-BA4A-E0F99E248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6C6DC6"/>
  </w:style>
  <w:style w:type="character" w:customStyle="1" w:styleId="ggboefpdpvb">
    <w:name w:val="ggboefpdpvb"/>
    <w:basedOn w:val="DefaultParagraphFont"/>
    <w:rsid w:val="00526B96"/>
  </w:style>
  <w:style w:type="character" w:styleId="Hyperlink">
    <w:name w:val="Hyperlink"/>
    <w:basedOn w:val="DefaultParagraphFont"/>
    <w:uiPriority w:val="99"/>
    <w:unhideWhenUsed/>
    <w:rsid w:val="004022EB"/>
    <w:rPr>
      <w:color w:val="0563C1" w:themeColor="hyperlink"/>
      <w:u w:val="single"/>
    </w:rPr>
  </w:style>
  <w:style w:type="character" w:customStyle="1" w:styleId="UnresolvedMention1">
    <w:name w:val="Unresolved Mention1"/>
    <w:basedOn w:val="DefaultParagraphFont"/>
    <w:uiPriority w:val="99"/>
    <w:semiHidden/>
    <w:unhideWhenUsed/>
    <w:rsid w:val="004022EB"/>
    <w:rPr>
      <w:color w:val="605E5C"/>
      <w:shd w:val="clear" w:color="auto" w:fill="E1DFDD"/>
    </w:rPr>
  </w:style>
  <w:style w:type="character" w:styleId="PlaceholderText">
    <w:name w:val="Placeholder Text"/>
    <w:basedOn w:val="DefaultParagraphFont"/>
    <w:uiPriority w:val="99"/>
    <w:semiHidden/>
    <w:rsid w:val="00DF4F21"/>
    <w:rPr>
      <w:color w:val="808080"/>
    </w:rPr>
  </w:style>
  <w:style w:type="character" w:styleId="CommentReference">
    <w:name w:val="annotation reference"/>
    <w:basedOn w:val="DefaultParagraphFont"/>
    <w:uiPriority w:val="99"/>
    <w:semiHidden/>
    <w:unhideWhenUsed/>
    <w:rsid w:val="00AB063C"/>
    <w:rPr>
      <w:sz w:val="16"/>
      <w:szCs w:val="16"/>
    </w:rPr>
  </w:style>
  <w:style w:type="paragraph" w:styleId="CommentText">
    <w:name w:val="annotation text"/>
    <w:basedOn w:val="Normal"/>
    <w:link w:val="CommentTextChar"/>
    <w:uiPriority w:val="99"/>
    <w:unhideWhenUsed/>
    <w:rsid w:val="00AB063C"/>
    <w:pPr>
      <w:spacing w:line="240" w:lineRule="auto"/>
    </w:pPr>
    <w:rPr>
      <w:sz w:val="20"/>
      <w:szCs w:val="20"/>
    </w:rPr>
  </w:style>
  <w:style w:type="character" w:customStyle="1" w:styleId="CommentTextChar">
    <w:name w:val="Comment Text Char"/>
    <w:basedOn w:val="DefaultParagraphFont"/>
    <w:link w:val="CommentText"/>
    <w:uiPriority w:val="99"/>
    <w:rsid w:val="00AB063C"/>
    <w:rPr>
      <w:sz w:val="20"/>
      <w:szCs w:val="20"/>
    </w:rPr>
  </w:style>
  <w:style w:type="paragraph" w:styleId="CommentSubject">
    <w:name w:val="annotation subject"/>
    <w:basedOn w:val="CommentText"/>
    <w:next w:val="CommentText"/>
    <w:link w:val="CommentSubjectChar"/>
    <w:uiPriority w:val="99"/>
    <w:semiHidden/>
    <w:unhideWhenUsed/>
    <w:rsid w:val="00AB063C"/>
    <w:rPr>
      <w:b/>
      <w:bCs/>
    </w:rPr>
  </w:style>
  <w:style w:type="character" w:customStyle="1" w:styleId="CommentSubjectChar">
    <w:name w:val="Comment Subject Char"/>
    <w:basedOn w:val="CommentTextChar"/>
    <w:link w:val="CommentSubject"/>
    <w:uiPriority w:val="99"/>
    <w:semiHidden/>
    <w:rsid w:val="00AB063C"/>
    <w:rPr>
      <w:b/>
      <w:bCs/>
      <w:sz w:val="20"/>
      <w:szCs w:val="20"/>
    </w:rPr>
  </w:style>
  <w:style w:type="paragraph" w:styleId="Revision">
    <w:name w:val="Revision"/>
    <w:hidden/>
    <w:uiPriority w:val="99"/>
    <w:semiHidden/>
    <w:rsid w:val="008814ED"/>
    <w:pPr>
      <w:spacing w:after="0" w:line="240" w:lineRule="auto"/>
    </w:pPr>
  </w:style>
  <w:style w:type="paragraph" w:styleId="NormalWeb">
    <w:name w:val="Normal (Web)"/>
    <w:basedOn w:val="Normal"/>
    <w:uiPriority w:val="99"/>
    <w:unhideWhenUsed/>
    <w:rsid w:val="002D7E55"/>
    <w:pPr>
      <w:spacing w:before="100" w:beforeAutospacing="1" w:after="100" w:afterAutospacing="1" w:line="240" w:lineRule="auto"/>
    </w:pPr>
    <w:rPr>
      <w:rFonts w:ascii="Times New Roman" w:eastAsia="Times New Roman" w:hAnsi="Times New Roman" w:cs="Times New Roman"/>
      <w:sz w:val="24"/>
      <w:szCs w:val="24"/>
    </w:rPr>
  </w:style>
  <w:style w:type="character" w:styleId="FootnoteReference">
    <w:name w:val="footnote reference"/>
    <w:uiPriority w:val="99"/>
    <w:semiHidden/>
    <w:unhideWhenUsed/>
    <w:qFormat/>
    <w:rsid w:val="002D7E55"/>
    <w:rPr>
      <w:vertAlign w:val="superscript"/>
    </w:rPr>
  </w:style>
  <w:style w:type="character" w:styleId="Emphasis">
    <w:name w:val="Emphasis"/>
    <w:basedOn w:val="DefaultParagraphFont"/>
    <w:uiPriority w:val="20"/>
    <w:qFormat/>
    <w:rsid w:val="002D7E55"/>
    <w:rPr>
      <w:i/>
      <w:iCs/>
    </w:rPr>
  </w:style>
  <w:style w:type="paragraph" w:styleId="ListParagraph">
    <w:name w:val="List Paragraph"/>
    <w:basedOn w:val="Normal"/>
    <w:uiPriority w:val="34"/>
    <w:qFormat/>
    <w:rsid w:val="0012114B"/>
    <w:pPr>
      <w:ind w:left="720"/>
      <w:contextualSpacing/>
    </w:pPr>
  </w:style>
  <w:style w:type="paragraph" w:styleId="Header">
    <w:name w:val="header"/>
    <w:basedOn w:val="Normal"/>
    <w:link w:val="HeaderChar"/>
    <w:uiPriority w:val="99"/>
    <w:unhideWhenUsed/>
    <w:rsid w:val="00023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7FE"/>
  </w:style>
  <w:style w:type="paragraph" w:styleId="Footer">
    <w:name w:val="footer"/>
    <w:basedOn w:val="Normal"/>
    <w:link w:val="FooterChar"/>
    <w:uiPriority w:val="99"/>
    <w:unhideWhenUsed/>
    <w:rsid w:val="00023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7FE"/>
  </w:style>
  <w:style w:type="paragraph" w:styleId="BalloonText">
    <w:name w:val="Balloon Text"/>
    <w:basedOn w:val="Normal"/>
    <w:link w:val="BalloonTextChar"/>
    <w:uiPriority w:val="99"/>
    <w:semiHidden/>
    <w:unhideWhenUsed/>
    <w:rsid w:val="00B449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902"/>
    <w:rPr>
      <w:rFonts w:ascii="Segoe UI" w:hAnsi="Segoe UI" w:cs="Segoe UI"/>
      <w:sz w:val="18"/>
      <w:szCs w:val="18"/>
    </w:rPr>
  </w:style>
  <w:style w:type="character" w:styleId="UnresolvedMention">
    <w:name w:val="Unresolved Mention"/>
    <w:basedOn w:val="DefaultParagraphFont"/>
    <w:uiPriority w:val="99"/>
    <w:semiHidden/>
    <w:unhideWhenUsed/>
    <w:rsid w:val="001E0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419">
      <w:bodyDiv w:val="1"/>
      <w:marLeft w:val="0"/>
      <w:marRight w:val="0"/>
      <w:marTop w:val="0"/>
      <w:marBottom w:val="0"/>
      <w:divBdr>
        <w:top w:val="none" w:sz="0" w:space="0" w:color="auto"/>
        <w:left w:val="none" w:sz="0" w:space="0" w:color="auto"/>
        <w:bottom w:val="none" w:sz="0" w:space="0" w:color="auto"/>
        <w:right w:val="none" w:sz="0" w:space="0" w:color="auto"/>
      </w:divBdr>
    </w:div>
    <w:div w:id="25716424">
      <w:bodyDiv w:val="1"/>
      <w:marLeft w:val="0"/>
      <w:marRight w:val="0"/>
      <w:marTop w:val="0"/>
      <w:marBottom w:val="0"/>
      <w:divBdr>
        <w:top w:val="none" w:sz="0" w:space="0" w:color="auto"/>
        <w:left w:val="none" w:sz="0" w:space="0" w:color="auto"/>
        <w:bottom w:val="none" w:sz="0" w:space="0" w:color="auto"/>
        <w:right w:val="none" w:sz="0" w:space="0" w:color="auto"/>
      </w:divBdr>
      <w:divsChild>
        <w:div w:id="1376470903">
          <w:marLeft w:val="640"/>
          <w:marRight w:val="0"/>
          <w:marTop w:val="0"/>
          <w:marBottom w:val="0"/>
          <w:divBdr>
            <w:top w:val="none" w:sz="0" w:space="0" w:color="auto"/>
            <w:left w:val="none" w:sz="0" w:space="0" w:color="auto"/>
            <w:bottom w:val="none" w:sz="0" w:space="0" w:color="auto"/>
            <w:right w:val="none" w:sz="0" w:space="0" w:color="auto"/>
          </w:divBdr>
        </w:div>
        <w:div w:id="908076608">
          <w:marLeft w:val="640"/>
          <w:marRight w:val="0"/>
          <w:marTop w:val="0"/>
          <w:marBottom w:val="0"/>
          <w:divBdr>
            <w:top w:val="none" w:sz="0" w:space="0" w:color="auto"/>
            <w:left w:val="none" w:sz="0" w:space="0" w:color="auto"/>
            <w:bottom w:val="none" w:sz="0" w:space="0" w:color="auto"/>
            <w:right w:val="none" w:sz="0" w:space="0" w:color="auto"/>
          </w:divBdr>
        </w:div>
        <w:div w:id="31538606">
          <w:marLeft w:val="640"/>
          <w:marRight w:val="0"/>
          <w:marTop w:val="0"/>
          <w:marBottom w:val="0"/>
          <w:divBdr>
            <w:top w:val="none" w:sz="0" w:space="0" w:color="auto"/>
            <w:left w:val="none" w:sz="0" w:space="0" w:color="auto"/>
            <w:bottom w:val="none" w:sz="0" w:space="0" w:color="auto"/>
            <w:right w:val="none" w:sz="0" w:space="0" w:color="auto"/>
          </w:divBdr>
        </w:div>
        <w:div w:id="1503085929">
          <w:marLeft w:val="640"/>
          <w:marRight w:val="0"/>
          <w:marTop w:val="0"/>
          <w:marBottom w:val="0"/>
          <w:divBdr>
            <w:top w:val="none" w:sz="0" w:space="0" w:color="auto"/>
            <w:left w:val="none" w:sz="0" w:space="0" w:color="auto"/>
            <w:bottom w:val="none" w:sz="0" w:space="0" w:color="auto"/>
            <w:right w:val="none" w:sz="0" w:space="0" w:color="auto"/>
          </w:divBdr>
        </w:div>
        <w:div w:id="1601596096">
          <w:marLeft w:val="640"/>
          <w:marRight w:val="0"/>
          <w:marTop w:val="0"/>
          <w:marBottom w:val="0"/>
          <w:divBdr>
            <w:top w:val="none" w:sz="0" w:space="0" w:color="auto"/>
            <w:left w:val="none" w:sz="0" w:space="0" w:color="auto"/>
            <w:bottom w:val="none" w:sz="0" w:space="0" w:color="auto"/>
            <w:right w:val="none" w:sz="0" w:space="0" w:color="auto"/>
          </w:divBdr>
        </w:div>
        <w:div w:id="2041204275">
          <w:marLeft w:val="640"/>
          <w:marRight w:val="0"/>
          <w:marTop w:val="0"/>
          <w:marBottom w:val="0"/>
          <w:divBdr>
            <w:top w:val="none" w:sz="0" w:space="0" w:color="auto"/>
            <w:left w:val="none" w:sz="0" w:space="0" w:color="auto"/>
            <w:bottom w:val="none" w:sz="0" w:space="0" w:color="auto"/>
            <w:right w:val="none" w:sz="0" w:space="0" w:color="auto"/>
          </w:divBdr>
        </w:div>
        <w:div w:id="384790932">
          <w:marLeft w:val="640"/>
          <w:marRight w:val="0"/>
          <w:marTop w:val="0"/>
          <w:marBottom w:val="0"/>
          <w:divBdr>
            <w:top w:val="none" w:sz="0" w:space="0" w:color="auto"/>
            <w:left w:val="none" w:sz="0" w:space="0" w:color="auto"/>
            <w:bottom w:val="none" w:sz="0" w:space="0" w:color="auto"/>
            <w:right w:val="none" w:sz="0" w:space="0" w:color="auto"/>
          </w:divBdr>
        </w:div>
        <w:div w:id="1984043775">
          <w:marLeft w:val="640"/>
          <w:marRight w:val="0"/>
          <w:marTop w:val="0"/>
          <w:marBottom w:val="0"/>
          <w:divBdr>
            <w:top w:val="none" w:sz="0" w:space="0" w:color="auto"/>
            <w:left w:val="none" w:sz="0" w:space="0" w:color="auto"/>
            <w:bottom w:val="none" w:sz="0" w:space="0" w:color="auto"/>
            <w:right w:val="none" w:sz="0" w:space="0" w:color="auto"/>
          </w:divBdr>
        </w:div>
        <w:div w:id="932277324">
          <w:marLeft w:val="640"/>
          <w:marRight w:val="0"/>
          <w:marTop w:val="0"/>
          <w:marBottom w:val="0"/>
          <w:divBdr>
            <w:top w:val="none" w:sz="0" w:space="0" w:color="auto"/>
            <w:left w:val="none" w:sz="0" w:space="0" w:color="auto"/>
            <w:bottom w:val="none" w:sz="0" w:space="0" w:color="auto"/>
            <w:right w:val="none" w:sz="0" w:space="0" w:color="auto"/>
          </w:divBdr>
        </w:div>
        <w:div w:id="1232497554">
          <w:marLeft w:val="640"/>
          <w:marRight w:val="0"/>
          <w:marTop w:val="0"/>
          <w:marBottom w:val="0"/>
          <w:divBdr>
            <w:top w:val="none" w:sz="0" w:space="0" w:color="auto"/>
            <w:left w:val="none" w:sz="0" w:space="0" w:color="auto"/>
            <w:bottom w:val="none" w:sz="0" w:space="0" w:color="auto"/>
            <w:right w:val="none" w:sz="0" w:space="0" w:color="auto"/>
          </w:divBdr>
        </w:div>
        <w:div w:id="1867862606">
          <w:marLeft w:val="640"/>
          <w:marRight w:val="0"/>
          <w:marTop w:val="0"/>
          <w:marBottom w:val="0"/>
          <w:divBdr>
            <w:top w:val="none" w:sz="0" w:space="0" w:color="auto"/>
            <w:left w:val="none" w:sz="0" w:space="0" w:color="auto"/>
            <w:bottom w:val="none" w:sz="0" w:space="0" w:color="auto"/>
            <w:right w:val="none" w:sz="0" w:space="0" w:color="auto"/>
          </w:divBdr>
        </w:div>
        <w:div w:id="268202286">
          <w:marLeft w:val="640"/>
          <w:marRight w:val="0"/>
          <w:marTop w:val="0"/>
          <w:marBottom w:val="0"/>
          <w:divBdr>
            <w:top w:val="none" w:sz="0" w:space="0" w:color="auto"/>
            <w:left w:val="none" w:sz="0" w:space="0" w:color="auto"/>
            <w:bottom w:val="none" w:sz="0" w:space="0" w:color="auto"/>
            <w:right w:val="none" w:sz="0" w:space="0" w:color="auto"/>
          </w:divBdr>
        </w:div>
        <w:div w:id="692535775">
          <w:marLeft w:val="640"/>
          <w:marRight w:val="0"/>
          <w:marTop w:val="0"/>
          <w:marBottom w:val="0"/>
          <w:divBdr>
            <w:top w:val="none" w:sz="0" w:space="0" w:color="auto"/>
            <w:left w:val="none" w:sz="0" w:space="0" w:color="auto"/>
            <w:bottom w:val="none" w:sz="0" w:space="0" w:color="auto"/>
            <w:right w:val="none" w:sz="0" w:space="0" w:color="auto"/>
          </w:divBdr>
        </w:div>
        <w:div w:id="425006631">
          <w:marLeft w:val="640"/>
          <w:marRight w:val="0"/>
          <w:marTop w:val="0"/>
          <w:marBottom w:val="0"/>
          <w:divBdr>
            <w:top w:val="none" w:sz="0" w:space="0" w:color="auto"/>
            <w:left w:val="none" w:sz="0" w:space="0" w:color="auto"/>
            <w:bottom w:val="none" w:sz="0" w:space="0" w:color="auto"/>
            <w:right w:val="none" w:sz="0" w:space="0" w:color="auto"/>
          </w:divBdr>
        </w:div>
        <w:div w:id="1634021452">
          <w:marLeft w:val="640"/>
          <w:marRight w:val="0"/>
          <w:marTop w:val="0"/>
          <w:marBottom w:val="0"/>
          <w:divBdr>
            <w:top w:val="none" w:sz="0" w:space="0" w:color="auto"/>
            <w:left w:val="none" w:sz="0" w:space="0" w:color="auto"/>
            <w:bottom w:val="none" w:sz="0" w:space="0" w:color="auto"/>
            <w:right w:val="none" w:sz="0" w:space="0" w:color="auto"/>
          </w:divBdr>
        </w:div>
        <w:div w:id="2072314063">
          <w:marLeft w:val="640"/>
          <w:marRight w:val="0"/>
          <w:marTop w:val="0"/>
          <w:marBottom w:val="0"/>
          <w:divBdr>
            <w:top w:val="none" w:sz="0" w:space="0" w:color="auto"/>
            <w:left w:val="none" w:sz="0" w:space="0" w:color="auto"/>
            <w:bottom w:val="none" w:sz="0" w:space="0" w:color="auto"/>
            <w:right w:val="none" w:sz="0" w:space="0" w:color="auto"/>
          </w:divBdr>
        </w:div>
        <w:div w:id="59789994">
          <w:marLeft w:val="640"/>
          <w:marRight w:val="0"/>
          <w:marTop w:val="0"/>
          <w:marBottom w:val="0"/>
          <w:divBdr>
            <w:top w:val="none" w:sz="0" w:space="0" w:color="auto"/>
            <w:left w:val="none" w:sz="0" w:space="0" w:color="auto"/>
            <w:bottom w:val="none" w:sz="0" w:space="0" w:color="auto"/>
            <w:right w:val="none" w:sz="0" w:space="0" w:color="auto"/>
          </w:divBdr>
        </w:div>
        <w:div w:id="1763719206">
          <w:marLeft w:val="640"/>
          <w:marRight w:val="0"/>
          <w:marTop w:val="0"/>
          <w:marBottom w:val="0"/>
          <w:divBdr>
            <w:top w:val="none" w:sz="0" w:space="0" w:color="auto"/>
            <w:left w:val="none" w:sz="0" w:space="0" w:color="auto"/>
            <w:bottom w:val="none" w:sz="0" w:space="0" w:color="auto"/>
            <w:right w:val="none" w:sz="0" w:space="0" w:color="auto"/>
          </w:divBdr>
        </w:div>
        <w:div w:id="387461454">
          <w:marLeft w:val="640"/>
          <w:marRight w:val="0"/>
          <w:marTop w:val="0"/>
          <w:marBottom w:val="0"/>
          <w:divBdr>
            <w:top w:val="none" w:sz="0" w:space="0" w:color="auto"/>
            <w:left w:val="none" w:sz="0" w:space="0" w:color="auto"/>
            <w:bottom w:val="none" w:sz="0" w:space="0" w:color="auto"/>
            <w:right w:val="none" w:sz="0" w:space="0" w:color="auto"/>
          </w:divBdr>
        </w:div>
        <w:div w:id="403070670">
          <w:marLeft w:val="640"/>
          <w:marRight w:val="0"/>
          <w:marTop w:val="0"/>
          <w:marBottom w:val="0"/>
          <w:divBdr>
            <w:top w:val="none" w:sz="0" w:space="0" w:color="auto"/>
            <w:left w:val="none" w:sz="0" w:space="0" w:color="auto"/>
            <w:bottom w:val="none" w:sz="0" w:space="0" w:color="auto"/>
            <w:right w:val="none" w:sz="0" w:space="0" w:color="auto"/>
          </w:divBdr>
        </w:div>
        <w:div w:id="818039006">
          <w:marLeft w:val="640"/>
          <w:marRight w:val="0"/>
          <w:marTop w:val="0"/>
          <w:marBottom w:val="0"/>
          <w:divBdr>
            <w:top w:val="none" w:sz="0" w:space="0" w:color="auto"/>
            <w:left w:val="none" w:sz="0" w:space="0" w:color="auto"/>
            <w:bottom w:val="none" w:sz="0" w:space="0" w:color="auto"/>
            <w:right w:val="none" w:sz="0" w:space="0" w:color="auto"/>
          </w:divBdr>
        </w:div>
      </w:divsChild>
    </w:div>
    <w:div w:id="34742200">
      <w:bodyDiv w:val="1"/>
      <w:marLeft w:val="0"/>
      <w:marRight w:val="0"/>
      <w:marTop w:val="0"/>
      <w:marBottom w:val="0"/>
      <w:divBdr>
        <w:top w:val="none" w:sz="0" w:space="0" w:color="auto"/>
        <w:left w:val="none" w:sz="0" w:space="0" w:color="auto"/>
        <w:bottom w:val="none" w:sz="0" w:space="0" w:color="auto"/>
        <w:right w:val="none" w:sz="0" w:space="0" w:color="auto"/>
      </w:divBdr>
      <w:divsChild>
        <w:div w:id="1017195161">
          <w:marLeft w:val="640"/>
          <w:marRight w:val="0"/>
          <w:marTop w:val="0"/>
          <w:marBottom w:val="0"/>
          <w:divBdr>
            <w:top w:val="none" w:sz="0" w:space="0" w:color="auto"/>
            <w:left w:val="none" w:sz="0" w:space="0" w:color="auto"/>
            <w:bottom w:val="none" w:sz="0" w:space="0" w:color="auto"/>
            <w:right w:val="none" w:sz="0" w:space="0" w:color="auto"/>
          </w:divBdr>
        </w:div>
        <w:div w:id="1117679400">
          <w:marLeft w:val="640"/>
          <w:marRight w:val="0"/>
          <w:marTop w:val="0"/>
          <w:marBottom w:val="0"/>
          <w:divBdr>
            <w:top w:val="none" w:sz="0" w:space="0" w:color="auto"/>
            <w:left w:val="none" w:sz="0" w:space="0" w:color="auto"/>
            <w:bottom w:val="none" w:sz="0" w:space="0" w:color="auto"/>
            <w:right w:val="none" w:sz="0" w:space="0" w:color="auto"/>
          </w:divBdr>
        </w:div>
        <w:div w:id="1801609054">
          <w:marLeft w:val="640"/>
          <w:marRight w:val="0"/>
          <w:marTop w:val="0"/>
          <w:marBottom w:val="0"/>
          <w:divBdr>
            <w:top w:val="none" w:sz="0" w:space="0" w:color="auto"/>
            <w:left w:val="none" w:sz="0" w:space="0" w:color="auto"/>
            <w:bottom w:val="none" w:sz="0" w:space="0" w:color="auto"/>
            <w:right w:val="none" w:sz="0" w:space="0" w:color="auto"/>
          </w:divBdr>
        </w:div>
        <w:div w:id="1166437808">
          <w:marLeft w:val="640"/>
          <w:marRight w:val="0"/>
          <w:marTop w:val="0"/>
          <w:marBottom w:val="0"/>
          <w:divBdr>
            <w:top w:val="none" w:sz="0" w:space="0" w:color="auto"/>
            <w:left w:val="none" w:sz="0" w:space="0" w:color="auto"/>
            <w:bottom w:val="none" w:sz="0" w:space="0" w:color="auto"/>
            <w:right w:val="none" w:sz="0" w:space="0" w:color="auto"/>
          </w:divBdr>
        </w:div>
        <w:div w:id="850729363">
          <w:marLeft w:val="640"/>
          <w:marRight w:val="0"/>
          <w:marTop w:val="0"/>
          <w:marBottom w:val="0"/>
          <w:divBdr>
            <w:top w:val="none" w:sz="0" w:space="0" w:color="auto"/>
            <w:left w:val="none" w:sz="0" w:space="0" w:color="auto"/>
            <w:bottom w:val="none" w:sz="0" w:space="0" w:color="auto"/>
            <w:right w:val="none" w:sz="0" w:space="0" w:color="auto"/>
          </w:divBdr>
        </w:div>
        <w:div w:id="777065290">
          <w:marLeft w:val="640"/>
          <w:marRight w:val="0"/>
          <w:marTop w:val="0"/>
          <w:marBottom w:val="0"/>
          <w:divBdr>
            <w:top w:val="none" w:sz="0" w:space="0" w:color="auto"/>
            <w:left w:val="none" w:sz="0" w:space="0" w:color="auto"/>
            <w:bottom w:val="none" w:sz="0" w:space="0" w:color="auto"/>
            <w:right w:val="none" w:sz="0" w:space="0" w:color="auto"/>
          </w:divBdr>
        </w:div>
        <w:div w:id="2053918586">
          <w:marLeft w:val="640"/>
          <w:marRight w:val="0"/>
          <w:marTop w:val="0"/>
          <w:marBottom w:val="0"/>
          <w:divBdr>
            <w:top w:val="none" w:sz="0" w:space="0" w:color="auto"/>
            <w:left w:val="none" w:sz="0" w:space="0" w:color="auto"/>
            <w:bottom w:val="none" w:sz="0" w:space="0" w:color="auto"/>
            <w:right w:val="none" w:sz="0" w:space="0" w:color="auto"/>
          </w:divBdr>
        </w:div>
        <w:div w:id="172037898">
          <w:marLeft w:val="640"/>
          <w:marRight w:val="0"/>
          <w:marTop w:val="0"/>
          <w:marBottom w:val="0"/>
          <w:divBdr>
            <w:top w:val="none" w:sz="0" w:space="0" w:color="auto"/>
            <w:left w:val="none" w:sz="0" w:space="0" w:color="auto"/>
            <w:bottom w:val="none" w:sz="0" w:space="0" w:color="auto"/>
            <w:right w:val="none" w:sz="0" w:space="0" w:color="auto"/>
          </w:divBdr>
        </w:div>
        <w:div w:id="1732194498">
          <w:marLeft w:val="640"/>
          <w:marRight w:val="0"/>
          <w:marTop w:val="0"/>
          <w:marBottom w:val="0"/>
          <w:divBdr>
            <w:top w:val="none" w:sz="0" w:space="0" w:color="auto"/>
            <w:left w:val="none" w:sz="0" w:space="0" w:color="auto"/>
            <w:bottom w:val="none" w:sz="0" w:space="0" w:color="auto"/>
            <w:right w:val="none" w:sz="0" w:space="0" w:color="auto"/>
          </w:divBdr>
        </w:div>
        <w:div w:id="682124634">
          <w:marLeft w:val="640"/>
          <w:marRight w:val="0"/>
          <w:marTop w:val="0"/>
          <w:marBottom w:val="0"/>
          <w:divBdr>
            <w:top w:val="none" w:sz="0" w:space="0" w:color="auto"/>
            <w:left w:val="none" w:sz="0" w:space="0" w:color="auto"/>
            <w:bottom w:val="none" w:sz="0" w:space="0" w:color="auto"/>
            <w:right w:val="none" w:sz="0" w:space="0" w:color="auto"/>
          </w:divBdr>
        </w:div>
        <w:div w:id="1249578222">
          <w:marLeft w:val="640"/>
          <w:marRight w:val="0"/>
          <w:marTop w:val="0"/>
          <w:marBottom w:val="0"/>
          <w:divBdr>
            <w:top w:val="none" w:sz="0" w:space="0" w:color="auto"/>
            <w:left w:val="none" w:sz="0" w:space="0" w:color="auto"/>
            <w:bottom w:val="none" w:sz="0" w:space="0" w:color="auto"/>
            <w:right w:val="none" w:sz="0" w:space="0" w:color="auto"/>
          </w:divBdr>
        </w:div>
        <w:div w:id="97259633">
          <w:marLeft w:val="640"/>
          <w:marRight w:val="0"/>
          <w:marTop w:val="0"/>
          <w:marBottom w:val="0"/>
          <w:divBdr>
            <w:top w:val="none" w:sz="0" w:space="0" w:color="auto"/>
            <w:left w:val="none" w:sz="0" w:space="0" w:color="auto"/>
            <w:bottom w:val="none" w:sz="0" w:space="0" w:color="auto"/>
            <w:right w:val="none" w:sz="0" w:space="0" w:color="auto"/>
          </w:divBdr>
        </w:div>
        <w:div w:id="1496914971">
          <w:marLeft w:val="640"/>
          <w:marRight w:val="0"/>
          <w:marTop w:val="0"/>
          <w:marBottom w:val="0"/>
          <w:divBdr>
            <w:top w:val="none" w:sz="0" w:space="0" w:color="auto"/>
            <w:left w:val="none" w:sz="0" w:space="0" w:color="auto"/>
            <w:bottom w:val="none" w:sz="0" w:space="0" w:color="auto"/>
            <w:right w:val="none" w:sz="0" w:space="0" w:color="auto"/>
          </w:divBdr>
        </w:div>
        <w:div w:id="1043560750">
          <w:marLeft w:val="640"/>
          <w:marRight w:val="0"/>
          <w:marTop w:val="0"/>
          <w:marBottom w:val="0"/>
          <w:divBdr>
            <w:top w:val="none" w:sz="0" w:space="0" w:color="auto"/>
            <w:left w:val="none" w:sz="0" w:space="0" w:color="auto"/>
            <w:bottom w:val="none" w:sz="0" w:space="0" w:color="auto"/>
            <w:right w:val="none" w:sz="0" w:space="0" w:color="auto"/>
          </w:divBdr>
        </w:div>
        <w:div w:id="345838197">
          <w:marLeft w:val="640"/>
          <w:marRight w:val="0"/>
          <w:marTop w:val="0"/>
          <w:marBottom w:val="0"/>
          <w:divBdr>
            <w:top w:val="none" w:sz="0" w:space="0" w:color="auto"/>
            <w:left w:val="none" w:sz="0" w:space="0" w:color="auto"/>
            <w:bottom w:val="none" w:sz="0" w:space="0" w:color="auto"/>
            <w:right w:val="none" w:sz="0" w:space="0" w:color="auto"/>
          </w:divBdr>
        </w:div>
        <w:div w:id="346644131">
          <w:marLeft w:val="640"/>
          <w:marRight w:val="0"/>
          <w:marTop w:val="0"/>
          <w:marBottom w:val="0"/>
          <w:divBdr>
            <w:top w:val="none" w:sz="0" w:space="0" w:color="auto"/>
            <w:left w:val="none" w:sz="0" w:space="0" w:color="auto"/>
            <w:bottom w:val="none" w:sz="0" w:space="0" w:color="auto"/>
            <w:right w:val="none" w:sz="0" w:space="0" w:color="auto"/>
          </w:divBdr>
        </w:div>
        <w:div w:id="787628281">
          <w:marLeft w:val="640"/>
          <w:marRight w:val="0"/>
          <w:marTop w:val="0"/>
          <w:marBottom w:val="0"/>
          <w:divBdr>
            <w:top w:val="none" w:sz="0" w:space="0" w:color="auto"/>
            <w:left w:val="none" w:sz="0" w:space="0" w:color="auto"/>
            <w:bottom w:val="none" w:sz="0" w:space="0" w:color="auto"/>
            <w:right w:val="none" w:sz="0" w:space="0" w:color="auto"/>
          </w:divBdr>
        </w:div>
        <w:div w:id="527062869">
          <w:marLeft w:val="640"/>
          <w:marRight w:val="0"/>
          <w:marTop w:val="0"/>
          <w:marBottom w:val="0"/>
          <w:divBdr>
            <w:top w:val="none" w:sz="0" w:space="0" w:color="auto"/>
            <w:left w:val="none" w:sz="0" w:space="0" w:color="auto"/>
            <w:bottom w:val="none" w:sz="0" w:space="0" w:color="auto"/>
            <w:right w:val="none" w:sz="0" w:space="0" w:color="auto"/>
          </w:divBdr>
        </w:div>
      </w:divsChild>
    </w:div>
    <w:div w:id="75054901">
      <w:bodyDiv w:val="1"/>
      <w:marLeft w:val="0"/>
      <w:marRight w:val="0"/>
      <w:marTop w:val="0"/>
      <w:marBottom w:val="0"/>
      <w:divBdr>
        <w:top w:val="none" w:sz="0" w:space="0" w:color="auto"/>
        <w:left w:val="none" w:sz="0" w:space="0" w:color="auto"/>
        <w:bottom w:val="none" w:sz="0" w:space="0" w:color="auto"/>
        <w:right w:val="none" w:sz="0" w:space="0" w:color="auto"/>
      </w:divBdr>
      <w:divsChild>
        <w:div w:id="2077360204">
          <w:marLeft w:val="640"/>
          <w:marRight w:val="0"/>
          <w:marTop w:val="0"/>
          <w:marBottom w:val="0"/>
          <w:divBdr>
            <w:top w:val="none" w:sz="0" w:space="0" w:color="auto"/>
            <w:left w:val="none" w:sz="0" w:space="0" w:color="auto"/>
            <w:bottom w:val="none" w:sz="0" w:space="0" w:color="auto"/>
            <w:right w:val="none" w:sz="0" w:space="0" w:color="auto"/>
          </w:divBdr>
        </w:div>
        <w:div w:id="2120297730">
          <w:marLeft w:val="640"/>
          <w:marRight w:val="0"/>
          <w:marTop w:val="0"/>
          <w:marBottom w:val="0"/>
          <w:divBdr>
            <w:top w:val="none" w:sz="0" w:space="0" w:color="auto"/>
            <w:left w:val="none" w:sz="0" w:space="0" w:color="auto"/>
            <w:bottom w:val="none" w:sz="0" w:space="0" w:color="auto"/>
            <w:right w:val="none" w:sz="0" w:space="0" w:color="auto"/>
          </w:divBdr>
        </w:div>
        <w:div w:id="1011369023">
          <w:marLeft w:val="640"/>
          <w:marRight w:val="0"/>
          <w:marTop w:val="0"/>
          <w:marBottom w:val="0"/>
          <w:divBdr>
            <w:top w:val="none" w:sz="0" w:space="0" w:color="auto"/>
            <w:left w:val="none" w:sz="0" w:space="0" w:color="auto"/>
            <w:bottom w:val="none" w:sz="0" w:space="0" w:color="auto"/>
            <w:right w:val="none" w:sz="0" w:space="0" w:color="auto"/>
          </w:divBdr>
        </w:div>
        <w:div w:id="1154299944">
          <w:marLeft w:val="640"/>
          <w:marRight w:val="0"/>
          <w:marTop w:val="0"/>
          <w:marBottom w:val="0"/>
          <w:divBdr>
            <w:top w:val="none" w:sz="0" w:space="0" w:color="auto"/>
            <w:left w:val="none" w:sz="0" w:space="0" w:color="auto"/>
            <w:bottom w:val="none" w:sz="0" w:space="0" w:color="auto"/>
            <w:right w:val="none" w:sz="0" w:space="0" w:color="auto"/>
          </w:divBdr>
        </w:div>
        <w:div w:id="1944603742">
          <w:marLeft w:val="640"/>
          <w:marRight w:val="0"/>
          <w:marTop w:val="0"/>
          <w:marBottom w:val="0"/>
          <w:divBdr>
            <w:top w:val="none" w:sz="0" w:space="0" w:color="auto"/>
            <w:left w:val="none" w:sz="0" w:space="0" w:color="auto"/>
            <w:bottom w:val="none" w:sz="0" w:space="0" w:color="auto"/>
            <w:right w:val="none" w:sz="0" w:space="0" w:color="auto"/>
          </w:divBdr>
        </w:div>
        <w:div w:id="1413816924">
          <w:marLeft w:val="640"/>
          <w:marRight w:val="0"/>
          <w:marTop w:val="0"/>
          <w:marBottom w:val="0"/>
          <w:divBdr>
            <w:top w:val="none" w:sz="0" w:space="0" w:color="auto"/>
            <w:left w:val="none" w:sz="0" w:space="0" w:color="auto"/>
            <w:bottom w:val="none" w:sz="0" w:space="0" w:color="auto"/>
            <w:right w:val="none" w:sz="0" w:space="0" w:color="auto"/>
          </w:divBdr>
        </w:div>
        <w:div w:id="771903943">
          <w:marLeft w:val="640"/>
          <w:marRight w:val="0"/>
          <w:marTop w:val="0"/>
          <w:marBottom w:val="0"/>
          <w:divBdr>
            <w:top w:val="none" w:sz="0" w:space="0" w:color="auto"/>
            <w:left w:val="none" w:sz="0" w:space="0" w:color="auto"/>
            <w:bottom w:val="none" w:sz="0" w:space="0" w:color="auto"/>
            <w:right w:val="none" w:sz="0" w:space="0" w:color="auto"/>
          </w:divBdr>
        </w:div>
        <w:div w:id="1575895891">
          <w:marLeft w:val="640"/>
          <w:marRight w:val="0"/>
          <w:marTop w:val="0"/>
          <w:marBottom w:val="0"/>
          <w:divBdr>
            <w:top w:val="none" w:sz="0" w:space="0" w:color="auto"/>
            <w:left w:val="none" w:sz="0" w:space="0" w:color="auto"/>
            <w:bottom w:val="none" w:sz="0" w:space="0" w:color="auto"/>
            <w:right w:val="none" w:sz="0" w:space="0" w:color="auto"/>
          </w:divBdr>
        </w:div>
        <w:div w:id="1823236856">
          <w:marLeft w:val="640"/>
          <w:marRight w:val="0"/>
          <w:marTop w:val="0"/>
          <w:marBottom w:val="0"/>
          <w:divBdr>
            <w:top w:val="none" w:sz="0" w:space="0" w:color="auto"/>
            <w:left w:val="none" w:sz="0" w:space="0" w:color="auto"/>
            <w:bottom w:val="none" w:sz="0" w:space="0" w:color="auto"/>
            <w:right w:val="none" w:sz="0" w:space="0" w:color="auto"/>
          </w:divBdr>
        </w:div>
        <w:div w:id="1642298141">
          <w:marLeft w:val="640"/>
          <w:marRight w:val="0"/>
          <w:marTop w:val="0"/>
          <w:marBottom w:val="0"/>
          <w:divBdr>
            <w:top w:val="none" w:sz="0" w:space="0" w:color="auto"/>
            <w:left w:val="none" w:sz="0" w:space="0" w:color="auto"/>
            <w:bottom w:val="none" w:sz="0" w:space="0" w:color="auto"/>
            <w:right w:val="none" w:sz="0" w:space="0" w:color="auto"/>
          </w:divBdr>
        </w:div>
        <w:div w:id="958335129">
          <w:marLeft w:val="640"/>
          <w:marRight w:val="0"/>
          <w:marTop w:val="0"/>
          <w:marBottom w:val="0"/>
          <w:divBdr>
            <w:top w:val="none" w:sz="0" w:space="0" w:color="auto"/>
            <w:left w:val="none" w:sz="0" w:space="0" w:color="auto"/>
            <w:bottom w:val="none" w:sz="0" w:space="0" w:color="auto"/>
            <w:right w:val="none" w:sz="0" w:space="0" w:color="auto"/>
          </w:divBdr>
        </w:div>
        <w:div w:id="1393190485">
          <w:marLeft w:val="640"/>
          <w:marRight w:val="0"/>
          <w:marTop w:val="0"/>
          <w:marBottom w:val="0"/>
          <w:divBdr>
            <w:top w:val="none" w:sz="0" w:space="0" w:color="auto"/>
            <w:left w:val="none" w:sz="0" w:space="0" w:color="auto"/>
            <w:bottom w:val="none" w:sz="0" w:space="0" w:color="auto"/>
            <w:right w:val="none" w:sz="0" w:space="0" w:color="auto"/>
          </w:divBdr>
        </w:div>
        <w:div w:id="1696884046">
          <w:marLeft w:val="640"/>
          <w:marRight w:val="0"/>
          <w:marTop w:val="0"/>
          <w:marBottom w:val="0"/>
          <w:divBdr>
            <w:top w:val="none" w:sz="0" w:space="0" w:color="auto"/>
            <w:left w:val="none" w:sz="0" w:space="0" w:color="auto"/>
            <w:bottom w:val="none" w:sz="0" w:space="0" w:color="auto"/>
            <w:right w:val="none" w:sz="0" w:space="0" w:color="auto"/>
          </w:divBdr>
        </w:div>
        <w:div w:id="287855215">
          <w:marLeft w:val="640"/>
          <w:marRight w:val="0"/>
          <w:marTop w:val="0"/>
          <w:marBottom w:val="0"/>
          <w:divBdr>
            <w:top w:val="none" w:sz="0" w:space="0" w:color="auto"/>
            <w:left w:val="none" w:sz="0" w:space="0" w:color="auto"/>
            <w:bottom w:val="none" w:sz="0" w:space="0" w:color="auto"/>
            <w:right w:val="none" w:sz="0" w:space="0" w:color="auto"/>
          </w:divBdr>
        </w:div>
        <w:div w:id="340937178">
          <w:marLeft w:val="640"/>
          <w:marRight w:val="0"/>
          <w:marTop w:val="0"/>
          <w:marBottom w:val="0"/>
          <w:divBdr>
            <w:top w:val="none" w:sz="0" w:space="0" w:color="auto"/>
            <w:left w:val="none" w:sz="0" w:space="0" w:color="auto"/>
            <w:bottom w:val="none" w:sz="0" w:space="0" w:color="auto"/>
            <w:right w:val="none" w:sz="0" w:space="0" w:color="auto"/>
          </w:divBdr>
        </w:div>
        <w:div w:id="1458137139">
          <w:marLeft w:val="640"/>
          <w:marRight w:val="0"/>
          <w:marTop w:val="0"/>
          <w:marBottom w:val="0"/>
          <w:divBdr>
            <w:top w:val="none" w:sz="0" w:space="0" w:color="auto"/>
            <w:left w:val="none" w:sz="0" w:space="0" w:color="auto"/>
            <w:bottom w:val="none" w:sz="0" w:space="0" w:color="auto"/>
            <w:right w:val="none" w:sz="0" w:space="0" w:color="auto"/>
          </w:divBdr>
        </w:div>
        <w:div w:id="142309206">
          <w:marLeft w:val="640"/>
          <w:marRight w:val="0"/>
          <w:marTop w:val="0"/>
          <w:marBottom w:val="0"/>
          <w:divBdr>
            <w:top w:val="none" w:sz="0" w:space="0" w:color="auto"/>
            <w:left w:val="none" w:sz="0" w:space="0" w:color="auto"/>
            <w:bottom w:val="none" w:sz="0" w:space="0" w:color="auto"/>
            <w:right w:val="none" w:sz="0" w:space="0" w:color="auto"/>
          </w:divBdr>
        </w:div>
        <w:div w:id="1141996018">
          <w:marLeft w:val="640"/>
          <w:marRight w:val="0"/>
          <w:marTop w:val="0"/>
          <w:marBottom w:val="0"/>
          <w:divBdr>
            <w:top w:val="none" w:sz="0" w:space="0" w:color="auto"/>
            <w:left w:val="none" w:sz="0" w:space="0" w:color="auto"/>
            <w:bottom w:val="none" w:sz="0" w:space="0" w:color="auto"/>
            <w:right w:val="none" w:sz="0" w:space="0" w:color="auto"/>
          </w:divBdr>
        </w:div>
        <w:div w:id="1608583568">
          <w:marLeft w:val="640"/>
          <w:marRight w:val="0"/>
          <w:marTop w:val="0"/>
          <w:marBottom w:val="0"/>
          <w:divBdr>
            <w:top w:val="none" w:sz="0" w:space="0" w:color="auto"/>
            <w:left w:val="none" w:sz="0" w:space="0" w:color="auto"/>
            <w:bottom w:val="none" w:sz="0" w:space="0" w:color="auto"/>
            <w:right w:val="none" w:sz="0" w:space="0" w:color="auto"/>
          </w:divBdr>
        </w:div>
        <w:div w:id="1388139974">
          <w:marLeft w:val="640"/>
          <w:marRight w:val="0"/>
          <w:marTop w:val="0"/>
          <w:marBottom w:val="0"/>
          <w:divBdr>
            <w:top w:val="none" w:sz="0" w:space="0" w:color="auto"/>
            <w:left w:val="none" w:sz="0" w:space="0" w:color="auto"/>
            <w:bottom w:val="none" w:sz="0" w:space="0" w:color="auto"/>
            <w:right w:val="none" w:sz="0" w:space="0" w:color="auto"/>
          </w:divBdr>
        </w:div>
        <w:div w:id="833567536">
          <w:marLeft w:val="640"/>
          <w:marRight w:val="0"/>
          <w:marTop w:val="0"/>
          <w:marBottom w:val="0"/>
          <w:divBdr>
            <w:top w:val="none" w:sz="0" w:space="0" w:color="auto"/>
            <w:left w:val="none" w:sz="0" w:space="0" w:color="auto"/>
            <w:bottom w:val="none" w:sz="0" w:space="0" w:color="auto"/>
            <w:right w:val="none" w:sz="0" w:space="0" w:color="auto"/>
          </w:divBdr>
        </w:div>
        <w:div w:id="653996359">
          <w:marLeft w:val="640"/>
          <w:marRight w:val="0"/>
          <w:marTop w:val="0"/>
          <w:marBottom w:val="0"/>
          <w:divBdr>
            <w:top w:val="none" w:sz="0" w:space="0" w:color="auto"/>
            <w:left w:val="none" w:sz="0" w:space="0" w:color="auto"/>
            <w:bottom w:val="none" w:sz="0" w:space="0" w:color="auto"/>
            <w:right w:val="none" w:sz="0" w:space="0" w:color="auto"/>
          </w:divBdr>
        </w:div>
        <w:div w:id="376781368">
          <w:marLeft w:val="640"/>
          <w:marRight w:val="0"/>
          <w:marTop w:val="0"/>
          <w:marBottom w:val="0"/>
          <w:divBdr>
            <w:top w:val="none" w:sz="0" w:space="0" w:color="auto"/>
            <w:left w:val="none" w:sz="0" w:space="0" w:color="auto"/>
            <w:bottom w:val="none" w:sz="0" w:space="0" w:color="auto"/>
            <w:right w:val="none" w:sz="0" w:space="0" w:color="auto"/>
          </w:divBdr>
        </w:div>
        <w:div w:id="194587561">
          <w:marLeft w:val="640"/>
          <w:marRight w:val="0"/>
          <w:marTop w:val="0"/>
          <w:marBottom w:val="0"/>
          <w:divBdr>
            <w:top w:val="none" w:sz="0" w:space="0" w:color="auto"/>
            <w:left w:val="none" w:sz="0" w:space="0" w:color="auto"/>
            <w:bottom w:val="none" w:sz="0" w:space="0" w:color="auto"/>
            <w:right w:val="none" w:sz="0" w:space="0" w:color="auto"/>
          </w:divBdr>
        </w:div>
        <w:div w:id="221717995">
          <w:marLeft w:val="640"/>
          <w:marRight w:val="0"/>
          <w:marTop w:val="0"/>
          <w:marBottom w:val="0"/>
          <w:divBdr>
            <w:top w:val="none" w:sz="0" w:space="0" w:color="auto"/>
            <w:left w:val="none" w:sz="0" w:space="0" w:color="auto"/>
            <w:bottom w:val="none" w:sz="0" w:space="0" w:color="auto"/>
            <w:right w:val="none" w:sz="0" w:space="0" w:color="auto"/>
          </w:divBdr>
        </w:div>
        <w:div w:id="1084035073">
          <w:marLeft w:val="640"/>
          <w:marRight w:val="0"/>
          <w:marTop w:val="0"/>
          <w:marBottom w:val="0"/>
          <w:divBdr>
            <w:top w:val="none" w:sz="0" w:space="0" w:color="auto"/>
            <w:left w:val="none" w:sz="0" w:space="0" w:color="auto"/>
            <w:bottom w:val="none" w:sz="0" w:space="0" w:color="auto"/>
            <w:right w:val="none" w:sz="0" w:space="0" w:color="auto"/>
          </w:divBdr>
        </w:div>
      </w:divsChild>
    </w:div>
    <w:div w:id="82534476">
      <w:bodyDiv w:val="1"/>
      <w:marLeft w:val="0"/>
      <w:marRight w:val="0"/>
      <w:marTop w:val="0"/>
      <w:marBottom w:val="0"/>
      <w:divBdr>
        <w:top w:val="none" w:sz="0" w:space="0" w:color="auto"/>
        <w:left w:val="none" w:sz="0" w:space="0" w:color="auto"/>
        <w:bottom w:val="none" w:sz="0" w:space="0" w:color="auto"/>
        <w:right w:val="none" w:sz="0" w:space="0" w:color="auto"/>
      </w:divBdr>
      <w:divsChild>
        <w:div w:id="1941914791">
          <w:marLeft w:val="640"/>
          <w:marRight w:val="0"/>
          <w:marTop w:val="0"/>
          <w:marBottom w:val="0"/>
          <w:divBdr>
            <w:top w:val="none" w:sz="0" w:space="0" w:color="auto"/>
            <w:left w:val="none" w:sz="0" w:space="0" w:color="auto"/>
            <w:bottom w:val="none" w:sz="0" w:space="0" w:color="auto"/>
            <w:right w:val="none" w:sz="0" w:space="0" w:color="auto"/>
          </w:divBdr>
        </w:div>
        <w:div w:id="1441147250">
          <w:marLeft w:val="640"/>
          <w:marRight w:val="0"/>
          <w:marTop w:val="0"/>
          <w:marBottom w:val="0"/>
          <w:divBdr>
            <w:top w:val="none" w:sz="0" w:space="0" w:color="auto"/>
            <w:left w:val="none" w:sz="0" w:space="0" w:color="auto"/>
            <w:bottom w:val="none" w:sz="0" w:space="0" w:color="auto"/>
            <w:right w:val="none" w:sz="0" w:space="0" w:color="auto"/>
          </w:divBdr>
        </w:div>
        <w:div w:id="549806253">
          <w:marLeft w:val="640"/>
          <w:marRight w:val="0"/>
          <w:marTop w:val="0"/>
          <w:marBottom w:val="0"/>
          <w:divBdr>
            <w:top w:val="none" w:sz="0" w:space="0" w:color="auto"/>
            <w:left w:val="none" w:sz="0" w:space="0" w:color="auto"/>
            <w:bottom w:val="none" w:sz="0" w:space="0" w:color="auto"/>
            <w:right w:val="none" w:sz="0" w:space="0" w:color="auto"/>
          </w:divBdr>
        </w:div>
        <w:div w:id="1994065635">
          <w:marLeft w:val="640"/>
          <w:marRight w:val="0"/>
          <w:marTop w:val="0"/>
          <w:marBottom w:val="0"/>
          <w:divBdr>
            <w:top w:val="none" w:sz="0" w:space="0" w:color="auto"/>
            <w:left w:val="none" w:sz="0" w:space="0" w:color="auto"/>
            <w:bottom w:val="none" w:sz="0" w:space="0" w:color="auto"/>
            <w:right w:val="none" w:sz="0" w:space="0" w:color="auto"/>
          </w:divBdr>
        </w:div>
        <w:div w:id="698704144">
          <w:marLeft w:val="640"/>
          <w:marRight w:val="0"/>
          <w:marTop w:val="0"/>
          <w:marBottom w:val="0"/>
          <w:divBdr>
            <w:top w:val="none" w:sz="0" w:space="0" w:color="auto"/>
            <w:left w:val="none" w:sz="0" w:space="0" w:color="auto"/>
            <w:bottom w:val="none" w:sz="0" w:space="0" w:color="auto"/>
            <w:right w:val="none" w:sz="0" w:space="0" w:color="auto"/>
          </w:divBdr>
        </w:div>
        <w:div w:id="1147283078">
          <w:marLeft w:val="640"/>
          <w:marRight w:val="0"/>
          <w:marTop w:val="0"/>
          <w:marBottom w:val="0"/>
          <w:divBdr>
            <w:top w:val="none" w:sz="0" w:space="0" w:color="auto"/>
            <w:left w:val="none" w:sz="0" w:space="0" w:color="auto"/>
            <w:bottom w:val="none" w:sz="0" w:space="0" w:color="auto"/>
            <w:right w:val="none" w:sz="0" w:space="0" w:color="auto"/>
          </w:divBdr>
        </w:div>
        <w:div w:id="1712223417">
          <w:marLeft w:val="640"/>
          <w:marRight w:val="0"/>
          <w:marTop w:val="0"/>
          <w:marBottom w:val="0"/>
          <w:divBdr>
            <w:top w:val="none" w:sz="0" w:space="0" w:color="auto"/>
            <w:left w:val="none" w:sz="0" w:space="0" w:color="auto"/>
            <w:bottom w:val="none" w:sz="0" w:space="0" w:color="auto"/>
            <w:right w:val="none" w:sz="0" w:space="0" w:color="auto"/>
          </w:divBdr>
        </w:div>
        <w:div w:id="252709331">
          <w:marLeft w:val="640"/>
          <w:marRight w:val="0"/>
          <w:marTop w:val="0"/>
          <w:marBottom w:val="0"/>
          <w:divBdr>
            <w:top w:val="none" w:sz="0" w:space="0" w:color="auto"/>
            <w:left w:val="none" w:sz="0" w:space="0" w:color="auto"/>
            <w:bottom w:val="none" w:sz="0" w:space="0" w:color="auto"/>
            <w:right w:val="none" w:sz="0" w:space="0" w:color="auto"/>
          </w:divBdr>
        </w:div>
        <w:div w:id="2134977853">
          <w:marLeft w:val="640"/>
          <w:marRight w:val="0"/>
          <w:marTop w:val="0"/>
          <w:marBottom w:val="0"/>
          <w:divBdr>
            <w:top w:val="none" w:sz="0" w:space="0" w:color="auto"/>
            <w:left w:val="none" w:sz="0" w:space="0" w:color="auto"/>
            <w:bottom w:val="none" w:sz="0" w:space="0" w:color="auto"/>
            <w:right w:val="none" w:sz="0" w:space="0" w:color="auto"/>
          </w:divBdr>
        </w:div>
        <w:div w:id="336805721">
          <w:marLeft w:val="640"/>
          <w:marRight w:val="0"/>
          <w:marTop w:val="0"/>
          <w:marBottom w:val="0"/>
          <w:divBdr>
            <w:top w:val="none" w:sz="0" w:space="0" w:color="auto"/>
            <w:left w:val="none" w:sz="0" w:space="0" w:color="auto"/>
            <w:bottom w:val="none" w:sz="0" w:space="0" w:color="auto"/>
            <w:right w:val="none" w:sz="0" w:space="0" w:color="auto"/>
          </w:divBdr>
        </w:div>
        <w:div w:id="1164202674">
          <w:marLeft w:val="640"/>
          <w:marRight w:val="0"/>
          <w:marTop w:val="0"/>
          <w:marBottom w:val="0"/>
          <w:divBdr>
            <w:top w:val="none" w:sz="0" w:space="0" w:color="auto"/>
            <w:left w:val="none" w:sz="0" w:space="0" w:color="auto"/>
            <w:bottom w:val="none" w:sz="0" w:space="0" w:color="auto"/>
            <w:right w:val="none" w:sz="0" w:space="0" w:color="auto"/>
          </w:divBdr>
        </w:div>
        <w:div w:id="508914804">
          <w:marLeft w:val="640"/>
          <w:marRight w:val="0"/>
          <w:marTop w:val="0"/>
          <w:marBottom w:val="0"/>
          <w:divBdr>
            <w:top w:val="none" w:sz="0" w:space="0" w:color="auto"/>
            <w:left w:val="none" w:sz="0" w:space="0" w:color="auto"/>
            <w:bottom w:val="none" w:sz="0" w:space="0" w:color="auto"/>
            <w:right w:val="none" w:sz="0" w:space="0" w:color="auto"/>
          </w:divBdr>
        </w:div>
        <w:div w:id="1316564210">
          <w:marLeft w:val="640"/>
          <w:marRight w:val="0"/>
          <w:marTop w:val="0"/>
          <w:marBottom w:val="0"/>
          <w:divBdr>
            <w:top w:val="none" w:sz="0" w:space="0" w:color="auto"/>
            <w:left w:val="none" w:sz="0" w:space="0" w:color="auto"/>
            <w:bottom w:val="none" w:sz="0" w:space="0" w:color="auto"/>
            <w:right w:val="none" w:sz="0" w:space="0" w:color="auto"/>
          </w:divBdr>
        </w:div>
        <w:div w:id="1509175945">
          <w:marLeft w:val="640"/>
          <w:marRight w:val="0"/>
          <w:marTop w:val="0"/>
          <w:marBottom w:val="0"/>
          <w:divBdr>
            <w:top w:val="none" w:sz="0" w:space="0" w:color="auto"/>
            <w:left w:val="none" w:sz="0" w:space="0" w:color="auto"/>
            <w:bottom w:val="none" w:sz="0" w:space="0" w:color="auto"/>
            <w:right w:val="none" w:sz="0" w:space="0" w:color="auto"/>
          </w:divBdr>
        </w:div>
        <w:div w:id="1467744783">
          <w:marLeft w:val="640"/>
          <w:marRight w:val="0"/>
          <w:marTop w:val="0"/>
          <w:marBottom w:val="0"/>
          <w:divBdr>
            <w:top w:val="none" w:sz="0" w:space="0" w:color="auto"/>
            <w:left w:val="none" w:sz="0" w:space="0" w:color="auto"/>
            <w:bottom w:val="none" w:sz="0" w:space="0" w:color="auto"/>
            <w:right w:val="none" w:sz="0" w:space="0" w:color="auto"/>
          </w:divBdr>
        </w:div>
        <w:div w:id="213859115">
          <w:marLeft w:val="640"/>
          <w:marRight w:val="0"/>
          <w:marTop w:val="0"/>
          <w:marBottom w:val="0"/>
          <w:divBdr>
            <w:top w:val="none" w:sz="0" w:space="0" w:color="auto"/>
            <w:left w:val="none" w:sz="0" w:space="0" w:color="auto"/>
            <w:bottom w:val="none" w:sz="0" w:space="0" w:color="auto"/>
            <w:right w:val="none" w:sz="0" w:space="0" w:color="auto"/>
          </w:divBdr>
        </w:div>
        <w:div w:id="207961316">
          <w:marLeft w:val="640"/>
          <w:marRight w:val="0"/>
          <w:marTop w:val="0"/>
          <w:marBottom w:val="0"/>
          <w:divBdr>
            <w:top w:val="none" w:sz="0" w:space="0" w:color="auto"/>
            <w:left w:val="none" w:sz="0" w:space="0" w:color="auto"/>
            <w:bottom w:val="none" w:sz="0" w:space="0" w:color="auto"/>
            <w:right w:val="none" w:sz="0" w:space="0" w:color="auto"/>
          </w:divBdr>
        </w:div>
        <w:div w:id="580532266">
          <w:marLeft w:val="640"/>
          <w:marRight w:val="0"/>
          <w:marTop w:val="0"/>
          <w:marBottom w:val="0"/>
          <w:divBdr>
            <w:top w:val="none" w:sz="0" w:space="0" w:color="auto"/>
            <w:left w:val="none" w:sz="0" w:space="0" w:color="auto"/>
            <w:bottom w:val="none" w:sz="0" w:space="0" w:color="auto"/>
            <w:right w:val="none" w:sz="0" w:space="0" w:color="auto"/>
          </w:divBdr>
        </w:div>
        <w:div w:id="726684142">
          <w:marLeft w:val="640"/>
          <w:marRight w:val="0"/>
          <w:marTop w:val="0"/>
          <w:marBottom w:val="0"/>
          <w:divBdr>
            <w:top w:val="none" w:sz="0" w:space="0" w:color="auto"/>
            <w:left w:val="none" w:sz="0" w:space="0" w:color="auto"/>
            <w:bottom w:val="none" w:sz="0" w:space="0" w:color="auto"/>
            <w:right w:val="none" w:sz="0" w:space="0" w:color="auto"/>
          </w:divBdr>
        </w:div>
        <w:div w:id="636105716">
          <w:marLeft w:val="640"/>
          <w:marRight w:val="0"/>
          <w:marTop w:val="0"/>
          <w:marBottom w:val="0"/>
          <w:divBdr>
            <w:top w:val="none" w:sz="0" w:space="0" w:color="auto"/>
            <w:left w:val="none" w:sz="0" w:space="0" w:color="auto"/>
            <w:bottom w:val="none" w:sz="0" w:space="0" w:color="auto"/>
            <w:right w:val="none" w:sz="0" w:space="0" w:color="auto"/>
          </w:divBdr>
        </w:div>
        <w:div w:id="475726939">
          <w:marLeft w:val="640"/>
          <w:marRight w:val="0"/>
          <w:marTop w:val="0"/>
          <w:marBottom w:val="0"/>
          <w:divBdr>
            <w:top w:val="none" w:sz="0" w:space="0" w:color="auto"/>
            <w:left w:val="none" w:sz="0" w:space="0" w:color="auto"/>
            <w:bottom w:val="none" w:sz="0" w:space="0" w:color="auto"/>
            <w:right w:val="none" w:sz="0" w:space="0" w:color="auto"/>
          </w:divBdr>
        </w:div>
        <w:div w:id="791286411">
          <w:marLeft w:val="640"/>
          <w:marRight w:val="0"/>
          <w:marTop w:val="0"/>
          <w:marBottom w:val="0"/>
          <w:divBdr>
            <w:top w:val="none" w:sz="0" w:space="0" w:color="auto"/>
            <w:left w:val="none" w:sz="0" w:space="0" w:color="auto"/>
            <w:bottom w:val="none" w:sz="0" w:space="0" w:color="auto"/>
            <w:right w:val="none" w:sz="0" w:space="0" w:color="auto"/>
          </w:divBdr>
        </w:div>
        <w:div w:id="1960646553">
          <w:marLeft w:val="640"/>
          <w:marRight w:val="0"/>
          <w:marTop w:val="0"/>
          <w:marBottom w:val="0"/>
          <w:divBdr>
            <w:top w:val="none" w:sz="0" w:space="0" w:color="auto"/>
            <w:left w:val="none" w:sz="0" w:space="0" w:color="auto"/>
            <w:bottom w:val="none" w:sz="0" w:space="0" w:color="auto"/>
            <w:right w:val="none" w:sz="0" w:space="0" w:color="auto"/>
          </w:divBdr>
        </w:div>
        <w:div w:id="1163161076">
          <w:marLeft w:val="640"/>
          <w:marRight w:val="0"/>
          <w:marTop w:val="0"/>
          <w:marBottom w:val="0"/>
          <w:divBdr>
            <w:top w:val="none" w:sz="0" w:space="0" w:color="auto"/>
            <w:left w:val="none" w:sz="0" w:space="0" w:color="auto"/>
            <w:bottom w:val="none" w:sz="0" w:space="0" w:color="auto"/>
            <w:right w:val="none" w:sz="0" w:space="0" w:color="auto"/>
          </w:divBdr>
        </w:div>
        <w:div w:id="1430737939">
          <w:marLeft w:val="640"/>
          <w:marRight w:val="0"/>
          <w:marTop w:val="0"/>
          <w:marBottom w:val="0"/>
          <w:divBdr>
            <w:top w:val="none" w:sz="0" w:space="0" w:color="auto"/>
            <w:left w:val="none" w:sz="0" w:space="0" w:color="auto"/>
            <w:bottom w:val="none" w:sz="0" w:space="0" w:color="auto"/>
            <w:right w:val="none" w:sz="0" w:space="0" w:color="auto"/>
          </w:divBdr>
        </w:div>
        <w:div w:id="1972008897">
          <w:marLeft w:val="640"/>
          <w:marRight w:val="0"/>
          <w:marTop w:val="0"/>
          <w:marBottom w:val="0"/>
          <w:divBdr>
            <w:top w:val="none" w:sz="0" w:space="0" w:color="auto"/>
            <w:left w:val="none" w:sz="0" w:space="0" w:color="auto"/>
            <w:bottom w:val="none" w:sz="0" w:space="0" w:color="auto"/>
            <w:right w:val="none" w:sz="0" w:space="0" w:color="auto"/>
          </w:divBdr>
        </w:div>
        <w:div w:id="1497846188">
          <w:marLeft w:val="640"/>
          <w:marRight w:val="0"/>
          <w:marTop w:val="0"/>
          <w:marBottom w:val="0"/>
          <w:divBdr>
            <w:top w:val="none" w:sz="0" w:space="0" w:color="auto"/>
            <w:left w:val="none" w:sz="0" w:space="0" w:color="auto"/>
            <w:bottom w:val="none" w:sz="0" w:space="0" w:color="auto"/>
            <w:right w:val="none" w:sz="0" w:space="0" w:color="auto"/>
          </w:divBdr>
        </w:div>
        <w:div w:id="1392996214">
          <w:marLeft w:val="640"/>
          <w:marRight w:val="0"/>
          <w:marTop w:val="0"/>
          <w:marBottom w:val="0"/>
          <w:divBdr>
            <w:top w:val="none" w:sz="0" w:space="0" w:color="auto"/>
            <w:left w:val="none" w:sz="0" w:space="0" w:color="auto"/>
            <w:bottom w:val="none" w:sz="0" w:space="0" w:color="auto"/>
            <w:right w:val="none" w:sz="0" w:space="0" w:color="auto"/>
          </w:divBdr>
        </w:div>
        <w:div w:id="719744976">
          <w:marLeft w:val="640"/>
          <w:marRight w:val="0"/>
          <w:marTop w:val="0"/>
          <w:marBottom w:val="0"/>
          <w:divBdr>
            <w:top w:val="none" w:sz="0" w:space="0" w:color="auto"/>
            <w:left w:val="none" w:sz="0" w:space="0" w:color="auto"/>
            <w:bottom w:val="none" w:sz="0" w:space="0" w:color="auto"/>
            <w:right w:val="none" w:sz="0" w:space="0" w:color="auto"/>
          </w:divBdr>
        </w:div>
        <w:div w:id="382480934">
          <w:marLeft w:val="640"/>
          <w:marRight w:val="0"/>
          <w:marTop w:val="0"/>
          <w:marBottom w:val="0"/>
          <w:divBdr>
            <w:top w:val="none" w:sz="0" w:space="0" w:color="auto"/>
            <w:left w:val="none" w:sz="0" w:space="0" w:color="auto"/>
            <w:bottom w:val="none" w:sz="0" w:space="0" w:color="auto"/>
            <w:right w:val="none" w:sz="0" w:space="0" w:color="auto"/>
          </w:divBdr>
        </w:div>
      </w:divsChild>
    </w:div>
    <w:div w:id="95173588">
      <w:bodyDiv w:val="1"/>
      <w:marLeft w:val="0"/>
      <w:marRight w:val="0"/>
      <w:marTop w:val="0"/>
      <w:marBottom w:val="0"/>
      <w:divBdr>
        <w:top w:val="none" w:sz="0" w:space="0" w:color="auto"/>
        <w:left w:val="none" w:sz="0" w:space="0" w:color="auto"/>
        <w:bottom w:val="none" w:sz="0" w:space="0" w:color="auto"/>
        <w:right w:val="none" w:sz="0" w:space="0" w:color="auto"/>
      </w:divBdr>
      <w:divsChild>
        <w:div w:id="1165366208">
          <w:marLeft w:val="640"/>
          <w:marRight w:val="0"/>
          <w:marTop w:val="0"/>
          <w:marBottom w:val="0"/>
          <w:divBdr>
            <w:top w:val="none" w:sz="0" w:space="0" w:color="auto"/>
            <w:left w:val="none" w:sz="0" w:space="0" w:color="auto"/>
            <w:bottom w:val="none" w:sz="0" w:space="0" w:color="auto"/>
            <w:right w:val="none" w:sz="0" w:space="0" w:color="auto"/>
          </w:divBdr>
        </w:div>
        <w:div w:id="937564906">
          <w:marLeft w:val="640"/>
          <w:marRight w:val="0"/>
          <w:marTop w:val="0"/>
          <w:marBottom w:val="0"/>
          <w:divBdr>
            <w:top w:val="none" w:sz="0" w:space="0" w:color="auto"/>
            <w:left w:val="none" w:sz="0" w:space="0" w:color="auto"/>
            <w:bottom w:val="none" w:sz="0" w:space="0" w:color="auto"/>
            <w:right w:val="none" w:sz="0" w:space="0" w:color="auto"/>
          </w:divBdr>
        </w:div>
        <w:div w:id="455948625">
          <w:marLeft w:val="640"/>
          <w:marRight w:val="0"/>
          <w:marTop w:val="0"/>
          <w:marBottom w:val="0"/>
          <w:divBdr>
            <w:top w:val="none" w:sz="0" w:space="0" w:color="auto"/>
            <w:left w:val="none" w:sz="0" w:space="0" w:color="auto"/>
            <w:bottom w:val="none" w:sz="0" w:space="0" w:color="auto"/>
            <w:right w:val="none" w:sz="0" w:space="0" w:color="auto"/>
          </w:divBdr>
        </w:div>
        <w:div w:id="1944536401">
          <w:marLeft w:val="640"/>
          <w:marRight w:val="0"/>
          <w:marTop w:val="0"/>
          <w:marBottom w:val="0"/>
          <w:divBdr>
            <w:top w:val="none" w:sz="0" w:space="0" w:color="auto"/>
            <w:left w:val="none" w:sz="0" w:space="0" w:color="auto"/>
            <w:bottom w:val="none" w:sz="0" w:space="0" w:color="auto"/>
            <w:right w:val="none" w:sz="0" w:space="0" w:color="auto"/>
          </w:divBdr>
        </w:div>
        <w:div w:id="1645043386">
          <w:marLeft w:val="640"/>
          <w:marRight w:val="0"/>
          <w:marTop w:val="0"/>
          <w:marBottom w:val="0"/>
          <w:divBdr>
            <w:top w:val="none" w:sz="0" w:space="0" w:color="auto"/>
            <w:left w:val="none" w:sz="0" w:space="0" w:color="auto"/>
            <w:bottom w:val="none" w:sz="0" w:space="0" w:color="auto"/>
            <w:right w:val="none" w:sz="0" w:space="0" w:color="auto"/>
          </w:divBdr>
        </w:div>
        <w:div w:id="407465026">
          <w:marLeft w:val="640"/>
          <w:marRight w:val="0"/>
          <w:marTop w:val="0"/>
          <w:marBottom w:val="0"/>
          <w:divBdr>
            <w:top w:val="none" w:sz="0" w:space="0" w:color="auto"/>
            <w:left w:val="none" w:sz="0" w:space="0" w:color="auto"/>
            <w:bottom w:val="none" w:sz="0" w:space="0" w:color="auto"/>
            <w:right w:val="none" w:sz="0" w:space="0" w:color="auto"/>
          </w:divBdr>
        </w:div>
        <w:div w:id="1348286959">
          <w:marLeft w:val="640"/>
          <w:marRight w:val="0"/>
          <w:marTop w:val="0"/>
          <w:marBottom w:val="0"/>
          <w:divBdr>
            <w:top w:val="none" w:sz="0" w:space="0" w:color="auto"/>
            <w:left w:val="none" w:sz="0" w:space="0" w:color="auto"/>
            <w:bottom w:val="none" w:sz="0" w:space="0" w:color="auto"/>
            <w:right w:val="none" w:sz="0" w:space="0" w:color="auto"/>
          </w:divBdr>
        </w:div>
        <w:div w:id="601494401">
          <w:marLeft w:val="640"/>
          <w:marRight w:val="0"/>
          <w:marTop w:val="0"/>
          <w:marBottom w:val="0"/>
          <w:divBdr>
            <w:top w:val="none" w:sz="0" w:space="0" w:color="auto"/>
            <w:left w:val="none" w:sz="0" w:space="0" w:color="auto"/>
            <w:bottom w:val="none" w:sz="0" w:space="0" w:color="auto"/>
            <w:right w:val="none" w:sz="0" w:space="0" w:color="auto"/>
          </w:divBdr>
        </w:div>
        <w:div w:id="1315330002">
          <w:marLeft w:val="640"/>
          <w:marRight w:val="0"/>
          <w:marTop w:val="0"/>
          <w:marBottom w:val="0"/>
          <w:divBdr>
            <w:top w:val="none" w:sz="0" w:space="0" w:color="auto"/>
            <w:left w:val="none" w:sz="0" w:space="0" w:color="auto"/>
            <w:bottom w:val="none" w:sz="0" w:space="0" w:color="auto"/>
            <w:right w:val="none" w:sz="0" w:space="0" w:color="auto"/>
          </w:divBdr>
        </w:div>
        <w:div w:id="822936770">
          <w:marLeft w:val="640"/>
          <w:marRight w:val="0"/>
          <w:marTop w:val="0"/>
          <w:marBottom w:val="0"/>
          <w:divBdr>
            <w:top w:val="none" w:sz="0" w:space="0" w:color="auto"/>
            <w:left w:val="none" w:sz="0" w:space="0" w:color="auto"/>
            <w:bottom w:val="none" w:sz="0" w:space="0" w:color="auto"/>
            <w:right w:val="none" w:sz="0" w:space="0" w:color="auto"/>
          </w:divBdr>
        </w:div>
        <w:div w:id="406852073">
          <w:marLeft w:val="640"/>
          <w:marRight w:val="0"/>
          <w:marTop w:val="0"/>
          <w:marBottom w:val="0"/>
          <w:divBdr>
            <w:top w:val="none" w:sz="0" w:space="0" w:color="auto"/>
            <w:left w:val="none" w:sz="0" w:space="0" w:color="auto"/>
            <w:bottom w:val="none" w:sz="0" w:space="0" w:color="auto"/>
            <w:right w:val="none" w:sz="0" w:space="0" w:color="auto"/>
          </w:divBdr>
        </w:div>
        <w:div w:id="653998080">
          <w:marLeft w:val="640"/>
          <w:marRight w:val="0"/>
          <w:marTop w:val="0"/>
          <w:marBottom w:val="0"/>
          <w:divBdr>
            <w:top w:val="none" w:sz="0" w:space="0" w:color="auto"/>
            <w:left w:val="none" w:sz="0" w:space="0" w:color="auto"/>
            <w:bottom w:val="none" w:sz="0" w:space="0" w:color="auto"/>
            <w:right w:val="none" w:sz="0" w:space="0" w:color="auto"/>
          </w:divBdr>
        </w:div>
        <w:div w:id="1935891253">
          <w:marLeft w:val="640"/>
          <w:marRight w:val="0"/>
          <w:marTop w:val="0"/>
          <w:marBottom w:val="0"/>
          <w:divBdr>
            <w:top w:val="none" w:sz="0" w:space="0" w:color="auto"/>
            <w:left w:val="none" w:sz="0" w:space="0" w:color="auto"/>
            <w:bottom w:val="none" w:sz="0" w:space="0" w:color="auto"/>
            <w:right w:val="none" w:sz="0" w:space="0" w:color="auto"/>
          </w:divBdr>
        </w:div>
        <w:div w:id="277225621">
          <w:marLeft w:val="640"/>
          <w:marRight w:val="0"/>
          <w:marTop w:val="0"/>
          <w:marBottom w:val="0"/>
          <w:divBdr>
            <w:top w:val="none" w:sz="0" w:space="0" w:color="auto"/>
            <w:left w:val="none" w:sz="0" w:space="0" w:color="auto"/>
            <w:bottom w:val="none" w:sz="0" w:space="0" w:color="auto"/>
            <w:right w:val="none" w:sz="0" w:space="0" w:color="auto"/>
          </w:divBdr>
        </w:div>
        <w:div w:id="17784309">
          <w:marLeft w:val="640"/>
          <w:marRight w:val="0"/>
          <w:marTop w:val="0"/>
          <w:marBottom w:val="0"/>
          <w:divBdr>
            <w:top w:val="none" w:sz="0" w:space="0" w:color="auto"/>
            <w:left w:val="none" w:sz="0" w:space="0" w:color="auto"/>
            <w:bottom w:val="none" w:sz="0" w:space="0" w:color="auto"/>
            <w:right w:val="none" w:sz="0" w:space="0" w:color="auto"/>
          </w:divBdr>
        </w:div>
        <w:div w:id="361054199">
          <w:marLeft w:val="640"/>
          <w:marRight w:val="0"/>
          <w:marTop w:val="0"/>
          <w:marBottom w:val="0"/>
          <w:divBdr>
            <w:top w:val="none" w:sz="0" w:space="0" w:color="auto"/>
            <w:left w:val="none" w:sz="0" w:space="0" w:color="auto"/>
            <w:bottom w:val="none" w:sz="0" w:space="0" w:color="auto"/>
            <w:right w:val="none" w:sz="0" w:space="0" w:color="auto"/>
          </w:divBdr>
        </w:div>
        <w:div w:id="1965774499">
          <w:marLeft w:val="640"/>
          <w:marRight w:val="0"/>
          <w:marTop w:val="0"/>
          <w:marBottom w:val="0"/>
          <w:divBdr>
            <w:top w:val="none" w:sz="0" w:space="0" w:color="auto"/>
            <w:left w:val="none" w:sz="0" w:space="0" w:color="auto"/>
            <w:bottom w:val="none" w:sz="0" w:space="0" w:color="auto"/>
            <w:right w:val="none" w:sz="0" w:space="0" w:color="auto"/>
          </w:divBdr>
        </w:div>
        <w:div w:id="1142774558">
          <w:marLeft w:val="640"/>
          <w:marRight w:val="0"/>
          <w:marTop w:val="0"/>
          <w:marBottom w:val="0"/>
          <w:divBdr>
            <w:top w:val="none" w:sz="0" w:space="0" w:color="auto"/>
            <w:left w:val="none" w:sz="0" w:space="0" w:color="auto"/>
            <w:bottom w:val="none" w:sz="0" w:space="0" w:color="auto"/>
            <w:right w:val="none" w:sz="0" w:space="0" w:color="auto"/>
          </w:divBdr>
        </w:div>
        <w:div w:id="891506408">
          <w:marLeft w:val="640"/>
          <w:marRight w:val="0"/>
          <w:marTop w:val="0"/>
          <w:marBottom w:val="0"/>
          <w:divBdr>
            <w:top w:val="none" w:sz="0" w:space="0" w:color="auto"/>
            <w:left w:val="none" w:sz="0" w:space="0" w:color="auto"/>
            <w:bottom w:val="none" w:sz="0" w:space="0" w:color="auto"/>
            <w:right w:val="none" w:sz="0" w:space="0" w:color="auto"/>
          </w:divBdr>
        </w:div>
        <w:div w:id="837884644">
          <w:marLeft w:val="640"/>
          <w:marRight w:val="0"/>
          <w:marTop w:val="0"/>
          <w:marBottom w:val="0"/>
          <w:divBdr>
            <w:top w:val="none" w:sz="0" w:space="0" w:color="auto"/>
            <w:left w:val="none" w:sz="0" w:space="0" w:color="auto"/>
            <w:bottom w:val="none" w:sz="0" w:space="0" w:color="auto"/>
            <w:right w:val="none" w:sz="0" w:space="0" w:color="auto"/>
          </w:divBdr>
        </w:div>
        <w:div w:id="499269550">
          <w:marLeft w:val="640"/>
          <w:marRight w:val="0"/>
          <w:marTop w:val="0"/>
          <w:marBottom w:val="0"/>
          <w:divBdr>
            <w:top w:val="none" w:sz="0" w:space="0" w:color="auto"/>
            <w:left w:val="none" w:sz="0" w:space="0" w:color="auto"/>
            <w:bottom w:val="none" w:sz="0" w:space="0" w:color="auto"/>
            <w:right w:val="none" w:sz="0" w:space="0" w:color="auto"/>
          </w:divBdr>
        </w:div>
        <w:div w:id="406542146">
          <w:marLeft w:val="640"/>
          <w:marRight w:val="0"/>
          <w:marTop w:val="0"/>
          <w:marBottom w:val="0"/>
          <w:divBdr>
            <w:top w:val="none" w:sz="0" w:space="0" w:color="auto"/>
            <w:left w:val="none" w:sz="0" w:space="0" w:color="auto"/>
            <w:bottom w:val="none" w:sz="0" w:space="0" w:color="auto"/>
            <w:right w:val="none" w:sz="0" w:space="0" w:color="auto"/>
          </w:divBdr>
        </w:div>
        <w:div w:id="708727728">
          <w:marLeft w:val="640"/>
          <w:marRight w:val="0"/>
          <w:marTop w:val="0"/>
          <w:marBottom w:val="0"/>
          <w:divBdr>
            <w:top w:val="none" w:sz="0" w:space="0" w:color="auto"/>
            <w:left w:val="none" w:sz="0" w:space="0" w:color="auto"/>
            <w:bottom w:val="none" w:sz="0" w:space="0" w:color="auto"/>
            <w:right w:val="none" w:sz="0" w:space="0" w:color="auto"/>
          </w:divBdr>
        </w:div>
        <w:div w:id="423263391">
          <w:marLeft w:val="640"/>
          <w:marRight w:val="0"/>
          <w:marTop w:val="0"/>
          <w:marBottom w:val="0"/>
          <w:divBdr>
            <w:top w:val="none" w:sz="0" w:space="0" w:color="auto"/>
            <w:left w:val="none" w:sz="0" w:space="0" w:color="auto"/>
            <w:bottom w:val="none" w:sz="0" w:space="0" w:color="auto"/>
            <w:right w:val="none" w:sz="0" w:space="0" w:color="auto"/>
          </w:divBdr>
        </w:div>
      </w:divsChild>
    </w:div>
    <w:div w:id="110786854">
      <w:bodyDiv w:val="1"/>
      <w:marLeft w:val="0"/>
      <w:marRight w:val="0"/>
      <w:marTop w:val="0"/>
      <w:marBottom w:val="0"/>
      <w:divBdr>
        <w:top w:val="none" w:sz="0" w:space="0" w:color="auto"/>
        <w:left w:val="none" w:sz="0" w:space="0" w:color="auto"/>
        <w:bottom w:val="none" w:sz="0" w:space="0" w:color="auto"/>
        <w:right w:val="none" w:sz="0" w:space="0" w:color="auto"/>
      </w:divBdr>
      <w:divsChild>
        <w:div w:id="819887873">
          <w:marLeft w:val="640"/>
          <w:marRight w:val="0"/>
          <w:marTop w:val="0"/>
          <w:marBottom w:val="0"/>
          <w:divBdr>
            <w:top w:val="none" w:sz="0" w:space="0" w:color="auto"/>
            <w:left w:val="none" w:sz="0" w:space="0" w:color="auto"/>
            <w:bottom w:val="none" w:sz="0" w:space="0" w:color="auto"/>
            <w:right w:val="none" w:sz="0" w:space="0" w:color="auto"/>
          </w:divBdr>
        </w:div>
        <w:div w:id="2016225251">
          <w:marLeft w:val="640"/>
          <w:marRight w:val="0"/>
          <w:marTop w:val="0"/>
          <w:marBottom w:val="0"/>
          <w:divBdr>
            <w:top w:val="none" w:sz="0" w:space="0" w:color="auto"/>
            <w:left w:val="none" w:sz="0" w:space="0" w:color="auto"/>
            <w:bottom w:val="none" w:sz="0" w:space="0" w:color="auto"/>
            <w:right w:val="none" w:sz="0" w:space="0" w:color="auto"/>
          </w:divBdr>
        </w:div>
        <w:div w:id="913391465">
          <w:marLeft w:val="640"/>
          <w:marRight w:val="0"/>
          <w:marTop w:val="0"/>
          <w:marBottom w:val="0"/>
          <w:divBdr>
            <w:top w:val="none" w:sz="0" w:space="0" w:color="auto"/>
            <w:left w:val="none" w:sz="0" w:space="0" w:color="auto"/>
            <w:bottom w:val="none" w:sz="0" w:space="0" w:color="auto"/>
            <w:right w:val="none" w:sz="0" w:space="0" w:color="auto"/>
          </w:divBdr>
        </w:div>
        <w:div w:id="946811950">
          <w:marLeft w:val="640"/>
          <w:marRight w:val="0"/>
          <w:marTop w:val="0"/>
          <w:marBottom w:val="0"/>
          <w:divBdr>
            <w:top w:val="none" w:sz="0" w:space="0" w:color="auto"/>
            <w:left w:val="none" w:sz="0" w:space="0" w:color="auto"/>
            <w:bottom w:val="none" w:sz="0" w:space="0" w:color="auto"/>
            <w:right w:val="none" w:sz="0" w:space="0" w:color="auto"/>
          </w:divBdr>
        </w:div>
        <w:div w:id="1609852595">
          <w:marLeft w:val="640"/>
          <w:marRight w:val="0"/>
          <w:marTop w:val="0"/>
          <w:marBottom w:val="0"/>
          <w:divBdr>
            <w:top w:val="none" w:sz="0" w:space="0" w:color="auto"/>
            <w:left w:val="none" w:sz="0" w:space="0" w:color="auto"/>
            <w:bottom w:val="none" w:sz="0" w:space="0" w:color="auto"/>
            <w:right w:val="none" w:sz="0" w:space="0" w:color="auto"/>
          </w:divBdr>
        </w:div>
        <w:div w:id="2042045385">
          <w:marLeft w:val="640"/>
          <w:marRight w:val="0"/>
          <w:marTop w:val="0"/>
          <w:marBottom w:val="0"/>
          <w:divBdr>
            <w:top w:val="none" w:sz="0" w:space="0" w:color="auto"/>
            <w:left w:val="none" w:sz="0" w:space="0" w:color="auto"/>
            <w:bottom w:val="none" w:sz="0" w:space="0" w:color="auto"/>
            <w:right w:val="none" w:sz="0" w:space="0" w:color="auto"/>
          </w:divBdr>
        </w:div>
        <w:div w:id="1783651792">
          <w:marLeft w:val="640"/>
          <w:marRight w:val="0"/>
          <w:marTop w:val="0"/>
          <w:marBottom w:val="0"/>
          <w:divBdr>
            <w:top w:val="none" w:sz="0" w:space="0" w:color="auto"/>
            <w:left w:val="none" w:sz="0" w:space="0" w:color="auto"/>
            <w:bottom w:val="none" w:sz="0" w:space="0" w:color="auto"/>
            <w:right w:val="none" w:sz="0" w:space="0" w:color="auto"/>
          </w:divBdr>
        </w:div>
        <w:div w:id="287007990">
          <w:marLeft w:val="640"/>
          <w:marRight w:val="0"/>
          <w:marTop w:val="0"/>
          <w:marBottom w:val="0"/>
          <w:divBdr>
            <w:top w:val="none" w:sz="0" w:space="0" w:color="auto"/>
            <w:left w:val="none" w:sz="0" w:space="0" w:color="auto"/>
            <w:bottom w:val="none" w:sz="0" w:space="0" w:color="auto"/>
            <w:right w:val="none" w:sz="0" w:space="0" w:color="auto"/>
          </w:divBdr>
        </w:div>
        <w:div w:id="1773167521">
          <w:marLeft w:val="640"/>
          <w:marRight w:val="0"/>
          <w:marTop w:val="0"/>
          <w:marBottom w:val="0"/>
          <w:divBdr>
            <w:top w:val="none" w:sz="0" w:space="0" w:color="auto"/>
            <w:left w:val="none" w:sz="0" w:space="0" w:color="auto"/>
            <w:bottom w:val="none" w:sz="0" w:space="0" w:color="auto"/>
            <w:right w:val="none" w:sz="0" w:space="0" w:color="auto"/>
          </w:divBdr>
        </w:div>
        <w:div w:id="1289816660">
          <w:marLeft w:val="640"/>
          <w:marRight w:val="0"/>
          <w:marTop w:val="0"/>
          <w:marBottom w:val="0"/>
          <w:divBdr>
            <w:top w:val="none" w:sz="0" w:space="0" w:color="auto"/>
            <w:left w:val="none" w:sz="0" w:space="0" w:color="auto"/>
            <w:bottom w:val="none" w:sz="0" w:space="0" w:color="auto"/>
            <w:right w:val="none" w:sz="0" w:space="0" w:color="auto"/>
          </w:divBdr>
        </w:div>
        <w:div w:id="1233006301">
          <w:marLeft w:val="640"/>
          <w:marRight w:val="0"/>
          <w:marTop w:val="0"/>
          <w:marBottom w:val="0"/>
          <w:divBdr>
            <w:top w:val="none" w:sz="0" w:space="0" w:color="auto"/>
            <w:left w:val="none" w:sz="0" w:space="0" w:color="auto"/>
            <w:bottom w:val="none" w:sz="0" w:space="0" w:color="auto"/>
            <w:right w:val="none" w:sz="0" w:space="0" w:color="auto"/>
          </w:divBdr>
        </w:div>
        <w:div w:id="1500074621">
          <w:marLeft w:val="640"/>
          <w:marRight w:val="0"/>
          <w:marTop w:val="0"/>
          <w:marBottom w:val="0"/>
          <w:divBdr>
            <w:top w:val="none" w:sz="0" w:space="0" w:color="auto"/>
            <w:left w:val="none" w:sz="0" w:space="0" w:color="auto"/>
            <w:bottom w:val="none" w:sz="0" w:space="0" w:color="auto"/>
            <w:right w:val="none" w:sz="0" w:space="0" w:color="auto"/>
          </w:divBdr>
        </w:div>
        <w:div w:id="642203259">
          <w:marLeft w:val="640"/>
          <w:marRight w:val="0"/>
          <w:marTop w:val="0"/>
          <w:marBottom w:val="0"/>
          <w:divBdr>
            <w:top w:val="none" w:sz="0" w:space="0" w:color="auto"/>
            <w:left w:val="none" w:sz="0" w:space="0" w:color="auto"/>
            <w:bottom w:val="none" w:sz="0" w:space="0" w:color="auto"/>
            <w:right w:val="none" w:sz="0" w:space="0" w:color="auto"/>
          </w:divBdr>
        </w:div>
        <w:div w:id="503782369">
          <w:marLeft w:val="640"/>
          <w:marRight w:val="0"/>
          <w:marTop w:val="0"/>
          <w:marBottom w:val="0"/>
          <w:divBdr>
            <w:top w:val="none" w:sz="0" w:space="0" w:color="auto"/>
            <w:left w:val="none" w:sz="0" w:space="0" w:color="auto"/>
            <w:bottom w:val="none" w:sz="0" w:space="0" w:color="auto"/>
            <w:right w:val="none" w:sz="0" w:space="0" w:color="auto"/>
          </w:divBdr>
        </w:div>
        <w:div w:id="118569694">
          <w:marLeft w:val="640"/>
          <w:marRight w:val="0"/>
          <w:marTop w:val="0"/>
          <w:marBottom w:val="0"/>
          <w:divBdr>
            <w:top w:val="none" w:sz="0" w:space="0" w:color="auto"/>
            <w:left w:val="none" w:sz="0" w:space="0" w:color="auto"/>
            <w:bottom w:val="none" w:sz="0" w:space="0" w:color="auto"/>
            <w:right w:val="none" w:sz="0" w:space="0" w:color="auto"/>
          </w:divBdr>
        </w:div>
        <w:div w:id="2073577120">
          <w:marLeft w:val="640"/>
          <w:marRight w:val="0"/>
          <w:marTop w:val="0"/>
          <w:marBottom w:val="0"/>
          <w:divBdr>
            <w:top w:val="none" w:sz="0" w:space="0" w:color="auto"/>
            <w:left w:val="none" w:sz="0" w:space="0" w:color="auto"/>
            <w:bottom w:val="none" w:sz="0" w:space="0" w:color="auto"/>
            <w:right w:val="none" w:sz="0" w:space="0" w:color="auto"/>
          </w:divBdr>
        </w:div>
        <w:div w:id="385489044">
          <w:marLeft w:val="640"/>
          <w:marRight w:val="0"/>
          <w:marTop w:val="0"/>
          <w:marBottom w:val="0"/>
          <w:divBdr>
            <w:top w:val="none" w:sz="0" w:space="0" w:color="auto"/>
            <w:left w:val="none" w:sz="0" w:space="0" w:color="auto"/>
            <w:bottom w:val="none" w:sz="0" w:space="0" w:color="auto"/>
            <w:right w:val="none" w:sz="0" w:space="0" w:color="auto"/>
          </w:divBdr>
        </w:div>
      </w:divsChild>
    </w:div>
    <w:div w:id="127237869">
      <w:bodyDiv w:val="1"/>
      <w:marLeft w:val="0"/>
      <w:marRight w:val="0"/>
      <w:marTop w:val="0"/>
      <w:marBottom w:val="0"/>
      <w:divBdr>
        <w:top w:val="none" w:sz="0" w:space="0" w:color="auto"/>
        <w:left w:val="none" w:sz="0" w:space="0" w:color="auto"/>
        <w:bottom w:val="none" w:sz="0" w:space="0" w:color="auto"/>
        <w:right w:val="none" w:sz="0" w:space="0" w:color="auto"/>
      </w:divBdr>
    </w:div>
    <w:div w:id="159737440">
      <w:bodyDiv w:val="1"/>
      <w:marLeft w:val="0"/>
      <w:marRight w:val="0"/>
      <w:marTop w:val="0"/>
      <w:marBottom w:val="0"/>
      <w:divBdr>
        <w:top w:val="none" w:sz="0" w:space="0" w:color="auto"/>
        <w:left w:val="none" w:sz="0" w:space="0" w:color="auto"/>
        <w:bottom w:val="none" w:sz="0" w:space="0" w:color="auto"/>
        <w:right w:val="none" w:sz="0" w:space="0" w:color="auto"/>
      </w:divBdr>
      <w:divsChild>
        <w:div w:id="1952320251">
          <w:marLeft w:val="640"/>
          <w:marRight w:val="0"/>
          <w:marTop w:val="0"/>
          <w:marBottom w:val="0"/>
          <w:divBdr>
            <w:top w:val="none" w:sz="0" w:space="0" w:color="auto"/>
            <w:left w:val="none" w:sz="0" w:space="0" w:color="auto"/>
            <w:bottom w:val="none" w:sz="0" w:space="0" w:color="auto"/>
            <w:right w:val="none" w:sz="0" w:space="0" w:color="auto"/>
          </w:divBdr>
        </w:div>
        <w:div w:id="1522284090">
          <w:marLeft w:val="640"/>
          <w:marRight w:val="0"/>
          <w:marTop w:val="0"/>
          <w:marBottom w:val="0"/>
          <w:divBdr>
            <w:top w:val="none" w:sz="0" w:space="0" w:color="auto"/>
            <w:left w:val="none" w:sz="0" w:space="0" w:color="auto"/>
            <w:bottom w:val="none" w:sz="0" w:space="0" w:color="auto"/>
            <w:right w:val="none" w:sz="0" w:space="0" w:color="auto"/>
          </w:divBdr>
        </w:div>
        <w:div w:id="1745881554">
          <w:marLeft w:val="640"/>
          <w:marRight w:val="0"/>
          <w:marTop w:val="0"/>
          <w:marBottom w:val="0"/>
          <w:divBdr>
            <w:top w:val="none" w:sz="0" w:space="0" w:color="auto"/>
            <w:left w:val="none" w:sz="0" w:space="0" w:color="auto"/>
            <w:bottom w:val="none" w:sz="0" w:space="0" w:color="auto"/>
            <w:right w:val="none" w:sz="0" w:space="0" w:color="auto"/>
          </w:divBdr>
        </w:div>
        <w:div w:id="1507747895">
          <w:marLeft w:val="640"/>
          <w:marRight w:val="0"/>
          <w:marTop w:val="0"/>
          <w:marBottom w:val="0"/>
          <w:divBdr>
            <w:top w:val="none" w:sz="0" w:space="0" w:color="auto"/>
            <w:left w:val="none" w:sz="0" w:space="0" w:color="auto"/>
            <w:bottom w:val="none" w:sz="0" w:space="0" w:color="auto"/>
            <w:right w:val="none" w:sz="0" w:space="0" w:color="auto"/>
          </w:divBdr>
        </w:div>
        <w:div w:id="509755693">
          <w:marLeft w:val="640"/>
          <w:marRight w:val="0"/>
          <w:marTop w:val="0"/>
          <w:marBottom w:val="0"/>
          <w:divBdr>
            <w:top w:val="none" w:sz="0" w:space="0" w:color="auto"/>
            <w:left w:val="none" w:sz="0" w:space="0" w:color="auto"/>
            <w:bottom w:val="none" w:sz="0" w:space="0" w:color="auto"/>
            <w:right w:val="none" w:sz="0" w:space="0" w:color="auto"/>
          </w:divBdr>
        </w:div>
        <w:div w:id="60451279">
          <w:marLeft w:val="640"/>
          <w:marRight w:val="0"/>
          <w:marTop w:val="0"/>
          <w:marBottom w:val="0"/>
          <w:divBdr>
            <w:top w:val="none" w:sz="0" w:space="0" w:color="auto"/>
            <w:left w:val="none" w:sz="0" w:space="0" w:color="auto"/>
            <w:bottom w:val="none" w:sz="0" w:space="0" w:color="auto"/>
            <w:right w:val="none" w:sz="0" w:space="0" w:color="auto"/>
          </w:divBdr>
        </w:div>
        <w:div w:id="1250235553">
          <w:marLeft w:val="640"/>
          <w:marRight w:val="0"/>
          <w:marTop w:val="0"/>
          <w:marBottom w:val="0"/>
          <w:divBdr>
            <w:top w:val="none" w:sz="0" w:space="0" w:color="auto"/>
            <w:left w:val="none" w:sz="0" w:space="0" w:color="auto"/>
            <w:bottom w:val="none" w:sz="0" w:space="0" w:color="auto"/>
            <w:right w:val="none" w:sz="0" w:space="0" w:color="auto"/>
          </w:divBdr>
        </w:div>
        <w:div w:id="81604514">
          <w:marLeft w:val="640"/>
          <w:marRight w:val="0"/>
          <w:marTop w:val="0"/>
          <w:marBottom w:val="0"/>
          <w:divBdr>
            <w:top w:val="none" w:sz="0" w:space="0" w:color="auto"/>
            <w:left w:val="none" w:sz="0" w:space="0" w:color="auto"/>
            <w:bottom w:val="none" w:sz="0" w:space="0" w:color="auto"/>
            <w:right w:val="none" w:sz="0" w:space="0" w:color="auto"/>
          </w:divBdr>
        </w:div>
        <w:div w:id="1625237846">
          <w:marLeft w:val="640"/>
          <w:marRight w:val="0"/>
          <w:marTop w:val="0"/>
          <w:marBottom w:val="0"/>
          <w:divBdr>
            <w:top w:val="none" w:sz="0" w:space="0" w:color="auto"/>
            <w:left w:val="none" w:sz="0" w:space="0" w:color="auto"/>
            <w:bottom w:val="none" w:sz="0" w:space="0" w:color="auto"/>
            <w:right w:val="none" w:sz="0" w:space="0" w:color="auto"/>
          </w:divBdr>
        </w:div>
        <w:div w:id="1498611870">
          <w:marLeft w:val="640"/>
          <w:marRight w:val="0"/>
          <w:marTop w:val="0"/>
          <w:marBottom w:val="0"/>
          <w:divBdr>
            <w:top w:val="none" w:sz="0" w:space="0" w:color="auto"/>
            <w:left w:val="none" w:sz="0" w:space="0" w:color="auto"/>
            <w:bottom w:val="none" w:sz="0" w:space="0" w:color="auto"/>
            <w:right w:val="none" w:sz="0" w:space="0" w:color="auto"/>
          </w:divBdr>
        </w:div>
        <w:div w:id="1147627795">
          <w:marLeft w:val="640"/>
          <w:marRight w:val="0"/>
          <w:marTop w:val="0"/>
          <w:marBottom w:val="0"/>
          <w:divBdr>
            <w:top w:val="none" w:sz="0" w:space="0" w:color="auto"/>
            <w:left w:val="none" w:sz="0" w:space="0" w:color="auto"/>
            <w:bottom w:val="none" w:sz="0" w:space="0" w:color="auto"/>
            <w:right w:val="none" w:sz="0" w:space="0" w:color="auto"/>
          </w:divBdr>
        </w:div>
        <w:div w:id="790050725">
          <w:marLeft w:val="640"/>
          <w:marRight w:val="0"/>
          <w:marTop w:val="0"/>
          <w:marBottom w:val="0"/>
          <w:divBdr>
            <w:top w:val="none" w:sz="0" w:space="0" w:color="auto"/>
            <w:left w:val="none" w:sz="0" w:space="0" w:color="auto"/>
            <w:bottom w:val="none" w:sz="0" w:space="0" w:color="auto"/>
            <w:right w:val="none" w:sz="0" w:space="0" w:color="auto"/>
          </w:divBdr>
        </w:div>
        <w:div w:id="1166281851">
          <w:marLeft w:val="640"/>
          <w:marRight w:val="0"/>
          <w:marTop w:val="0"/>
          <w:marBottom w:val="0"/>
          <w:divBdr>
            <w:top w:val="none" w:sz="0" w:space="0" w:color="auto"/>
            <w:left w:val="none" w:sz="0" w:space="0" w:color="auto"/>
            <w:bottom w:val="none" w:sz="0" w:space="0" w:color="auto"/>
            <w:right w:val="none" w:sz="0" w:space="0" w:color="auto"/>
          </w:divBdr>
        </w:div>
        <w:div w:id="1549801434">
          <w:marLeft w:val="640"/>
          <w:marRight w:val="0"/>
          <w:marTop w:val="0"/>
          <w:marBottom w:val="0"/>
          <w:divBdr>
            <w:top w:val="none" w:sz="0" w:space="0" w:color="auto"/>
            <w:left w:val="none" w:sz="0" w:space="0" w:color="auto"/>
            <w:bottom w:val="none" w:sz="0" w:space="0" w:color="auto"/>
            <w:right w:val="none" w:sz="0" w:space="0" w:color="auto"/>
          </w:divBdr>
        </w:div>
        <w:div w:id="497572499">
          <w:marLeft w:val="640"/>
          <w:marRight w:val="0"/>
          <w:marTop w:val="0"/>
          <w:marBottom w:val="0"/>
          <w:divBdr>
            <w:top w:val="none" w:sz="0" w:space="0" w:color="auto"/>
            <w:left w:val="none" w:sz="0" w:space="0" w:color="auto"/>
            <w:bottom w:val="none" w:sz="0" w:space="0" w:color="auto"/>
            <w:right w:val="none" w:sz="0" w:space="0" w:color="auto"/>
          </w:divBdr>
        </w:div>
        <w:div w:id="1417169005">
          <w:marLeft w:val="640"/>
          <w:marRight w:val="0"/>
          <w:marTop w:val="0"/>
          <w:marBottom w:val="0"/>
          <w:divBdr>
            <w:top w:val="none" w:sz="0" w:space="0" w:color="auto"/>
            <w:left w:val="none" w:sz="0" w:space="0" w:color="auto"/>
            <w:bottom w:val="none" w:sz="0" w:space="0" w:color="auto"/>
            <w:right w:val="none" w:sz="0" w:space="0" w:color="auto"/>
          </w:divBdr>
        </w:div>
        <w:div w:id="429082376">
          <w:marLeft w:val="640"/>
          <w:marRight w:val="0"/>
          <w:marTop w:val="0"/>
          <w:marBottom w:val="0"/>
          <w:divBdr>
            <w:top w:val="none" w:sz="0" w:space="0" w:color="auto"/>
            <w:left w:val="none" w:sz="0" w:space="0" w:color="auto"/>
            <w:bottom w:val="none" w:sz="0" w:space="0" w:color="auto"/>
            <w:right w:val="none" w:sz="0" w:space="0" w:color="auto"/>
          </w:divBdr>
        </w:div>
        <w:div w:id="403335945">
          <w:marLeft w:val="640"/>
          <w:marRight w:val="0"/>
          <w:marTop w:val="0"/>
          <w:marBottom w:val="0"/>
          <w:divBdr>
            <w:top w:val="none" w:sz="0" w:space="0" w:color="auto"/>
            <w:left w:val="none" w:sz="0" w:space="0" w:color="auto"/>
            <w:bottom w:val="none" w:sz="0" w:space="0" w:color="auto"/>
            <w:right w:val="none" w:sz="0" w:space="0" w:color="auto"/>
          </w:divBdr>
        </w:div>
        <w:div w:id="1398623959">
          <w:marLeft w:val="640"/>
          <w:marRight w:val="0"/>
          <w:marTop w:val="0"/>
          <w:marBottom w:val="0"/>
          <w:divBdr>
            <w:top w:val="none" w:sz="0" w:space="0" w:color="auto"/>
            <w:left w:val="none" w:sz="0" w:space="0" w:color="auto"/>
            <w:bottom w:val="none" w:sz="0" w:space="0" w:color="auto"/>
            <w:right w:val="none" w:sz="0" w:space="0" w:color="auto"/>
          </w:divBdr>
        </w:div>
        <w:div w:id="656763875">
          <w:marLeft w:val="640"/>
          <w:marRight w:val="0"/>
          <w:marTop w:val="0"/>
          <w:marBottom w:val="0"/>
          <w:divBdr>
            <w:top w:val="none" w:sz="0" w:space="0" w:color="auto"/>
            <w:left w:val="none" w:sz="0" w:space="0" w:color="auto"/>
            <w:bottom w:val="none" w:sz="0" w:space="0" w:color="auto"/>
            <w:right w:val="none" w:sz="0" w:space="0" w:color="auto"/>
          </w:divBdr>
        </w:div>
        <w:div w:id="256909433">
          <w:marLeft w:val="640"/>
          <w:marRight w:val="0"/>
          <w:marTop w:val="0"/>
          <w:marBottom w:val="0"/>
          <w:divBdr>
            <w:top w:val="none" w:sz="0" w:space="0" w:color="auto"/>
            <w:left w:val="none" w:sz="0" w:space="0" w:color="auto"/>
            <w:bottom w:val="none" w:sz="0" w:space="0" w:color="auto"/>
            <w:right w:val="none" w:sz="0" w:space="0" w:color="auto"/>
          </w:divBdr>
        </w:div>
        <w:div w:id="1397587498">
          <w:marLeft w:val="640"/>
          <w:marRight w:val="0"/>
          <w:marTop w:val="0"/>
          <w:marBottom w:val="0"/>
          <w:divBdr>
            <w:top w:val="none" w:sz="0" w:space="0" w:color="auto"/>
            <w:left w:val="none" w:sz="0" w:space="0" w:color="auto"/>
            <w:bottom w:val="none" w:sz="0" w:space="0" w:color="auto"/>
            <w:right w:val="none" w:sz="0" w:space="0" w:color="auto"/>
          </w:divBdr>
        </w:div>
        <w:div w:id="795031486">
          <w:marLeft w:val="640"/>
          <w:marRight w:val="0"/>
          <w:marTop w:val="0"/>
          <w:marBottom w:val="0"/>
          <w:divBdr>
            <w:top w:val="none" w:sz="0" w:space="0" w:color="auto"/>
            <w:left w:val="none" w:sz="0" w:space="0" w:color="auto"/>
            <w:bottom w:val="none" w:sz="0" w:space="0" w:color="auto"/>
            <w:right w:val="none" w:sz="0" w:space="0" w:color="auto"/>
          </w:divBdr>
        </w:div>
        <w:div w:id="2127693802">
          <w:marLeft w:val="640"/>
          <w:marRight w:val="0"/>
          <w:marTop w:val="0"/>
          <w:marBottom w:val="0"/>
          <w:divBdr>
            <w:top w:val="none" w:sz="0" w:space="0" w:color="auto"/>
            <w:left w:val="none" w:sz="0" w:space="0" w:color="auto"/>
            <w:bottom w:val="none" w:sz="0" w:space="0" w:color="auto"/>
            <w:right w:val="none" w:sz="0" w:space="0" w:color="auto"/>
          </w:divBdr>
        </w:div>
        <w:div w:id="607736678">
          <w:marLeft w:val="640"/>
          <w:marRight w:val="0"/>
          <w:marTop w:val="0"/>
          <w:marBottom w:val="0"/>
          <w:divBdr>
            <w:top w:val="none" w:sz="0" w:space="0" w:color="auto"/>
            <w:left w:val="none" w:sz="0" w:space="0" w:color="auto"/>
            <w:bottom w:val="none" w:sz="0" w:space="0" w:color="auto"/>
            <w:right w:val="none" w:sz="0" w:space="0" w:color="auto"/>
          </w:divBdr>
        </w:div>
      </w:divsChild>
    </w:div>
    <w:div w:id="166335679">
      <w:bodyDiv w:val="1"/>
      <w:marLeft w:val="0"/>
      <w:marRight w:val="0"/>
      <w:marTop w:val="0"/>
      <w:marBottom w:val="0"/>
      <w:divBdr>
        <w:top w:val="none" w:sz="0" w:space="0" w:color="auto"/>
        <w:left w:val="none" w:sz="0" w:space="0" w:color="auto"/>
        <w:bottom w:val="none" w:sz="0" w:space="0" w:color="auto"/>
        <w:right w:val="none" w:sz="0" w:space="0" w:color="auto"/>
      </w:divBdr>
      <w:divsChild>
        <w:div w:id="1520582655">
          <w:marLeft w:val="640"/>
          <w:marRight w:val="0"/>
          <w:marTop w:val="0"/>
          <w:marBottom w:val="0"/>
          <w:divBdr>
            <w:top w:val="none" w:sz="0" w:space="0" w:color="auto"/>
            <w:left w:val="none" w:sz="0" w:space="0" w:color="auto"/>
            <w:bottom w:val="none" w:sz="0" w:space="0" w:color="auto"/>
            <w:right w:val="none" w:sz="0" w:space="0" w:color="auto"/>
          </w:divBdr>
        </w:div>
        <w:div w:id="1094320542">
          <w:marLeft w:val="640"/>
          <w:marRight w:val="0"/>
          <w:marTop w:val="0"/>
          <w:marBottom w:val="0"/>
          <w:divBdr>
            <w:top w:val="none" w:sz="0" w:space="0" w:color="auto"/>
            <w:left w:val="none" w:sz="0" w:space="0" w:color="auto"/>
            <w:bottom w:val="none" w:sz="0" w:space="0" w:color="auto"/>
            <w:right w:val="none" w:sz="0" w:space="0" w:color="auto"/>
          </w:divBdr>
        </w:div>
        <w:div w:id="509757248">
          <w:marLeft w:val="640"/>
          <w:marRight w:val="0"/>
          <w:marTop w:val="0"/>
          <w:marBottom w:val="0"/>
          <w:divBdr>
            <w:top w:val="none" w:sz="0" w:space="0" w:color="auto"/>
            <w:left w:val="none" w:sz="0" w:space="0" w:color="auto"/>
            <w:bottom w:val="none" w:sz="0" w:space="0" w:color="auto"/>
            <w:right w:val="none" w:sz="0" w:space="0" w:color="auto"/>
          </w:divBdr>
        </w:div>
        <w:div w:id="226108154">
          <w:marLeft w:val="640"/>
          <w:marRight w:val="0"/>
          <w:marTop w:val="0"/>
          <w:marBottom w:val="0"/>
          <w:divBdr>
            <w:top w:val="none" w:sz="0" w:space="0" w:color="auto"/>
            <w:left w:val="none" w:sz="0" w:space="0" w:color="auto"/>
            <w:bottom w:val="none" w:sz="0" w:space="0" w:color="auto"/>
            <w:right w:val="none" w:sz="0" w:space="0" w:color="auto"/>
          </w:divBdr>
        </w:div>
        <w:div w:id="1508401148">
          <w:marLeft w:val="640"/>
          <w:marRight w:val="0"/>
          <w:marTop w:val="0"/>
          <w:marBottom w:val="0"/>
          <w:divBdr>
            <w:top w:val="none" w:sz="0" w:space="0" w:color="auto"/>
            <w:left w:val="none" w:sz="0" w:space="0" w:color="auto"/>
            <w:bottom w:val="none" w:sz="0" w:space="0" w:color="auto"/>
            <w:right w:val="none" w:sz="0" w:space="0" w:color="auto"/>
          </w:divBdr>
        </w:div>
        <w:div w:id="1638225065">
          <w:marLeft w:val="640"/>
          <w:marRight w:val="0"/>
          <w:marTop w:val="0"/>
          <w:marBottom w:val="0"/>
          <w:divBdr>
            <w:top w:val="none" w:sz="0" w:space="0" w:color="auto"/>
            <w:left w:val="none" w:sz="0" w:space="0" w:color="auto"/>
            <w:bottom w:val="none" w:sz="0" w:space="0" w:color="auto"/>
            <w:right w:val="none" w:sz="0" w:space="0" w:color="auto"/>
          </w:divBdr>
        </w:div>
        <w:div w:id="2017462823">
          <w:marLeft w:val="640"/>
          <w:marRight w:val="0"/>
          <w:marTop w:val="0"/>
          <w:marBottom w:val="0"/>
          <w:divBdr>
            <w:top w:val="none" w:sz="0" w:space="0" w:color="auto"/>
            <w:left w:val="none" w:sz="0" w:space="0" w:color="auto"/>
            <w:bottom w:val="none" w:sz="0" w:space="0" w:color="auto"/>
            <w:right w:val="none" w:sz="0" w:space="0" w:color="auto"/>
          </w:divBdr>
        </w:div>
        <w:div w:id="298801075">
          <w:marLeft w:val="640"/>
          <w:marRight w:val="0"/>
          <w:marTop w:val="0"/>
          <w:marBottom w:val="0"/>
          <w:divBdr>
            <w:top w:val="none" w:sz="0" w:space="0" w:color="auto"/>
            <w:left w:val="none" w:sz="0" w:space="0" w:color="auto"/>
            <w:bottom w:val="none" w:sz="0" w:space="0" w:color="auto"/>
            <w:right w:val="none" w:sz="0" w:space="0" w:color="auto"/>
          </w:divBdr>
        </w:div>
        <w:div w:id="433287942">
          <w:marLeft w:val="640"/>
          <w:marRight w:val="0"/>
          <w:marTop w:val="0"/>
          <w:marBottom w:val="0"/>
          <w:divBdr>
            <w:top w:val="none" w:sz="0" w:space="0" w:color="auto"/>
            <w:left w:val="none" w:sz="0" w:space="0" w:color="auto"/>
            <w:bottom w:val="none" w:sz="0" w:space="0" w:color="auto"/>
            <w:right w:val="none" w:sz="0" w:space="0" w:color="auto"/>
          </w:divBdr>
        </w:div>
        <w:div w:id="1782458109">
          <w:marLeft w:val="640"/>
          <w:marRight w:val="0"/>
          <w:marTop w:val="0"/>
          <w:marBottom w:val="0"/>
          <w:divBdr>
            <w:top w:val="none" w:sz="0" w:space="0" w:color="auto"/>
            <w:left w:val="none" w:sz="0" w:space="0" w:color="auto"/>
            <w:bottom w:val="none" w:sz="0" w:space="0" w:color="auto"/>
            <w:right w:val="none" w:sz="0" w:space="0" w:color="auto"/>
          </w:divBdr>
        </w:div>
        <w:div w:id="1082219382">
          <w:marLeft w:val="640"/>
          <w:marRight w:val="0"/>
          <w:marTop w:val="0"/>
          <w:marBottom w:val="0"/>
          <w:divBdr>
            <w:top w:val="none" w:sz="0" w:space="0" w:color="auto"/>
            <w:left w:val="none" w:sz="0" w:space="0" w:color="auto"/>
            <w:bottom w:val="none" w:sz="0" w:space="0" w:color="auto"/>
            <w:right w:val="none" w:sz="0" w:space="0" w:color="auto"/>
          </w:divBdr>
        </w:div>
        <w:div w:id="1560286536">
          <w:marLeft w:val="640"/>
          <w:marRight w:val="0"/>
          <w:marTop w:val="0"/>
          <w:marBottom w:val="0"/>
          <w:divBdr>
            <w:top w:val="none" w:sz="0" w:space="0" w:color="auto"/>
            <w:left w:val="none" w:sz="0" w:space="0" w:color="auto"/>
            <w:bottom w:val="none" w:sz="0" w:space="0" w:color="auto"/>
            <w:right w:val="none" w:sz="0" w:space="0" w:color="auto"/>
          </w:divBdr>
        </w:div>
        <w:div w:id="1999189811">
          <w:marLeft w:val="640"/>
          <w:marRight w:val="0"/>
          <w:marTop w:val="0"/>
          <w:marBottom w:val="0"/>
          <w:divBdr>
            <w:top w:val="none" w:sz="0" w:space="0" w:color="auto"/>
            <w:left w:val="none" w:sz="0" w:space="0" w:color="auto"/>
            <w:bottom w:val="none" w:sz="0" w:space="0" w:color="auto"/>
            <w:right w:val="none" w:sz="0" w:space="0" w:color="auto"/>
          </w:divBdr>
        </w:div>
        <w:div w:id="1021974014">
          <w:marLeft w:val="640"/>
          <w:marRight w:val="0"/>
          <w:marTop w:val="0"/>
          <w:marBottom w:val="0"/>
          <w:divBdr>
            <w:top w:val="none" w:sz="0" w:space="0" w:color="auto"/>
            <w:left w:val="none" w:sz="0" w:space="0" w:color="auto"/>
            <w:bottom w:val="none" w:sz="0" w:space="0" w:color="auto"/>
            <w:right w:val="none" w:sz="0" w:space="0" w:color="auto"/>
          </w:divBdr>
        </w:div>
        <w:div w:id="875628448">
          <w:marLeft w:val="640"/>
          <w:marRight w:val="0"/>
          <w:marTop w:val="0"/>
          <w:marBottom w:val="0"/>
          <w:divBdr>
            <w:top w:val="none" w:sz="0" w:space="0" w:color="auto"/>
            <w:left w:val="none" w:sz="0" w:space="0" w:color="auto"/>
            <w:bottom w:val="none" w:sz="0" w:space="0" w:color="auto"/>
            <w:right w:val="none" w:sz="0" w:space="0" w:color="auto"/>
          </w:divBdr>
        </w:div>
        <w:div w:id="293685220">
          <w:marLeft w:val="640"/>
          <w:marRight w:val="0"/>
          <w:marTop w:val="0"/>
          <w:marBottom w:val="0"/>
          <w:divBdr>
            <w:top w:val="none" w:sz="0" w:space="0" w:color="auto"/>
            <w:left w:val="none" w:sz="0" w:space="0" w:color="auto"/>
            <w:bottom w:val="none" w:sz="0" w:space="0" w:color="auto"/>
            <w:right w:val="none" w:sz="0" w:space="0" w:color="auto"/>
          </w:divBdr>
        </w:div>
        <w:div w:id="455418026">
          <w:marLeft w:val="640"/>
          <w:marRight w:val="0"/>
          <w:marTop w:val="0"/>
          <w:marBottom w:val="0"/>
          <w:divBdr>
            <w:top w:val="none" w:sz="0" w:space="0" w:color="auto"/>
            <w:left w:val="none" w:sz="0" w:space="0" w:color="auto"/>
            <w:bottom w:val="none" w:sz="0" w:space="0" w:color="auto"/>
            <w:right w:val="none" w:sz="0" w:space="0" w:color="auto"/>
          </w:divBdr>
        </w:div>
        <w:div w:id="1049955358">
          <w:marLeft w:val="640"/>
          <w:marRight w:val="0"/>
          <w:marTop w:val="0"/>
          <w:marBottom w:val="0"/>
          <w:divBdr>
            <w:top w:val="none" w:sz="0" w:space="0" w:color="auto"/>
            <w:left w:val="none" w:sz="0" w:space="0" w:color="auto"/>
            <w:bottom w:val="none" w:sz="0" w:space="0" w:color="auto"/>
            <w:right w:val="none" w:sz="0" w:space="0" w:color="auto"/>
          </w:divBdr>
        </w:div>
        <w:div w:id="1586649969">
          <w:marLeft w:val="640"/>
          <w:marRight w:val="0"/>
          <w:marTop w:val="0"/>
          <w:marBottom w:val="0"/>
          <w:divBdr>
            <w:top w:val="none" w:sz="0" w:space="0" w:color="auto"/>
            <w:left w:val="none" w:sz="0" w:space="0" w:color="auto"/>
            <w:bottom w:val="none" w:sz="0" w:space="0" w:color="auto"/>
            <w:right w:val="none" w:sz="0" w:space="0" w:color="auto"/>
          </w:divBdr>
        </w:div>
        <w:div w:id="494807886">
          <w:marLeft w:val="640"/>
          <w:marRight w:val="0"/>
          <w:marTop w:val="0"/>
          <w:marBottom w:val="0"/>
          <w:divBdr>
            <w:top w:val="none" w:sz="0" w:space="0" w:color="auto"/>
            <w:left w:val="none" w:sz="0" w:space="0" w:color="auto"/>
            <w:bottom w:val="none" w:sz="0" w:space="0" w:color="auto"/>
            <w:right w:val="none" w:sz="0" w:space="0" w:color="auto"/>
          </w:divBdr>
        </w:div>
        <w:div w:id="1564608372">
          <w:marLeft w:val="640"/>
          <w:marRight w:val="0"/>
          <w:marTop w:val="0"/>
          <w:marBottom w:val="0"/>
          <w:divBdr>
            <w:top w:val="none" w:sz="0" w:space="0" w:color="auto"/>
            <w:left w:val="none" w:sz="0" w:space="0" w:color="auto"/>
            <w:bottom w:val="none" w:sz="0" w:space="0" w:color="auto"/>
            <w:right w:val="none" w:sz="0" w:space="0" w:color="auto"/>
          </w:divBdr>
        </w:div>
        <w:div w:id="1853445600">
          <w:marLeft w:val="640"/>
          <w:marRight w:val="0"/>
          <w:marTop w:val="0"/>
          <w:marBottom w:val="0"/>
          <w:divBdr>
            <w:top w:val="none" w:sz="0" w:space="0" w:color="auto"/>
            <w:left w:val="none" w:sz="0" w:space="0" w:color="auto"/>
            <w:bottom w:val="none" w:sz="0" w:space="0" w:color="auto"/>
            <w:right w:val="none" w:sz="0" w:space="0" w:color="auto"/>
          </w:divBdr>
        </w:div>
        <w:div w:id="384377707">
          <w:marLeft w:val="640"/>
          <w:marRight w:val="0"/>
          <w:marTop w:val="0"/>
          <w:marBottom w:val="0"/>
          <w:divBdr>
            <w:top w:val="none" w:sz="0" w:space="0" w:color="auto"/>
            <w:left w:val="none" w:sz="0" w:space="0" w:color="auto"/>
            <w:bottom w:val="none" w:sz="0" w:space="0" w:color="auto"/>
            <w:right w:val="none" w:sz="0" w:space="0" w:color="auto"/>
          </w:divBdr>
        </w:div>
        <w:div w:id="1183669739">
          <w:marLeft w:val="640"/>
          <w:marRight w:val="0"/>
          <w:marTop w:val="0"/>
          <w:marBottom w:val="0"/>
          <w:divBdr>
            <w:top w:val="none" w:sz="0" w:space="0" w:color="auto"/>
            <w:left w:val="none" w:sz="0" w:space="0" w:color="auto"/>
            <w:bottom w:val="none" w:sz="0" w:space="0" w:color="auto"/>
            <w:right w:val="none" w:sz="0" w:space="0" w:color="auto"/>
          </w:divBdr>
        </w:div>
        <w:div w:id="527565743">
          <w:marLeft w:val="640"/>
          <w:marRight w:val="0"/>
          <w:marTop w:val="0"/>
          <w:marBottom w:val="0"/>
          <w:divBdr>
            <w:top w:val="none" w:sz="0" w:space="0" w:color="auto"/>
            <w:left w:val="none" w:sz="0" w:space="0" w:color="auto"/>
            <w:bottom w:val="none" w:sz="0" w:space="0" w:color="auto"/>
            <w:right w:val="none" w:sz="0" w:space="0" w:color="auto"/>
          </w:divBdr>
        </w:div>
        <w:div w:id="1553345291">
          <w:marLeft w:val="640"/>
          <w:marRight w:val="0"/>
          <w:marTop w:val="0"/>
          <w:marBottom w:val="0"/>
          <w:divBdr>
            <w:top w:val="none" w:sz="0" w:space="0" w:color="auto"/>
            <w:left w:val="none" w:sz="0" w:space="0" w:color="auto"/>
            <w:bottom w:val="none" w:sz="0" w:space="0" w:color="auto"/>
            <w:right w:val="none" w:sz="0" w:space="0" w:color="auto"/>
          </w:divBdr>
        </w:div>
        <w:div w:id="1661349159">
          <w:marLeft w:val="640"/>
          <w:marRight w:val="0"/>
          <w:marTop w:val="0"/>
          <w:marBottom w:val="0"/>
          <w:divBdr>
            <w:top w:val="none" w:sz="0" w:space="0" w:color="auto"/>
            <w:left w:val="none" w:sz="0" w:space="0" w:color="auto"/>
            <w:bottom w:val="none" w:sz="0" w:space="0" w:color="auto"/>
            <w:right w:val="none" w:sz="0" w:space="0" w:color="auto"/>
          </w:divBdr>
        </w:div>
        <w:div w:id="1293755082">
          <w:marLeft w:val="640"/>
          <w:marRight w:val="0"/>
          <w:marTop w:val="0"/>
          <w:marBottom w:val="0"/>
          <w:divBdr>
            <w:top w:val="none" w:sz="0" w:space="0" w:color="auto"/>
            <w:left w:val="none" w:sz="0" w:space="0" w:color="auto"/>
            <w:bottom w:val="none" w:sz="0" w:space="0" w:color="auto"/>
            <w:right w:val="none" w:sz="0" w:space="0" w:color="auto"/>
          </w:divBdr>
        </w:div>
        <w:div w:id="768813930">
          <w:marLeft w:val="640"/>
          <w:marRight w:val="0"/>
          <w:marTop w:val="0"/>
          <w:marBottom w:val="0"/>
          <w:divBdr>
            <w:top w:val="none" w:sz="0" w:space="0" w:color="auto"/>
            <w:left w:val="none" w:sz="0" w:space="0" w:color="auto"/>
            <w:bottom w:val="none" w:sz="0" w:space="0" w:color="auto"/>
            <w:right w:val="none" w:sz="0" w:space="0" w:color="auto"/>
          </w:divBdr>
        </w:div>
      </w:divsChild>
    </w:div>
    <w:div w:id="182210490">
      <w:bodyDiv w:val="1"/>
      <w:marLeft w:val="0"/>
      <w:marRight w:val="0"/>
      <w:marTop w:val="0"/>
      <w:marBottom w:val="0"/>
      <w:divBdr>
        <w:top w:val="none" w:sz="0" w:space="0" w:color="auto"/>
        <w:left w:val="none" w:sz="0" w:space="0" w:color="auto"/>
        <w:bottom w:val="none" w:sz="0" w:space="0" w:color="auto"/>
        <w:right w:val="none" w:sz="0" w:space="0" w:color="auto"/>
      </w:divBdr>
    </w:div>
    <w:div w:id="193664987">
      <w:bodyDiv w:val="1"/>
      <w:marLeft w:val="0"/>
      <w:marRight w:val="0"/>
      <w:marTop w:val="0"/>
      <w:marBottom w:val="0"/>
      <w:divBdr>
        <w:top w:val="none" w:sz="0" w:space="0" w:color="auto"/>
        <w:left w:val="none" w:sz="0" w:space="0" w:color="auto"/>
        <w:bottom w:val="none" w:sz="0" w:space="0" w:color="auto"/>
        <w:right w:val="none" w:sz="0" w:space="0" w:color="auto"/>
      </w:divBdr>
      <w:divsChild>
        <w:div w:id="981734477">
          <w:marLeft w:val="640"/>
          <w:marRight w:val="0"/>
          <w:marTop w:val="0"/>
          <w:marBottom w:val="0"/>
          <w:divBdr>
            <w:top w:val="none" w:sz="0" w:space="0" w:color="auto"/>
            <w:left w:val="none" w:sz="0" w:space="0" w:color="auto"/>
            <w:bottom w:val="none" w:sz="0" w:space="0" w:color="auto"/>
            <w:right w:val="none" w:sz="0" w:space="0" w:color="auto"/>
          </w:divBdr>
        </w:div>
        <w:div w:id="1266232484">
          <w:marLeft w:val="640"/>
          <w:marRight w:val="0"/>
          <w:marTop w:val="0"/>
          <w:marBottom w:val="0"/>
          <w:divBdr>
            <w:top w:val="none" w:sz="0" w:space="0" w:color="auto"/>
            <w:left w:val="none" w:sz="0" w:space="0" w:color="auto"/>
            <w:bottom w:val="none" w:sz="0" w:space="0" w:color="auto"/>
            <w:right w:val="none" w:sz="0" w:space="0" w:color="auto"/>
          </w:divBdr>
        </w:div>
        <w:div w:id="846679751">
          <w:marLeft w:val="640"/>
          <w:marRight w:val="0"/>
          <w:marTop w:val="0"/>
          <w:marBottom w:val="0"/>
          <w:divBdr>
            <w:top w:val="none" w:sz="0" w:space="0" w:color="auto"/>
            <w:left w:val="none" w:sz="0" w:space="0" w:color="auto"/>
            <w:bottom w:val="none" w:sz="0" w:space="0" w:color="auto"/>
            <w:right w:val="none" w:sz="0" w:space="0" w:color="auto"/>
          </w:divBdr>
        </w:div>
        <w:div w:id="1309627924">
          <w:marLeft w:val="640"/>
          <w:marRight w:val="0"/>
          <w:marTop w:val="0"/>
          <w:marBottom w:val="0"/>
          <w:divBdr>
            <w:top w:val="none" w:sz="0" w:space="0" w:color="auto"/>
            <w:left w:val="none" w:sz="0" w:space="0" w:color="auto"/>
            <w:bottom w:val="none" w:sz="0" w:space="0" w:color="auto"/>
            <w:right w:val="none" w:sz="0" w:space="0" w:color="auto"/>
          </w:divBdr>
        </w:div>
        <w:div w:id="1894777520">
          <w:marLeft w:val="640"/>
          <w:marRight w:val="0"/>
          <w:marTop w:val="0"/>
          <w:marBottom w:val="0"/>
          <w:divBdr>
            <w:top w:val="none" w:sz="0" w:space="0" w:color="auto"/>
            <w:left w:val="none" w:sz="0" w:space="0" w:color="auto"/>
            <w:bottom w:val="none" w:sz="0" w:space="0" w:color="auto"/>
            <w:right w:val="none" w:sz="0" w:space="0" w:color="auto"/>
          </w:divBdr>
        </w:div>
        <w:div w:id="657153919">
          <w:marLeft w:val="640"/>
          <w:marRight w:val="0"/>
          <w:marTop w:val="0"/>
          <w:marBottom w:val="0"/>
          <w:divBdr>
            <w:top w:val="none" w:sz="0" w:space="0" w:color="auto"/>
            <w:left w:val="none" w:sz="0" w:space="0" w:color="auto"/>
            <w:bottom w:val="none" w:sz="0" w:space="0" w:color="auto"/>
            <w:right w:val="none" w:sz="0" w:space="0" w:color="auto"/>
          </w:divBdr>
        </w:div>
        <w:div w:id="571544591">
          <w:marLeft w:val="640"/>
          <w:marRight w:val="0"/>
          <w:marTop w:val="0"/>
          <w:marBottom w:val="0"/>
          <w:divBdr>
            <w:top w:val="none" w:sz="0" w:space="0" w:color="auto"/>
            <w:left w:val="none" w:sz="0" w:space="0" w:color="auto"/>
            <w:bottom w:val="none" w:sz="0" w:space="0" w:color="auto"/>
            <w:right w:val="none" w:sz="0" w:space="0" w:color="auto"/>
          </w:divBdr>
        </w:div>
        <w:div w:id="232200489">
          <w:marLeft w:val="640"/>
          <w:marRight w:val="0"/>
          <w:marTop w:val="0"/>
          <w:marBottom w:val="0"/>
          <w:divBdr>
            <w:top w:val="none" w:sz="0" w:space="0" w:color="auto"/>
            <w:left w:val="none" w:sz="0" w:space="0" w:color="auto"/>
            <w:bottom w:val="none" w:sz="0" w:space="0" w:color="auto"/>
            <w:right w:val="none" w:sz="0" w:space="0" w:color="auto"/>
          </w:divBdr>
        </w:div>
        <w:div w:id="1439762163">
          <w:marLeft w:val="640"/>
          <w:marRight w:val="0"/>
          <w:marTop w:val="0"/>
          <w:marBottom w:val="0"/>
          <w:divBdr>
            <w:top w:val="none" w:sz="0" w:space="0" w:color="auto"/>
            <w:left w:val="none" w:sz="0" w:space="0" w:color="auto"/>
            <w:bottom w:val="none" w:sz="0" w:space="0" w:color="auto"/>
            <w:right w:val="none" w:sz="0" w:space="0" w:color="auto"/>
          </w:divBdr>
        </w:div>
        <w:div w:id="557202086">
          <w:marLeft w:val="640"/>
          <w:marRight w:val="0"/>
          <w:marTop w:val="0"/>
          <w:marBottom w:val="0"/>
          <w:divBdr>
            <w:top w:val="none" w:sz="0" w:space="0" w:color="auto"/>
            <w:left w:val="none" w:sz="0" w:space="0" w:color="auto"/>
            <w:bottom w:val="none" w:sz="0" w:space="0" w:color="auto"/>
            <w:right w:val="none" w:sz="0" w:space="0" w:color="auto"/>
          </w:divBdr>
        </w:div>
        <w:div w:id="488013493">
          <w:marLeft w:val="640"/>
          <w:marRight w:val="0"/>
          <w:marTop w:val="0"/>
          <w:marBottom w:val="0"/>
          <w:divBdr>
            <w:top w:val="none" w:sz="0" w:space="0" w:color="auto"/>
            <w:left w:val="none" w:sz="0" w:space="0" w:color="auto"/>
            <w:bottom w:val="none" w:sz="0" w:space="0" w:color="auto"/>
            <w:right w:val="none" w:sz="0" w:space="0" w:color="auto"/>
          </w:divBdr>
        </w:div>
        <w:div w:id="171114601">
          <w:marLeft w:val="640"/>
          <w:marRight w:val="0"/>
          <w:marTop w:val="0"/>
          <w:marBottom w:val="0"/>
          <w:divBdr>
            <w:top w:val="none" w:sz="0" w:space="0" w:color="auto"/>
            <w:left w:val="none" w:sz="0" w:space="0" w:color="auto"/>
            <w:bottom w:val="none" w:sz="0" w:space="0" w:color="auto"/>
            <w:right w:val="none" w:sz="0" w:space="0" w:color="auto"/>
          </w:divBdr>
        </w:div>
        <w:div w:id="1355111325">
          <w:marLeft w:val="640"/>
          <w:marRight w:val="0"/>
          <w:marTop w:val="0"/>
          <w:marBottom w:val="0"/>
          <w:divBdr>
            <w:top w:val="none" w:sz="0" w:space="0" w:color="auto"/>
            <w:left w:val="none" w:sz="0" w:space="0" w:color="auto"/>
            <w:bottom w:val="none" w:sz="0" w:space="0" w:color="auto"/>
            <w:right w:val="none" w:sz="0" w:space="0" w:color="auto"/>
          </w:divBdr>
        </w:div>
        <w:div w:id="865827352">
          <w:marLeft w:val="640"/>
          <w:marRight w:val="0"/>
          <w:marTop w:val="0"/>
          <w:marBottom w:val="0"/>
          <w:divBdr>
            <w:top w:val="none" w:sz="0" w:space="0" w:color="auto"/>
            <w:left w:val="none" w:sz="0" w:space="0" w:color="auto"/>
            <w:bottom w:val="none" w:sz="0" w:space="0" w:color="auto"/>
            <w:right w:val="none" w:sz="0" w:space="0" w:color="auto"/>
          </w:divBdr>
        </w:div>
        <w:div w:id="665090252">
          <w:marLeft w:val="640"/>
          <w:marRight w:val="0"/>
          <w:marTop w:val="0"/>
          <w:marBottom w:val="0"/>
          <w:divBdr>
            <w:top w:val="none" w:sz="0" w:space="0" w:color="auto"/>
            <w:left w:val="none" w:sz="0" w:space="0" w:color="auto"/>
            <w:bottom w:val="none" w:sz="0" w:space="0" w:color="auto"/>
            <w:right w:val="none" w:sz="0" w:space="0" w:color="auto"/>
          </w:divBdr>
        </w:div>
        <w:div w:id="1630549257">
          <w:marLeft w:val="640"/>
          <w:marRight w:val="0"/>
          <w:marTop w:val="0"/>
          <w:marBottom w:val="0"/>
          <w:divBdr>
            <w:top w:val="none" w:sz="0" w:space="0" w:color="auto"/>
            <w:left w:val="none" w:sz="0" w:space="0" w:color="auto"/>
            <w:bottom w:val="none" w:sz="0" w:space="0" w:color="auto"/>
            <w:right w:val="none" w:sz="0" w:space="0" w:color="auto"/>
          </w:divBdr>
        </w:div>
        <w:div w:id="741947849">
          <w:marLeft w:val="640"/>
          <w:marRight w:val="0"/>
          <w:marTop w:val="0"/>
          <w:marBottom w:val="0"/>
          <w:divBdr>
            <w:top w:val="none" w:sz="0" w:space="0" w:color="auto"/>
            <w:left w:val="none" w:sz="0" w:space="0" w:color="auto"/>
            <w:bottom w:val="none" w:sz="0" w:space="0" w:color="auto"/>
            <w:right w:val="none" w:sz="0" w:space="0" w:color="auto"/>
          </w:divBdr>
        </w:div>
        <w:div w:id="1863325595">
          <w:marLeft w:val="640"/>
          <w:marRight w:val="0"/>
          <w:marTop w:val="0"/>
          <w:marBottom w:val="0"/>
          <w:divBdr>
            <w:top w:val="none" w:sz="0" w:space="0" w:color="auto"/>
            <w:left w:val="none" w:sz="0" w:space="0" w:color="auto"/>
            <w:bottom w:val="none" w:sz="0" w:space="0" w:color="auto"/>
            <w:right w:val="none" w:sz="0" w:space="0" w:color="auto"/>
          </w:divBdr>
        </w:div>
        <w:div w:id="420107311">
          <w:marLeft w:val="640"/>
          <w:marRight w:val="0"/>
          <w:marTop w:val="0"/>
          <w:marBottom w:val="0"/>
          <w:divBdr>
            <w:top w:val="none" w:sz="0" w:space="0" w:color="auto"/>
            <w:left w:val="none" w:sz="0" w:space="0" w:color="auto"/>
            <w:bottom w:val="none" w:sz="0" w:space="0" w:color="auto"/>
            <w:right w:val="none" w:sz="0" w:space="0" w:color="auto"/>
          </w:divBdr>
        </w:div>
        <w:div w:id="811412237">
          <w:marLeft w:val="640"/>
          <w:marRight w:val="0"/>
          <w:marTop w:val="0"/>
          <w:marBottom w:val="0"/>
          <w:divBdr>
            <w:top w:val="none" w:sz="0" w:space="0" w:color="auto"/>
            <w:left w:val="none" w:sz="0" w:space="0" w:color="auto"/>
            <w:bottom w:val="none" w:sz="0" w:space="0" w:color="auto"/>
            <w:right w:val="none" w:sz="0" w:space="0" w:color="auto"/>
          </w:divBdr>
        </w:div>
        <w:div w:id="609044661">
          <w:marLeft w:val="640"/>
          <w:marRight w:val="0"/>
          <w:marTop w:val="0"/>
          <w:marBottom w:val="0"/>
          <w:divBdr>
            <w:top w:val="none" w:sz="0" w:space="0" w:color="auto"/>
            <w:left w:val="none" w:sz="0" w:space="0" w:color="auto"/>
            <w:bottom w:val="none" w:sz="0" w:space="0" w:color="auto"/>
            <w:right w:val="none" w:sz="0" w:space="0" w:color="auto"/>
          </w:divBdr>
        </w:div>
        <w:div w:id="1716201441">
          <w:marLeft w:val="640"/>
          <w:marRight w:val="0"/>
          <w:marTop w:val="0"/>
          <w:marBottom w:val="0"/>
          <w:divBdr>
            <w:top w:val="none" w:sz="0" w:space="0" w:color="auto"/>
            <w:left w:val="none" w:sz="0" w:space="0" w:color="auto"/>
            <w:bottom w:val="none" w:sz="0" w:space="0" w:color="auto"/>
            <w:right w:val="none" w:sz="0" w:space="0" w:color="auto"/>
          </w:divBdr>
        </w:div>
        <w:div w:id="1851947034">
          <w:marLeft w:val="640"/>
          <w:marRight w:val="0"/>
          <w:marTop w:val="0"/>
          <w:marBottom w:val="0"/>
          <w:divBdr>
            <w:top w:val="none" w:sz="0" w:space="0" w:color="auto"/>
            <w:left w:val="none" w:sz="0" w:space="0" w:color="auto"/>
            <w:bottom w:val="none" w:sz="0" w:space="0" w:color="auto"/>
            <w:right w:val="none" w:sz="0" w:space="0" w:color="auto"/>
          </w:divBdr>
        </w:div>
        <w:div w:id="696469203">
          <w:marLeft w:val="640"/>
          <w:marRight w:val="0"/>
          <w:marTop w:val="0"/>
          <w:marBottom w:val="0"/>
          <w:divBdr>
            <w:top w:val="none" w:sz="0" w:space="0" w:color="auto"/>
            <w:left w:val="none" w:sz="0" w:space="0" w:color="auto"/>
            <w:bottom w:val="none" w:sz="0" w:space="0" w:color="auto"/>
            <w:right w:val="none" w:sz="0" w:space="0" w:color="auto"/>
          </w:divBdr>
        </w:div>
        <w:div w:id="669064859">
          <w:marLeft w:val="640"/>
          <w:marRight w:val="0"/>
          <w:marTop w:val="0"/>
          <w:marBottom w:val="0"/>
          <w:divBdr>
            <w:top w:val="none" w:sz="0" w:space="0" w:color="auto"/>
            <w:left w:val="none" w:sz="0" w:space="0" w:color="auto"/>
            <w:bottom w:val="none" w:sz="0" w:space="0" w:color="auto"/>
            <w:right w:val="none" w:sz="0" w:space="0" w:color="auto"/>
          </w:divBdr>
        </w:div>
        <w:div w:id="1054815988">
          <w:marLeft w:val="640"/>
          <w:marRight w:val="0"/>
          <w:marTop w:val="0"/>
          <w:marBottom w:val="0"/>
          <w:divBdr>
            <w:top w:val="none" w:sz="0" w:space="0" w:color="auto"/>
            <w:left w:val="none" w:sz="0" w:space="0" w:color="auto"/>
            <w:bottom w:val="none" w:sz="0" w:space="0" w:color="auto"/>
            <w:right w:val="none" w:sz="0" w:space="0" w:color="auto"/>
          </w:divBdr>
        </w:div>
        <w:div w:id="1486238834">
          <w:marLeft w:val="640"/>
          <w:marRight w:val="0"/>
          <w:marTop w:val="0"/>
          <w:marBottom w:val="0"/>
          <w:divBdr>
            <w:top w:val="none" w:sz="0" w:space="0" w:color="auto"/>
            <w:left w:val="none" w:sz="0" w:space="0" w:color="auto"/>
            <w:bottom w:val="none" w:sz="0" w:space="0" w:color="auto"/>
            <w:right w:val="none" w:sz="0" w:space="0" w:color="auto"/>
          </w:divBdr>
        </w:div>
      </w:divsChild>
    </w:div>
    <w:div w:id="195580461">
      <w:bodyDiv w:val="1"/>
      <w:marLeft w:val="0"/>
      <w:marRight w:val="0"/>
      <w:marTop w:val="0"/>
      <w:marBottom w:val="0"/>
      <w:divBdr>
        <w:top w:val="none" w:sz="0" w:space="0" w:color="auto"/>
        <w:left w:val="none" w:sz="0" w:space="0" w:color="auto"/>
        <w:bottom w:val="none" w:sz="0" w:space="0" w:color="auto"/>
        <w:right w:val="none" w:sz="0" w:space="0" w:color="auto"/>
      </w:divBdr>
      <w:divsChild>
        <w:div w:id="676926138">
          <w:marLeft w:val="640"/>
          <w:marRight w:val="0"/>
          <w:marTop w:val="0"/>
          <w:marBottom w:val="0"/>
          <w:divBdr>
            <w:top w:val="none" w:sz="0" w:space="0" w:color="auto"/>
            <w:left w:val="none" w:sz="0" w:space="0" w:color="auto"/>
            <w:bottom w:val="none" w:sz="0" w:space="0" w:color="auto"/>
            <w:right w:val="none" w:sz="0" w:space="0" w:color="auto"/>
          </w:divBdr>
        </w:div>
        <w:div w:id="1716201539">
          <w:marLeft w:val="640"/>
          <w:marRight w:val="0"/>
          <w:marTop w:val="0"/>
          <w:marBottom w:val="0"/>
          <w:divBdr>
            <w:top w:val="none" w:sz="0" w:space="0" w:color="auto"/>
            <w:left w:val="none" w:sz="0" w:space="0" w:color="auto"/>
            <w:bottom w:val="none" w:sz="0" w:space="0" w:color="auto"/>
            <w:right w:val="none" w:sz="0" w:space="0" w:color="auto"/>
          </w:divBdr>
        </w:div>
        <w:div w:id="695692919">
          <w:marLeft w:val="640"/>
          <w:marRight w:val="0"/>
          <w:marTop w:val="0"/>
          <w:marBottom w:val="0"/>
          <w:divBdr>
            <w:top w:val="none" w:sz="0" w:space="0" w:color="auto"/>
            <w:left w:val="none" w:sz="0" w:space="0" w:color="auto"/>
            <w:bottom w:val="none" w:sz="0" w:space="0" w:color="auto"/>
            <w:right w:val="none" w:sz="0" w:space="0" w:color="auto"/>
          </w:divBdr>
        </w:div>
        <w:div w:id="2024898078">
          <w:marLeft w:val="640"/>
          <w:marRight w:val="0"/>
          <w:marTop w:val="0"/>
          <w:marBottom w:val="0"/>
          <w:divBdr>
            <w:top w:val="none" w:sz="0" w:space="0" w:color="auto"/>
            <w:left w:val="none" w:sz="0" w:space="0" w:color="auto"/>
            <w:bottom w:val="none" w:sz="0" w:space="0" w:color="auto"/>
            <w:right w:val="none" w:sz="0" w:space="0" w:color="auto"/>
          </w:divBdr>
        </w:div>
        <w:div w:id="1628196921">
          <w:marLeft w:val="640"/>
          <w:marRight w:val="0"/>
          <w:marTop w:val="0"/>
          <w:marBottom w:val="0"/>
          <w:divBdr>
            <w:top w:val="none" w:sz="0" w:space="0" w:color="auto"/>
            <w:left w:val="none" w:sz="0" w:space="0" w:color="auto"/>
            <w:bottom w:val="none" w:sz="0" w:space="0" w:color="auto"/>
            <w:right w:val="none" w:sz="0" w:space="0" w:color="auto"/>
          </w:divBdr>
        </w:div>
        <w:div w:id="990250938">
          <w:marLeft w:val="640"/>
          <w:marRight w:val="0"/>
          <w:marTop w:val="0"/>
          <w:marBottom w:val="0"/>
          <w:divBdr>
            <w:top w:val="none" w:sz="0" w:space="0" w:color="auto"/>
            <w:left w:val="none" w:sz="0" w:space="0" w:color="auto"/>
            <w:bottom w:val="none" w:sz="0" w:space="0" w:color="auto"/>
            <w:right w:val="none" w:sz="0" w:space="0" w:color="auto"/>
          </w:divBdr>
        </w:div>
        <w:div w:id="1945111290">
          <w:marLeft w:val="640"/>
          <w:marRight w:val="0"/>
          <w:marTop w:val="0"/>
          <w:marBottom w:val="0"/>
          <w:divBdr>
            <w:top w:val="none" w:sz="0" w:space="0" w:color="auto"/>
            <w:left w:val="none" w:sz="0" w:space="0" w:color="auto"/>
            <w:bottom w:val="none" w:sz="0" w:space="0" w:color="auto"/>
            <w:right w:val="none" w:sz="0" w:space="0" w:color="auto"/>
          </w:divBdr>
        </w:div>
        <w:div w:id="439616719">
          <w:marLeft w:val="640"/>
          <w:marRight w:val="0"/>
          <w:marTop w:val="0"/>
          <w:marBottom w:val="0"/>
          <w:divBdr>
            <w:top w:val="none" w:sz="0" w:space="0" w:color="auto"/>
            <w:left w:val="none" w:sz="0" w:space="0" w:color="auto"/>
            <w:bottom w:val="none" w:sz="0" w:space="0" w:color="auto"/>
            <w:right w:val="none" w:sz="0" w:space="0" w:color="auto"/>
          </w:divBdr>
        </w:div>
        <w:div w:id="1914117499">
          <w:marLeft w:val="640"/>
          <w:marRight w:val="0"/>
          <w:marTop w:val="0"/>
          <w:marBottom w:val="0"/>
          <w:divBdr>
            <w:top w:val="none" w:sz="0" w:space="0" w:color="auto"/>
            <w:left w:val="none" w:sz="0" w:space="0" w:color="auto"/>
            <w:bottom w:val="none" w:sz="0" w:space="0" w:color="auto"/>
            <w:right w:val="none" w:sz="0" w:space="0" w:color="auto"/>
          </w:divBdr>
        </w:div>
        <w:div w:id="2126387166">
          <w:marLeft w:val="640"/>
          <w:marRight w:val="0"/>
          <w:marTop w:val="0"/>
          <w:marBottom w:val="0"/>
          <w:divBdr>
            <w:top w:val="none" w:sz="0" w:space="0" w:color="auto"/>
            <w:left w:val="none" w:sz="0" w:space="0" w:color="auto"/>
            <w:bottom w:val="none" w:sz="0" w:space="0" w:color="auto"/>
            <w:right w:val="none" w:sz="0" w:space="0" w:color="auto"/>
          </w:divBdr>
        </w:div>
        <w:div w:id="969826091">
          <w:marLeft w:val="640"/>
          <w:marRight w:val="0"/>
          <w:marTop w:val="0"/>
          <w:marBottom w:val="0"/>
          <w:divBdr>
            <w:top w:val="none" w:sz="0" w:space="0" w:color="auto"/>
            <w:left w:val="none" w:sz="0" w:space="0" w:color="auto"/>
            <w:bottom w:val="none" w:sz="0" w:space="0" w:color="auto"/>
            <w:right w:val="none" w:sz="0" w:space="0" w:color="auto"/>
          </w:divBdr>
        </w:div>
        <w:div w:id="709261011">
          <w:marLeft w:val="640"/>
          <w:marRight w:val="0"/>
          <w:marTop w:val="0"/>
          <w:marBottom w:val="0"/>
          <w:divBdr>
            <w:top w:val="none" w:sz="0" w:space="0" w:color="auto"/>
            <w:left w:val="none" w:sz="0" w:space="0" w:color="auto"/>
            <w:bottom w:val="none" w:sz="0" w:space="0" w:color="auto"/>
            <w:right w:val="none" w:sz="0" w:space="0" w:color="auto"/>
          </w:divBdr>
        </w:div>
        <w:div w:id="435952738">
          <w:marLeft w:val="640"/>
          <w:marRight w:val="0"/>
          <w:marTop w:val="0"/>
          <w:marBottom w:val="0"/>
          <w:divBdr>
            <w:top w:val="none" w:sz="0" w:space="0" w:color="auto"/>
            <w:left w:val="none" w:sz="0" w:space="0" w:color="auto"/>
            <w:bottom w:val="none" w:sz="0" w:space="0" w:color="auto"/>
            <w:right w:val="none" w:sz="0" w:space="0" w:color="auto"/>
          </w:divBdr>
        </w:div>
        <w:div w:id="1538162387">
          <w:marLeft w:val="640"/>
          <w:marRight w:val="0"/>
          <w:marTop w:val="0"/>
          <w:marBottom w:val="0"/>
          <w:divBdr>
            <w:top w:val="none" w:sz="0" w:space="0" w:color="auto"/>
            <w:left w:val="none" w:sz="0" w:space="0" w:color="auto"/>
            <w:bottom w:val="none" w:sz="0" w:space="0" w:color="auto"/>
            <w:right w:val="none" w:sz="0" w:space="0" w:color="auto"/>
          </w:divBdr>
        </w:div>
        <w:div w:id="178934816">
          <w:marLeft w:val="640"/>
          <w:marRight w:val="0"/>
          <w:marTop w:val="0"/>
          <w:marBottom w:val="0"/>
          <w:divBdr>
            <w:top w:val="none" w:sz="0" w:space="0" w:color="auto"/>
            <w:left w:val="none" w:sz="0" w:space="0" w:color="auto"/>
            <w:bottom w:val="none" w:sz="0" w:space="0" w:color="auto"/>
            <w:right w:val="none" w:sz="0" w:space="0" w:color="auto"/>
          </w:divBdr>
        </w:div>
        <w:div w:id="2128159656">
          <w:marLeft w:val="640"/>
          <w:marRight w:val="0"/>
          <w:marTop w:val="0"/>
          <w:marBottom w:val="0"/>
          <w:divBdr>
            <w:top w:val="none" w:sz="0" w:space="0" w:color="auto"/>
            <w:left w:val="none" w:sz="0" w:space="0" w:color="auto"/>
            <w:bottom w:val="none" w:sz="0" w:space="0" w:color="auto"/>
            <w:right w:val="none" w:sz="0" w:space="0" w:color="auto"/>
          </w:divBdr>
        </w:div>
        <w:div w:id="2079815805">
          <w:marLeft w:val="640"/>
          <w:marRight w:val="0"/>
          <w:marTop w:val="0"/>
          <w:marBottom w:val="0"/>
          <w:divBdr>
            <w:top w:val="none" w:sz="0" w:space="0" w:color="auto"/>
            <w:left w:val="none" w:sz="0" w:space="0" w:color="auto"/>
            <w:bottom w:val="none" w:sz="0" w:space="0" w:color="auto"/>
            <w:right w:val="none" w:sz="0" w:space="0" w:color="auto"/>
          </w:divBdr>
        </w:div>
        <w:div w:id="211382555">
          <w:marLeft w:val="640"/>
          <w:marRight w:val="0"/>
          <w:marTop w:val="0"/>
          <w:marBottom w:val="0"/>
          <w:divBdr>
            <w:top w:val="none" w:sz="0" w:space="0" w:color="auto"/>
            <w:left w:val="none" w:sz="0" w:space="0" w:color="auto"/>
            <w:bottom w:val="none" w:sz="0" w:space="0" w:color="auto"/>
            <w:right w:val="none" w:sz="0" w:space="0" w:color="auto"/>
          </w:divBdr>
        </w:div>
        <w:div w:id="1190602169">
          <w:marLeft w:val="640"/>
          <w:marRight w:val="0"/>
          <w:marTop w:val="0"/>
          <w:marBottom w:val="0"/>
          <w:divBdr>
            <w:top w:val="none" w:sz="0" w:space="0" w:color="auto"/>
            <w:left w:val="none" w:sz="0" w:space="0" w:color="auto"/>
            <w:bottom w:val="none" w:sz="0" w:space="0" w:color="auto"/>
            <w:right w:val="none" w:sz="0" w:space="0" w:color="auto"/>
          </w:divBdr>
        </w:div>
        <w:div w:id="1337730790">
          <w:marLeft w:val="640"/>
          <w:marRight w:val="0"/>
          <w:marTop w:val="0"/>
          <w:marBottom w:val="0"/>
          <w:divBdr>
            <w:top w:val="none" w:sz="0" w:space="0" w:color="auto"/>
            <w:left w:val="none" w:sz="0" w:space="0" w:color="auto"/>
            <w:bottom w:val="none" w:sz="0" w:space="0" w:color="auto"/>
            <w:right w:val="none" w:sz="0" w:space="0" w:color="auto"/>
          </w:divBdr>
        </w:div>
        <w:div w:id="1372345782">
          <w:marLeft w:val="640"/>
          <w:marRight w:val="0"/>
          <w:marTop w:val="0"/>
          <w:marBottom w:val="0"/>
          <w:divBdr>
            <w:top w:val="none" w:sz="0" w:space="0" w:color="auto"/>
            <w:left w:val="none" w:sz="0" w:space="0" w:color="auto"/>
            <w:bottom w:val="none" w:sz="0" w:space="0" w:color="auto"/>
            <w:right w:val="none" w:sz="0" w:space="0" w:color="auto"/>
          </w:divBdr>
        </w:div>
        <w:div w:id="1146699995">
          <w:marLeft w:val="640"/>
          <w:marRight w:val="0"/>
          <w:marTop w:val="0"/>
          <w:marBottom w:val="0"/>
          <w:divBdr>
            <w:top w:val="none" w:sz="0" w:space="0" w:color="auto"/>
            <w:left w:val="none" w:sz="0" w:space="0" w:color="auto"/>
            <w:bottom w:val="none" w:sz="0" w:space="0" w:color="auto"/>
            <w:right w:val="none" w:sz="0" w:space="0" w:color="auto"/>
          </w:divBdr>
        </w:div>
        <w:div w:id="681781226">
          <w:marLeft w:val="640"/>
          <w:marRight w:val="0"/>
          <w:marTop w:val="0"/>
          <w:marBottom w:val="0"/>
          <w:divBdr>
            <w:top w:val="none" w:sz="0" w:space="0" w:color="auto"/>
            <w:left w:val="none" w:sz="0" w:space="0" w:color="auto"/>
            <w:bottom w:val="none" w:sz="0" w:space="0" w:color="auto"/>
            <w:right w:val="none" w:sz="0" w:space="0" w:color="auto"/>
          </w:divBdr>
        </w:div>
        <w:div w:id="1628586910">
          <w:marLeft w:val="640"/>
          <w:marRight w:val="0"/>
          <w:marTop w:val="0"/>
          <w:marBottom w:val="0"/>
          <w:divBdr>
            <w:top w:val="none" w:sz="0" w:space="0" w:color="auto"/>
            <w:left w:val="none" w:sz="0" w:space="0" w:color="auto"/>
            <w:bottom w:val="none" w:sz="0" w:space="0" w:color="auto"/>
            <w:right w:val="none" w:sz="0" w:space="0" w:color="auto"/>
          </w:divBdr>
        </w:div>
        <w:div w:id="814688867">
          <w:marLeft w:val="640"/>
          <w:marRight w:val="0"/>
          <w:marTop w:val="0"/>
          <w:marBottom w:val="0"/>
          <w:divBdr>
            <w:top w:val="none" w:sz="0" w:space="0" w:color="auto"/>
            <w:left w:val="none" w:sz="0" w:space="0" w:color="auto"/>
            <w:bottom w:val="none" w:sz="0" w:space="0" w:color="auto"/>
            <w:right w:val="none" w:sz="0" w:space="0" w:color="auto"/>
          </w:divBdr>
        </w:div>
        <w:div w:id="473913762">
          <w:marLeft w:val="640"/>
          <w:marRight w:val="0"/>
          <w:marTop w:val="0"/>
          <w:marBottom w:val="0"/>
          <w:divBdr>
            <w:top w:val="none" w:sz="0" w:space="0" w:color="auto"/>
            <w:left w:val="none" w:sz="0" w:space="0" w:color="auto"/>
            <w:bottom w:val="none" w:sz="0" w:space="0" w:color="auto"/>
            <w:right w:val="none" w:sz="0" w:space="0" w:color="auto"/>
          </w:divBdr>
        </w:div>
        <w:div w:id="1274092856">
          <w:marLeft w:val="640"/>
          <w:marRight w:val="0"/>
          <w:marTop w:val="0"/>
          <w:marBottom w:val="0"/>
          <w:divBdr>
            <w:top w:val="none" w:sz="0" w:space="0" w:color="auto"/>
            <w:left w:val="none" w:sz="0" w:space="0" w:color="auto"/>
            <w:bottom w:val="none" w:sz="0" w:space="0" w:color="auto"/>
            <w:right w:val="none" w:sz="0" w:space="0" w:color="auto"/>
          </w:divBdr>
        </w:div>
        <w:div w:id="195315166">
          <w:marLeft w:val="640"/>
          <w:marRight w:val="0"/>
          <w:marTop w:val="0"/>
          <w:marBottom w:val="0"/>
          <w:divBdr>
            <w:top w:val="none" w:sz="0" w:space="0" w:color="auto"/>
            <w:left w:val="none" w:sz="0" w:space="0" w:color="auto"/>
            <w:bottom w:val="none" w:sz="0" w:space="0" w:color="auto"/>
            <w:right w:val="none" w:sz="0" w:space="0" w:color="auto"/>
          </w:divBdr>
        </w:div>
        <w:div w:id="2112893820">
          <w:marLeft w:val="640"/>
          <w:marRight w:val="0"/>
          <w:marTop w:val="0"/>
          <w:marBottom w:val="0"/>
          <w:divBdr>
            <w:top w:val="none" w:sz="0" w:space="0" w:color="auto"/>
            <w:left w:val="none" w:sz="0" w:space="0" w:color="auto"/>
            <w:bottom w:val="none" w:sz="0" w:space="0" w:color="auto"/>
            <w:right w:val="none" w:sz="0" w:space="0" w:color="auto"/>
          </w:divBdr>
        </w:div>
        <w:div w:id="640694253">
          <w:marLeft w:val="640"/>
          <w:marRight w:val="0"/>
          <w:marTop w:val="0"/>
          <w:marBottom w:val="0"/>
          <w:divBdr>
            <w:top w:val="none" w:sz="0" w:space="0" w:color="auto"/>
            <w:left w:val="none" w:sz="0" w:space="0" w:color="auto"/>
            <w:bottom w:val="none" w:sz="0" w:space="0" w:color="auto"/>
            <w:right w:val="none" w:sz="0" w:space="0" w:color="auto"/>
          </w:divBdr>
        </w:div>
      </w:divsChild>
    </w:div>
    <w:div w:id="208691763">
      <w:bodyDiv w:val="1"/>
      <w:marLeft w:val="0"/>
      <w:marRight w:val="0"/>
      <w:marTop w:val="0"/>
      <w:marBottom w:val="0"/>
      <w:divBdr>
        <w:top w:val="none" w:sz="0" w:space="0" w:color="auto"/>
        <w:left w:val="none" w:sz="0" w:space="0" w:color="auto"/>
        <w:bottom w:val="none" w:sz="0" w:space="0" w:color="auto"/>
        <w:right w:val="none" w:sz="0" w:space="0" w:color="auto"/>
      </w:divBdr>
      <w:divsChild>
        <w:div w:id="2010985364">
          <w:marLeft w:val="640"/>
          <w:marRight w:val="0"/>
          <w:marTop w:val="0"/>
          <w:marBottom w:val="0"/>
          <w:divBdr>
            <w:top w:val="none" w:sz="0" w:space="0" w:color="auto"/>
            <w:left w:val="none" w:sz="0" w:space="0" w:color="auto"/>
            <w:bottom w:val="none" w:sz="0" w:space="0" w:color="auto"/>
            <w:right w:val="none" w:sz="0" w:space="0" w:color="auto"/>
          </w:divBdr>
        </w:div>
        <w:div w:id="1347487517">
          <w:marLeft w:val="640"/>
          <w:marRight w:val="0"/>
          <w:marTop w:val="0"/>
          <w:marBottom w:val="0"/>
          <w:divBdr>
            <w:top w:val="none" w:sz="0" w:space="0" w:color="auto"/>
            <w:left w:val="none" w:sz="0" w:space="0" w:color="auto"/>
            <w:bottom w:val="none" w:sz="0" w:space="0" w:color="auto"/>
            <w:right w:val="none" w:sz="0" w:space="0" w:color="auto"/>
          </w:divBdr>
        </w:div>
        <w:div w:id="1729453836">
          <w:marLeft w:val="640"/>
          <w:marRight w:val="0"/>
          <w:marTop w:val="0"/>
          <w:marBottom w:val="0"/>
          <w:divBdr>
            <w:top w:val="none" w:sz="0" w:space="0" w:color="auto"/>
            <w:left w:val="none" w:sz="0" w:space="0" w:color="auto"/>
            <w:bottom w:val="none" w:sz="0" w:space="0" w:color="auto"/>
            <w:right w:val="none" w:sz="0" w:space="0" w:color="auto"/>
          </w:divBdr>
        </w:div>
        <w:div w:id="33966121">
          <w:marLeft w:val="640"/>
          <w:marRight w:val="0"/>
          <w:marTop w:val="0"/>
          <w:marBottom w:val="0"/>
          <w:divBdr>
            <w:top w:val="none" w:sz="0" w:space="0" w:color="auto"/>
            <w:left w:val="none" w:sz="0" w:space="0" w:color="auto"/>
            <w:bottom w:val="none" w:sz="0" w:space="0" w:color="auto"/>
            <w:right w:val="none" w:sz="0" w:space="0" w:color="auto"/>
          </w:divBdr>
        </w:div>
        <w:div w:id="1833569346">
          <w:marLeft w:val="640"/>
          <w:marRight w:val="0"/>
          <w:marTop w:val="0"/>
          <w:marBottom w:val="0"/>
          <w:divBdr>
            <w:top w:val="none" w:sz="0" w:space="0" w:color="auto"/>
            <w:left w:val="none" w:sz="0" w:space="0" w:color="auto"/>
            <w:bottom w:val="none" w:sz="0" w:space="0" w:color="auto"/>
            <w:right w:val="none" w:sz="0" w:space="0" w:color="auto"/>
          </w:divBdr>
        </w:div>
        <w:div w:id="949360504">
          <w:marLeft w:val="640"/>
          <w:marRight w:val="0"/>
          <w:marTop w:val="0"/>
          <w:marBottom w:val="0"/>
          <w:divBdr>
            <w:top w:val="none" w:sz="0" w:space="0" w:color="auto"/>
            <w:left w:val="none" w:sz="0" w:space="0" w:color="auto"/>
            <w:bottom w:val="none" w:sz="0" w:space="0" w:color="auto"/>
            <w:right w:val="none" w:sz="0" w:space="0" w:color="auto"/>
          </w:divBdr>
        </w:div>
        <w:div w:id="1956325680">
          <w:marLeft w:val="640"/>
          <w:marRight w:val="0"/>
          <w:marTop w:val="0"/>
          <w:marBottom w:val="0"/>
          <w:divBdr>
            <w:top w:val="none" w:sz="0" w:space="0" w:color="auto"/>
            <w:left w:val="none" w:sz="0" w:space="0" w:color="auto"/>
            <w:bottom w:val="none" w:sz="0" w:space="0" w:color="auto"/>
            <w:right w:val="none" w:sz="0" w:space="0" w:color="auto"/>
          </w:divBdr>
        </w:div>
        <w:div w:id="931010981">
          <w:marLeft w:val="640"/>
          <w:marRight w:val="0"/>
          <w:marTop w:val="0"/>
          <w:marBottom w:val="0"/>
          <w:divBdr>
            <w:top w:val="none" w:sz="0" w:space="0" w:color="auto"/>
            <w:left w:val="none" w:sz="0" w:space="0" w:color="auto"/>
            <w:bottom w:val="none" w:sz="0" w:space="0" w:color="auto"/>
            <w:right w:val="none" w:sz="0" w:space="0" w:color="auto"/>
          </w:divBdr>
        </w:div>
        <w:div w:id="1608585293">
          <w:marLeft w:val="640"/>
          <w:marRight w:val="0"/>
          <w:marTop w:val="0"/>
          <w:marBottom w:val="0"/>
          <w:divBdr>
            <w:top w:val="none" w:sz="0" w:space="0" w:color="auto"/>
            <w:left w:val="none" w:sz="0" w:space="0" w:color="auto"/>
            <w:bottom w:val="none" w:sz="0" w:space="0" w:color="auto"/>
            <w:right w:val="none" w:sz="0" w:space="0" w:color="auto"/>
          </w:divBdr>
        </w:div>
        <w:div w:id="1855337854">
          <w:marLeft w:val="640"/>
          <w:marRight w:val="0"/>
          <w:marTop w:val="0"/>
          <w:marBottom w:val="0"/>
          <w:divBdr>
            <w:top w:val="none" w:sz="0" w:space="0" w:color="auto"/>
            <w:left w:val="none" w:sz="0" w:space="0" w:color="auto"/>
            <w:bottom w:val="none" w:sz="0" w:space="0" w:color="auto"/>
            <w:right w:val="none" w:sz="0" w:space="0" w:color="auto"/>
          </w:divBdr>
        </w:div>
        <w:div w:id="1143893214">
          <w:marLeft w:val="640"/>
          <w:marRight w:val="0"/>
          <w:marTop w:val="0"/>
          <w:marBottom w:val="0"/>
          <w:divBdr>
            <w:top w:val="none" w:sz="0" w:space="0" w:color="auto"/>
            <w:left w:val="none" w:sz="0" w:space="0" w:color="auto"/>
            <w:bottom w:val="none" w:sz="0" w:space="0" w:color="auto"/>
            <w:right w:val="none" w:sz="0" w:space="0" w:color="auto"/>
          </w:divBdr>
        </w:div>
        <w:div w:id="689453012">
          <w:marLeft w:val="640"/>
          <w:marRight w:val="0"/>
          <w:marTop w:val="0"/>
          <w:marBottom w:val="0"/>
          <w:divBdr>
            <w:top w:val="none" w:sz="0" w:space="0" w:color="auto"/>
            <w:left w:val="none" w:sz="0" w:space="0" w:color="auto"/>
            <w:bottom w:val="none" w:sz="0" w:space="0" w:color="auto"/>
            <w:right w:val="none" w:sz="0" w:space="0" w:color="auto"/>
          </w:divBdr>
        </w:div>
        <w:div w:id="1545749229">
          <w:marLeft w:val="640"/>
          <w:marRight w:val="0"/>
          <w:marTop w:val="0"/>
          <w:marBottom w:val="0"/>
          <w:divBdr>
            <w:top w:val="none" w:sz="0" w:space="0" w:color="auto"/>
            <w:left w:val="none" w:sz="0" w:space="0" w:color="auto"/>
            <w:bottom w:val="none" w:sz="0" w:space="0" w:color="auto"/>
            <w:right w:val="none" w:sz="0" w:space="0" w:color="auto"/>
          </w:divBdr>
        </w:div>
        <w:div w:id="546065435">
          <w:marLeft w:val="640"/>
          <w:marRight w:val="0"/>
          <w:marTop w:val="0"/>
          <w:marBottom w:val="0"/>
          <w:divBdr>
            <w:top w:val="none" w:sz="0" w:space="0" w:color="auto"/>
            <w:left w:val="none" w:sz="0" w:space="0" w:color="auto"/>
            <w:bottom w:val="none" w:sz="0" w:space="0" w:color="auto"/>
            <w:right w:val="none" w:sz="0" w:space="0" w:color="auto"/>
          </w:divBdr>
        </w:div>
        <w:div w:id="931283436">
          <w:marLeft w:val="640"/>
          <w:marRight w:val="0"/>
          <w:marTop w:val="0"/>
          <w:marBottom w:val="0"/>
          <w:divBdr>
            <w:top w:val="none" w:sz="0" w:space="0" w:color="auto"/>
            <w:left w:val="none" w:sz="0" w:space="0" w:color="auto"/>
            <w:bottom w:val="none" w:sz="0" w:space="0" w:color="auto"/>
            <w:right w:val="none" w:sz="0" w:space="0" w:color="auto"/>
          </w:divBdr>
        </w:div>
        <w:div w:id="392315218">
          <w:marLeft w:val="640"/>
          <w:marRight w:val="0"/>
          <w:marTop w:val="0"/>
          <w:marBottom w:val="0"/>
          <w:divBdr>
            <w:top w:val="none" w:sz="0" w:space="0" w:color="auto"/>
            <w:left w:val="none" w:sz="0" w:space="0" w:color="auto"/>
            <w:bottom w:val="none" w:sz="0" w:space="0" w:color="auto"/>
            <w:right w:val="none" w:sz="0" w:space="0" w:color="auto"/>
          </w:divBdr>
        </w:div>
        <w:div w:id="70153477">
          <w:marLeft w:val="640"/>
          <w:marRight w:val="0"/>
          <w:marTop w:val="0"/>
          <w:marBottom w:val="0"/>
          <w:divBdr>
            <w:top w:val="none" w:sz="0" w:space="0" w:color="auto"/>
            <w:left w:val="none" w:sz="0" w:space="0" w:color="auto"/>
            <w:bottom w:val="none" w:sz="0" w:space="0" w:color="auto"/>
            <w:right w:val="none" w:sz="0" w:space="0" w:color="auto"/>
          </w:divBdr>
        </w:div>
        <w:div w:id="1579901489">
          <w:marLeft w:val="640"/>
          <w:marRight w:val="0"/>
          <w:marTop w:val="0"/>
          <w:marBottom w:val="0"/>
          <w:divBdr>
            <w:top w:val="none" w:sz="0" w:space="0" w:color="auto"/>
            <w:left w:val="none" w:sz="0" w:space="0" w:color="auto"/>
            <w:bottom w:val="none" w:sz="0" w:space="0" w:color="auto"/>
            <w:right w:val="none" w:sz="0" w:space="0" w:color="auto"/>
          </w:divBdr>
        </w:div>
      </w:divsChild>
    </w:div>
    <w:div w:id="254170865">
      <w:bodyDiv w:val="1"/>
      <w:marLeft w:val="0"/>
      <w:marRight w:val="0"/>
      <w:marTop w:val="0"/>
      <w:marBottom w:val="0"/>
      <w:divBdr>
        <w:top w:val="none" w:sz="0" w:space="0" w:color="auto"/>
        <w:left w:val="none" w:sz="0" w:space="0" w:color="auto"/>
        <w:bottom w:val="none" w:sz="0" w:space="0" w:color="auto"/>
        <w:right w:val="none" w:sz="0" w:space="0" w:color="auto"/>
      </w:divBdr>
    </w:div>
    <w:div w:id="292057774">
      <w:bodyDiv w:val="1"/>
      <w:marLeft w:val="0"/>
      <w:marRight w:val="0"/>
      <w:marTop w:val="0"/>
      <w:marBottom w:val="0"/>
      <w:divBdr>
        <w:top w:val="none" w:sz="0" w:space="0" w:color="auto"/>
        <w:left w:val="none" w:sz="0" w:space="0" w:color="auto"/>
        <w:bottom w:val="none" w:sz="0" w:space="0" w:color="auto"/>
        <w:right w:val="none" w:sz="0" w:space="0" w:color="auto"/>
      </w:divBdr>
    </w:div>
    <w:div w:id="347877403">
      <w:bodyDiv w:val="1"/>
      <w:marLeft w:val="0"/>
      <w:marRight w:val="0"/>
      <w:marTop w:val="0"/>
      <w:marBottom w:val="0"/>
      <w:divBdr>
        <w:top w:val="none" w:sz="0" w:space="0" w:color="auto"/>
        <w:left w:val="none" w:sz="0" w:space="0" w:color="auto"/>
        <w:bottom w:val="none" w:sz="0" w:space="0" w:color="auto"/>
        <w:right w:val="none" w:sz="0" w:space="0" w:color="auto"/>
      </w:divBdr>
      <w:divsChild>
        <w:div w:id="426851525">
          <w:marLeft w:val="640"/>
          <w:marRight w:val="0"/>
          <w:marTop w:val="0"/>
          <w:marBottom w:val="0"/>
          <w:divBdr>
            <w:top w:val="none" w:sz="0" w:space="0" w:color="auto"/>
            <w:left w:val="none" w:sz="0" w:space="0" w:color="auto"/>
            <w:bottom w:val="none" w:sz="0" w:space="0" w:color="auto"/>
            <w:right w:val="none" w:sz="0" w:space="0" w:color="auto"/>
          </w:divBdr>
        </w:div>
        <w:div w:id="1922061383">
          <w:marLeft w:val="640"/>
          <w:marRight w:val="0"/>
          <w:marTop w:val="0"/>
          <w:marBottom w:val="0"/>
          <w:divBdr>
            <w:top w:val="none" w:sz="0" w:space="0" w:color="auto"/>
            <w:left w:val="none" w:sz="0" w:space="0" w:color="auto"/>
            <w:bottom w:val="none" w:sz="0" w:space="0" w:color="auto"/>
            <w:right w:val="none" w:sz="0" w:space="0" w:color="auto"/>
          </w:divBdr>
        </w:div>
        <w:div w:id="1280641775">
          <w:marLeft w:val="640"/>
          <w:marRight w:val="0"/>
          <w:marTop w:val="0"/>
          <w:marBottom w:val="0"/>
          <w:divBdr>
            <w:top w:val="none" w:sz="0" w:space="0" w:color="auto"/>
            <w:left w:val="none" w:sz="0" w:space="0" w:color="auto"/>
            <w:bottom w:val="none" w:sz="0" w:space="0" w:color="auto"/>
            <w:right w:val="none" w:sz="0" w:space="0" w:color="auto"/>
          </w:divBdr>
        </w:div>
        <w:div w:id="1823736830">
          <w:marLeft w:val="640"/>
          <w:marRight w:val="0"/>
          <w:marTop w:val="0"/>
          <w:marBottom w:val="0"/>
          <w:divBdr>
            <w:top w:val="none" w:sz="0" w:space="0" w:color="auto"/>
            <w:left w:val="none" w:sz="0" w:space="0" w:color="auto"/>
            <w:bottom w:val="none" w:sz="0" w:space="0" w:color="auto"/>
            <w:right w:val="none" w:sz="0" w:space="0" w:color="auto"/>
          </w:divBdr>
        </w:div>
        <w:div w:id="595208784">
          <w:marLeft w:val="640"/>
          <w:marRight w:val="0"/>
          <w:marTop w:val="0"/>
          <w:marBottom w:val="0"/>
          <w:divBdr>
            <w:top w:val="none" w:sz="0" w:space="0" w:color="auto"/>
            <w:left w:val="none" w:sz="0" w:space="0" w:color="auto"/>
            <w:bottom w:val="none" w:sz="0" w:space="0" w:color="auto"/>
            <w:right w:val="none" w:sz="0" w:space="0" w:color="auto"/>
          </w:divBdr>
        </w:div>
        <w:div w:id="1241981818">
          <w:marLeft w:val="640"/>
          <w:marRight w:val="0"/>
          <w:marTop w:val="0"/>
          <w:marBottom w:val="0"/>
          <w:divBdr>
            <w:top w:val="none" w:sz="0" w:space="0" w:color="auto"/>
            <w:left w:val="none" w:sz="0" w:space="0" w:color="auto"/>
            <w:bottom w:val="none" w:sz="0" w:space="0" w:color="auto"/>
            <w:right w:val="none" w:sz="0" w:space="0" w:color="auto"/>
          </w:divBdr>
        </w:div>
        <w:div w:id="22287635">
          <w:marLeft w:val="640"/>
          <w:marRight w:val="0"/>
          <w:marTop w:val="0"/>
          <w:marBottom w:val="0"/>
          <w:divBdr>
            <w:top w:val="none" w:sz="0" w:space="0" w:color="auto"/>
            <w:left w:val="none" w:sz="0" w:space="0" w:color="auto"/>
            <w:bottom w:val="none" w:sz="0" w:space="0" w:color="auto"/>
            <w:right w:val="none" w:sz="0" w:space="0" w:color="auto"/>
          </w:divBdr>
        </w:div>
        <w:div w:id="143083819">
          <w:marLeft w:val="640"/>
          <w:marRight w:val="0"/>
          <w:marTop w:val="0"/>
          <w:marBottom w:val="0"/>
          <w:divBdr>
            <w:top w:val="none" w:sz="0" w:space="0" w:color="auto"/>
            <w:left w:val="none" w:sz="0" w:space="0" w:color="auto"/>
            <w:bottom w:val="none" w:sz="0" w:space="0" w:color="auto"/>
            <w:right w:val="none" w:sz="0" w:space="0" w:color="auto"/>
          </w:divBdr>
        </w:div>
        <w:div w:id="489948512">
          <w:marLeft w:val="640"/>
          <w:marRight w:val="0"/>
          <w:marTop w:val="0"/>
          <w:marBottom w:val="0"/>
          <w:divBdr>
            <w:top w:val="none" w:sz="0" w:space="0" w:color="auto"/>
            <w:left w:val="none" w:sz="0" w:space="0" w:color="auto"/>
            <w:bottom w:val="none" w:sz="0" w:space="0" w:color="auto"/>
            <w:right w:val="none" w:sz="0" w:space="0" w:color="auto"/>
          </w:divBdr>
        </w:div>
        <w:div w:id="1342128151">
          <w:marLeft w:val="640"/>
          <w:marRight w:val="0"/>
          <w:marTop w:val="0"/>
          <w:marBottom w:val="0"/>
          <w:divBdr>
            <w:top w:val="none" w:sz="0" w:space="0" w:color="auto"/>
            <w:left w:val="none" w:sz="0" w:space="0" w:color="auto"/>
            <w:bottom w:val="none" w:sz="0" w:space="0" w:color="auto"/>
            <w:right w:val="none" w:sz="0" w:space="0" w:color="auto"/>
          </w:divBdr>
        </w:div>
        <w:div w:id="988174531">
          <w:marLeft w:val="640"/>
          <w:marRight w:val="0"/>
          <w:marTop w:val="0"/>
          <w:marBottom w:val="0"/>
          <w:divBdr>
            <w:top w:val="none" w:sz="0" w:space="0" w:color="auto"/>
            <w:left w:val="none" w:sz="0" w:space="0" w:color="auto"/>
            <w:bottom w:val="none" w:sz="0" w:space="0" w:color="auto"/>
            <w:right w:val="none" w:sz="0" w:space="0" w:color="auto"/>
          </w:divBdr>
        </w:div>
        <w:div w:id="1454715595">
          <w:marLeft w:val="640"/>
          <w:marRight w:val="0"/>
          <w:marTop w:val="0"/>
          <w:marBottom w:val="0"/>
          <w:divBdr>
            <w:top w:val="none" w:sz="0" w:space="0" w:color="auto"/>
            <w:left w:val="none" w:sz="0" w:space="0" w:color="auto"/>
            <w:bottom w:val="none" w:sz="0" w:space="0" w:color="auto"/>
            <w:right w:val="none" w:sz="0" w:space="0" w:color="auto"/>
          </w:divBdr>
        </w:div>
        <w:div w:id="640378567">
          <w:marLeft w:val="640"/>
          <w:marRight w:val="0"/>
          <w:marTop w:val="0"/>
          <w:marBottom w:val="0"/>
          <w:divBdr>
            <w:top w:val="none" w:sz="0" w:space="0" w:color="auto"/>
            <w:left w:val="none" w:sz="0" w:space="0" w:color="auto"/>
            <w:bottom w:val="none" w:sz="0" w:space="0" w:color="auto"/>
            <w:right w:val="none" w:sz="0" w:space="0" w:color="auto"/>
          </w:divBdr>
        </w:div>
        <w:div w:id="83694490">
          <w:marLeft w:val="640"/>
          <w:marRight w:val="0"/>
          <w:marTop w:val="0"/>
          <w:marBottom w:val="0"/>
          <w:divBdr>
            <w:top w:val="none" w:sz="0" w:space="0" w:color="auto"/>
            <w:left w:val="none" w:sz="0" w:space="0" w:color="auto"/>
            <w:bottom w:val="none" w:sz="0" w:space="0" w:color="auto"/>
            <w:right w:val="none" w:sz="0" w:space="0" w:color="auto"/>
          </w:divBdr>
        </w:div>
        <w:div w:id="3438194">
          <w:marLeft w:val="640"/>
          <w:marRight w:val="0"/>
          <w:marTop w:val="0"/>
          <w:marBottom w:val="0"/>
          <w:divBdr>
            <w:top w:val="none" w:sz="0" w:space="0" w:color="auto"/>
            <w:left w:val="none" w:sz="0" w:space="0" w:color="auto"/>
            <w:bottom w:val="none" w:sz="0" w:space="0" w:color="auto"/>
            <w:right w:val="none" w:sz="0" w:space="0" w:color="auto"/>
          </w:divBdr>
        </w:div>
        <w:div w:id="531110354">
          <w:marLeft w:val="640"/>
          <w:marRight w:val="0"/>
          <w:marTop w:val="0"/>
          <w:marBottom w:val="0"/>
          <w:divBdr>
            <w:top w:val="none" w:sz="0" w:space="0" w:color="auto"/>
            <w:left w:val="none" w:sz="0" w:space="0" w:color="auto"/>
            <w:bottom w:val="none" w:sz="0" w:space="0" w:color="auto"/>
            <w:right w:val="none" w:sz="0" w:space="0" w:color="auto"/>
          </w:divBdr>
        </w:div>
        <w:div w:id="612983080">
          <w:marLeft w:val="640"/>
          <w:marRight w:val="0"/>
          <w:marTop w:val="0"/>
          <w:marBottom w:val="0"/>
          <w:divBdr>
            <w:top w:val="none" w:sz="0" w:space="0" w:color="auto"/>
            <w:left w:val="none" w:sz="0" w:space="0" w:color="auto"/>
            <w:bottom w:val="none" w:sz="0" w:space="0" w:color="auto"/>
            <w:right w:val="none" w:sz="0" w:space="0" w:color="auto"/>
          </w:divBdr>
        </w:div>
        <w:div w:id="1422028593">
          <w:marLeft w:val="640"/>
          <w:marRight w:val="0"/>
          <w:marTop w:val="0"/>
          <w:marBottom w:val="0"/>
          <w:divBdr>
            <w:top w:val="none" w:sz="0" w:space="0" w:color="auto"/>
            <w:left w:val="none" w:sz="0" w:space="0" w:color="auto"/>
            <w:bottom w:val="none" w:sz="0" w:space="0" w:color="auto"/>
            <w:right w:val="none" w:sz="0" w:space="0" w:color="auto"/>
          </w:divBdr>
        </w:div>
        <w:div w:id="1656647996">
          <w:marLeft w:val="640"/>
          <w:marRight w:val="0"/>
          <w:marTop w:val="0"/>
          <w:marBottom w:val="0"/>
          <w:divBdr>
            <w:top w:val="none" w:sz="0" w:space="0" w:color="auto"/>
            <w:left w:val="none" w:sz="0" w:space="0" w:color="auto"/>
            <w:bottom w:val="none" w:sz="0" w:space="0" w:color="auto"/>
            <w:right w:val="none" w:sz="0" w:space="0" w:color="auto"/>
          </w:divBdr>
        </w:div>
        <w:div w:id="1121145166">
          <w:marLeft w:val="640"/>
          <w:marRight w:val="0"/>
          <w:marTop w:val="0"/>
          <w:marBottom w:val="0"/>
          <w:divBdr>
            <w:top w:val="none" w:sz="0" w:space="0" w:color="auto"/>
            <w:left w:val="none" w:sz="0" w:space="0" w:color="auto"/>
            <w:bottom w:val="none" w:sz="0" w:space="0" w:color="auto"/>
            <w:right w:val="none" w:sz="0" w:space="0" w:color="auto"/>
          </w:divBdr>
        </w:div>
        <w:div w:id="928853694">
          <w:marLeft w:val="640"/>
          <w:marRight w:val="0"/>
          <w:marTop w:val="0"/>
          <w:marBottom w:val="0"/>
          <w:divBdr>
            <w:top w:val="none" w:sz="0" w:space="0" w:color="auto"/>
            <w:left w:val="none" w:sz="0" w:space="0" w:color="auto"/>
            <w:bottom w:val="none" w:sz="0" w:space="0" w:color="auto"/>
            <w:right w:val="none" w:sz="0" w:space="0" w:color="auto"/>
          </w:divBdr>
        </w:div>
        <w:div w:id="990602846">
          <w:marLeft w:val="640"/>
          <w:marRight w:val="0"/>
          <w:marTop w:val="0"/>
          <w:marBottom w:val="0"/>
          <w:divBdr>
            <w:top w:val="none" w:sz="0" w:space="0" w:color="auto"/>
            <w:left w:val="none" w:sz="0" w:space="0" w:color="auto"/>
            <w:bottom w:val="none" w:sz="0" w:space="0" w:color="auto"/>
            <w:right w:val="none" w:sz="0" w:space="0" w:color="auto"/>
          </w:divBdr>
        </w:div>
        <w:div w:id="1172183997">
          <w:marLeft w:val="640"/>
          <w:marRight w:val="0"/>
          <w:marTop w:val="0"/>
          <w:marBottom w:val="0"/>
          <w:divBdr>
            <w:top w:val="none" w:sz="0" w:space="0" w:color="auto"/>
            <w:left w:val="none" w:sz="0" w:space="0" w:color="auto"/>
            <w:bottom w:val="none" w:sz="0" w:space="0" w:color="auto"/>
            <w:right w:val="none" w:sz="0" w:space="0" w:color="auto"/>
          </w:divBdr>
        </w:div>
        <w:div w:id="714502383">
          <w:marLeft w:val="640"/>
          <w:marRight w:val="0"/>
          <w:marTop w:val="0"/>
          <w:marBottom w:val="0"/>
          <w:divBdr>
            <w:top w:val="none" w:sz="0" w:space="0" w:color="auto"/>
            <w:left w:val="none" w:sz="0" w:space="0" w:color="auto"/>
            <w:bottom w:val="none" w:sz="0" w:space="0" w:color="auto"/>
            <w:right w:val="none" w:sz="0" w:space="0" w:color="auto"/>
          </w:divBdr>
        </w:div>
        <w:div w:id="444349740">
          <w:marLeft w:val="640"/>
          <w:marRight w:val="0"/>
          <w:marTop w:val="0"/>
          <w:marBottom w:val="0"/>
          <w:divBdr>
            <w:top w:val="none" w:sz="0" w:space="0" w:color="auto"/>
            <w:left w:val="none" w:sz="0" w:space="0" w:color="auto"/>
            <w:bottom w:val="none" w:sz="0" w:space="0" w:color="auto"/>
            <w:right w:val="none" w:sz="0" w:space="0" w:color="auto"/>
          </w:divBdr>
        </w:div>
        <w:div w:id="1849519025">
          <w:marLeft w:val="640"/>
          <w:marRight w:val="0"/>
          <w:marTop w:val="0"/>
          <w:marBottom w:val="0"/>
          <w:divBdr>
            <w:top w:val="none" w:sz="0" w:space="0" w:color="auto"/>
            <w:left w:val="none" w:sz="0" w:space="0" w:color="auto"/>
            <w:bottom w:val="none" w:sz="0" w:space="0" w:color="auto"/>
            <w:right w:val="none" w:sz="0" w:space="0" w:color="auto"/>
          </w:divBdr>
        </w:div>
        <w:div w:id="101532040">
          <w:marLeft w:val="640"/>
          <w:marRight w:val="0"/>
          <w:marTop w:val="0"/>
          <w:marBottom w:val="0"/>
          <w:divBdr>
            <w:top w:val="none" w:sz="0" w:space="0" w:color="auto"/>
            <w:left w:val="none" w:sz="0" w:space="0" w:color="auto"/>
            <w:bottom w:val="none" w:sz="0" w:space="0" w:color="auto"/>
            <w:right w:val="none" w:sz="0" w:space="0" w:color="auto"/>
          </w:divBdr>
        </w:div>
      </w:divsChild>
    </w:div>
    <w:div w:id="377554079">
      <w:bodyDiv w:val="1"/>
      <w:marLeft w:val="0"/>
      <w:marRight w:val="0"/>
      <w:marTop w:val="0"/>
      <w:marBottom w:val="0"/>
      <w:divBdr>
        <w:top w:val="none" w:sz="0" w:space="0" w:color="auto"/>
        <w:left w:val="none" w:sz="0" w:space="0" w:color="auto"/>
        <w:bottom w:val="none" w:sz="0" w:space="0" w:color="auto"/>
        <w:right w:val="none" w:sz="0" w:space="0" w:color="auto"/>
      </w:divBdr>
    </w:div>
    <w:div w:id="400257466">
      <w:bodyDiv w:val="1"/>
      <w:marLeft w:val="0"/>
      <w:marRight w:val="0"/>
      <w:marTop w:val="0"/>
      <w:marBottom w:val="0"/>
      <w:divBdr>
        <w:top w:val="none" w:sz="0" w:space="0" w:color="auto"/>
        <w:left w:val="none" w:sz="0" w:space="0" w:color="auto"/>
        <w:bottom w:val="none" w:sz="0" w:space="0" w:color="auto"/>
        <w:right w:val="none" w:sz="0" w:space="0" w:color="auto"/>
      </w:divBdr>
    </w:div>
    <w:div w:id="414086499">
      <w:bodyDiv w:val="1"/>
      <w:marLeft w:val="0"/>
      <w:marRight w:val="0"/>
      <w:marTop w:val="0"/>
      <w:marBottom w:val="0"/>
      <w:divBdr>
        <w:top w:val="none" w:sz="0" w:space="0" w:color="auto"/>
        <w:left w:val="none" w:sz="0" w:space="0" w:color="auto"/>
        <w:bottom w:val="none" w:sz="0" w:space="0" w:color="auto"/>
        <w:right w:val="none" w:sz="0" w:space="0" w:color="auto"/>
      </w:divBdr>
      <w:divsChild>
        <w:div w:id="368727787">
          <w:marLeft w:val="640"/>
          <w:marRight w:val="0"/>
          <w:marTop w:val="0"/>
          <w:marBottom w:val="0"/>
          <w:divBdr>
            <w:top w:val="none" w:sz="0" w:space="0" w:color="auto"/>
            <w:left w:val="none" w:sz="0" w:space="0" w:color="auto"/>
            <w:bottom w:val="none" w:sz="0" w:space="0" w:color="auto"/>
            <w:right w:val="none" w:sz="0" w:space="0" w:color="auto"/>
          </w:divBdr>
        </w:div>
        <w:div w:id="99107481">
          <w:marLeft w:val="640"/>
          <w:marRight w:val="0"/>
          <w:marTop w:val="0"/>
          <w:marBottom w:val="0"/>
          <w:divBdr>
            <w:top w:val="none" w:sz="0" w:space="0" w:color="auto"/>
            <w:left w:val="none" w:sz="0" w:space="0" w:color="auto"/>
            <w:bottom w:val="none" w:sz="0" w:space="0" w:color="auto"/>
            <w:right w:val="none" w:sz="0" w:space="0" w:color="auto"/>
          </w:divBdr>
        </w:div>
        <w:div w:id="153911118">
          <w:marLeft w:val="640"/>
          <w:marRight w:val="0"/>
          <w:marTop w:val="0"/>
          <w:marBottom w:val="0"/>
          <w:divBdr>
            <w:top w:val="none" w:sz="0" w:space="0" w:color="auto"/>
            <w:left w:val="none" w:sz="0" w:space="0" w:color="auto"/>
            <w:bottom w:val="none" w:sz="0" w:space="0" w:color="auto"/>
            <w:right w:val="none" w:sz="0" w:space="0" w:color="auto"/>
          </w:divBdr>
        </w:div>
        <w:div w:id="167601053">
          <w:marLeft w:val="640"/>
          <w:marRight w:val="0"/>
          <w:marTop w:val="0"/>
          <w:marBottom w:val="0"/>
          <w:divBdr>
            <w:top w:val="none" w:sz="0" w:space="0" w:color="auto"/>
            <w:left w:val="none" w:sz="0" w:space="0" w:color="auto"/>
            <w:bottom w:val="none" w:sz="0" w:space="0" w:color="auto"/>
            <w:right w:val="none" w:sz="0" w:space="0" w:color="auto"/>
          </w:divBdr>
        </w:div>
        <w:div w:id="469831373">
          <w:marLeft w:val="640"/>
          <w:marRight w:val="0"/>
          <w:marTop w:val="0"/>
          <w:marBottom w:val="0"/>
          <w:divBdr>
            <w:top w:val="none" w:sz="0" w:space="0" w:color="auto"/>
            <w:left w:val="none" w:sz="0" w:space="0" w:color="auto"/>
            <w:bottom w:val="none" w:sz="0" w:space="0" w:color="auto"/>
            <w:right w:val="none" w:sz="0" w:space="0" w:color="auto"/>
          </w:divBdr>
        </w:div>
        <w:div w:id="1395352838">
          <w:marLeft w:val="640"/>
          <w:marRight w:val="0"/>
          <w:marTop w:val="0"/>
          <w:marBottom w:val="0"/>
          <w:divBdr>
            <w:top w:val="none" w:sz="0" w:space="0" w:color="auto"/>
            <w:left w:val="none" w:sz="0" w:space="0" w:color="auto"/>
            <w:bottom w:val="none" w:sz="0" w:space="0" w:color="auto"/>
            <w:right w:val="none" w:sz="0" w:space="0" w:color="auto"/>
          </w:divBdr>
        </w:div>
        <w:div w:id="1253735108">
          <w:marLeft w:val="640"/>
          <w:marRight w:val="0"/>
          <w:marTop w:val="0"/>
          <w:marBottom w:val="0"/>
          <w:divBdr>
            <w:top w:val="none" w:sz="0" w:space="0" w:color="auto"/>
            <w:left w:val="none" w:sz="0" w:space="0" w:color="auto"/>
            <w:bottom w:val="none" w:sz="0" w:space="0" w:color="auto"/>
            <w:right w:val="none" w:sz="0" w:space="0" w:color="auto"/>
          </w:divBdr>
        </w:div>
        <w:div w:id="1707216109">
          <w:marLeft w:val="640"/>
          <w:marRight w:val="0"/>
          <w:marTop w:val="0"/>
          <w:marBottom w:val="0"/>
          <w:divBdr>
            <w:top w:val="none" w:sz="0" w:space="0" w:color="auto"/>
            <w:left w:val="none" w:sz="0" w:space="0" w:color="auto"/>
            <w:bottom w:val="none" w:sz="0" w:space="0" w:color="auto"/>
            <w:right w:val="none" w:sz="0" w:space="0" w:color="auto"/>
          </w:divBdr>
        </w:div>
        <w:div w:id="1665086825">
          <w:marLeft w:val="640"/>
          <w:marRight w:val="0"/>
          <w:marTop w:val="0"/>
          <w:marBottom w:val="0"/>
          <w:divBdr>
            <w:top w:val="none" w:sz="0" w:space="0" w:color="auto"/>
            <w:left w:val="none" w:sz="0" w:space="0" w:color="auto"/>
            <w:bottom w:val="none" w:sz="0" w:space="0" w:color="auto"/>
            <w:right w:val="none" w:sz="0" w:space="0" w:color="auto"/>
          </w:divBdr>
        </w:div>
        <w:div w:id="619805384">
          <w:marLeft w:val="640"/>
          <w:marRight w:val="0"/>
          <w:marTop w:val="0"/>
          <w:marBottom w:val="0"/>
          <w:divBdr>
            <w:top w:val="none" w:sz="0" w:space="0" w:color="auto"/>
            <w:left w:val="none" w:sz="0" w:space="0" w:color="auto"/>
            <w:bottom w:val="none" w:sz="0" w:space="0" w:color="auto"/>
            <w:right w:val="none" w:sz="0" w:space="0" w:color="auto"/>
          </w:divBdr>
        </w:div>
        <w:div w:id="1698237735">
          <w:marLeft w:val="640"/>
          <w:marRight w:val="0"/>
          <w:marTop w:val="0"/>
          <w:marBottom w:val="0"/>
          <w:divBdr>
            <w:top w:val="none" w:sz="0" w:space="0" w:color="auto"/>
            <w:left w:val="none" w:sz="0" w:space="0" w:color="auto"/>
            <w:bottom w:val="none" w:sz="0" w:space="0" w:color="auto"/>
            <w:right w:val="none" w:sz="0" w:space="0" w:color="auto"/>
          </w:divBdr>
        </w:div>
        <w:div w:id="300842607">
          <w:marLeft w:val="640"/>
          <w:marRight w:val="0"/>
          <w:marTop w:val="0"/>
          <w:marBottom w:val="0"/>
          <w:divBdr>
            <w:top w:val="none" w:sz="0" w:space="0" w:color="auto"/>
            <w:left w:val="none" w:sz="0" w:space="0" w:color="auto"/>
            <w:bottom w:val="none" w:sz="0" w:space="0" w:color="auto"/>
            <w:right w:val="none" w:sz="0" w:space="0" w:color="auto"/>
          </w:divBdr>
        </w:div>
        <w:div w:id="474876596">
          <w:marLeft w:val="640"/>
          <w:marRight w:val="0"/>
          <w:marTop w:val="0"/>
          <w:marBottom w:val="0"/>
          <w:divBdr>
            <w:top w:val="none" w:sz="0" w:space="0" w:color="auto"/>
            <w:left w:val="none" w:sz="0" w:space="0" w:color="auto"/>
            <w:bottom w:val="none" w:sz="0" w:space="0" w:color="auto"/>
            <w:right w:val="none" w:sz="0" w:space="0" w:color="auto"/>
          </w:divBdr>
        </w:div>
        <w:div w:id="795441372">
          <w:marLeft w:val="640"/>
          <w:marRight w:val="0"/>
          <w:marTop w:val="0"/>
          <w:marBottom w:val="0"/>
          <w:divBdr>
            <w:top w:val="none" w:sz="0" w:space="0" w:color="auto"/>
            <w:left w:val="none" w:sz="0" w:space="0" w:color="auto"/>
            <w:bottom w:val="none" w:sz="0" w:space="0" w:color="auto"/>
            <w:right w:val="none" w:sz="0" w:space="0" w:color="auto"/>
          </w:divBdr>
        </w:div>
        <w:div w:id="1280602878">
          <w:marLeft w:val="640"/>
          <w:marRight w:val="0"/>
          <w:marTop w:val="0"/>
          <w:marBottom w:val="0"/>
          <w:divBdr>
            <w:top w:val="none" w:sz="0" w:space="0" w:color="auto"/>
            <w:left w:val="none" w:sz="0" w:space="0" w:color="auto"/>
            <w:bottom w:val="none" w:sz="0" w:space="0" w:color="auto"/>
            <w:right w:val="none" w:sz="0" w:space="0" w:color="auto"/>
          </w:divBdr>
        </w:div>
        <w:div w:id="698821291">
          <w:marLeft w:val="640"/>
          <w:marRight w:val="0"/>
          <w:marTop w:val="0"/>
          <w:marBottom w:val="0"/>
          <w:divBdr>
            <w:top w:val="none" w:sz="0" w:space="0" w:color="auto"/>
            <w:left w:val="none" w:sz="0" w:space="0" w:color="auto"/>
            <w:bottom w:val="none" w:sz="0" w:space="0" w:color="auto"/>
            <w:right w:val="none" w:sz="0" w:space="0" w:color="auto"/>
          </w:divBdr>
        </w:div>
        <w:div w:id="1804887045">
          <w:marLeft w:val="640"/>
          <w:marRight w:val="0"/>
          <w:marTop w:val="0"/>
          <w:marBottom w:val="0"/>
          <w:divBdr>
            <w:top w:val="none" w:sz="0" w:space="0" w:color="auto"/>
            <w:left w:val="none" w:sz="0" w:space="0" w:color="auto"/>
            <w:bottom w:val="none" w:sz="0" w:space="0" w:color="auto"/>
            <w:right w:val="none" w:sz="0" w:space="0" w:color="auto"/>
          </w:divBdr>
        </w:div>
        <w:div w:id="729769878">
          <w:marLeft w:val="640"/>
          <w:marRight w:val="0"/>
          <w:marTop w:val="0"/>
          <w:marBottom w:val="0"/>
          <w:divBdr>
            <w:top w:val="none" w:sz="0" w:space="0" w:color="auto"/>
            <w:left w:val="none" w:sz="0" w:space="0" w:color="auto"/>
            <w:bottom w:val="none" w:sz="0" w:space="0" w:color="auto"/>
            <w:right w:val="none" w:sz="0" w:space="0" w:color="auto"/>
          </w:divBdr>
        </w:div>
        <w:div w:id="146946445">
          <w:marLeft w:val="640"/>
          <w:marRight w:val="0"/>
          <w:marTop w:val="0"/>
          <w:marBottom w:val="0"/>
          <w:divBdr>
            <w:top w:val="none" w:sz="0" w:space="0" w:color="auto"/>
            <w:left w:val="none" w:sz="0" w:space="0" w:color="auto"/>
            <w:bottom w:val="none" w:sz="0" w:space="0" w:color="auto"/>
            <w:right w:val="none" w:sz="0" w:space="0" w:color="auto"/>
          </w:divBdr>
        </w:div>
        <w:div w:id="1722747972">
          <w:marLeft w:val="640"/>
          <w:marRight w:val="0"/>
          <w:marTop w:val="0"/>
          <w:marBottom w:val="0"/>
          <w:divBdr>
            <w:top w:val="none" w:sz="0" w:space="0" w:color="auto"/>
            <w:left w:val="none" w:sz="0" w:space="0" w:color="auto"/>
            <w:bottom w:val="none" w:sz="0" w:space="0" w:color="auto"/>
            <w:right w:val="none" w:sz="0" w:space="0" w:color="auto"/>
          </w:divBdr>
        </w:div>
        <w:div w:id="128135891">
          <w:marLeft w:val="640"/>
          <w:marRight w:val="0"/>
          <w:marTop w:val="0"/>
          <w:marBottom w:val="0"/>
          <w:divBdr>
            <w:top w:val="none" w:sz="0" w:space="0" w:color="auto"/>
            <w:left w:val="none" w:sz="0" w:space="0" w:color="auto"/>
            <w:bottom w:val="none" w:sz="0" w:space="0" w:color="auto"/>
            <w:right w:val="none" w:sz="0" w:space="0" w:color="auto"/>
          </w:divBdr>
        </w:div>
        <w:div w:id="1882786270">
          <w:marLeft w:val="640"/>
          <w:marRight w:val="0"/>
          <w:marTop w:val="0"/>
          <w:marBottom w:val="0"/>
          <w:divBdr>
            <w:top w:val="none" w:sz="0" w:space="0" w:color="auto"/>
            <w:left w:val="none" w:sz="0" w:space="0" w:color="auto"/>
            <w:bottom w:val="none" w:sz="0" w:space="0" w:color="auto"/>
            <w:right w:val="none" w:sz="0" w:space="0" w:color="auto"/>
          </w:divBdr>
        </w:div>
        <w:div w:id="103115503">
          <w:marLeft w:val="640"/>
          <w:marRight w:val="0"/>
          <w:marTop w:val="0"/>
          <w:marBottom w:val="0"/>
          <w:divBdr>
            <w:top w:val="none" w:sz="0" w:space="0" w:color="auto"/>
            <w:left w:val="none" w:sz="0" w:space="0" w:color="auto"/>
            <w:bottom w:val="none" w:sz="0" w:space="0" w:color="auto"/>
            <w:right w:val="none" w:sz="0" w:space="0" w:color="auto"/>
          </w:divBdr>
        </w:div>
        <w:div w:id="1739474502">
          <w:marLeft w:val="640"/>
          <w:marRight w:val="0"/>
          <w:marTop w:val="0"/>
          <w:marBottom w:val="0"/>
          <w:divBdr>
            <w:top w:val="none" w:sz="0" w:space="0" w:color="auto"/>
            <w:left w:val="none" w:sz="0" w:space="0" w:color="auto"/>
            <w:bottom w:val="none" w:sz="0" w:space="0" w:color="auto"/>
            <w:right w:val="none" w:sz="0" w:space="0" w:color="auto"/>
          </w:divBdr>
        </w:div>
        <w:div w:id="280302779">
          <w:marLeft w:val="640"/>
          <w:marRight w:val="0"/>
          <w:marTop w:val="0"/>
          <w:marBottom w:val="0"/>
          <w:divBdr>
            <w:top w:val="none" w:sz="0" w:space="0" w:color="auto"/>
            <w:left w:val="none" w:sz="0" w:space="0" w:color="auto"/>
            <w:bottom w:val="none" w:sz="0" w:space="0" w:color="auto"/>
            <w:right w:val="none" w:sz="0" w:space="0" w:color="auto"/>
          </w:divBdr>
        </w:div>
        <w:div w:id="1620531100">
          <w:marLeft w:val="640"/>
          <w:marRight w:val="0"/>
          <w:marTop w:val="0"/>
          <w:marBottom w:val="0"/>
          <w:divBdr>
            <w:top w:val="none" w:sz="0" w:space="0" w:color="auto"/>
            <w:left w:val="none" w:sz="0" w:space="0" w:color="auto"/>
            <w:bottom w:val="none" w:sz="0" w:space="0" w:color="auto"/>
            <w:right w:val="none" w:sz="0" w:space="0" w:color="auto"/>
          </w:divBdr>
        </w:div>
        <w:div w:id="250244178">
          <w:marLeft w:val="640"/>
          <w:marRight w:val="0"/>
          <w:marTop w:val="0"/>
          <w:marBottom w:val="0"/>
          <w:divBdr>
            <w:top w:val="none" w:sz="0" w:space="0" w:color="auto"/>
            <w:left w:val="none" w:sz="0" w:space="0" w:color="auto"/>
            <w:bottom w:val="none" w:sz="0" w:space="0" w:color="auto"/>
            <w:right w:val="none" w:sz="0" w:space="0" w:color="auto"/>
          </w:divBdr>
        </w:div>
        <w:div w:id="455174288">
          <w:marLeft w:val="640"/>
          <w:marRight w:val="0"/>
          <w:marTop w:val="0"/>
          <w:marBottom w:val="0"/>
          <w:divBdr>
            <w:top w:val="none" w:sz="0" w:space="0" w:color="auto"/>
            <w:left w:val="none" w:sz="0" w:space="0" w:color="auto"/>
            <w:bottom w:val="none" w:sz="0" w:space="0" w:color="auto"/>
            <w:right w:val="none" w:sz="0" w:space="0" w:color="auto"/>
          </w:divBdr>
        </w:div>
        <w:div w:id="2054112863">
          <w:marLeft w:val="640"/>
          <w:marRight w:val="0"/>
          <w:marTop w:val="0"/>
          <w:marBottom w:val="0"/>
          <w:divBdr>
            <w:top w:val="none" w:sz="0" w:space="0" w:color="auto"/>
            <w:left w:val="none" w:sz="0" w:space="0" w:color="auto"/>
            <w:bottom w:val="none" w:sz="0" w:space="0" w:color="auto"/>
            <w:right w:val="none" w:sz="0" w:space="0" w:color="auto"/>
          </w:divBdr>
        </w:div>
        <w:div w:id="929703689">
          <w:marLeft w:val="640"/>
          <w:marRight w:val="0"/>
          <w:marTop w:val="0"/>
          <w:marBottom w:val="0"/>
          <w:divBdr>
            <w:top w:val="none" w:sz="0" w:space="0" w:color="auto"/>
            <w:left w:val="none" w:sz="0" w:space="0" w:color="auto"/>
            <w:bottom w:val="none" w:sz="0" w:space="0" w:color="auto"/>
            <w:right w:val="none" w:sz="0" w:space="0" w:color="auto"/>
          </w:divBdr>
        </w:div>
      </w:divsChild>
    </w:div>
    <w:div w:id="425154293">
      <w:bodyDiv w:val="1"/>
      <w:marLeft w:val="0"/>
      <w:marRight w:val="0"/>
      <w:marTop w:val="0"/>
      <w:marBottom w:val="0"/>
      <w:divBdr>
        <w:top w:val="none" w:sz="0" w:space="0" w:color="auto"/>
        <w:left w:val="none" w:sz="0" w:space="0" w:color="auto"/>
        <w:bottom w:val="none" w:sz="0" w:space="0" w:color="auto"/>
        <w:right w:val="none" w:sz="0" w:space="0" w:color="auto"/>
      </w:divBdr>
    </w:div>
    <w:div w:id="427895818">
      <w:bodyDiv w:val="1"/>
      <w:marLeft w:val="0"/>
      <w:marRight w:val="0"/>
      <w:marTop w:val="0"/>
      <w:marBottom w:val="0"/>
      <w:divBdr>
        <w:top w:val="none" w:sz="0" w:space="0" w:color="auto"/>
        <w:left w:val="none" w:sz="0" w:space="0" w:color="auto"/>
        <w:bottom w:val="none" w:sz="0" w:space="0" w:color="auto"/>
        <w:right w:val="none" w:sz="0" w:space="0" w:color="auto"/>
      </w:divBdr>
      <w:divsChild>
        <w:div w:id="471677085">
          <w:marLeft w:val="640"/>
          <w:marRight w:val="0"/>
          <w:marTop w:val="0"/>
          <w:marBottom w:val="0"/>
          <w:divBdr>
            <w:top w:val="none" w:sz="0" w:space="0" w:color="auto"/>
            <w:left w:val="none" w:sz="0" w:space="0" w:color="auto"/>
            <w:bottom w:val="none" w:sz="0" w:space="0" w:color="auto"/>
            <w:right w:val="none" w:sz="0" w:space="0" w:color="auto"/>
          </w:divBdr>
        </w:div>
        <w:div w:id="1893734618">
          <w:marLeft w:val="640"/>
          <w:marRight w:val="0"/>
          <w:marTop w:val="0"/>
          <w:marBottom w:val="0"/>
          <w:divBdr>
            <w:top w:val="none" w:sz="0" w:space="0" w:color="auto"/>
            <w:left w:val="none" w:sz="0" w:space="0" w:color="auto"/>
            <w:bottom w:val="none" w:sz="0" w:space="0" w:color="auto"/>
            <w:right w:val="none" w:sz="0" w:space="0" w:color="auto"/>
          </w:divBdr>
        </w:div>
        <w:div w:id="1742362023">
          <w:marLeft w:val="640"/>
          <w:marRight w:val="0"/>
          <w:marTop w:val="0"/>
          <w:marBottom w:val="0"/>
          <w:divBdr>
            <w:top w:val="none" w:sz="0" w:space="0" w:color="auto"/>
            <w:left w:val="none" w:sz="0" w:space="0" w:color="auto"/>
            <w:bottom w:val="none" w:sz="0" w:space="0" w:color="auto"/>
            <w:right w:val="none" w:sz="0" w:space="0" w:color="auto"/>
          </w:divBdr>
        </w:div>
        <w:div w:id="274752724">
          <w:marLeft w:val="640"/>
          <w:marRight w:val="0"/>
          <w:marTop w:val="0"/>
          <w:marBottom w:val="0"/>
          <w:divBdr>
            <w:top w:val="none" w:sz="0" w:space="0" w:color="auto"/>
            <w:left w:val="none" w:sz="0" w:space="0" w:color="auto"/>
            <w:bottom w:val="none" w:sz="0" w:space="0" w:color="auto"/>
            <w:right w:val="none" w:sz="0" w:space="0" w:color="auto"/>
          </w:divBdr>
        </w:div>
        <w:div w:id="1197081529">
          <w:marLeft w:val="640"/>
          <w:marRight w:val="0"/>
          <w:marTop w:val="0"/>
          <w:marBottom w:val="0"/>
          <w:divBdr>
            <w:top w:val="none" w:sz="0" w:space="0" w:color="auto"/>
            <w:left w:val="none" w:sz="0" w:space="0" w:color="auto"/>
            <w:bottom w:val="none" w:sz="0" w:space="0" w:color="auto"/>
            <w:right w:val="none" w:sz="0" w:space="0" w:color="auto"/>
          </w:divBdr>
        </w:div>
        <w:div w:id="1568026604">
          <w:marLeft w:val="640"/>
          <w:marRight w:val="0"/>
          <w:marTop w:val="0"/>
          <w:marBottom w:val="0"/>
          <w:divBdr>
            <w:top w:val="none" w:sz="0" w:space="0" w:color="auto"/>
            <w:left w:val="none" w:sz="0" w:space="0" w:color="auto"/>
            <w:bottom w:val="none" w:sz="0" w:space="0" w:color="auto"/>
            <w:right w:val="none" w:sz="0" w:space="0" w:color="auto"/>
          </w:divBdr>
        </w:div>
        <w:div w:id="212809630">
          <w:marLeft w:val="640"/>
          <w:marRight w:val="0"/>
          <w:marTop w:val="0"/>
          <w:marBottom w:val="0"/>
          <w:divBdr>
            <w:top w:val="none" w:sz="0" w:space="0" w:color="auto"/>
            <w:left w:val="none" w:sz="0" w:space="0" w:color="auto"/>
            <w:bottom w:val="none" w:sz="0" w:space="0" w:color="auto"/>
            <w:right w:val="none" w:sz="0" w:space="0" w:color="auto"/>
          </w:divBdr>
        </w:div>
        <w:div w:id="854461016">
          <w:marLeft w:val="640"/>
          <w:marRight w:val="0"/>
          <w:marTop w:val="0"/>
          <w:marBottom w:val="0"/>
          <w:divBdr>
            <w:top w:val="none" w:sz="0" w:space="0" w:color="auto"/>
            <w:left w:val="none" w:sz="0" w:space="0" w:color="auto"/>
            <w:bottom w:val="none" w:sz="0" w:space="0" w:color="auto"/>
            <w:right w:val="none" w:sz="0" w:space="0" w:color="auto"/>
          </w:divBdr>
        </w:div>
        <w:div w:id="1597247286">
          <w:marLeft w:val="640"/>
          <w:marRight w:val="0"/>
          <w:marTop w:val="0"/>
          <w:marBottom w:val="0"/>
          <w:divBdr>
            <w:top w:val="none" w:sz="0" w:space="0" w:color="auto"/>
            <w:left w:val="none" w:sz="0" w:space="0" w:color="auto"/>
            <w:bottom w:val="none" w:sz="0" w:space="0" w:color="auto"/>
            <w:right w:val="none" w:sz="0" w:space="0" w:color="auto"/>
          </w:divBdr>
        </w:div>
        <w:div w:id="301540335">
          <w:marLeft w:val="640"/>
          <w:marRight w:val="0"/>
          <w:marTop w:val="0"/>
          <w:marBottom w:val="0"/>
          <w:divBdr>
            <w:top w:val="none" w:sz="0" w:space="0" w:color="auto"/>
            <w:left w:val="none" w:sz="0" w:space="0" w:color="auto"/>
            <w:bottom w:val="none" w:sz="0" w:space="0" w:color="auto"/>
            <w:right w:val="none" w:sz="0" w:space="0" w:color="auto"/>
          </w:divBdr>
        </w:div>
        <w:div w:id="628322681">
          <w:marLeft w:val="640"/>
          <w:marRight w:val="0"/>
          <w:marTop w:val="0"/>
          <w:marBottom w:val="0"/>
          <w:divBdr>
            <w:top w:val="none" w:sz="0" w:space="0" w:color="auto"/>
            <w:left w:val="none" w:sz="0" w:space="0" w:color="auto"/>
            <w:bottom w:val="none" w:sz="0" w:space="0" w:color="auto"/>
            <w:right w:val="none" w:sz="0" w:space="0" w:color="auto"/>
          </w:divBdr>
        </w:div>
        <w:div w:id="1600874416">
          <w:marLeft w:val="640"/>
          <w:marRight w:val="0"/>
          <w:marTop w:val="0"/>
          <w:marBottom w:val="0"/>
          <w:divBdr>
            <w:top w:val="none" w:sz="0" w:space="0" w:color="auto"/>
            <w:left w:val="none" w:sz="0" w:space="0" w:color="auto"/>
            <w:bottom w:val="none" w:sz="0" w:space="0" w:color="auto"/>
            <w:right w:val="none" w:sz="0" w:space="0" w:color="auto"/>
          </w:divBdr>
        </w:div>
        <w:div w:id="2045012348">
          <w:marLeft w:val="640"/>
          <w:marRight w:val="0"/>
          <w:marTop w:val="0"/>
          <w:marBottom w:val="0"/>
          <w:divBdr>
            <w:top w:val="none" w:sz="0" w:space="0" w:color="auto"/>
            <w:left w:val="none" w:sz="0" w:space="0" w:color="auto"/>
            <w:bottom w:val="none" w:sz="0" w:space="0" w:color="auto"/>
            <w:right w:val="none" w:sz="0" w:space="0" w:color="auto"/>
          </w:divBdr>
        </w:div>
        <w:div w:id="1874809605">
          <w:marLeft w:val="640"/>
          <w:marRight w:val="0"/>
          <w:marTop w:val="0"/>
          <w:marBottom w:val="0"/>
          <w:divBdr>
            <w:top w:val="none" w:sz="0" w:space="0" w:color="auto"/>
            <w:left w:val="none" w:sz="0" w:space="0" w:color="auto"/>
            <w:bottom w:val="none" w:sz="0" w:space="0" w:color="auto"/>
            <w:right w:val="none" w:sz="0" w:space="0" w:color="auto"/>
          </w:divBdr>
        </w:div>
        <w:div w:id="348070958">
          <w:marLeft w:val="640"/>
          <w:marRight w:val="0"/>
          <w:marTop w:val="0"/>
          <w:marBottom w:val="0"/>
          <w:divBdr>
            <w:top w:val="none" w:sz="0" w:space="0" w:color="auto"/>
            <w:left w:val="none" w:sz="0" w:space="0" w:color="auto"/>
            <w:bottom w:val="none" w:sz="0" w:space="0" w:color="auto"/>
            <w:right w:val="none" w:sz="0" w:space="0" w:color="auto"/>
          </w:divBdr>
        </w:div>
        <w:div w:id="125245201">
          <w:marLeft w:val="640"/>
          <w:marRight w:val="0"/>
          <w:marTop w:val="0"/>
          <w:marBottom w:val="0"/>
          <w:divBdr>
            <w:top w:val="none" w:sz="0" w:space="0" w:color="auto"/>
            <w:left w:val="none" w:sz="0" w:space="0" w:color="auto"/>
            <w:bottom w:val="none" w:sz="0" w:space="0" w:color="auto"/>
            <w:right w:val="none" w:sz="0" w:space="0" w:color="auto"/>
          </w:divBdr>
        </w:div>
        <w:div w:id="66998736">
          <w:marLeft w:val="640"/>
          <w:marRight w:val="0"/>
          <w:marTop w:val="0"/>
          <w:marBottom w:val="0"/>
          <w:divBdr>
            <w:top w:val="none" w:sz="0" w:space="0" w:color="auto"/>
            <w:left w:val="none" w:sz="0" w:space="0" w:color="auto"/>
            <w:bottom w:val="none" w:sz="0" w:space="0" w:color="auto"/>
            <w:right w:val="none" w:sz="0" w:space="0" w:color="auto"/>
          </w:divBdr>
        </w:div>
        <w:div w:id="715397549">
          <w:marLeft w:val="640"/>
          <w:marRight w:val="0"/>
          <w:marTop w:val="0"/>
          <w:marBottom w:val="0"/>
          <w:divBdr>
            <w:top w:val="none" w:sz="0" w:space="0" w:color="auto"/>
            <w:left w:val="none" w:sz="0" w:space="0" w:color="auto"/>
            <w:bottom w:val="none" w:sz="0" w:space="0" w:color="auto"/>
            <w:right w:val="none" w:sz="0" w:space="0" w:color="auto"/>
          </w:divBdr>
        </w:div>
        <w:div w:id="566769517">
          <w:marLeft w:val="640"/>
          <w:marRight w:val="0"/>
          <w:marTop w:val="0"/>
          <w:marBottom w:val="0"/>
          <w:divBdr>
            <w:top w:val="none" w:sz="0" w:space="0" w:color="auto"/>
            <w:left w:val="none" w:sz="0" w:space="0" w:color="auto"/>
            <w:bottom w:val="none" w:sz="0" w:space="0" w:color="auto"/>
            <w:right w:val="none" w:sz="0" w:space="0" w:color="auto"/>
          </w:divBdr>
        </w:div>
        <w:div w:id="1726677600">
          <w:marLeft w:val="640"/>
          <w:marRight w:val="0"/>
          <w:marTop w:val="0"/>
          <w:marBottom w:val="0"/>
          <w:divBdr>
            <w:top w:val="none" w:sz="0" w:space="0" w:color="auto"/>
            <w:left w:val="none" w:sz="0" w:space="0" w:color="auto"/>
            <w:bottom w:val="none" w:sz="0" w:space="0" w:color="auto"/>
            <w:right w:val="none" w:sz="0" w:space="0" w:color="auto"/>
          </w:divBdr>
        </w:div>
        <w:div w:id="626549075">
          <w:marLeft w:val="640"/>
          <w:marRight w:val="0"/>
          <w:marTop w:val="0"/>
          <w:marBottom w:val="0"/>
          <w:divBdr>
            <w:top w:val="none" w:sz="0" w:space="0" w:color="auto"/>
            <w:left w:val="none" w:sz="0" w:space="0" w:color="auto"/>
            <w:bottom w:val="none" w:sz="0" w:space="0" w:color="auto"/>
            <w:right w:val="none" w:sz="0" w:space="0" w:color="auto"/>
          </w:divBdr>
        </w:div>
        <w:div w:id="1529370462">
          <w:marLeft w:val="640"/>
          <w:marRight w:val="0"/>
          <w:marTop w:val="0"/>
          <w:marBottom w:val="0"/>
          <w:divBdr>
            <w:top w:val="none" w:sz="0" w:space="0" w:color="auto"/>
            <w:left w:val="none" w:sz="0" w:space="0" w:color="auto"/>
            <w:bottom w:val="none" w:sz="0" w:space="0" w:color="auto"/>
            <w:right w:val="none" w:sz="0" w:space="0" w:color="auto"/>
          </w:divBdr>
        </w:div>
        <w:div w:id="1505974553">
          <w:marLeft w:val="640"/>
          <w:marRight w:val="0"/>
          <w:marTop w:val="0"/>
          <w:marBottom w:val="0"/>
          <w:divBdr>
            <w:top w:val="none" w:sz="0" w:space="0" w:color="auto"/>
            <w:left w:val="none" w:sz="0" w:space="0" w:color="auto"/>
            <w:bottom w:val="none" w:sz="0" w:space="0" w:color="auto"/>
            <w:right w:val="none" w:sz="0" w:space="0" w:color="auto"/>
          </w:divBdr>
        </w:div>
        <w:div w:id="734932028">
          <w:marLeft w:val="640"/>
          <w:marRight w:val="0"/>
          <w:marTop w:val="0"/>
          <w:marBottom w:val="0"/>
          <w:divBdr>
            <w:top w:val="none" w:sz="0" w:space="0" w:color="auto"/>
            <w:left w:val="none" w:sz="0" w:space="0" w:color="auto"/>
            <w:bottom w:val="none" w:sz="0" w:space="0" w:color="auto"/>
            <w:right w:val="none" w:sz="0" w:space="0" w:color="auto"/>
          </w:divBdr>
        </w:div>
        <w:div w:id="456217595">
          <w:marLeft w:val="640"/>
          <w:marRight w:val="0"/>
          <w:marTop w:val="0"/>
          <w:marBottom w:val="0"/>
          <w:divBdr>
            <w:top w:val="none" w:sz="0" w:space="0" w:color="auto"/>
            <w:left w:val="none" w:sz="0" w:space="0" w:color="auto"/>
            <w:bottom w:val="none" w:sz="0" w:space="0" w:color="auto"/>
            <w:right w:val="none" w:sz="0" w:space="0" w:color="auto"/>
          </w:divBdr>
        </w:div>
        <w:div w:id="1858885051">
          <w:marLeft w:val="640"/>
          <w:marRight w:val="0"/>
          <w:marTop w:val="0"/>
          <w:marBottom w:val="0"/>
          <w:divBdr>
            <w:top w:val="none" w:sz="0" w:space="0" w:color="auto"/>
            <w:left w:val="none" w:sz="0" w:space="0" w:color="auto"/>
            <w:bottom w:val="none" w:sz="0" w:space="0" w:color="auto"/>
            <w:right w:val="none" w:sz="0" w:space="0" w:color="auto"/>
          </w:divBdr>
        </w:div>
        <w:div w:id="256793663">
          <w:marLeft w:val="640"/>
          <w:marRight w:val="0"/>
          <w:marTop w:val="0"/>
          <w:marBottom w:val="0"/>
          <w:divBdr>
            <w:top w:val="none" w:sz="0" w:space="0" w:color="auto"/>
            <w:left w:val="none" w:sz="0" w:space="0" w:color="auto"/>
            <w:bottom w:val="none" w:sz="0" w:space="0" w:color="auto"/>
            <w:right w:val="none" w:sz="0" w:space="0" w:color="auto"/>
          </w:divBdr>
        </w:div>
        <w:div w:id="267201305">
          <w:marLeft w:val="640"/>
          <w:marRight w:val="0"/>
          <w:marTop w:val="0"/>
          <w:marBottom w:val="0"/>
          <w:divBdr>
            <w:top w:val="none" w:sz="0" w:space="0" w:color="auto"/>
            <w:left w:val="none" w:sz="0" w:space="0" w:color="auto"/>
            <w:bottom w:val="none" w:sz="0" w:space="0" w:color="auto"/>
            <w:right w:val="none" w:sz="0" w:space="0" w:color="auto"/>
          </w:divBdr>
        </w:div>
        <w:div w:id="1969892729">
          <w:marLeft w:val="640"/>
          <w:marRight w:val="0"/>
          <w:marTop w:val="0"/>
          <w:marBottom w:val="0"/>
          <w:divBdr>
            <w:top w:val="none" w:sz="0" w:space="0" w:color="auto"/>
            <w:left w:val="none" w:sz="0" w:space="0" w:color="auto"/>
            <w:bottom w:val="none" w:sz="0" w:space="0" w:color="auto"/>
            <w:right w:val="none" w:sz="0" w:space="0" w:color="auto"/>
          </w:divBdr>
        </w:div>
        <w:div w:id="465582695">
          <w:marLeft w:val="640"/>
          <w:marRight w:val="0"/>
          <w:marTop w:val="0"/>
          <w:marBottom w:val="0"/>
          <w:divBdr>
            <w:top w:val="none" w:sz="0" w:space="0" w:color="auto"/>
            <w:left w:val="none" w:sz="0" w:space="0" w:color="auto"/>
            <w:bottom w:val="none" w:sz="0" w:space="0" w:color="auto"/>
            <w:right w:val="none" w:sz="0" w:space="0" w:color="auto"/>
          </w:divBdr>
        </w:div>
      </w:divsChild>
    </w:div>
    <w:div w:id="434594657">
      <w:bodyDiv w:val="1"/>
      <w:marLeft w:val="0"/>
      <w:marRight w:val="0"/>
      <w:marTop w:val="0"/>
      <w:marBottom w:val="0"/>
      <w:divBdr>
        <w:top w:val="none" w:sz="0" w:space="0" w:color="auto"/>
        <w:left w:val="none" w:sz="0" w:space="0" w:color="auto"/>
        <w:bottom w:val="none" w:sz="0" w:space="0" w:color="auto"/>
        <w:right w:val="none" w:sz="0" w:space="0" w:color="auto"/>
      </w:divBdr>
    </w:div>
    <w:div w:id="438333573">
      <w:bodyDiv w:val="1"/>
      <w:marLeft w:val="0"/>
      <w:marRight w:val="0"/>
      <w:marTop w:val="0"/>
      <w:marBottom w:val="0"/>
      <w:divBdr>
        <w:top w:val="none" w:sz="0" w:space="0" w:color="auto"/>
        <w:left w:val="none" w:sz="0" w:space="0" w:color="auto"/>
        <w:bottom w:val="none" w:sz="0" w:space="0" w:color="auto"/>
        <w:right w:val="none" w:sz="0" w:space="0" w:color="auto"/>
      </w:divBdr>
      <w:divsChild>
        <w:div w:id="1730231529">
          <w:marLeft w:val="640"/>
          <w:marRight w:val="0"/>
          <w:marTop w:val="0"/>
          <w:marBottom w:val="0"/>
          <w:divBdr>
            <w:top w:val="none" w:sz="0" w:space="0" w:color="auto"/>
            <w:left w:val="none" w:sz="0" w:space="0" w:color="auto"/>
            <w:bottom w:val="none" w:sz="0" w:space="0" w:color="auto"/>
            <w:right w:val="none" w:sz="0" w:space="0" w:color="auto"/>
          </w:divBdr>
        </w:div>
        <w:div w:id="1662925169">
          <w:marLeft w:val="640"/>
          <w:marRight w:val="0"/>
          <w:marTop w:val="0"/>
          <w:marBottom w:val="0"/>
          <w:divBdr>
            <w:top w:val="none" w:sz="0" w:space="0" w:color="auto"/>
            <w:left w:val="none" w:sz="0" w:space="0" w:color="auto"/>
            <w:bottom w:val="none" w:sz="0" w:space="0" w:color="auto"/>
            <w:right w:val="none" w:sz="0" w:space="0" w:color="auto"/>
          </w:divBdr>
        </w:div>
        <w:div w:id="882978693">
          <w:marLeft w:val="640"/>
          <w:marRight w:val="0"/>
          <w:marTop w:val="0"/>
          <w:marBottom w:val="0"/>
          <w:divBdr>
            <w:top w:val="none" w:sz="0" w:space="0" w:color="auto"/>
            <w:left w:val="none" w:sz="0" w:space="0" w:color="auto"/>
            <w:bottom w:val="none" w:sz="0" w:space="0" w:color="auto"/>
            <w:right w:val="none" w:sz="0" w:space="0" w:color="auto"/>
          </w:divBdr>
        </w:div>
        <w:div w:id="419522647">
          <w:marLeft w:val="640"/>
          <w:marRight w:val="0"/>
          <w:marTop w:val="0"/>
          <w:marBottom w:val="0"/>
          <w:divBdr>
            <w:top w:val="none" w:sz="0" w:space="0" w:color="auto"/>
            <w:left w:val="none" w:sz="0" w:space="0" w:color="auto"/>
            <w:bottom w:val="none" w:sz="0" w:space="0" w:color="auto"/>
            <w:right w:val="none" w:sz="0" w:space="0" w:color="auto"/>
          </w:divBdr>
        </w:div>
        <w:div w:id="1992363535">
          <w:marLeft w:val="640"/>
          <w:marRight w:val="0"/>
          <w:marTop w:val="0"/>
          <w:marBottom w:val="0"/>
          <w:divBdr>
            <w:top w:val="none" w:sz="0" w:space="0" w:color="auto"/>
            <w:left w:val="none" w:sz="0" w:space="0" w:color="auto"/>
            <w:bottom w:val="none" w:sz="0" w:space="0" w:color="auto"/>
            <w:right w:val="none" w:sz="0" w:space="0" w:color="auto"/>
          </w:divBdr>
        </w:div>
        <w:div w:id="1372682396">
          <w:marLeft w:val="640"/>
          <w:marRight w:val="0"/>
          <w:marTop w:val="0"/>
          <w:marBottom w:val="0"/>
          <w:divBdr>
            <w:top w:val="none" w:sz="0" w:space="0" w:color="auto"/>
            <w:left w:val="none" w:sz="0" w:space="0" w:color="auto"/>
            <w:bottom w:val="none" w:sz="0" w:space="0" w:color="auto"/>
            <w:right w:val="none" w:sz="0" w:space="0" w:color="auto"/>
          </w:divBdr>
        </w:div>
        <w:div w:id="767115993">
          <w:marLeft w:val="640"/>
          <w:marRight w:val="0"/>
          <w:marTop w:val="0"/>
          <w:marBottom w:val="0"/>
          <w:divBdr>
            <w:top w:val="none" w:sz="0" w:space="0" w:color="auto"/>
            <w:left w:val="none" w:sz="0" w:space="0" w:color="auto"/>
            <w:bottom w:val="none" w:sz="0" w:space="0" w:color="auto"/>
            <w:right w:val="none" w:sz="0" w:space="0" w:color="auto"/>
          </w:divBdr>
        </w:div>
        <w:div w:id="380859131">
          <w:marLeft w:val="640"/>
          <w:marRight w:val="0"/>
          <w:marTop w:val="0"/>
          <w:marBottom w:val="0"/>
          <w:divBdr>
            <w:top w:val="none" w:sz="0" w:space="0" w:color="auto"/>
            <w:left w:val="none" w:sz="0" w:space="0" w:color="auto"/>
            <w:bottom w:val="none" w:sz="0" w:space="0" w:color="auto"/>
            <w:right w:val="none" w:sz="0" w:space="0" w:color="auto"/>
          </w:divBdr>
        </w:div>
        <w:div w:id="969163085">
          <w:marLeft w:val="640"/>
          <w:marRight w:val="0"/>
          <w:marTop w:val="0"/>
          <w:marBottom w:val="0"/>
          <w:divBdr>
            <w:top w:val="none" w:sz="0" w:space="0" w:color="auto"/>
            <w:left w:val="none" w:sz="0" w:space="0" w:color="auto"/>
            <w:bottom w:val="none" w:sz="0" w:space="0" w:color="auto"/>
            <w:right w:val="none" w:sz="0" w:space="0" w:color="auto"/>
          </w:divBdr>
        </w:div>
        <w:div w:id="966131717">
          <w:marLeft w:val="640"/>
          <w:marRight w:val="0"/>
          <w:marTop w:val="0"/>
          <w:marBottom w:val="0"/>
          <w:divBdr>
            <w:top w:val="none" w:sz="0" w:space="0" w:color="auto"/>
            <w:left w:val="none" w:sz="0" w:space="0" w:color="auto"/>
            <w:bottom w:val="none" w:sz="0" w:space="0" w:color="auto"/>
            <w:right w:val="none" w:sz="0" w:space="0" w:color="auto"/>
          </w:divBdr>
        </w:div>
        <w:div w:id="1190991045">
          <w:marLeft w:val="640"/>
          <w:marRight w:val="0"/>
          <w:marTop w:val="0"/>
          <w:marBottom w:val="0"/>
          <w:divBdr>
            <w:top w:val="none" w:sz="0" w:space="0" w:color="auto"/>
            <w:left w:val="none" w:sz="0" w:space="0" w:color="auto"/>
            <w:bottom w:val="none" w:sz="0" w:space="0" w:color="auto"/>
            <w:right w:val="none" w:sz="0" w:space="0" w:color="auto"/>
          </w:divBdr>
        </w:div>
        <w:div w:id="1402943988">
          <w:marLeft w:val="640"/>
          <w:marRight w:val="0"/>
          <w:marTop w:val="0"/>
          <w:marBottom w:val="0"/>
          <w:divBdr>
            <w:top w:val="none" w:sz="0" w:space="0" w:color="auto"/>
            <w:left w:val="none" w:sz="0" w:space="0" w:color="auto"/>
            <w:bottom w:val="none" w:sz="0" w:space="0" w:color="auto"/>
            <w:right w:val="none" w:sz="0" w:space="0" w:color="auto"/>
          </w:divBdr>
        </w:div>
        <w:div w:id="1810395428">
          <w:marLeft w:val="640"/>
          <w:marRight w:val="0"/>
          <w:marTop w:val="0"/>
          <w:marBottom w:val="0"/>
          <w:divBdr>
            <w:top w:val="none" w:sz="0" w:space="0" w:color="auto"/>
            <w:left w:val="none" w:sz="0" w:space="0" w:color="auto"/>
            <w:bottom w:val="none" w:sz="0" w:space="0" w:color="auto"/>
            <w:right w:val="none" w:sz="0" w:space="0" w:color="auto"/>
          </w:divBdr>
        </w:div>
        <w:div w:id="377515940">
          <w:marLeft w:val="640"/>
          <w:marRight w:val="0"/>
          <w:marTop w:val="0"/>
          <w:marBottom w:val="0"/>
          <w:divBdr>
            <w:top w:val="none" w:sz="0" w:space="0" w:color="auto"/>
            <w:left w:val="none" w:sz="0" w:space="0" w:color="auto"/>
            <w:bottom w:val="none" w:sz="0" w:space="0" w:color="auto"/>
            <w:right w:val="none" w:sz="0" w:space="0" w:color="auto"/>
          </w:divBdr>
        </w:div>
        <w:div w:id="121702622">
          <w:marLeft w:val="640"/>
          <w:marRight w:val="0"/>
          <w:marTop w:val="0"/>
          <w:marBottom w:val="0"/>
          <w:divBdr>
            <w:top w:val="none" w:sz="0" w:space="0" w:color="auto"/>
            <w:left w:val="none" w:sz="0" w:space="0" w:color="auto"/>
            <w:bottom w:val="none" w:sz="0" w:space="0" w:color="auto"/>
            <w:right w:val="none" w:sz="0" w:space="0" w:color="auto"/>
          </w:divBdr>
        </w:div>
        <w:div w:id="965697372">
          <w:marLeft w:val="640"/>
          <w:marRight w:val="0"/>
          <w:marTop w:val="0"/>
          <w:marBottom w:val="0"/>
          <w:divBdr>
            <w:top w:val="none" w:sz="0" w:space="0" w:color="auto"/>
            <w:left w:val="none" w:sz="0" w:space="0" w:color="auto"/>
            <w:bottom w:val="none" w:sz="0" w:space="0" w:color="auto"/>
            <w:right w:val="none" w:sz="0" w:space="0" w:color="auto"/>
          </w:divBdr>
        </w:div>
        <w:div w:id="1632981965">
          <w:marLeft w:val="640"/>
          <w:marRight w:val="0"/>
          <w:marTop w:val="0"/>
          <w:marBottom w:val="0"/>
          <w:divBdr>
            <w:top w:val="none" w:sz="0" w:space="0" w:color="auto"/>
            <w:left w:val="none" w:sz="0" w:space="0" w:color="auto"/>
            <w:bottom w:val="none" w:sz="0" w:space="0" w:color="auto"/>
            <w:right w:val="none" w:sz="0" w:space="0" w:color="auto"/>
          </w:divBdr>
        </w:div>
        <w:div w:id="180897889">
          <w:marLeft w:val="640"/>
          <w:marRight w:val="0"/>
          <w:marTop w:val="0"/>
          <w:marBottom w:val="0"/>
          <w:divBdr>
            <w:top w:val="none" w:sz="0" w:space="0" w:color="auto"/>
            <w:left w:val="none" w:sz="0" w:space="0" w:color="auto"/>
            <w:bottom w:val="none" w:sz="0" w:space="0" w:color="auto"/>
            <w:right w:val="none" w:sz="0" w:space="0" w:color="auto"/>
          </w:divBdr>
        </w:div>
        <w:div w:id="1476335119">
          <w:marLeft w:val="640"/>
          <w:marRight w:val="0"/>
          <w:marTop w:val="0"/>
          <w:marBottom w:val="0"/>
          <w:divBdr>
            <w:top w:val="none" w:sz="0" w:space="0" w:color="auto"/>
            <w:left w:val="none" w:sz="0" w:space="0" w:color="auto"/>
            <w:bottom w:val="none" w:sz="0" w:space="0" w:color="auto"/>
            <w:right w:val="none" w:sz="0" w:space="0" w:color="auto"/>
          </w:divBdr>
        </w:div>
        <w:div w:id="1368021267">
          <w:marLeft w:val="640"/>
          <w:marRight w:val="0"/>
          <w:marTop w:val="0"/>
          <w:marBottom w:val="0"/>
          <w:divBdr>
            <w:top w:val="none" w:sz="0" w:space="0" w:color="auto"/>
            <w:left w:val="none" w:sz="0" w:space="0" w:color="auto"/>
            <w:bottom w:val="none" w:sz="0" w:space="0" w:color="auto"/>
            <w:right w:val="none" w:sz="0" w:space="0" w:color="auto"/>
          </w:divBdr>
        </w:div>
        <w:div w:id="1476024049">
          <w:marLeft w:val="640"/>
          <w:marRight w:val="0"/>
          <w:marTop w:val="0"/>
          <w:marBottom w:val="0"/>
          <w:divBdr>
            <w:top w:val="none" w:sz="0" w:space="0" w:color="auto"/>
            <w:left w:val="none" w:sz="0" w:space="0" w:color="auto"/>
            <w:bottom w:val="none" w:sz="0" w:space="0" w:color="auto"/>
            <w:right w:val="none" w:sz="0" w:space="0" w:color="auto"/>
          </w:divBdr>
        </w:div>
        <w:div w:id="1936399429">
          <w:marLeft w:val="640"/>
          <w:marRight w:val="0"/>
          <w:marTop w:val="0"/>
          <w:marBottom w:val="0"/>
          <w:divBdr>
            <w:top w:val="none" w:sz="0" w:space="0" w:color="auto"/>
            <w:left w:val="none" w:sz="0" w:space="0" w:color="auto"/>
            <w:bottom w:val="none" w:sz="0" w:space="0" w:color="auto"/>
            <w:right w:val="none" w:sz="0" w:space="0" w:color="auto"/>
          </w:divBdr>
        </w:div>
        <w:div w:id="636421048">
          <w:marLeft w:val="640"/>
          <w:marRight w:val="0"/>
          <w:marTop w:val="0"/>
          <w:marBottom w:val="0"/>
          <w:divBdr>
            <w:top w:val="none" w:sz="0" w:space="0" w:color="auto"/>
            <w:left w:val="none" w:sz="0" w:space="0" w:color="auto"/>
            <w:bottom w:val="none" w:sz="0" w:space="0" w:color="auto"/>
            <w:right w:val="none" w:sz="0" w:space="0" w:color="auto"/>
          </w:divBdr>
        </w:div>
        <w:div w:id="1090617244">
          <w:marLeft w:val="640"/>
          <w:marRight w:val="0"/>
          <w:marTop w:val="0"/>
          <w:marBottom w:val="0"/>
          <w:divBdr>
            <w:top w:val="none" w:sz="0" w:space="0" w:color="auto"/>
            <w:left w:val="none" w:sz="0" w:space="0" w:color="auto"/>
            <w:bottom w:val="none" w:sz="0" w:space="0" w:color="auto"/>
            <w:right w:val="none" w:sz="0" w:space="0" w:color="auto"/>
          </w:divBdr>
        </w:div>
        <w:div w:id="972755896">
          <w:marLeft w:val="640"/>
          <w:marRight w:val="0"/>
          <w:marTop w:val="0"/>
          <w:marBottom w:val="0"/>
          <w:divBdr>
            <w:top w:val="none" w:sz="0" w:space="0" w:color="auto"/>
            <w:left w:val="none" w:sz="0" w:space="0" w:color="auto"/>
            <w:bottom w:val="none" w:sz="0" w:space="0" w:color="auto"/>
            <w:right w:val="none" w:sz="0" w:space="0" w:color="auto"/>
          </w:divBdr>
        </w:div>
      </w:divsChild>
    </w:div>
    <w:div w:id="460684529">
      <w:bodyDiv w:val="1"/>
      <w:marLeft w:val="0"/>
      <w:marRight w:val="0"/>
      <w:marTop w:val="0"/>
      <w:marBottom w:val="0"/>
      <w:divBdr>
        <w:top w:val="none" w:sz="0" w:space="0" w:color="auto"/>
        <w:left w:val="none" w:sz="0" w:space="0" w:color="auto"/>
        <w:bottom w:val="none" w:sz="0" w:space="0" w:color="auto"/>
        <w:right w:val="none" w:sz="0" w:space="0" w:color="auto"/>
      </w:divBdr>
    </w:div>
    <w:div w:id="477765722">
      <w:bodyDiv w:val="1"/>
      <w:marLeft w:val="0"/>
      <w:marRight w:val="0"/>
      <w:marTop w:val="0"/>
      <w:marBottom w:val="0"/>
      <w:divBdr>
        <w:top w:val="none" w:sz="0" w:space="0" w:color="auto"/>
        <w:left w:val="none" w:sz="0" w:space="0" w:color="auto"/>
        <w:bottom w:val="none" w:sz="0" w:space="0" w:color="auto"/>
        <w:right w:val="none" w:sz="0" w:space="0" w:color="auto"/>
      </w:divBdr>
      <w:divsChild>
        <w:div w:id="2107269035">
          <w:marLeft w:val="640"/>
          <w:marRight w:val="0"/>
          <w:marTop w:val="0"/>
          <w:marBottom w:val="0"/>
          <w:divBdr>
            <w:top w:val="none" w:sz="0" w:space="0" w:color="auto"/>
            <w:left w:val="none" w:sz="0" w:space="0" w:color="auto"/>
            <w:bottom w:val="none" w:sz="0" w:space="0" w:color="auto"/>
            <w:right w:val="none" w:sz="0" w:space="0" w:color="auto"/>
          </w:divBdr>
        </w:div>
        <w:div w:id="1379743042">
          <w:marLeft w:val="640"/>
          <w:marRight w:val="0"/>
          <w:marTop w:val="0"/>
          <w:marBottom w:val="0"/>
          <w:divBdr>
            <w:top w:val="none" w:sz="0" w:space="0" w:color="auto"/>
            <w:left w:val="none" w:sz="0" w:space="0" w:color="auto"/>
            <w:bottom w:val="none" w:sz="0" w:space="0" w:color="auto"/>
            <w:right w:val="none" w:sz="0" w:space="0" w:color="auto"/>
          </w:divBdr>
        </w:div>
        <w:div w:id="876742463">
          <w:marLeft w:val="640"/>
          <w:marRight w:val="0"/>
          <w:marTop w:val="0"/>
          <w:marBottom w:val="0"/>
          <w:divBdr>
            <w:top w:val="none" w:sz="0" w:space="0" w:color="auto"/>
            <w:left w:val="none" w:sz="0" w:space="0" w:color="auto"/>
            <w:bottom w:val="none" w:sz="0" w:space="0" w:color="auto"/>
            <w:right w:val="none" w:sz="0" w:space="0" w:color="auto"/>
          </w:divBdr>
        </w:div>
        <w:div w:id="164249190">
          <w:marLeft w:val="640"/>
          <w:marRight w:val="0"/>
          <w:marTop w:val="0"/>
          <w:marBottom w:val="0"/>
          <w:divBdr>
            <w:top w:val="none" w:sz="0" w:space="0" w:color="auto"/>
            <w:left w:val="none" w:sz="0" w:space="0" w:color="auto"/>
            <w:bottom w:val="none" w:sz="0" w:space="0" w:color="auto"/>
            <w:right w:val="none" w:sz="0" w:space="0" w:color="auto"/>
          </w:divBdr>
        </w:div>
        <w:div w:id="1902323512">
          <w:marLeft w:val="640"/>
          <w:marRight w:val="0"/>
          <w:marTop w:val="0"/>
          <w:marBottom w:val="0"/>
          <w:divBdr>
            <w:top w:val="none" w:sz="0" w:space="0" w:color="auto"/>
            <w:left w:val="none" w:sz="0" w:space="0" w:color="auto"/>
            <w:bottom w:val="none" w:sz="0" w:space="0" w:color="auto"/>
            <w:right w:val="none" w:sz="0" w:space="0" w:color="auto"/>
          </w:divBdr>
        </w:div>
        <w:div w:id="874581468">
          <w:marLeft w:val="640"/>
          <w:marRight w:val="0"/>
          <w:marTop w:val="0"/>
          <w:marBottom w:val="0"/>
          <w:divBdr>
            <w:top w:val="none" w:sz="0" w:space="0" w:color="auto"/>
            <w:left w:val="none" w:sz="0" w:space="0" w:color="auto"/>
            <w:bottom w:val="none" w:sz="0" w:space="0" w:color="auto"/>
            <w:right w:val="none" w:sz="0" w:space="0" w:color="auto"/>
          </w:divBdr>
        </w:div>
        <w:div w:id="1040280763">
          <w:marLeft w:val="640"/>
          <w:marRight w:val="0"/>
          <w:marTop w:val="0"/>
          <w:marBottom w:val="0"/>
          <w:divBdr>
            <w:top w:val="none" w:sz="0" w:space="0" w:color="auto"/>
            <w:left w:val="none" w:sz="0" w:space="0" w:color="auto"/>
            <w:bottom w:val="none" w:sz="0" w:space="0" w:color="auto"/>
            <w:right w:val="none" w:sz="0" w:space="0" w:color="auto"/>
          </w:divBdr>
        </w:div>
        <w:div w:id="1780834455">
          <w:marLeft w:val="640"/>
          <w:marRight w:val="0"/>
          <w:marTop w:val="0"/>
          <w:marBottom w:val="0"/>
          <w:divBdr>
            <w:top w:val="none" w:sz="0" w:space="0" w:color="auto"/>
            <w:left w:val="none" w:sz="0" w:space="0" w:color="auto"/>
            <w:bottom w:val="none" w:sz="0" w:space="0" w:color="auto"/>
            <w:right w:val="none" w:sz="0" w:space="0" w:color="auto"/>
          </w:divBdr>
        </w:div>
        <w:div w:id="603998989">
          <w:marLeft w:val="640"/>
          <w:marRight w:val="0"/>
          <w:marTop w:val="0"/>
          <w:marBottom w:val="0"/>
          <w:divBdr>
            <w:top w:val="none" w:sz="0" w:space="0" w:color="auto"/>
            <w:left w:val="none" w:sz="0" w:space="0" w:color="auto"/>
            <w:bottom w:val="none" w:sz="0" w:space="0" w:color="auto"/>
            <w:right w:val="none" w:sz="0" w:space="0" w:color="auto"/>
          </w:divBdr>
        </w:div>
        <w:div w:id="1426850843">
          <w:marLeft w:val="640"/>
          <w:marRight w:val="0"/>
          <w:marTop w:val="0"/>
          <w:marBottom w:val="0"/>
          <w:divBdr>
            <w:top w:val="none" w:sz="0" w:space="0" w:color="auto"/>
            <w:left w:val="none" w:sz="0" w:space="0" w:color="auto"/>
            <w:bottom w:val="none" w:sz="0" w:space="0" w:color="auto"/>
            <w:right w:val="none" w:sz="0" w:space="0" w:color="auto"/>
          </w:divBdr>
        </w:div>
        <w:div w:id="2047216147">
          <w:marLeft w:val="640"/>
          <w:marRight w:val="0"/>
          <w:marTop w:val="0"/>
          <w:marBottom w:val="0"/>
          <w:divBdr>
            <w:top w:val="none" w:sz="0" w:space="0" w:color="auto"/>
            <w:left w:val="none" w:sz="0" w:space="0" w:color="auto"/>
            <w:bottom w:val="none" w:sz="0" w:space="0" w:color="auto"/>
            <w:right w:val="none" w:sz="0" w:space="0" w:color="auto"/>
          </w:divBdr>
        </w:div>
        <w:div w:id="38208349">
          <w:marLeft w:val="640"/>
          <w:marRight w:val="0"/>
          <w:marTop w:val="0"/>
          <w:marBottom w:val="0"/>
          <w:divBdr>
            <w:top w:val="none" w:sz="0" w:space="0" w:color="auto"/>
            <w:left w:val="none" w:sz="0" w:space="0" w:color="auto"/>
            <w:bottom w:val="none" w:sz="0" w:space="0" w:color="auto"/>
            <w:right w:val="none" w:sz="0" w:space="0" w:color="auto"/>
          </w:divBdr>
        </w:div>
        <w:div w:id="70858029">
          <w:marLeft w:val="640"/>
          <w:marRight w:val="0"/>
          <w:marTop w:val="0"/>
          <w:marBottom w:val="0"/>
          <w:divBdr>
            <w:top w:val="none" w:sz="0" w:space="0" w:color="auto"/>
            <w:left w:val="none" w:sz="0" w:space="0" w:color="auto"/>
            <w:bottom w:val="none" w:sz="0" w:space="0" w:color="auto"/>
            <w:right w:val="none" w:sz="0" w:space="0" w:color="auto"/>
          </w:divBdr>
        </w:div>
        <w:div w:id="597131141">
          <w:marLeft w:val="640"/>
          <w:marRight w:val="0"/>
          <w:marTop w:val="0"/>
          <w:marBottom w:val="0"/>
          <w:divBdr>
            <w:top w:val="none" w:sz="0" w:space="0" w:color="auto"/>
            <w:left w:val="none" w:sz="0" w:space="0" w:color="auto"/>
            <w:bottom w:val="none" w:sz="0" w:space="0" w:color="auto"/>
            <w:right w:val="none" w:sz="0" w:space="0" w:color="auto"/>
          </w:divBdr>
        </w:div>
        <w:div w:id="893351708">
          <w:marLeft w:val="640"/>
          <w:marRight w:val="0"/>
          <w:marTop w:val="0"/>
          <w:marBottom w:val="0"/>
          <w:divBdr>
            <w:top w:val="none" w:sz="0" w:space="0" w:color="auto"/>
            <w:left w:val="none" w:sz="0" w:space="0" w:color="auto"/>
            <w:bottom w:val="none" w:sz="0" w:space="0" w:color="auto"/>
            <w:right w:val="none" w:sz="0" w:space="0" w:color="auto"/>
          </w:divBdr>
        </w:div>
        <w:div w:id="638850396">
          <w:marLeft w:val="640"/>
          <w:marRight w:val="0"/>
          <w:marTop w:val="0"/>
          <w:marBottom w:val="0"/>
          <w:divBdr>
            <w:top w:val="none" w:sz="0" w:space="0" w:color="auto"/>
            <w:left w:val="none" w:sz="0" w:space="0" w:color="auto"/>
            <w:bottom w:val="none" w:sz="0" w:space="0" w:color="auto"/>
            <w:right w:val="none" w:sz="0" w:space="0" w:color="auto"/>
          </w:divBdr>
        </w:div>
        <w:div w:id="1711028462">
          <w:marLeft w:val="640"/>
          <w:marRight w:val="0"/>
          <w:marTop w:val="0"/>
          <w:marBottom w:val="0"/>
          <w:divBdr>
            <w:top w:val="none" w:sz="0" w:space="0" w:color="auto"/>
            <w:left w:val="none" w:sz="0" w:space="0" w:color="auto"/>
            <w:bottom w:val="none" w:sz="0" w:space="0" w:color="auto"/>
            <w:right w:val="none" w:sz="0" w:space="0" w:color="auto"/>
          </w:divBdr>
        </w:div>
        <w:div w:id="576521960">
          <w:marLeft w:val="640"/>
          <w:marRight w:val="0"/>
          <w:marTop w:val="0"/>
          <w:marBottom w:val="0"/>
          <w:divBdr>
            <w:top w:val="none" w:sz="0" w:space="0" w:color="auto"/>
            <w:left w:val="none" w:sz="0" w:space="0" w:color="auto"/>
            <w:bottom w:val="none" w:sz="0" w:space="0" w:color="auto"/>
            <w:right w:val="none" w:sz="0" w:space="0" w:color="auto"/>
          </w:divBdr>
        </w:div>
        <w:div w:id="1900557592">
          <w:marLeft w:val="640"/>
          <w:marRight w:val="0"/>
          <w:marTop w:val="0"/>
          <w:marBottom w:val="0"/>
          <w:divBdr>
            <w:top w:val="none" w:sz="0" w:space="0" w:color="auto"/>
            <w:left w:val="none" w:sz="0" w:space="0" w:color="auto"/>
            <w:bottom w:val="none" w:sz="0" w:space="0" w:color="auto"/>
            <w:right w:val="none" w:sz="0" w:space="0" w:color="auto"/>
          </w:divBdr>
        </w:div>
        <w:div w:id="1702238954">
          <w:marLeft w:val="640"/>
          <w:marRight w:val="0"/>
          <w:marTop w:val="0"/>
          <w:marBottom w:val="0"/>
          <w:divBdr>
            <w:top w:val="none" w:sz="0" w:space="0" w:color="auto"/>
            <w:left w:val="none" w:sz="0" w:space="0" w:color="auto"/>
            <w:bottom w:val="none" w:sz="0" w:space="0" w:color="auto"/>
            <w:right w:val="none" w:sz="0" w:space="0" w:color="auto"/>
          </w:divBdr>
        </w:div>
        <w:div w:id="246231830">
          <w:marLeft w:val="640"/>
          <w:marRight w:val="0"/>
          <w:marTop w:val="0"/>
          <w:marBottom w:val="0"/>
          <w:divBdr>
            <w:top w:val="none" w:sz="0" w:space="0" w:color="auto"/>
            <w:left w:val="none" w:sz="0" w:space="0" w:color="auto"/>
            <w:bottom w:val="none" w:sz="0" w:space="0" w:color="auto"/>
            <w:right w:val="none" w:sz="0" w:space="0" w:color="auto"/>
          </w:divBdr>
        </w:div>
        <w:div w:id="1607539041">
          <w:marLeft w:val="640"/>
          <w:marRight w:val="0"/>
          <w:marTop w:val="0"/>
          <w:marBottom w:val="0"/>
          <w:divBdr>
            <w:top w:val="none" w:sz="0" w:space="0" w:color="auto"/>
            <w:left w:val="none" w:sz="0" w:space="0" w:color="auto"/>
            <w:bottom w:val="none" w:sz="0" w:space="0" w:color="auto"/>
            <w:right w:val="none" w:sz="0" w:space="0" w:color="auto"/>
          </w:divBdr>
        </w:div>
        <w:div w:id="687681373">
          <w:marLeft w:val="640"/>
          <w:marRight w:val="0"/>
          <w:marTop w:val="0"/>
          <w:marBottom w:val="0"/>
          <w:divBdr>
            <w:top w:val="none" w:sz="0" w:space="0" w:color="auto"/>
            <w:left w:val="none" w:sz="0" w:space="0" w:color="auto"/>
            <w:bottom w:val="none" w:sz="0" w:space="0" w:color="auto"/>
            <w:right w:val="none" w:sz="0" w:space="0" w:color="auto"/>
          </w:divBdr>
        </w:div>
        <w:div w:id="592934033">
          <w:marLeft w:val="640"/>
          <w:marRight w:val="0"/>
          <w:marTop w:val="0"/>
          <w:marBottom w:val="0"/>
          <w:divBdr>
            <w:top w:val="none" w:sz="0" w:space="0" w:color="auto"/>
            <w:left w:val="none" w:sz="0" w:space="0" w:color="auto"/>
            <w:bottom w:val="none" w:sz="0" w:space="0" w:color="auto"/>
            <w:right w:val="none" w:sz="0" w:space="0" w:color="auto"/>
          </w:divBdr>
        </w:div>
        <w:div w:id="419060119">
          <w:marLeft w:val="640"/>
          <w:marRight w:val="0"/>
          <w:marTop w:val="0"/>
          <w:marBottom w:val="0"/>
          <w:divBdr>
            <w:top w:val="none" w:sz="0" w:space="0" w:color="auto"/>
            <w:left w:val="none" w:sz="0" w:space="0" w:color="auto"/>
            <w:bottom w:val="none" w:sz="0" w:space="0" w:color="auto"/>
            <w:right w:val="none" w:sz="0" w:space="0" w:color="auto"/>
          </w:divBdr>
        </w:div>
        <w:div w:id="247233598">
          <w:marLeft w:val="640"/>
          <w:marRight w:val="0"/>
          <w:marTop w:val="0"/>
          <w:marBottom w:val="0"/>
          <w:divBdr>
            <w:top w:val="none" w:sz="0" w:space="0" w:color="auto"/>
            <w:left w:val="none" w:sz="0" w:space="0" w:color="auto"/>
            <w:bottom w:val="none" w:sz="0" w:space="0" w:color="auto"/>
            <w:right w:val="none" w:sz="0" w:space="0" w:color="auto"/>
          </w:divBdr>
        </w:div>
        <w:div w:id="1906254024">
          <w:marLeft w:val="640"/>
          <w:marRight w:val="0"/>
          <w:marTop w:val="0"/>
          <w:marBottom w:val="0"/>
          <w:divBdr>
            <w:top w:val="none" w:sz="0" w:space="0" w:color="auto"/>
            <w:left w:val="none" w:sz="0" w:space="0" w:color="auto"/>
            <w:bottom w:val="none" w:sz="0" w:space="0" w:color="auto"/>
            <w:right w:val="none" w:sz="0" w:space="0" w:color="auto"/>
          </w:divBdr>
        </w:div>
        <w:div w:id="939988627">
          <w:marLeft w:val="640"/>
          <w:marRight w:val="0"/>
          <w:marTop w:val="0"/>
          <w:marBottom w:val="0"/>
          <w:divBdr>
            <w:top w:val="none" w:sz="0" w:space="0" w:color="auto"/>
            <w:left w:val="none" w:sz="0" w:space="0" w:color="auto"/>
            <w:bottom w:val="none" w:sz="0" w:space="0" w:color="auto"/>
            <w:right w:val="none" w:sz="0" w:space="0" w:color="auto"/>
          </w:divBdr>
        </w:div>
        <w:div w:id="626930907">
          <w:marLeft w:val="640"/>
          <w:marRight w:val="0"/>
          <w:marTop w:val="0"/>
          <w:marBottom w:val="0"/>
          <w:divBdr>
            <w:top w:val="none" w:sz="0" w:space="0" w:color="auto"/>
            <w:left w:val="none" w:sz="0" w:space="0" w:color="auto"/>
            <w:bottom w:val="none" w:sz="0" w:space="0" w:color="auto"/>
            <w:right w:val="none" w:sz="0" w:space="0" w:color="auto"/>
          </w:divBdr>
        </w:div>
        <w:div w:id="1173102945">
          <w:marLeft w:val="640"/>
          <w:marRight w:val="0"/>
          <w:marTop w:val="0"/>
          <w:marBottom w:val="0"/>
          <w:divBdr>
            <w:top w:val="none" w:sz="0" w:space="0" w:color="auto"/>
            <w:left w:val="none" w:sz="0" w:space="0" w:color="auto"/>
            <w:bottom w:val="none" w:sz="0" w:space="0" w:color="auto"/>
            <w:right w:val="none" w:sz="0" w:space="0" w:color="auto"/>
          </w:divBdr>
        </w:div>
      </w:divsChild>
    </w:div>
    <w:div w:id="480196480">
      <w:bodyDiv w:val="1"/>
      <w:marLeft w:val="0"/>
      <w:marRight w:val="0"/>
      <w:marTop w:val="0"/>
      <w:marBottom w:val="0"/>
      <w:divBdr>
        <w:top w:val="none" w:sz="0" w:space="0" w:color="auto"/>
        <w:left w:val="none" w:sz="0" w:space="0" w:color="auto"/>
        <w:bottom w:val="none" w:sz="0" w:space="0" w:color="auto"/>
        <w:right w:val="none" w:sz="0" w:space="0" w:color="auto"/>
      </w:divBdr>
      <w:divsChild>
        <w:div w:id="909116956">
          <w:marLeft w:val="640"/>
          <w:marRight w:val="0"/>
          <w:marTop w:val="0"/>
          <w:marBottom w:val="0"/>
          <w:divBdr>
            <w:top w:val="none" w:sz="0" w:space="0" w:color="auto"/>
            <w:left w:val="none" w:sz="0" w:space="0" w:color="auto"/>
            <w:bottom w:val="none" w:sz="0" w:space="0" w:color="auto"/>
            <w:right w:val="none" w:sz="0" w:space="0" w:color="auto"/>
          </w:divBdr>
        </w:div>
        <w:div w:id="1801921888">
          <w:marLeft w:val="640"/>
          <w:marRight w:val="0"/>
          <w:marTop w:val="0"/>
          <w:marBottom w:val="0"/>
          <w:divBdr>
            <w:top w:val="none" w:sz="0" w:space="0" w:color="auto"/>
            <w:left w:val="none" w:sz="0" w:space="0" w:color="auto"/>
            <w:bottom w:val="none" w:sz="0" w:space="0" w:color="auto"/>
            <w:right w:val="none" w:sz="0" w:space="0" w:color="auto"/>
          </w:divBdr>
        </w:div>
        <w:div w:id="1586644958">
          <w:marLeft w:val="640"/>
          <w:marRight w:val="0"/>
          <w:marTop w:val="0"/>
          <w:marBottom w:val="0"/>
          <w:divBdr>
            <w:top w:val="none" w:sz="0" w:space="0" w:color="auto"/>
            <w:left w:val="none" w:sz="0" w:space="0" w:color="auto"/>
            <w:bottom w:val="none" w:sz="0" w:space="0" w:color="auto"/>
            <w:right w:val="none" w:sz="0" w:space="0" w:color="auto"/>
          </w:divBdr>
        </w:div>
        <w:div w:id="494762885">
          <w:marLeft w:val="640"/>
          <w:marRight w:val="0"/>
          <w:marTop w:val="0"/>
          <w:marBottom w:val="0"/>
          <w:divBdr>
            <w:top w:val="none" w:sz="0" w:space="0" w:color="auto"/>
            <w:left w:val="none" w:sz="0" w:space="0" w:color="auto"/>
            <w:bottom w:val="none" w:sz="0" w:space="0" w:color="auto"/>
            <w:right w:val="none" w:sz="0" w:space="0" w:color="auto"/>
          </w:divBdr>
        </w:div>
        <w:div w:id="1213737583">
          <w:marLeft w:val="640"/>
          <w:marRight w:val="0"/>
          <w:marTop w:val="0"/>
          <w:marBottom w:val="0"/>
          <w:divBdr>
            <w:top w:val="none" w:sz="0" w:space="0" w:color="auto"/>
            <w:left w:val="none" w:sz="0" w:space="0" w:color="auto"/>
            <w:bottom w:val="none" w:sz="0" w:space="0" w:color="auto"/>
            <w:right w:val="none" w:sz="0" w:space="0" w:color="auto"/>
          </w:divBdr>
        </w:div>
        <w:div w:id="182086942">
          <w:marLeft w:val="640"/>
          <w:marRight w:val="0"/>
          <w:marTop w:val="0"/>
          <w:marBottom w:val="0"/>
          <w:divBdr>
            <w:top w:val="none" w:sz="0" w:space="0" w:color="auto"/>
            <w:left w:val="none" w:sz="0" w:space="0" w:color="auto"/>
            <w:bottom w:val="none" w:sz="0" w:space="0" w:color="auto"/>
            <w:right w:val="none" w:sz="0" w:space="0" w:color="auto"/>
          </w:divBdr>
        </w:div>
        <w:div w:id="883370734">
          <w:marLeft w:val="640"/>
          <w:marRight w:val="0"/>
          <w:marTop w:val="0"/>
          <w:marBottom w:val="0"/>
          <w:divBdr>
            <w:top w:val="none" w:sz="0" w:space="0" w:color="auto"/>
            <w:left w:val="none" w:sz="0" w:space="0" w:color="auto"/>
            <w:bottom w:val="none" w:sz="0" w:space="0" w:color="auto"/>
            <w:right w:val="none" w:sz="0" w:space="0" w:color="auto"/>
          </w:divBdr>
        </w:div>
        <w:div w:id="2131705150">
          <w:marLeft w:val="640"/>
          <w:marRight w:val="0"/>
          <w:marTop w:val="0"/>
          <w:marBottom w:val="0"/>
          <w:divBdr>
            <w:top w:val="none" w:sz="0" w:space="0" w:color="auto"/>
            <w:left w:val="none" w:sz="0" w:space="0" w:color="auto"/>
            <w:bottom w:val="none" w:sz="0" w:space="0" w:color="auto"/>
            <w:right w:val="none" w:sz="0" w:space="0" w:color="auto"/>
          </w:divBdr>
        </w:div>
        <w:div w:id="195579613">
          <w:marLeft w:val="640"/>
          <w:marRight w:val="0"/>
          <w:marTop w:val="0"/>
          <w:marBottom w:val="0"/>
          <w:divBdr>
            <w:top w:val="none" w:sz="0" w:space="0" w:color="auto"/>
            <w:left w:val="none" w:sz="0" w:space="0" w:color="auto"/>
            <w:bottom w:val="none" w:sz="0" w:space="0" w:color="auto"/>
            <w:right w:val="none" w:sz="0" w:space="0" w:color="auto"/>
          </w:divBdr>
        </w:div>
        <w:div w:id="470513153">
          <w:marLeft w:val="640"/>
          <w:marRight w:val="0"/>
          <w:marTop w:val="0"/>
          <w:marBottom w:val="0"/>
          <w:divBdr>
            <w:top w:val="none" w:sz="0" w:space="0" w:color="auto"/>
            <w:left w:val="none" w:sz="0" w:space="0" w:color="auto"/>
            <w:bottom w:val="none" w:sz="0" w:space="0" w:color="auto"/>
            <w:right w:val="none" w:sz="0" w:space="0" w:color="auto"/>
          </w:divBdr>
        </w:div>
        <w:div w:id="557326544">
          <w:marLeft w:val="640"/>
          <w:marRight w:val="0"/>
          <w:marTop w:val="0"/>
          <w:marBottom w:val="0"/>
          <w:divBdr>
            <w:top w:val="none" w:sz="0" w:space="0" w:color="auto"/>
            <w:left w:val="none" w:sz="0" w:space="0" w:color="auto"/>
            <w:bottom w:val="none" w:sz="0" w:space="0" w:color="auto"/>
            <w:right w:val="none" w:sz="0" w:space="0" w:color="auto"/>
          </w:divBdr>
        </w:div>
        <w:div w:id="1602373731">
          <w:marLeft w:val="640"/>
          <w:marRight w:val="0"/>
          <w:marTop w:val="0"/>
          <w:marBottom w:val="0"/>
          <w:divBdr>
            <w:top w:val="none" w:sz="0" w:space="0" w:color="auto"/>
            <w:left w:val="none" w:sz="0" w:space="0" w:color="auto"/>
            <w:bottom w:val="none" w:sz="0" w:space="0" w:color="auto"/>
            <w:right w:val="none" w:sz="0" w:space="0" w:color="auto"/>
          </w:divBdr>
        </w:div>
        <w:div w:id="711732218">
          <w:marLeft w:val="640"/>
          <w:marRight w:val="0"/>
          <w:marTop w:val="0"/>
          <w:marBottom w:val="0"/>
          <w:divBdr>
            <w:top w:val="none" w:sz="0" w:space="0" w:color="auto"/>
            <w:left w:val="none" w:sz="0" w:space="0" w:color="auto"/>
            <w:bottom w:val="none" w:sz="0" w:space="0" w:color="auto"/>
            <w:right w:val="none" w:sz="0" w:space="0" w:color="auto"/>
          </w:divBdr>
        </w:div>
        <w:div w:id="998079127">
          <w:marLeft w:val="640"/>
          <w:marRight w:val="0"/>
          <w:marTop w:val="0"/>
          <w:marBottom w:val="0"/>
          <w:divBdr>
            <w:top w:val="none" w:sz="0" w:space="0" w:color="auto"/>
            <w:left w:val="none" w:sz="0" w:space="0" w:color="auto"/>
            <w:bottom w:val="none" w:sz="0" w:space="0" w:color="auto"/>
            <w:right w:val="none" w:sz="0" w:space="0" w:color="auto"/>
          </w:divBdr>
        </w:div>
        <w:div w:id="775293717">
          <w:marLeft w:val="640"/>
          <w:marRight w:val="0"/>
          <w:marTop w:val="0"/>
          <w:marBottom w:val="0"/>
          <w:divBdr>
            <w:top w:val="none" w:sz="0" w:space="0" w:color="auto"/>
            <w:left w:val="none" w:sz="0" w:space="0" w:color="auto"/>
            <w:bottom w:val="none" w:sz="0" w:space="0" w:color="auto"/>
            <w:right w:val="none" w:sz="0" w:space="0" w:color="auto"/>
          </w:divBdr>
        </w:div>
        <w:div w:id="881014662">
          <w:marLeft w:val="640"/>
          <w:marRight w:val="0"/>
          <w:marTop w:val="0"/>
          <w:marBottom w:val="0"/>
          <w:divBdr>
            <w:top w:val="none" w:sz="0" w:space="0" w:color="auto"/>
            <w:left w:val="none" w:sz="0" w:space="0" w:color="auto"/>
            <w:bottom w:val="none" w:sz="0" w:space="0" w:color="auto"/>
            <w:right w:val="none" w:sz="0" w:space="0" w:color="auto"/>
          </w:divBdr>
        </w:div>
        <w:div w:id="928545865">
          <w:marLeft w:val="640"/>
          <w:marRight w:val="0"/>
          <w:marTop w:val="0"/>
          <w:marBottom w:val="0"/>
          <w:divBdr>
            <w:top w:val="none" w:sz="0" w:space="0" w:color="auto"/>
            <w:left w:val="none" w:sz="0" w:space="0" w:color="auto"/>
            <w:bottom w:val="none" w:sz="0" w:space="0" w:color="auto"/>
            <w:right w:val="none" w:sz="0" w:space="0" w:color="auto"/>
          </w:divBdr>
        </w:div>
        <w:div w:id="915089436">
          <w:marLeft w:val="640"/>
          <w:marRight w:val="0"/>
          <w:marTop w:val="0"/>
          <w:marBottom w:val="0"/>
          <w:divBdr>
            <w:top w:val="none" w:sz="0" w:space="0" w:color="auto"/>
            <w:left w:val="none" w:sz="0" w:space="0" w:color="auto"/>
            <w:bottom w:val="none" w:sz="0" w:space="0" w:color="auto"/>
            <w:right w:val="none" w:sz="0" w:space="0" w:color="auto"/>
          </w:divBdr>
        </w:div>
        <w:div w:id="1189412913">
          <w:marLeft w:val="640"/>
          <w:marRight w:val="0"/>
          <w:marTop w:val="0"/>
          <w:marBottom w:val="0"/>
          <w:divBdr>
            <w:top w:val="none" w:sz="0" w:space="0" w:color="auto"/>
            <w:left w:val="none" w:sz="0" w:space="0" w:color="auto"/>
            <w:bottom w:val="none" w:sz="0" w:space="0" w:color="auto"/>
            <w:right w:val="none" w:sz="0" w:space="0" w:color="auto"/>
          </w:divBdr>
        </w:div>
        <w:div w:id="1914781193">
          <w:marLeft w:val="640"/>
          <w:marRight w:val="0"/>
          <w:marTop w:val="0"/>
          <w:marBottom w:val="0"/>
          <w:divBdr>
            <w:top w:val="none" w:sz="0" w:space="0" w:color="auto"/>
            <w:left w:val="none" w:sz="0" w:space="0" w:color="auto"/>
            <w:bottom w:val="none" w:sz="0" w:space="0" w:color="auto"/>
            <w:right w:val="none" w:sz="0" w:space="0" w:color="auto"/>
          </w:divBdr>
        </w:div>
        <w:div w:id="1796560128">
          <w:marLeft w:val="640"/>
          <w:marRight w:val="0"/>
          <w:marTop w:val="0"/>
          <w:marBottom w:val="0"/>
          <w:divBdr>
            <w:top w:val="none" w:sz="0" w:space="0" w:color="auto"/>
            <w:left w:val="none" w:sz="0" w:space="0" w:color="auto"/>
            <w:bottom w:val="none" w:sz="0" w:space="0" w:color="auto"/>
            <w:right w:val="none" w:sz="0" w:space="0" w:color="auto"/>
          </w:divBdr>
        </w:div>
        <w:div w:id="1966422971">
          <w:marLeft w:val="640"/>
          <w:marRight w:val="0"/>
          <w:marTop w:val="0"/>
          <w:marBottom w:val="0"/>
          <w:divBdr>
            <w:top w:val="none" w:sz="0" w:space="0" w:color="auto"/>
            <w:left w:val="none" w:sz="0" w:space="0" w:color="auto"/>
            <w:bottom w:val="none" w:sz="0" w:space="0" w:color="auto"/>
            <w:right w:val="none" w:sz="0" w:space="0" w:color="auto"/>
          </w:divBdr>
        </w:div>
        <w:div w:id="2073193573">
          <w:marLeft w:val="640"/>
          <w:marRight w:val="0"/>
          <w:marTop w:val="0"/>
          <w:marBottom w:val="0"/>
          <w:divBdr>
            <w:top w:val="none" w:sz="0" w:space="0" w:color="auto"/>
            <w:left w:val="none" w:sz="0" w:space="0" w:color="auto"/>
            <w:bottom w:val="none" w:sz="0" w:space="0" w:color="auto"/>
            <w:right w:val="none" w:sz="0" w:space="0" w:color="auto"/>
          </w:divBdr>
        </w:div>
        <w:div w:id="40634972">
          <w:marLeft w:val="640"/>
          <w:marRight w:val="0"/>
          <w:marTop w:val="0"/>
          <w:marBottom w:val="0"/>
          <w:divBdr>
            <w:top w:val="none" w:sz="0" w:space="0" w:color="auto"/>
            <w:left w:val="none" w:sz="0" w:space="0" w:color="auto"/>
            <w:bottom w:val="none" w:sz="0" w:space="0" w:color="auto"/>
            <w:right w:val="none" w:sz="0" w:space="0" w:color="auto"/>
          </w:divBdr>
        </w:div>
        <w:div w:id="1727222022">
          <w:marLeft w:val="640"/>
          <w:marRight w:val="0"/>
          <w:marTop w:val="0"/>
          <w:marBottom w:val="0"/>
          <w:divBdr>
            <w:top w:val="none" w:sz="0" w:space="0" w:color="auto"/>
            <w:left w:val="none" w:sz="0" w:space="0" w:color="auto"/>
            <w:bottom w:val="none" w:sz="0" w:space="0" w:color="auto"/>
            <w:right w:val="none" w:sz="0" w:space="0" w:color="auto"/>
          </w:divBdr>
        </w:div>
        <w:div w:id="1742631621">
          <w:marLeft w:val="640"/>
          <w:marRight w:val="0"/>
          <w:marTop w:val="0"/>
          <w:marBottom w:val="0"/>
          <w:divBdr>
            <w:top w:val="none" w:sz="0" w:space="0" w:color="auto"/>
            <w:left w:val="none" w:sz="0" w:space="0" w:color="auto"/>
            <w:bottom w:val="none" w:sz="0" w:space="0" w:color="auto"/>
            <w:right w:val="none" w:sz="0" w:space="0" w:color="auto"/>
          </w:divBdr>
        </w:div>
        <w:div w:id="150101038">
          <w:marLeft w:val="640"/>
          <w:marRight w:val="0"/>
          <w:marTop w:val="0"/>
          <w:marBottom w:val="0"/>
          <w:divBdr>
            <w:top w:val="none" w:sz="0" w:space="0" w:color="auto"/>
            <w:left w:val="none" w:sz="0" w:space="0" w:color="auto"/>
            <w:bottom w:val="none" w:sz="0" w:space="0" w:color="auto"/>
            <w:right w:val="none" w:sz="0" w:space="0" w:color="auto"/>
          </w:divBdr>
        </w:div>
        <w:div w:id="68889013">
          <w:marLeft w:val="640"/>
          <w:marRight w:val="0"/>
          <w:marTop w:val="0"/>
          <w:marBottom w:val="0"/>
          <w:divBdr>
            <w:top w:val="none" w:sz="0" w:space="0" w:color="auto"/>
            <w:left w:val="none" w:sz="0" w:space="0" w:color="auto"/>
            <w:bottom w:val="none" w:sz="0" w:space="0" w:color="auto"/>
            <w:right w:val="none" w:sz="0" w:space="0" w:color="auto"/>
          </w:divBdr>
        </w:div>
      </w:divsChild>
    </w:div>
    <w:div w:id="482046157">
      <w:bodyDiv w:val="1"/>
      <w:marLeft w:val="0"/>
      <w:marRight w:val="0"/>
      <w:marTop w:val="0"/>
      <w:marBottom w:val="0"/>
      <w:divBdr>
        <w:top w:val="none" w:sz="0" w:space="0" w:color="auto"/>
        <w:left w:val="none" w:sz="0" w:space="0" w:color="auto"/>
        <w:bottom w:val="none" w:sz="0" w:space="0" w:color="auto"/>
        <w:right w:val="none" w:sz="0" w:space="0" w:color="auto"/>
      </w:divBdr>
    </w:div>
    <w:div w:id="501550676">
      <w:bodyDiv w:val="1"/>
      <w:marLeft w:val="0"/>
      <w:marRight w:val="0"/>
      <w:marTop w:val="0"/>
      <w:marBottom w:val="0"/>
      <w:divBdr>
        <w:top w:val="none" w:sz="0" w:space="0" w:color="auto"/>
        <w:left w:val="none" w:sz="0" w:space="0" w:color="auto"/>
        <w:bottom w:val="none" w:sz="0" w:space="0" w:color="auto"/>
        <w:right w:val="none" w:sz="0" w:space="0" w:color="auto"/>
      </w:divBdr>
      <w:divsChild>
        <w:div w:id="145559351">
          <w:marLeft w:val="480"/>
          <w:marRight w:val="0"/>
          <w:marTop w:val="0"/>
          <w:marBottom w:val="0"/>
          <w:divBdr>
            <w:top w:val="none" w:sz="0" w:space="0" w:color="auto"/>
            <w:left w:val="none" w:sz="0" w:space="0" w:color="auto"/>
            <w:bottom w:val="none" w:sz="0" w:space="0" w:color="auto"/>
            <w:right w:val="none" w:sz="0" w:space="0" w:color="auto"/>
          </w:divBdr>
        </w:div>
        <w:div w:id="917206704">
          <w:marLeft w:val="480"/>
          <w:marRight w:val="0"/>
          <w:marTop w:val="0"/>
          <w:marBottom w:val="0"/>
          <w:divBdr>
            <w:top w:val="none" w:sz="0" w:space="0" w:color="auto"/>
            <w:left w:val="none" w:sz="0" w:space="0" w:color="auto"/>
            <w:bottom w:val="none" w:sz="0" w:space="0" w:color="auto"/>
            <w:right w:val="none" w:sz="0" w:space="0" w:color="auto"/>
          </w:divBdr>
        </w:div>
        <w:div w:id="2058122693">
          <w:marLeft w:val="480"/>
          <w:marRight w:val="0"/>
          <w:marTop w:val="0"/>
          <w:marBottom w:val="0"/>
          <w:divBdr>
            <w:top w:val="none" w:sz="0" w:space="0" w:color="auto"/>
            <w:left w:val="none" w:sz="0" w:space="0" w:color="auto"/>
            <w:bottom w:val="none" w:sz="0" w:space="0" w:color="auto"/>
            <w:right w:val="none" w:sz="0" w:space="0" w:color="auto"/>
          </w:divBdr>
        </w:div>
        <w:div w:id="725034558">
          <w:marLeft w:val="480"/>
          <w:marRight w:val="0"/>
          <w:marTop w:val="0"/>
          <w:marBottom w:val="0"/>
          <w:divBdr>
            <w:top w:val="none" w:sz="0" w:space="0" w:color="auto"/>
            <w:left w:val="none" w:sz="0" w:space="0" w:color="auto"/>
            <w:bottom w:val="none" w:sz="0" w:space="0" w:color="auto"/>
            <w:right w:val="none" w:sz="0" w:space="0" w:color="auto"/>
          </w:divBdr>
        </w:div>
        <w:div w:id="1034884589">
          <w:marLeft w:val="480"/>
          <w:marRight w:val="0"/>
          <w:marTop w:val="0"/>
          <w:marBottom w:val="0"/>
          <w:divBdr>
            <w:top w:val="none" w:sz="0" w:space="0" w:color="auto"/>
            <w:left w:val="none" w:sz="0" w:space="0" w:color="auto"/>
            <w:bottom w:val="none" w:sz="0" w:space="0" w:color="auto"/>
            <w:right w:val="none" w:sz="0" w:space="0" w:color="auto"/>
          </w:divBdr>
        </w:div>
        <w:div w:id="605582877">
          <w:marLeft w:val="480"/>
          <w:marRight w:val="0"/>
          <w:marTop w:val="0"/>
          <w:marBottom w:val="0"/>
          <w:divBdr>
            <w:top w:val="none" w:sz="0" w:space="0" w:color="auto"/>
            <w:left w:val="none" w:sz="0" w:space="0" w:color="auto"/>
            <w:bottom w:val="none" w:sz="0" w:space="0" w:color="auto"/>
            <w:right w:val="none" w:sz="0" w:space="0" w:color="auto"/>
          </w:divBdr>
        </w:div>
        <w:div w:id="1369525032">
          <w:marLeft w:val="480"/>
          <w:marRight w:val="0"/>
          <w:marTop w:val="0"/>
          <w:marBottom w:val="0"/>
          <w:divBdr>
            <w:top w:val="none" w:sz="0" w:space="0" w:color="auto"/>
            <w:left w:val="none" w:sz="0" w:space="0" w:color="auto"/>
            <w:bottom w:val="none" w:sz="0" w:space="0" w:color="auto"/>
            <w:right w:val="none" w:sz="0" w:space="0" w:color="auto"/>
          </w:divBdr>
        </w:div>
        <w:div w:id="1611625540">
          <w:marLeft w:val="480"/>
          <w:marRight w:val="0"/>
          <w:marTop w:val="0"/>
          <w:marBottom w:val="0"/>
          <w:divBdr>
            <w:top w:val="none" w:sz="0" w:space="0" w:color="auto"/>
            <w:left w:val="none" w:sz="0" w:space="0" w:color="auto"/>
            <w:bottom w:val="none" w:sz="0" w:space="0" w:color="auto"/>
            <w:right w:val="none" w:sz="0" w:space="0" w:color="auto"/>
          </w:divBdr>
        </w:div>
        <w:div w:id="1928879399">
          <w:marLeft w:val="480"/>
          <w:marRight w:val="0"/>
          <w:marTop w:val="0"/>
          <w:marBottom w:val="0"/>
          <w:divBdr>
            <w:top w:val="none" w:sz="0" w:space="0" w:color="auto"/>
            <w:left w:val="none" w:sz="0" w:space="0" w:color="auto"/>
            <w:bottom w:val="none" w:sz="0" w:space="0" w:color="auto"/>
            <w:right w:val="none" w:sz="0" w:space="0" w:color="auto"/>
          </w:divBdr>
        </w:div>
        <w:div w:id="1283027038">
          <w:marLeft w:val="480"/>
          <w:marRight w:val="0"/>
          <w:marTop w:val="0"/>
          <w:marBottom w:val="0"/>
          <w:divBdr>
            <w:top w:val="none" w:sz="0" w:space="0" w:color="auto"/>
            <w:left w:val="none" w:sz="0" w:space="0" w:color="auto"/>
            <w:bottom w:val="none" w:sz="0" w:space="0" w:color="auto"/>
            <w:right w:val="none" w:sz="0" w:space="0" w:color="auto"/>
          </w:divBdr>
        </w:div>
        <w:div w:id="2078165897">
          <w:marLeft w:val="480"/>
          <w:marRight w:val="0"/>
          <w:marTop w:val="0"/>
          <w:marBottom w:val="0"/>
          <w:divBdr>
            <w:top w:val="none" w:sz="0" w:space="0" w:color="auto"/>
            <w:left w:val="none" w:sz="0" w:space="0" w:color="auto"/>
            <w:bottom w:val="none" w:sz="0" w:space="0" w:color="auto"/>
            <w:right w:val="none" w:sz="0" w:space="0" w:color="auto"/>
          </w:divBdr>
        </w:div>
        <w:div w:id="1805855533">
          <w:marLeft w:val="480"/>
          <w:marRight w:val="0"/>
          <w:marTop w:val="0"/>
          <w:marBottom w:val="0"/>
          <w:divBdr>
            <w:top w:val="none" w:sz="0" w:space="0" w:color="auto"/>
            <w:left w:val="none" w:sz="0" w:space="0" w:color="auto"/>
            <w:bottom w:val="none" w:sz="0" w:space="0" w:color="auto"/>
            <w:right w:val="none" w:sz="0" w:space="0" w:color="auto"/>
          </w:divBdr>
        </w:div>
        <w:div w:id="1943494101">
          <w:marLeft w:val="480"/>
          <w:marRight w:val="0"/>
          <w:marTop w:val="0"/>
          <w:marBottom w:val="0"/>
          <w:divBdr>
            <w:top w:val="none" w:sz="0" w:space="0" w:color="auto"/>
            <w:left w:val="none" w:sz="0" w:space="0" w:color="auto"/>
            <w:bottom w:val="none" w:sz="0" w:space="0" w:color="auto"/>
            <w:right w:val="none" w:sz="0" w:space="0" w:color="auto"/>
          </w:divBdr>
        </w:div>
        <w:div w:id="1528565704">
          <w:marLeft w:val="480"/>
          <w:marRight w:val="0"/>
          <w:marTop w:val="0"/>
          <w:marBottom w:val="0"/>
          <w:divBdr>
            <w:top w:val="none" w:sz="0" w:space="0" w:color="auto"/>
            <w:left w:val="none" w:sz="0" w:space="0" w:color="auto"/>
            <w:bottom w:val="none" w:sz="0" w:space="0" w:color="auto"/>
            <w:right w:val="none" w:sz="0" w:space="0" w:color="auto"/>
          </w:divBdr>
        </w:div>
        <w:div w:id="1981422291">
          <w:marLeft w:val="480"/>
          <w:marRight w:val="0"/>
          <w:marTop w:val="0"/>
          <w:marBottom w:val="0"/>
          <w:divBdr>
            <w:top w:val="none" w:sz="0" w:space="0" w:color="auto"/>
            <w:left w:val="none" w:sz="0" w:space="0" w:color="auto"/>
            <w:bottom w:val="none" w:sz="0" w:space="0" w:color="auto"/>
            <w:right w:val="none" w:sz="0" w:space="0" w:color="auto"/>
          </w:divBdr>
        </w:div>
        <w:div w:id="639696930">
          <w:marLeft w:val="480"/>
          <w:marRight w:val="0"/>
          <w:marTop w:val="0"/>
          <w:marBottom w:val="0"/>
          <w:divBdr>
            <w:top w:val="none" w:sz="0" w:space="0" w:color="auto"/>
            <w:left w:val="none" w:sz="0" w:space="0" w:color="auto"/>
            <w:bottom w:val="none" w:sz="0" w:space="0" w:color="auto"/>
            <w:right w:val="none" w:sz="0" w:space="0" w:color="auto"/>
          </w:divBdr>
        </w:div>
      </w:divsChild>
    </w:div>
    <w:div w:id="502740952">
      <w:bodyDiv w:val="1"/>
      <w:marLeft w:val="0"/>
      <w:marRight w:val="0"/>
      <w:marTop w:val="0"/>
      <w:marBottom w:val="0"/>
      <w:divBdr>
        <w:top w:val="none" w:sz="0" w:space="0" w:color="auto"/>
        <w:left w:val="none" w:sz="0" w:space="0" w:color="auto"/>
        <w:bottom w:val="none" w:sz="0" w:space="0" w:color="auto"/>
        <w:right w:val="none" w:sz="0" w:space="0" w:color="auto"/>
      </w:divBdr>
      <w:divsChild>
        <w:div w:id="2123106588">
          <w:marLeft w:val="640"/>
          <w:marRight w:val="0"/>
          <w:marTop w:val="0"/>
          <w:marBottom w:val="0"/>
          <w:divBdr>
            <w:top w:val="none" w:sz="0" w:space="0" w:color="auto"/>
            <w:left w:val="none" w:sz="0" w:space="0" w:color="auto"/>
            <w:bottom w:val="none" w:sz="0" w:space="0" w:color="auto"/>
            <w:right w:val="none" w:sz="0" w:space="0" w:color="auto"/>
          </w:divBdr>
        </w:div>
        <w:div w:id="309674030">
          <w:marLeft w:val="640"/>
          <w:marRight w:val="0"/>
          <w:marTop w:val="0"/>
          <w:marBottom w:val="0"/>
          <w:divBdr>
            <w:top w:val="none" w:sz="0" w:space="0" w:color="auto"/>
            <w:left w:val="none" w:sz="0" w:space="0" w:color="auto"/>
            <w:bottom w:val="none" w:sz="0" w:space="0" w:color="auto"/>
            <w:right w:val="none" w:sz="0" w:space="0" w:color="auto"/>
          </w:divBdr>
        </w:div>
        <w:div w:id="886450949">
          <w:marLeft w:val="640"/>
          <w:marRight w:val="0"/>
          <w:marTop w:val="0"/>
          <w:marBottom w:val="0"/>
          <w:divBdr>
            <w:top w:val="none" w:sz="0" w:space="0" w:color="auto"/>
            <w:left w:val="none" w:sz="0" w:space="0" w:color="auto"/>
            <w:bottom w:val="none" w:sz="0" w:space="0" w:color="auto"/>
            <w:right w:val="none" w:sz="0" w:space="0" w:color="auto"/>
          </w:divBdr>
        </w:div>
        <w:div w:id="84886656">
          <w:marLeft w:val="640"/>
          <w:marRight w:val="0"/>
          <w:marTop w:val="0"/>
          <w:marBottom w:val="0"/>
          <w:divBdr>
            <w:top w:val="none" w:sz="0" w:space="0" w:color="auto"/>
            <w:left w:val="none" w:sz="0" w:space="0" w:color="auto"/>
            <w:bottom w:val="none" w:sz="0" w:space="0" w:color="auto"/>
            <w:right w:val="none" w:sz="0" w:space="0" w:color="auto"/>
          </w:divBdr>
        </w:div>
        <w:div w:id="288055158">
          <w:marLeft w:val="640"/>
          <w:marRight w:val="0"/>
          <w:marTop w:val="0"/>
          <w:marBottom w:val="0"/>
          <w:divBdr>
            <w:top w:val="none" w:sz="0" w:space="0" w:color="auto"/>
            <w:left w:val="none" w:sz="0" w:space="0" w:color="auto"/>
            <w:bottom w:val="none" w:sz="0" w:space="0" w:color="auto"/>
            <w:right w:val="none" w:sz="0" w:space="0" w:color="auto"/>
          </w:divBdr>
        </w:div>
        <w:div w:id="1750037093">
          <w:marLeft w:val="640"/>
          <w:marRight w:val="0"/>
          <w:marTop w:val="0"/>
          <w:marBottom w:val="0"/>
          <w:divBdr>
            <w:top w:val="none" w:sz="0" w:space="0" w:color="auto"/>
            <w:left w:val="none" w:sz="0" w:space="0" w:color="auto"/>
            <w:bottom w:val="none" w:sz="0" w:space="0" w:color="auto"/>
            <w:right w:val="none" w:sz="0" w:space="0" w:color="auto"/>
          </w:divBdr>
        </w:div>
        <w:div w:id="1236361701">
          <w:marLeft w:val="640"/>
          <w:marRight w:val="0"/>
          <w:marTop w:val="0"/>
          <w:marBottom w:val="0"/>
          <w:divBdr>
            <w:top w:val="none" w:sz="0" w:space="0" w:color="auto"/>
            <w:left w:val="none" w:sz="0" w:space="0" w:color="auto"/>
            <w:bottom w:val="none" w:sz="0" w:space="0" w:color="auto"/>
            <w:right w:val="none" w:sz="0" w:space="0" w:color="auto"/>
          </w:divBdr>
        </w:div>
        <w:div w:id="1051614363">
          <w:marLeft w:val="640"/>
          <w:marRight w:val="0"/>
          <w:marTop w:val="0"/>
          <w:marBottom w:val="0"/>
          <w:divBdr>
            <w:top w:val="none" w:sz="0" w:space="0" w:color="auto"/>
            <w:left w:val="none" w:sz="0" w:space="0" w:color="auto"/>
            <w:bottom w:val="none" w:sz="0" w:space="0" w:color="auto"/>
            <w:right w:val="none" w:sz="0" w:space="0" w:color="auto"/>
          </w:divBdr>
        </w:div>
        <w:div w:id="1038896985">
          <w:marLeft w:val="640"/>
          <w:marRight w:val="0"/>
          <w:marTop w:val="0"/>
          <w:marBottom w:val="0"/>
          <w:divBdr>
            <w:top w:val="none" w:sz="0" w:space="0" w:color="auto"/>
            <w:left w:val="none" w:sz="0" w:space="0" w:color="auto"/>
            <w:bottom w:val="none" w:sz="0" w:space="0" w:color="auto"/>
            <w:right w:val="none" w:sz="0" w:space="0" w:color="auto"/>
          </w:divBdr>
        </w:div>
        <w:div w:id="973216654">
          <w:marLeft w:val="640"/>
          <w:marRight w:val="0"/>
          <w:marTop w:val="0"/>
          <w:marBottom w:val="0"/>
          <w:divBdr>
            <w:top w:val="none" w:sz="0" w:space="0" w:color="auto"/>
            <w:left w:val="none" w:sz="0" w:space="0" w:color="auto"/>
            <w:bottom w:val="none" w:sz="0" w:space="0" w:color="auto"/>
            <w:right w:val="none" w:sz="0" w:space="0" w:color="auto"/>
          </w:divBdr>
        </w:div>
        <w:div w:id="741415930">
          <w:marLeft w:val="640"/>
          <w:marRight w:val="0"/>
          <w:marTop w:val="0"/>
          <w:marBottom w:val="0"/>
          <w:divBdr>
            <w:top w:val="none" w:sz="0" w:space="0" w:color="auto"/>
            <w:left w:val="none" w:sz="0" w:space="0" w:color="auto"/>
            <w:bottom w:val="none" w:sz="0" w:space="0" w:color="auto"/>
            <w:right w:val="none" w:sz="0" w:space="0" w:color="auto"/>
          </w:divBdr>
        </w:div>
        <w:div w:id="1139419182">
          <w:marLeft w:val="640"/>
          <w:marRight w:val="0"/>
          <w:marTop w:val="0"/>
          <w:marBottom w:val="0"/>
          <w:divBdr>
            <w:top w:val="none" w:sz="0" w:space="0" w:color="auto"/>
            <w:left w:val="none" w:sz="0" w:space="0" w:color="auto"/>
            <w:bottom w:val="none" w:sz="0" w:space="0" w:color="auto"/>
            <w:right w:val="none" w:sz="0" w:space="0" w:color="auto"/>
          </w:divBdr>
        </w:div>
        <w:div w:id="208077831">
          <w:marLeft w:val="640"/>
          <w:marRight w:val="0"/>
          <w:marTop w:val="0"/>
          <w:marBottom w:val="0"/>
          <w:divBdr>
            <w:top w:val="none" w:sz="0" w:space="0" w:color="auto"/>
            <w:left w:val="none" w:sz="0" w:space="0" w:color="auto"/>
            <w:bottom w:val="none" w:sz="0" w:space="0" w:color="auto"/>
            <w:right w:val="none" w:sz="0" w:space="0" w:color="auto"/>
          </w:divBdr>
        </w:div>
        <w:div w:id="415052921">
          <w:marLeft w:val="640"/>
          <w:marRight w:val="0"/>
          <w:marTop w:val="0"/>
          <w:marBottom w:val="0"/>
          <w:divBdr>
            <w:top w:val="none" w:sz="0" w:space="0" w:color="auto"/>
            <w:left w:val="none" w:sz="0" w:space="0" w:color="auto"/>
            <w:bottom w:val="none" w:sz="0" w:space="0" w:color="auto"/>
            <w:right w:val="none" w:sz="0" w:space="0" w:color="auto"/>
          </w:divBdr>
        </w:div>
        <w:div w:id="248931607">
          <w:marLeft w:val="640"/>
          <w:marRight w:val="0"/>
          <w:marTop w:val="0"/>
          <w:marBottom w:val="0"/>
          <w:divBdr>
            <w:top w:val="none" w:sz="0" w:space="0" w:color="auto"/>
            <w:left w:val="none" w:sz="0" w:space="0" w:color="auto"/>
            <w:bottom w:val="none" w:sz="0" w:space="0" w:color="auto"/>
            <w:right w:val="none" w:sz="0" w:space="0" w:color="auto"/>
          </w:divBdr>
        </w:div>
        <w:div w:id="1063065421">
          <w:marLeft w:val="640"/>
          <w:marRight w:val="0"/>
          <w:marTop w:val="0"/>
          <w:marBottom w:val="0"/>
          <w:divBdr>
            <w:top w:val="none" w:sz="0" w:space="0" w:color="auto"/>
            <w:left w:val="none" w:sz="0" w:space="0" w:color="auto"/>
            <w:bottom w:val="none" w:sz="0" w:space="0" w:color="auto"/>
            <w:right w:val="none" w:sz="0" w:space="0" w:color="auto"/>
          </w:divBdr>
        </w:div>
        <w:div w:id="1667435745">
          <w:marLeft w:val="640"/>
          <w:marRight w:val="0"/>
          <w:marTop w:val="0"/>
          <w:marBottom w:val="0"/>
          <w:divBdr>
            <w:top w:val="none" w:sz="0" w:space="0" w:color="auto"/>
            <w:left w:val="none" w:sz="0" w:space="0" w:color="auto"/>
            <w:bottom w:val="none" w:sz="0" w:space="0" w:color="auto"/>
            <w:right w:val="none" w:sz="0" w:space="0" w:color="auto"/>
          </w:divBdr>
        </w:div>
        <w:div w:id="367340183">
          <w:marLeft w:val="640"/>
          <w:marRight w:val="0"/>
          <w:marTop w:val="0"/>
          <w:marBottom w:val="0"/>
          <w:divBdr>
            <w:top w:val="none" w:sz="0" w:space="0" w:color="auto"/>
            <w:left w:val="none" w:sz="0" w:space="0" w:color="auto"/>
            <w:bottom w:val="none" w:sz="0" w:space="0" w:color="auto"/>
            <w:right w:val="none" w:sz="0" w:space="0" w:color="auto"/>
          </w:divBdr>
        </w:div>
        <w:div w:id="2070880015">
          <w:marLeft w:val="640"/>
          <w:marRight w:val="0"/>
          <w:marTop w:val="0"/>
          <w:marBottom w:val="0"/>
          <w:divBdr>
            <w:top w:val="none" w:sz="0" w:space="0" w:color="auto"/>
            <w:left w:val="none" w:sz="0" w:space="0" w:color="auto"/>
            <w:bottom w:val="none" w:sz="0" w:space="0" w:color="auto"/>
            <w:right w:val="none" w:sz="0" w:space="0" w:color="auto"/>
          </w:divBdr>
        </w:div>
        <w:div w:id="181283791">
          <w:marLeft w:val="640"/>
          <w:marRight w:val="0"/>
          <w:marTop w:val="0"/>
          <w:marBottom w:val="0"/>
          <w:divBdr>
            <w:top w:val="none" w:sz="0" w:space="0" w:color="auto"/>
            <w:left w:val="none" w:sz="0" w:space="0" w:color="auto"/>
            <w:bottom w:val="none" w:sz="0" w:space="0" w:color="auto"/>
            <w:right w:val="none" w:sz="0" w:space="0" w:color="auto"/>
          </w:divBdr>
        </w:div>
        <w:div w:id="906764797">
          <w:marLeft w:val="640"/>
          <w:marRight w:val="0"/>
          <w:marTop w:val="0"/>
          <w:marBottom w:val="0"/>
          <w:divBdr>
            <w:top w:val="none" w:sz="0" w:space="0" w:color="auto"/>
            <w:left w:val="none" w:sz="0" w:space="0" w:color="auto"/>
            <w:bottom w:val="none" w:sz="0" w:space="0" w:color="auto"/>
            <w:right w:val="none" w:sz="0" w:space="0" w:color="auto"/>
          </w:divBdr>
        </w:div>
        <w:div w:id="2033679862">
          <w:marLeft w:val="640"/>
          <w:marRight w:val="0"/>
          <w:marTop w:val="0"/>
          <w:marBottom w:val="0"/>
          <w:divBdr>
            <w:top w:val="none" w:sz="0" w:space="0" w:color="auto"/>
            <w:left w:val="none" w:sz="0" w:space="0" w:color="auto"/>
            <w:bottom w:val="none" w:sz="0" w:space="0" w:color="auto"/>
            <w:right w:val="none" w:sz="0" w:space="0" w:color="auto"/>
          </w:divBdr>
        </w:div>
        <w:div w:id="2091197965">
          <w:marLeft w:val="640"/>
          <w:marRight w:val="0"/>
          <w:marTop w:val="0"/>
          <w:marBottom w:val="0"/>
          <w:divBdr>
            <w:top w:val="none" w:sz="0" w:space="0" w:color="auto"/>
            <w:left w:val="none" w:sz="0" w:space="0" w:color="auto"/>
            <w:bottom w:val="none" w:sz="0" w:space="0" w:color="auto"/>
            <w:right w:val="none" w:sz="0" w:space="0" w:color="auto"/>
          </w:divBdr>
        </w:div>
        <w:div w:id="1423065037">
          <w:marLeft w:val="640"/>
          <w:marRight w:val="0"/>
          <w:marTop w:val="0"/>
          <w:marBottom w:val="0"/>
          <w:divBdr>
            <w:top w:val="none" w:sz="0" w:space="0" w:color="auto"/>
            <w:left w:val="none" w:sz="0" w:space="0" w:color="auto"/>
            <w:bottom w:val="none" w:sz="0" w:space="0" w:color="auto"/>
            <w:right w:val="none" w:sz="0" w:space="0" w:color="auto"/>
          </w:divBdr>
        </w:div>
        <w:div w:id="634258196">
          <w:marLeft w:val="640"/>
          <w:marRight w:val="0"/>
          <w:marTop w:val="0"/>
          <w:marBottom w:val="0"/>
          <w:divBdr>
            <w:top w:val="none" w:sz="0" w:space="0" w:color="auto"/>
            <w:left w:val="none" w:sz="0" w:space="0" w:color="auto"/>
            <w:bottom w:val="none" w:sz="0" w:space="0" w:color="auto"/>
            <w:right w:val="none" w:sz="0" w:space="0" w:color="auto"/>
          </w:divBdr>
        </w:div>
        <w:div w:id="205996981">
          <w:marLeft w:val="640"/>
          <w:marRight w:val="0"/>
          <w:marTop w:val="0"/>
          <w:marBottom w:val="0"/>
          <w:divBdr>
            <w:top w:val="none" w:sz="0" w:space="0" w:color="auto"/>
            <w:left w:val="none" w:sz="0" w:space="0" w:color="auto"/>
            <w:bottom w:val="none" w:sz="0" w:space="0" w:color="auto"/>
            <w:right w:val="none" w:sz="0" w:space="0" w:color="auto"/>
          </w:divBdr>
        </w:div>
        <w:div w:id="81220011">
          <w:marLeft w:val="640"/>
          <w:marRight w:val="0"/>
          <w:marTop w:val="0"/>
          <w:marBottom w:val="0"/>
          <w:divBdr>
            <w:top w:val="none" w:sz="0" w:space="0" w:color="auto"/>
            <w:left w:val="none" w:sz="0" w:space="0" w:color="auto"/>
            <w:bottom w:val="none" w:sz="0" w:space="0" w:color="auto"/>
            <w:right w:val="none" w:sz="0" w:space="0" w:color="auto"/>
          </w:divBdr>
        </w:div>
      </w:divsChild>
    </w:div>
    <w:div w:id="506988282">
      <w:bodyDiv w:val="1"/>
      <w:marLeft w:val="0"/>
      <w:marRight w:val="0"/>
      <w:marTop w:val="0"/>
      <w:marBottom w:val="0"/>
      <w:divBdr>
        <w:top w:val="none" w:sz="0" w:space="0" w:color="auto"/>
        <w:left w:val="none" w:sz="0" w:space="0" w:color="auto"/>
        <w:bottom w:val="none" w:sz="0" w:space="0" w:color="auto"/>
        <w:right w:val="none" w:sz="0" w:space="0" w:color="auto"/>
      </w:divBdr>
      <w:divsChild>
        <w:div w:id="757672835">
          <w:marLeft w:val="640"/>
          <w:marRight w:val="0"/>
          <w:marTop w:val="0"/>
          <w:marBottom w:val="0"/>
          <w:divBdr>
            <w:top w:val="none" w:sz="0" w:space="0" w:color="auto"/>
            <w:left w:val="none" w:sz="0" w:space="0" w:color="auto"/>
            <w:bottom w:val="none" w:sz="0" w:space="0" w:color="auto"/>
            <w:right w:val="none" w:sz="0" w:space="0" w:color="auto"/>
          </w:divBdr>
        </w:div>
        <w:div w:id="1286540695">
          <w:marLeft w:val="640"/>
          <w:marRight w:val="0"/>
          <w:marTop w:val="0"/>
          <w:marBottom w:val="0"/>
          <w:divBdr>
            <w:top w:val="none" w:sz="0" w:space="0" w:color="auto"/>
            <w:left w:val="none" w:sz="0" w:space="0" w:color="auto"/>
            <w:bottom w:val="none" w:sz="0" w:space="0" w:color="auto"/>
            <w:right w:val="none" w:sz="0" w:space="0" w:color="auto"/>
          </w:divBdr>
        </w:div>
        <w:div w:id="1572500619">
          <w:marLeft w:val="640"/>
          <w:marRight w:val="0"/>
          <w:marTop w:val="0"/>
          <w:marBottom w:val="0"/>
          <w:divBdr>
            <w:top w:val="none" w:sz="0" w:space="0" w:color="auto"/>
            <w:left w:val="none" w:sz="0" w:space="0" w:color="auto"/>
            <w:bottom w:val="none" w:sz="0" w:space="0" w:color="auto"/>
            <w:right w:val="none" w:sz="0" w:space="0" w:color="auto"/>
          </w:divBdr>
        </w:div>
        <w:div w:id="629095690">
          <w:marLeft w:val="640"/>
          <w:marRight w:val="0"/>
          <w:marTop w:val="0"/>
          <w:marBottom w:val="0"/>
          <w:divBdr>
            <w:top w:val="none" w:sz="0" w:space="0" w:color="auto"/>
            <w:left w:val="none" w:sz="0" w:space="0" w:color="auto"/>
            <w:bottom w:val="none" w:sz="0" w:space="0" w:color="auto"/>
            <w:right w:val="none" w:sz="0" w:space="0" w:color="auto"/>
          </w:divBdr>
        </w:div>
        <w:div w:id="863134458">
          <w:marLeft w:val="640"/>
          <w:marRight w:val="0"/>
          <w:marTop w:val="0"/>
          <w:marBottom w:val="0"/>
          <w:divBdr>
            <w:top w:val="none" w:sz="0" w:space="0" w:color="auto"/>
            <w:left w:val="none" w:sz="0" w:space="0" w:color="auto"/>
            <w:bottom w:val="none" w:sz="0" w:space="0" w:color="auto"/>
            <w:right w:val="none" w:sz="0" w:space="0" w:color="auto"/>
          </w:divBdr>
        </w:div>
        <w:div w:id="1053116715">
          <w:marLeft w:val="640"/>
          <w:marRight w:val="0"/>
          <w:marTop w:val="0"/>
          <w:marBottom w:val="0"/>
          <w:divBdr>
            <w:top w:val="none" w:sz="0" w:space="0" w:color="auto"/>
            <w:left w:val="none" w:sz="0" w:space="0" w:color="auto"/>
            <w:bottom w:val="none" w:sz="0" w:space="0" w:color="auto"/>
            <w:right w:val="none" w:sz="0" w:space="0" w:color="auto"/>
          </w:divBdr>
        </w:div>
        <w:div w:id="501161433">
          <w:marLeft w:val="640"/>
          <w:marRight w:val="0"/>
          <w:marTop w:val="0"/>
          <w:marBottom w:val="0"/>
          <w:divBdr>
            <w:top w:val="none" w:sz="0" w:space="0" w:color="auto"/>
            <w:left w:val="none" w:sz="0" w:space="0" w:color="auto"/>
            <w:bottom w:val="none" w:sz="0" w:space="0" w:color="auto"/>
            <w:right w:val="none" w:sz="0" w:space="0" w:color="auto"/>
          </w:divBdr>
        </w:div>
        <w:div w:id="711155517">
          <w:marLeft w:val="640"/>
          <w:marRight w:val="0"/>
          <w:marTop w:val="0"/>
          <w:marBottom w:val="0"/>
          <w:divBdr>
            <w:top w:val="none" w:sz="0" w:space="0" w:color="auto"/>
            <w:left w:val="none" w:sz="0" w:space="0" w:color="auto"/>
            <w:bottom w:val="none" w:sz="0" w:space="0" w:color="auto"/>
            <w:right w:val="none" w:sz="0" w:space="0" w:color="auto"/>
          </w:divBdr>
        </w:div>
        <w:div w:id="1265267814">
          <w:marLeft w:val="640"/>
          <w:marRight w:val="0"/>
          <w:marTop w:val="0"/>
          <w:marBottom w:val="0"/>
          <w:divBdr>
            <w:top w:val="none" w:sz="0" w:space="0" w:color="auto"/>
            <w:left w:val="none" w:sz="0" w:space="0" w:color="auto"/>
            <w:bottom w:val="none" w:sz="0" w:space="0" w:color="auto"/>
            <w:right w:val="none" w:sz="0" w:space="0" w:color="auto"/>
          </w:divBdr>
        </w:div>
        <w:div w:id="477455960">
          <w:marLeft w:val="640"/>
          <w:marRight w:val="0"/>
          <w:marTop w:val="0"/>
          <w:marBottom w:val="0"/>
          <w:divBdr>
            <w:top w:val="none" w:sz="0" w:space="0" w:color="auto"/>
            <w:left w:val="none" w:sz="0" w:space="0" w:color="auto"/>
            <w:bottom w:val="none" w:sz="0" w:space="0" w:color="auto"/>
            <w:right w:val="none" w:sz="0" w:space="0" w:color="auto"/>
          </w:divBdr>
        </w:div>
        <w:div w:id="1993827220">
          <w:marLeft w:val="640"/>
          <w:marRight w:val="0"/>
          <w:marTop w:val="0"/>
          <w:marBottom w:val="0"/>
          <w:divBdr>
            <w:top w:val="none" w:sz="0" w:space="0" w:color="auto"/>
            <w:left w:val="none" w:sz="0" w:space="0" w:color="auto"/>
            <w:bottom w:val="none" w:sz="0" w:space="0" w:color="auto"/>
            <w:right w:val="none" w:sz="0" w:space="0" w:color="auto"/>
          </w:divBdr>
        </w:div>
        <w:div w:id="1212887930">
          <w:marLeft w:val="640"/>
          <w:marRight w:val="0"/>
          <w:marTop w:val="0"/>
          <w:marBottom w:val="0"/>
          <w:divBdr>
            <w:top w:val="none" w:sz="0" w:space="0" w:color="auto"/>
            <w:left w:val="none" w:sz="0" w:space="0" w:color="auto"/>
            <w:bottom w:val="none" w:sz="0" w:space="0" w:color="auto"/>
            <w:right w:val="none" w:sz="0" w:space="0" w:color="auto"/>
          </w:divBdr>
        </w:div>
        <w:div w:id="1559591796">
          <w:marLeft w:val="640"/>
          <w:marRight w:val="0"/>
          <w:marTop w:val="0"/>
          <w:marBottom w:val="0"/>
          <w:divBdr>
            <w:top w:val="none" w:sz="0" w:space="0" w:color="auto"/>
            <w:left w:val="none" w:sz="0" w:space="0" w:color="auto"/>
            <w:bottom w:val="none" w:sz="0" w:space="0" w:color="auto"/>
            <w:right w:val="none" w:sz="0" w:space="0" w:color="auto"/>
          </w:divBdr>
        </w:div>
        <w:div w:id="1010641593">
          <w:marLeft w:val="640"/>
          <w:marRight w:val="0"/>
          <w:marTop w:val="0"/>
          <w:marBottom w:val="0"/>
          <w:divBdr>
            <w:top w:val="none" w:sz="0" w:space="0" w:color="auto"/>
            <w:left w:val="none" w:sz="0" w:space="0" w:color="auto"/>
            <w:bottom w:val="none" w:sz="0" w:space="0" w:color="auto"/>
            <w:right w:val="none" w:sz="0" w:space="0" w:color="auto"/>
          </w:divBdr>
        </w:div>
        <w:div w:id="409888861">
          <w:marLeft w:val="640"/>
          <w:marRight w:val="0"/>
          <w:marTop w:val="0"/>
          <w:marBottom w:val="0"/>
          <w:divBdr>
            <w:top w:val="none" w:sz="0" w:space="0" w:color="auto"/>
            <w:left w:val="none" w:sz="0" w:space="0" w:color="auto"/>
            <w:bottom w:val="none" w:sz="0" w:space="0" w:color="auto"/>
            <w:right w:val="none" w:sz="0" w:space="0" w:color="auto"/>
          </w:divBdr>
        </w:div>
        <w:div w:id="1514491165">
          <w:marLeft w:val="640"/>
          <w:marRight w:val="0"/>
          <w:marTop w:val="0"/>
          <w:marBottom w:val="0"/>
          <w:divBdr>
            <w:top w:val="none" w:sz="0" w:space="0" w:color="auto"/>
            <w:left w:val="none" w:sz="0" w:space="0" w:color="auto"/>
            <w:bottom w:val="none" w:sz="0" w:space="0" w:color="auto"/>
            <w:right w:val="none" w:sz="0" w:space="0" w:color="auto"/>
          </w:divBdr>
        </w:div>
        <w:div w:id="2030443499">
          <w:marLeft w:val="640"/>
          <w:marRight w:val="0"/>
          <w:marTop w:val="0"/>
          <w:marBottom w:val="0"/>
          <w:divBdr>
            <w:top w:val="none" w:sz="0" w:space="0" w:color="auto"/>
            <w:left w:val="none" w:sz="0" w:space="0" w:color="auto"/>
            <w:bottom w:val="none" w:sz="0" w:space="0" w:color="auto"/>
            <w:right w:val="none" w:sz="0" w:space="0" w:color="auto"/>
          </w:divBdr>
        </w:div>
        <w:div w:id="60834127">
          <w:marLeft w:val="640"/>
          <w:marRight w:val="0"/>
          <w:marTop w:val="0"/>
          <w:marBottom w:val="0"/>
          <w:divBdr>
            <w:top w:val="none" w:sz="0" w:space="0" w:color="auto"/>
            <w:left w:val="none" w:sz="0" w:space="0" w:color="auto"/>
            <w:bottom w:val="none" w:sz="0" w:space="0" w:color="auto"/>
            <w:right w:val="none" w:sz="0" w:space="0" w:color="auto"/>
          </w:divBdr>
        </w:div>
        <w:div w:id="282426663">
          <w:marLeft w:val="640"/>
          <w:marRight w:val="0"/>
          <w:marTop w:val="0"/>
          <w:marBottom w:val="0"/>
          <w:divBdr>
            <w:top w:val="none" w:sz="0" w:space="0" w:color="auto"/>
            <w:left w:val="none" w:sz="0" w:space="0" w:color="auto"/>
            <w:bottom w:val="none" w:sz="0" w:space="0" w:color="auto"/>
            <w:right w:val="none" w:sz="0" w:space="0" w:color="auto"/>
          </w:divBdr>
        </w:div>
        <w:div w:id="1653410922">
          <w:marLeft w:val="640"/>
          <w:marRight w:val="0"/>
          <w:marTop w:val="0"/>
          <w:marBottom w:val="0"/>
          <w:divBdr>
            <w:top w:val="none" w:sz="0" w:space="0" w:color="auto"/>
            <w:left w:val="none" w:sz="0" w:space="0" w:color="auto"/>
            <w:bottom w:val="none" w:sz="0" w:space="0" w:color="auto"/>
            <w:right w:val="none" w:sz="0" w:space="0" w:color="auto"/>
          </w:divBdr>
        </w:div>
        <w:div w:id="1077093466">
          <w:marLeft w:val="640"/>
          <w:marRight w:val="0"/>
          <w:marTop w:val="0"/>
          <w:marBottom w:val="0"/>
          <w:divBdr>
            <w:top w:val="none" w:sz="0" w:space="0" w:color="auto"/>
            <w:left w:val="none" w:sz="0" w:space="0" w:color="auto"/>
            <w:bottom w:val="none" w:sz="0" w:space="0" w:color="auto"/>
            <w:right w:val="none" w:sz="0" w:space="0" w:color="auto"/>
          </w:divBdr>
        </w:div>
        <w:div w:id="891577454">
          <w:marLeft w:val="640"/>
          <w:marRight w:val="0"/>
          <w:marTop w:val="0"/>
          <w:marBottom w:val="0"/>
          <w:divBdr>
            <w:top w:val="none" w:sz="0" w:space="0" w:color="auto"/>
            <w:left w:val="none" w:sz="0" w:space="0" w:color="auto"/>
            <w:bottom w:val="none" w:sz="0" w:space="0" w:color="auto"/>
            <w:right w:val="none" w:sz="0" w:space="0" w:color="auto"/>
          </w:divBdr>
        </w:div>
        <w:div w:id="1718697578">
          <w:marLeft w:val="640"/>
          <w:marRight w:val="0"/>
          <w:marTop w:val="0"/>
          <w:marBottom w:val="0"/>
          <w:divBdr>
            <w:top w:val="none" w:sz="0" w:space="0" w:color="auto"/>
            <w:left w:val="none" w:sz="0" w:space="0" w:color="auto"/>
            <w:bottom w:val="none" w:sz="0" w:space="0" w:color="auto"/>
            <w:right w:val="none" w:sz="0" w:space="0" w:color="auto"/>
          </w:divBdr>
        </w:div>
        <w:div w:id="13776584">
          <w:marLeft w:val="640"/>
          <w:marRight w:val="0"/>
          <w:marTop w:val="0"/>
          <w:marBottom w:val="0"/>
          <w:divBdr>
            <w:top w:val="none" w:sz="0" w:space="0" w:color="auto"/>
            <w:left w:val="none" w:sz="0" w:space="0" w:color="auto"/>
            <w:bottom w:val="none" w:sz="0" w:space="0" w:color="auto"/>
            <w:right w:val="none" w:sz="0" w:space="0" w:color="auto"/>
          </w:divBdr>
        </w:div>
        <w:div w:id="1037312139">
          <w:marLeft w:val="640"/>
          <w:marRight w:val="0"/>
          <w:marTop w:val="0"/>
          <w:marBottom w:val="0"/>
          <w:divBdr>
            <w:top w:val="none" w:sz="0" w:space="0" w:color="auto"/>
            <w:left w:val="none" w:sz="0" w:space="0" w:color="auto"/>
            <w:bottom w:val="none" w:sz="0" w:space="0" w:color="auto"/>
            <w:right w:val="none" w:sz="0" w:space="0" w:color="auto"/>
          </w:divBdr>
        </w:div>
        <w:div w:id="236982922">
          <w:marLeft w:val="640"/>
          <w:marRight w:val="0"/>
          <w:marTop w:val="0"/>
          <w:marBottom w:val="0"/>
          <w:divBdr>
            <w:top w:val="none" w:sz="0" w:space="0" w:color="auto"/>
            <w:left w:val="none" w:sz="0" w:space="0" w:color="auto"/>
            <w:bottom w:val="none" w:sz="0" w:space="0" w:color="auto"/>
            <w:right w:val="none" w:sz="0" w:space="0" w:color="auto"/>
          </w:divBdr>
        </w:div>
        <w:div w:id="1486623808">
          <w:marLeft w:val="640"/>
          <w:marRight w:val="0"/>
          <w:marTop w:val="0"/>
          <w:marBottom w:val="0"/>
          <w:divBdr>
            <w:top w:val="none" w:sz="0" w:space="0" w:color="auto"/>
            <w:left w:val="none" w:sz="0" w:space="0" w:color="auto"/>
            <w:bottom w:val="none" w:sz="0" w:space="0" w:color="auto"/>
            <w:right w:val="none" w:sz="0" w:space="0" w:color="auto"/>
          </w:divBdr>
        </w:div>
        <w:div w:id="1818645184">
          <w:marLeft w:val="640"/>
          <w:marRight w:val="0"/>
          <w:marTop w:val="0"/>
          <w:marBottom w:val="0"/>
          <w:divBdr>
            <w:top w:val="none" w:sz="0" w:space="0" w:color="auto"/>
            <w:left w:val="none" w:sz="0" w:space="0" w:color="auto"/>
            <w:bottom w:val="none" w:sz="0" w:space="0" w:color="auto"/>
            <w:right w:val="none" w:sz="0" w:space="0" w:color="auto"/>
          </w:divBdr>
        </w:div>
        <w:div w:id="1028525159">
          <w:marLeft w:val="640"/>
          <w:marRight w:val="0"/>
          <w:marTop w:val="0"/>
          <w:marBottom w:val="0"/>
          <w:divBdr>
            <w:top w:val="none" w:sz="0" w:space="0" w:color="auto"/>
            <w:left w:val="none" w:sz="0" w:space="0" w:color="auto"/>
            <w:bottom w:val="none" w:sz="0" w:space="0" w:color="auto"/>
            <w:right w:val="none" w:sz="0" w:space="0" w:color="auto"/>
          </w:divBdr>
        </w:div>
        <w:div w:id="1714307287">
          <w:marLeft w:val="640"/>
          <w:marRight w:val="0"/>
          <w:marTop w:val="0"/>
          <w:marBottom w:val="0"/>
          <w:divBdr>
            <w:top w:val="none" w:sz="0" w:space="0" w:color="auto"/>
            <w:left w:val="none" w:sz="0" w:space="0" w:color="auto"/>
            <w:bottom w:val="none" w:sz="0" w:space="0" w:color="auto"/>
            <w:right w:val="none" w:sz="0" w:space="0" w:color="auto"/>
          </w:divBdr>
        </w:div>
      </w:divsChild>
    </w:div>
    <w:div w:id="528641058">
      <w:bodyDiv w:val="1"/>
      <w:marLeft w:val="0"/>
      <w:marRight w:val="0"/>
      <w:marTop w:val="0"/>
      <w:marBottom w:val="0"/>
      <w:divBdr>
        <w:top w:val="none" w:sz="0" w:space="0" w:color="auto"/>
        <w:left w:val="none" w:sz="0" w:space="0" w:color="auto"/>
        <w:bottom w:val="none" w:sz="0" w:space="0" w:color="auto"/>
        <w:right w:val="none" w:sz="0" w:space="0" w:color="auto"/>
      </w:divBdr>
      <w:divsChild>
        <w:div w:id="1988582571">
          <w:marLeft w:val="640"/>
          <w:marRight w:val="0"/>
          <w:marTop w:val="0"/>
          <w:marBottom w:val="0"/>
          <w:divBdr>
            <w:top w:val="none" w:sz="0" w:space="0" w:color="auto"/>
            <w:left w:val="none" w:sz="0" w:space="0" w:color="auto"/>
            <w:bottom w:val="none" w:sz="0" w:space="0" w:color="auto"/>
            <w:right w:val="none" w:sz="0" w:space="0" w:color="auto"/>
          </w:divBdr>
        </w:div>
        <w:div w:id="986208319">
          <w:marLeft w:val="640"/>
          <w:marRight w:val="0"/>
          <w:marTop w:val="0"/>
          <w:marBottom w:val="0"/>
          <w:divBdr>
            <w:top w:val="none" w:sz="0" w:space="0" w:color="auto"/>
            <w:left w:val="none" w:sz="0" w:space="0" w:color="auto"/>
            <w:bottom w:val="none" w:sz="0" w:space="0" w:color="auto"/>
            <w:right w:val="none" w:sz="0" w:space="0" w:color="auto"/>
          </w:divBdr>
        </w:div>
        <w:div w:id="2112164336">
          <w:marLeft w:val="640"/>
          <w:marRight w:val="0"/>
          <w:marTop w:val="0"/>
          <w:marBottom w:val="0"/>
          <w:divBdr>
            <w:top w:val="none" w:sz="0" w:space="0" w:color="auto"/>
            <w:left w:val="none" w:sz="0" w:space="0" w:color="auto"/>
            <w:bottom w:val="none" w:sz="0" w:space="0" w:color="auto"/>
            <w:right w:val="none" w:sz="0" w:space="0" w:color="auto"/>
          </w:divBdr>
        </w:div>
        <w:div w:id="898054651">
          <w:marLeft w:val="640"/>
          <w:marRight w:val="0"/>
          <w:marTop w:val="0"/>
          <w:marBottom w:val="0"/>
          <w:divBdr>
            <w:top w:val="none" w:sz="0" w:space="0" w:color="auto"/>
            <w:left w:val="none" w:sz="0" w:space="0" w:color="auto"/>
            <w:bottom w:val="none" w:sz="0" w:space="0" w:color="auto"/>
            <w:right w:val="none" w:sz="0" w:space="0" w:color="auto"/>
          </w:divBdr>
        </w:div>
        <w:div w:id="2069182073">
          <w:marLeft w:val="640"/>
          <w:marRight w:val="0"/>
          <w:marTop w:val="0"/>
          <w:marBottom w:val="0"/>
          <w:divBdr>
            <w:top w:val="none" w:sz="0" w:space="0" w:color="auto"/>
            <w:left w:val="none" w:sz="0" w:space="0" w:color="auto"/>
            <w:bottom w:val="none" w:sz="0" w:space="0" w:color="auto"/>
            <w:right w:val="none" w:sz="0" w:space="0" w:color="auto"/>
          </w:divBdr>
        </w:div>
        <w:div w:id="1273782558">
          <w:marLeft w:val="640"/>
          <w:marRight w:val="0"/>
          <w:marTop w:val="0"/>
          <w:marBottom w:val="0"/>
          <w:divBdr>
            <w:top w:val="none" w:sz="0" w:space="0" w:color="auto"/>
            <w:left w:val="none" w:sz="0" w:space="0" w:color="auto"/>
            <w:bottom w:val="none" w:sz="0" w:space="0" w:color="auto"/>
            <w:right w:val="none" w:sz="0" w:space="0" w:color="auto"/>
          </w:divBdr>
        </w:div>
        <w:div w:id="1810826712">
          <w:marLeft w:val="640"/>
          <w:marRight w:val="0"/>
          <w:marTop w:val="0"/>
          <w:marBottom w:val="0"/>
          <w:divBdr>
            <w:top w:val="none" w:sz="0" w:space="0" w:color="auto"/>
            <w:left w:val="none" w:sz="0" w:space="0" w:color="auto"/>
            <w:bottom w:val="none" w:sz="0" w:space="0" w:color="auto"/>
            <w:right w:val="none" w:sz="0" w:space="0" w:color="auto"/>
          </w:divBdr>
        </w:div>
        <w:div w:id="1033308449">
          <w:marLeft w:val="640"/>
          <w:marRight w:val="0"/>
          <w:marTop w:val="0"/>
          <w:marBottom w:val="0"/>
          <w:divBdr>
            <w:top w:val="none" w:sz="0" w:space="0" w:color="auto"/>
            <w:left w:val="none" w:sz="0" w:space="0" w:color="auto"/>
            <w:bottom w:val="none" w:sz="0" w:space="0" w:color="auto"/>
            <w:right w:val="none" w:sz="0" w:space="0" w:color="auto"/>
          </w:divBdr>
        </w:div>
        <w:div w:id="1072392977">
          <w:marLeft w:val="640"/>
          <w:marRight w:val="0"/>
          <w:marTop w:val="0"/>
          <w:marBottom w:val="0"/>
          <w:divBdr>
            <w:top w:val="none" w:sz="0" w:space="0" w:color="auto"/>
            <w:left w:val="none" w:sz="0" w:space="0" w:color="auto"/>
            <w:bottom w:val="none" w:sz="0" w:space="0" w:color="auto"/>
            <w:right w:val="none" w:sz="0" w:space="0" w:color="auto"/>
          </w:divBdr>
        </w:div>
        <w:div w:id="324286319">
          <w:marLeft w:val="640"/>
          <w:marRight w:val="0"/>
          <w:marTop w:val="0"/>
          <w:marBottom w:val="0"/>
          <w:divBdr>
            <w:top w:val="none" w:sz="0" w:space="0" w:color="auto"/>
            <w:left w:val="none" w:sz="0" w:space="0" w:color="auto"/>
            <w:bottom w:val="none" w:sz="0" w:space="0" w:color="auto"/>
            <w:right w:val="none" w:sz="0" w:space="0" w:color="auto"/>
          </w:divBdr>
        </w:div>
        <w:div w:id="1097750059">
          <w:marLeft w:val="640"/>
          <w:marRight w:val="0"/>
          <w:marTop w:val="0"/>
          <w:marBottom w:val="0"/>
          <w:divBdr>
            <w:top w:val="none" w:sz="0" w:space="0" w:color="auto"/>
            <w:left w:val="none" w:sz="0" w:space="0" w:color="auto"/>
            <w:bottom w:val="none" w:sz="0" w:space="0" w:color="auto"/>
            <w:right w:val="none" w:sz="0" w:space="0" w:color="auto"/>
          </w:divBdr>
        </w:div>
        <w:div w:id="1474101523">
          <w:marLeft w:val="640"/>
          <w:marRight w:val="0"/>
          <w:marTop w:val="0"/>
          <w:marBottom w:val="0"/>
          <w:divBdr>
            <w:top w:val="none" w:sz="0" w:space="0" w:color="auto"/>
            <w:left w:val="none" w:sz="0" w:space="0" w:color="auto"/>
            <w:bottom w:val="none" w:sz="0" w:space="0" w:color="auto"/>
            <w:right w:val="none" w:sz="0" w:space="0" w:color="auto"/>
          </w:divBdr>
        </w:div>
        <w:div w:id="1222253177">
          <w:marLeft w:val="640"/>
          <w:marRight w:val="0"/>
          <w:marTop w:val="0"/>
          <w:marBottom w:val="0"/>
          <w:divBdr>
            <w:top w:val="none" w:sz="0" w:space="0" w:color="auto"/>
            <w:left w:val="none" w:sz="0" w:space="0" w:color="auto"/>
            <w:bottom w:val="none" w:sz="0" w:space="0" w:color="auto"/>
            <w:right w:val="none" w:sz="0" w:space="0" w:color="auto"/>
          </w:divBdr>
        </w:div>
        <w:div w:id="764421446">
          <w:marLeft w:val="640"/>
          <w:marRight w:val="0"/>
          <w:marTop w:val="0"/>
          <w:marBottom w:val="0"/>
          <w:divBdr>
            <w:top w:val="none" w:sz="0" w:space="0" w:color="auto"/>
            <w:left w:val="none" w:sz="0" w:space="0" w:color="auto"/>
            <w:bottom w:val="none" w:sz="0" w:space="0" w:color="auto"/>
            <w:right w:val="none" w:sz="0" w:space="0" w:color="auto"/>
          </w:divBdr>
        </w:div>
        <w:div w:id="275144124">
          <w:marLeft w:val="640"/>
          <w:marRight w:val="0"/>
          <w:marTop w:val="0"/>
          <w:marBottom w:val="0"/>
          <w:divBdr>
            <w:top w:val="none" w:sz="0" w:space="0" w:color="auto"/>
            <w:left w:val="none" w:sz="0" w:space="0" w:color="auto"/>
            <w:bottom w:val="none" w:sz="0" w:space="0" w:color="auto"/>
            <w:right w:val="none" w:sz="0" w:space="0" w:color="auto"/>
          </w:divBdr>
        </w:div>
        <w:div w:id="275716341">
          <w:marLeft w:val="640"/>
          <w:marRight w:val="0"/>
          <w:marTop w:val="0"/>
          <w:marBottom w:val="0"/>
          <w:divBdr>
            <w:top w:val="none" w:sz="0" w:space="0" w:color="auto"/>
            <w:left w:val="none" w:sz="0" w:space="0" w:color="auto"/>
            <w:bottom w:val="none" w:sz="0" w:space="0" w:color="auto"/>
            <w:right w:val="none" w:sz="0" w:space="0" w:color="auto"/>
          </w:divBdr>
        </w:div>
        <w:div w:id="84961862">
          <w:marLeft w:val="640"/>
          <w:marRight w:val="0"/>
          <w:marTop w:val="0"/>
          <w:marBottom w:val="0"/>
          <w:divBdr>
            <w:top w:val="none" w:sz="0" w:space="0" w:color="auto"/>
            <w:left w:val="none" w:sz="0" w:space="0" w:color="auto"/>
            <w:bottom w:val="none" w:sz="0" w:space="0" w:color="auto"/>
            <w:right w:val="none" w:sz="0" w:space="0" w:color="auto"/>
          </w:divBdr>
        </w:div>
        <w:div w:id="339158933">
          <w:marLeft w:val="640"/>
          <w:marRight w:val="0"/>
          <w:marTop w:val="0"/>
          <w:marBottom w:val="0"/>
          <w:divBdr>
            <w:top w:val="none" w:sz="0" w:space="0" w:color="auto"/>
            <w:left w:val="none" w:sz="0" w:space="0" w:color="auto"/>
            <w:bottom w:val="none" w:sz="0" w:space="0" w:color="auto"/>
            <w:right w:val="none" w:sz="0" w:space="0" w:color="auto"/>
          </w:divBdr>
        </w:div>
        <w:div w:id="364987863">
          <w:marLeft w:val="640"/>
          <w:marRight w:val="0"/>
          <w:marTop w:val="0"/>
          <w:marBottom w:val="0"/>
          <w:divBdr>
            <w:top w:val="none" w:sz="0" w:space="0" w:color="auto"/>
            <w:left w:val="none" w:sz="0" w:space="0" w:color="auto"/>
            <w:bottom w:val="none" w:sz="0" w:space="0" w:color="auto"/>
            <w:right w:val="none" w:sz="0" w:space="0" w:color="auto"/>
          </w:divBdr>
        </w:div>
        <w:div w:id="1571188799">
          <w:marLeft w:val="640"/>
          <w:marRight w:val="0"/>
          <w:marTop w:val="0"/>
          <w:marBottom w:val="0"/>
          <w:divBdr>
            <w:top w:val="none" w:sz="0" w:space="0" w:color="auto"/>
            <w:left w:val="none" w:sz="0" w:space="0" w:color="auto"/>
            <w:bottom w:val="none" w:sz="0" w:space="0" w:color="auto"/>
            <w:right w:val="none" w:sz="0" w:space="0" w:color="auto"/>
          </w:divBdr>
        </w:div>
        <w:div w:id="938874190">
          <w:marLeft w:val="640"/>
          <w:marRight w:val="0"/>
          <w:marTop w:val="0"/>
          <w:marBottom w:val="0"/>
          <w:divBdr>
            <w:top w:val="none" w:sz="0" w:space="0" w:color="auto"/>
            <w:left w:val="none" w:sz="0" w:space="0" w:color="auto"/>
            <w:bottom w:val="none" w:sz="0" w:space="0" w:color="auto"/>
            <w:right w:val="none" w:sz="0" w:space="0" w:color="auto"/>
          </w:divBdr>
        </w:div>
        <w:div w:id="1594317004">
          <w:marLeft w:val="640"/>
          <w:marRight w:val="0"/>
          <w:marTop w:val="0"/>
          <w:marBottom w:val="0"/>
          <w:divBdr>
            <w:top w:val="none" w:sz="0" w:space="0" w:color="auto"/>
            <w:left w:val="none" w:sz="0" w:space="0" w:color="auto"/>
            <w:bottom w:val="none" w:sz="0" w:space="0" w:color="auto"/>
            <w:right w:val="none" w:sz="0" w:space="0" w:color="auto"/>
          </w:divBdr>
        </w:div>
        <w:div w:id="664019235">
          <w:marLeft w:val="640"/>
          <w:marRight w:val="0"/>
          <w:marTop w:val="0"/>
          <w:marBottom w:val="0"/>
          <w:divBdr>
            <w:top w:val="none" w:sz="0" w:space="0" w:color="auto"/>
            <w:left w:val="none" w:sz="0" w:space="0" w:color="auto"/>
            <w:bottom w:val="none" w:sz="0" w:space="0" w:color="auto"/>
            <w:right w:val="none" w:sz="0" w:space="0" w:color="auto"/>
          </w:divBdr>
        </w:div>
        <w:div w:id="1171064377">
          <w:marLeft w:val="640"/>
          <w:marRight w:val="0"/>
          <w:marTop w:val="0"/>
          <w:marBottom w:val="0"/>
          <w:divBdr>
            <w:top w:val="none" w:sz="0" w:space="0" w:color="auto"/>
            <w:left w:val="none" w:sz="0" w:space="0" w:color="auto"/>
            <w:bottom w:val="none" w:sz="0" w:space="0" w:color="auto"/>
            <w:right w:val="none" w:sz="0" w:space="0" w:color="auto"/>
          </w:divBdr>
        </w:div>
        <w:div w:id="902836181">
          <w:marLeft w:val="640"/>
          <w:marRight w:val="0"/>
          <w:marTop w:val="0"/>
          <w:marBottom w:val="0"/>
          <w:divBdr>
            <w:top w:val="none" w:sz="0" w:space="0" w:color="auto"/>
            <w:left w:val="none" w:sz="0" w:space="0" w:color="auto"/>
            <w:bottom w:val="none" w:sz="0" w:space="0" w:color="auto"/>
            <w:right w:val="none" w:sz="0" w:space="0" w:color="auto"/>
          </w:divBdr>
        </w:div>
      </w:divsChild>
    </w:div>
    <w:div w:id="532305463">
      <w:bodyDiv w:val="1"/>
      <w:marLeft w:val="0"/>
      <w:marRight w:val="0"/>
      <w:marTop w:val="0"/>
      <w:marBottom w:val="0"/>
      <w:divBdr>
        <w:top w:val="none" w:sz="0" w:space="0" w:color="auto"/>
        <w:left w:val="none" w:sz="0" w:space="0" w:color="auto"/>
        <w:bottom w:val="none" w:sz="0" w:space="0" w:color="auto"/>
        <w:right w:val="none" w:sz="0" w:space="0" w:color="auto"/>
      </w:divBdr>
    </w:div>
    <w:div w:id="562761827">
      <w:bodyDiv w:val="1"/>
      <w:marLeft w:val="0"/>
      <w:marRight w:val="0"/>
      <w:marTop w:val="0"/>
      <w:marBottom w:val="0"/>
      <w:divBdr>
        <w:top w:val="none" w:sz="0" w:space="0" w:color="auto"/>
        <w:left w:val="none" w:sz="0" w:space="0" w:color="auto"/>
        <w:bottom w:val="none" w:sz="0" w:space="0" w:color="auto"/>
        <w:right w:val="none" w:sz="0" w:space="0" w:color="auto"/>
      </w:divBdr>
      <w:divsChild>
        <w:div w:id="754016154">
          <w:marLeft w:val="640"/>
          <w:marRight w:val="0"/>
          <w:marTop w:val="0"/>
          <w:marBottom w:val="0"/>
          <w:divBdr>
            <w:top w:val="none" w:sz="0" w:space="0" w:color="auto"/>
            <w:left w:val="none" w:sz="0" w:space="0" w:color="auto"/>
            <w:bottom w:val="none" w:sz="0" w:space="0" w:color="auto"/>
            <w:right w:val="none" w:sz="0" w:space="0" w:color="auto"/>
          </w:divBdr>
        </w:div>
        <w:div w:id="824468958">
          <w:marLeft w:val="640"/>
          <w:marRight w:val="0"/>
          <w:marTop w:val="0"/>
          <w:marBottom w:val="0"/>
          <w:divBdr>
            <w:top w:val="none" w:sz="0" w:space="0" w:color="auto"/>
            <w:left w:val="none" w:sz="0" w:space="0" w:color="auto"/>
            <w:bottom w:val="none" w:sz="0" w:space="0" w:color="auto"/>
            <w:right w:val="none" w:sz="0" w:space="0" w:color="auto"/>
          </w:divBdr>
        </w:div>
        <w:div w:id="195121674">
          <w:marLeft w:val="640"/>
          <w:marRight w:val="0"/>
          <w:marTop w:val="0"/>
          <w:marBottom w:val="0"/>
          <w:divBdr>
            <w:top w:val="none" w:sz="0" w:space="0" w:color="auto"/>
            <w:left w:val="none" w:sz="0" w:space="0" w:color="auto"/>
            <w:bottom w:val="none" w:sz="0" w:space="0" w:color="auto"/>
            <w:right w:val="none" w:sz="0" w:space="0" w:color="auto"/>
          </w:divBdr>
        </w:div>
        <w:div w:id="1703628793">
          <w:marLeft w:val="640"/>
          <w:marRight w:val="0"/>
          <w:marTop w:val="0"/>
          <w:marBottom w:val="0"/>
          <w:divBdr>
            <w:top w:val="none" w:sz="0" w:space="0" w:color="auto"/>
            <w:left w:val="none" w:sz="0" w:space="0" w:color="auto"/>
            <w:bottom w:val="none" w:sz="0" w:space="0" w:color="auto"/>
            <w:right w:val="none" w:sz="0" w:space="0" w:color="auto"/>
          </w:divBdr>
        </w:div>
        <w:div w:id="277033074">
          <w:marLeft w:val="640"/>
          <w:marRight w:val="0"/>
          <w:marTop w:val="0"/>
          <w:marBottom w:val="0"/>
          <w:divBdr>
            <w:top w:val="none" w:sz="0" w:space="0" w:color="auto"/>
            <w:left w:val="none" w:sz="0" w:space="0" w:color="auto"/>
            <w:bottom w:val="none" w:sz="0" w:space="0" w:color="auto"/>
            <w:right w:val="none" w:sz="0" w:space="0" w:color="auto"/>
          </w:divBdr>
        </w:div>
        <w:div w:id="459811505">
          <w:marLeft w:val="640"/>
          <w:marRight w:val="0"/>
          <w:marTop w:val="0"/>
          <w:marBottom w:val="0"/>
          <w:divBdr>
            <w:top w:val="none" w:sz="0" w:space="0" w:color="auto"/>
            <w:left w:val="none" w:sz="0" w:space="0" w:color="auto"/>
            <w:bottom w:val="none" w:sz="0" w:space="0" w:color="auto"/>
            <w:right w:val="none" w:sz="0" w:space="0" w:color="auto"/>
          </w:divBdr>
        </w:div>
        <w:div w:id="1810629180">
          <w:marLeft w:val="640"/>
          <w:marRight w:val="0"/>
          <w:marTop w:val="0"/>
          <w:marBottom w:val="0"/>
          <w:divBdr>
            <w:top w:val="none" w:sz="0" w:space="0" w:color="auto"/>
            <w:left w:val="none" w:sz="0" w:space="0" w:color="auto"/>
            <w:bottom w:val="none" w:sz="0" w:space="0" w:color="auto"/>
            <w:right w:val="none" w:sz="0" w:space="0" w:color="auto"/>
          </w:divBdr>
        </w:div>
        <w:div w:id="1386223622">
          <w:marLeft w:val="640"/>
          <w:marRight w:val="0"/>
          <w:marTop w:val="0"/>
          <w:marBottom w:val="0"/>
          <w:divBdr>
            <w:top w:val="none" w:sz="0" w:space="0" w:color="auto"/>
            <w:left w:val="none" w:sz="0" w:space="0" w:color="auto"/>
            <w:bottom w:val="none" w:sz="0" w:space="0" w:color="auto"/>
            <w:right w:val="none" w:sz="0" w:space="0" w:color="auto"/>
          </w:divBdr>
        </w:div>
        <w:div w:id="1080448950">
          <w:marLeft w:val="640"/>
          <w:marRight w:val="0"/>
          <w:marTop w:val="0"/>
          <w:marBottom w:val="0"/>
          <w:divBdr>
            <w:top w:val="none" w:sz="0" w:space="0" w:color="auto"/>
            <w:left w:val="none" w:sz="0" w:space="0" w:color="auto"/>
            <w:bottom w:val="none" w:sz="0" w:space="0" w:color="auto"/>
            <w:right w:val="none" w:sz="0" w:space="0" w:color="auto"/>
          </w:divBdr>
        </w:div>
        <w:div w:id="73862297">
          <w:marLeft w:val="640"/>
          <w:marRight w:val="0"/>
          <w:marTop w:val="0"/>
          <w:marBottom w:val="0"/>
          <w:divBdr>
            <w:top w:val="none" w:sz="0" w:space="0" w:color="auto"/>
            <w:left w:val="none" w:sz="0" w:space="0" w:color="auto"/>
            <w:bottom w:val="none" w:sz="0" w:space="0" w:color="auto"/>
            <w:right w:val="none" w:sz="0" w:space="0" w:color="auto"/>
          </w:divBdr>
        </w:div>
        <w:div w:id="1337027716">
          <w:marLeft w:val="640"/>
          <w:marRight w:val="0"/>
          <w:marTop w:val="0"/>
          <w:marBottom w:val="0"/>
          <w:divBdr>
            <w:top w:val="none" w:sz="0" w:space="0" w:color="auto"/>
            <w:left w:val="none" w:sz="0" w:space="0" w:color="auto"/>
            <w:bottom w:val="none" w:sz="0" w:space="0" w:color="auto"/>
            <w:right w:val="none" w:sz="0" w:space="0" w:color="auto"/>
          </w:divBdr>
        </w:div>
        <w:div w:id="656304884">
          <w:marLeft w:val="640"/>
          <w:marRight w:val="0"/>
          <w:marTop w:val="0"/>
          <w:marBottom w:val="0"/>
          <w:divBdr>
            <w:top w:val="none" w:sz="0" w:space="0" w:color="auto"/>
            <w:left w:val="none" w:sz="0" w:space="0" w:color="auto"/>
            <w:bottom w:val="none" w:sz="0" w:space="0" w:color="auto"/>
            <w:right w:val="none" w:sz="0" w:space="0" w:color="auto"/>
          </w:divBdr>
        </w:div>
        <w:div w:id="1014770590">
          <w:marLeft w:val="640"/>
          <w:marRight w:val="0"/>
          <w:marTop w:val="0"/>
          <w:marBottom w:val="0"/>
          <w:divBdr>
            <w:top w:val="none" w:sz="0" w:space="0" w:color="auto"/>
            <w:left w:val="none" w:sz="0" w:space="0" w:color="auto"/>
            <w:bottom w:val="none" w:sz="0" w:space="0" w:color="auto"/>
            <w:right w:val="none" w:sz="0" w:space="0" w:color="auto"/>
          </w:divBdr>
        </w:div>
        <w:div w:id="1900436642">
          <w:marLeft w:val="640"/>
          <w:marRight w:val="0"/>
          <w:marTop w:val="0"/>
          <w:marBottom w:val="0"/>
          <w:divBdr>
            <w:top w:val="none" w:sz="0" w:space="0" w:color="auto"/>
            <w:left w:val="none" w:sz="0" w:space="0" w:color="auto"/>
            <w:bottom w:val="none" w:sz="0" w:space="0" w:color="auto"/>
            <w:right w:val="none" w:sz="0" w:space="0" w:color="auto"/>
          </w:divBdr>
        </w:div>
        <w:div w:id="1228613442">
          <w:marLeft w:val="640"/>
          <w:marRight w:val="0"/>
          <w:marTop w:val="0"/>
          <w:marBottom w:val="0"/>
          <w:divBdr>
            <w:top w:val="none" w:sz="0" w:space="0" w:color="auto"/>
            <w:left w:val="none" w:sz="0" w:space="0" w:color="auto"/>
            <w:bottom w:val="none" w:sz="0" w:space="0" w:color="auto"/>
            <w:right w:val="none" w:sz="0" w:space="0" w:color="auto"/>
          </w:divBdr>
        </w:div>
        <w:div w:id="707604690">
          <w:marLeft w:val="640"/>
          <w:marRight w:val="0"/>
          <w:marTop w:val="0"/>
          <w:marBottom w:val="0"/>
          <w:divBdr>
            <w:top w:val="none" w:sz="0" w:space="0" w:color="auto"/>
            <w:left w:val="none" w:sz="0" w:space="0" w:color="auto"/>
            <w:bottom w:val="none" w:sz="0" w:space="0" w:color="auto"/>
            <w:right w:val="none" w:sz="0" w:space="0" w:color="auto"/>
          </w:divBdr>
        </w:div>
        <w:div w:id="95447468">
          <w:marLeft w:val="640"/>
          <w:marRight w:val="0"/>
          <w:marTop w:val="0"/>
          <w:marBottom w:val="0"/>
          <w:divBdr>
            <w:top w:val="none" w:sz="0" w:space="0" w:color="auto"/>
            <w:left w:val="none" w:sz="0" w:space="0" w:color="auto"/>
            <w:bottom w:val="none" w:sz="0" w:space="0" w:color="auto"/>
            <w:right w:val="none" w:sz="0" w:space="0" w:color="auto"/>
          </w:divBdr>
        </w:div>
      </w:divsChild>
    </w:div>
    <w:div w:id="574977763">
      <w:bodyDiv w:val="1"/>
      <w:marLeft w:val="0"/>
      <w:marRight w:val="0"/>
      <w:marTop w:val="0"/>
      <w:marBottom w:val="0"/>
      <w:divBdr>
        <w:top w:val="none" w:sz="0" w:space="0" w:color="auto"/>
        <w:left w:val="none" w:sz="0" w:space="0" w:color="auto"/>
        <w:bottom w:val="none" w:sz="0" w:space="0" w:color="auto"/>
        <w:right w:val="none" w:sz="0" w:space="0" w:color="auto"/>
      </w:divBdr>
      <w:divsChild>
        <w:div w:id="1233395285">
          <w:marLeft w:val="640"/>
          <w:marRight w:val="0"/>
          <w:marTop w:val="0"/>
          <w:marBottom w:val="0"/>
          <w:divBdr>
            <w:top w:val="none" w:sz="0" w:space="0" w:color="auto"/>
            <w:left w:val="none" w:sz="0" w:space="0" w:color="auto"/>
            <w:bottom w:val="none" w:sz="0" w:space="0" w:color="auto"/>
            <w:right w:val="none" w:sz="0" w:space="0" w:color="auto"/>
          </w:divBdr>
        </w:div>
        <w:div w:id="927428435">
          <w:marLeft w:val="640"/>
          <w:marRight w:val="0"/>
          <w:marTop w:val="0"/>
          <w:marBottom w:val="0"/>
          <w:divBdr>
            <w:top w:val="none" w:sz="0" w:space="0" w:color="auto"/>
            <w:left w:val="none" w:sz="0" w:space="0" w:color="auto"/>
            <w:bottom w:val="none" w:sz="0" w:space="0" w:color="auto"/>
            <w:right w:val="none" w:sz="0" w:space="0" w:color="auto"/>
          </w:divBdr>
        </w:div>
        <w:div w:id="1790666978">
          <w:marLeft w:val="640"/>
          <w:marRight w:val="0"/>
          <w:marTop w:val="0"/>
          <w:marBottom w:val="0"/>
          <w:divBdr>
            <w:top w:val="none" w:sz="0" w:space="0" w:color="auto"/>
            <w:left w:val="none" w:sz="0" w:space="0" w:color="auto"/>
            <w:bottom w:val="none" w:sz="0" w:space="0" w:color="auto"/>
            <w:right w:val="none" w:sz="0" w:space="0" w:color="auto"/>
          </w:divBdr>
        </w:div>
        <w:div w:id="1544368411">
          <w:marLeft w:val="640"/>
          <w:marRight w:val="0"/>
          <w:marTop w:val="0"/>
          <w:marBottom w:val="0"/>
          <w:divBdr>
            <w:top w:val="none" w:sz="0" w:space="0" w:color="auto"/>
            <w:left w:val="none" w:sz="0" w:space="0" w:color="auto"/>
            <w:bottom w:val="none" w:sz="0" w:space="0" w:color="auto"/>
            <w:right w:val="none" w:sz="0" w:space="0" w:color="auto"/>
          </w:divBdr>
        </w:div>
        <w:div w:id="1650747403">
          <w:marLeft w:val="640"/>
          <w:marRight w:val="0"/>
          <w:marTop w:val="0"/>
          <w:marBottom w:val="0"/>
          <w:divBdr>
            <w:top w:val="none" w:sz="0" w:space="0" w:color="auto"/>
            <w:left w:val="none" w:sz="0" w:space="0" w:color="auto"/>
            <w:bottom w:val="none" w:sz="0" w:space="0" w:color="auto"/>
            <w:right w:val="none" w:sz="0" w:space="0" w:color="auto"/>
          </w:divBdr>
        </w:div>
        <w:div w:id="267347837">
          <w:marLeft w:val="640"/>
          <w:marRight w:val="0"/>
          <w:marTop w:val="0"/>
          <w:marBottom w:val="0"/>
          <w:divBdr>
            <w:top w:val="none" w:sz="0" w:space="0" w:color="auto"/>
            <w:left w:val="none" w:sz="0" w:space="0" w:color="auto"/>
            <w:bottom w:val="none" w:sz="0" w:space="0" w:color="auto"/>
            <w:right w:val="none" w:sz="0" w:space="0" w:color="auto"/>
          </w:divBdr>
        </w:div>
        <w:div w:id="1368873841">
          <w:marLeft w:val="640"/>
          <w:marRight w:val="0"/>
          <w:marTop w:val="0"/>
          <w:marBottom w:val="0"/>
          <w:divBdr>
            <w:top w:val="none" w:sz="0" w:space="0" w:color="auto"/>
            <w:left w:val="none" w:sz="0" w:space="0" w:color="auto"/>
            <w:bottom w:val="none" w:sz="0" w:space="0" w:color="auto"/>
            <w:right w:val="none" w:sz="0" w:space="0" w:color="auto"/>
          </w:divBdr>
        </w:div>
        <w:div w:id="794131124">
          <w:marLeft w:val="640"/>
          <w:marRight w:val="0"/>
          <w:marTop w:val="0"/>
          <w:marBottom w:val="0"/>
          <w:divBdr>
            <w:top w:val="none" w:sz="0" w:space="0" w:color="auto"/>
            <w:left w:val="none" w:sz="0" w:space="0" w:color="auto"/>
            <w:bottom w:val="none" w:sz="0" w:space="0" w:color="auto"/>
            <w:right w:val="none" w:sz="0" w:space="0" w:color="auto"/>
          </w:divBdr>
        </w:div>
        <w:div w:id="143201482">
          <w:marLeft w:val="640"/>
          <w:marRight w:val="0"/>
          <w:marTop w:val="0"/>
          <w:marBottom w:val="0"/>
          <w:divBdr>
            <w:top w:val="none" w:sz="0" w:space="0" w:color="auto"/>
            <w:left w:val="none" w:sz="0" w:space="0" w:color="auto"/>
            <w:bottom w:val="none" w:sz="0" w:space="0" w:color="auto"/>
            <w:right w:val="none" w:sz="0" w:space="0" w:color="auto"/>
          </w:divBdr>
        </w:div>
        <w:div w:id="644824213">
          <w:marLeft w:val="640"/>
          <w:marRight w:val="0"/>
          <w:marTop w:val="0"/>
          <w:marBottom w:val="0"/>
          <w:divBdr>
            <w:top w:val="none" w:sz="0" w:space="0" w:color="auto"/>
            <w:left w:val="none" w:sz="0" w:space="0" w:color="auto"/>
            <w:bottom w:val="none" w:sz="0" w:space="0" w:color="auto"/>
            <w:right w:val="none" w:sz="0" w:space="0" w:color="auto"/>
          </w:divBdr>
        </w:div>
        <w:div w:id="873422326">
          <w:marLeft w:val="640"/>
          <w:marRight w:val="0"/>
          <w:marTop w:val="0"/>
          <w:marBottom w:val="0"/>
          <w:divBdr>
            <w:top w:val="none" w:sz="0" w:space="0" w:color="auto"/>
            <w:left w:val="none" w:sz="0" w:space="0" w:color="auto"/>
            <w:bottom w:val="none" w:sz="0" w:space="0" w:color="auto"/>
            <w:right w:val="none" w:sz="0" w:space="0" w:color="auto"/>
          </w:divBdr>
        </w:div>
        <w:div w:id="1459033457">
          <w:marLeft w:val="640"/>
          <w:marRight w:val="0"/>
          <w:marTop w:val="0"/>
          <w:marBottom w:val="0"/>
          <w:divBdr>
            <w:top w:val="none" w:sz="0" w:space="0" w:color="auto"/>
            <w:left w:val="none" w:sz="0" w:space="0" w:color="auto"/>
            <w:bottom w:val="none" w:sz="0" w:space="0" w:color="auto"/>
            <w:right w:val="none" w:sz="0" w:space="0" w:color="auto"/>
          </w:divBdr>
        </w:div>
        <w:div w:id="786505981">
          <w:marLeft w:val="640"/>
          <w:marRight w:val="0"/>
          <w:marTop w:val="0"/>
          <w:marBottom w:val="0"/>
          <w:divBdr>
            <w:top w:val="none" w:sz="0" w:space="0" w:color="auto"/>
            <w:left w:val="none" w:sz="0" w:space="0" w:color="auto"/>
            <w:bottom w:val="none" w:sz="0" w:space="0" w:color="auto"/>
            <w:right w:val="none" w:sz="0" w:space="0" w:color="auto"/>
          </w:divBdr>
        </w:div>
        <w:div w:id="531039185">
          <w:marLeft w:val="640"/>
          <w:marRight w:val="0"/>
          <w:marTop w:val="0"/>
          <w:marBottom w:val="0"/>
          <w:divBdr>
            <w:top w:val="none" w:sz="0" w:space="0" w:color="auto"/>
            <w:left w:val="none" w:sz="0" w:space="0" w:color="auto"/>
            <w:bottom w:val="none" w:sz="0" w:space="0" w:color="auto"/>
            <w:right w:val="none" w:sz="0" w:space="0" w:color="auto"/>
          </w:divBdr>
        </w:div>
        <w:div w:id="45105006">
          <w:marLeft w:val="640"/>
          <w:marRight w:val="0"/>
          <w:marTop w:val="0"/>
          <w:marBottom w:val="0"/>
          <w:divBdr>
            <w:top w:val="none" w:sz="0" w:space="0" w:color="auto"/>
            <w:left w:val="none" w:sz="0" w:space="0" w:color="auto"/>
            <w:bottom w:val="none" w:sz="0" w:space="0" w:color="auto"/>
            <w:right w:val="none" w:sz="0" w:space="0" w:color="auto"/>
          </w:divBdr>
        </w:div>
        <w:div w:id="1787314324">
          <w:marLeft w:val="640"/>
          <w:marRight w:val="0"/>
          <w:marTop w:val="0"/>
          <w:marBottom w:val="0"/>
          <w:divBdr>
            <w:top w:val="none" w:sz="0" w:space="0" w:color="auto"/>
            <w:left w:val="none" w:sz="0" w:space="0" w:color="auto"/>
            <w:bottom w:val="none" w:sz="0" w:space="0" w:color="auto"/>
            <w:right w:val="none" w:sz="0" w:space="0" w:color="auto"/>
          </w:divBdr>
        </w:div>
        <w:div w:id="451897207">
          <w:marLeft w:val="640"/>
          <w:marRight w:val="0"/>
          <w:marTop w:val="0"/>
          <w:marBottom w:val="0"/>
          <w:divBdr>
            <w:top w:val="none" w:sz="0" w:space="0" w:color="auto"/>
            <w:left w:val="none" w:sz="0" w:space="0" w:color="auto"/>
            <w:bottom w:val="none" w:sz="0" w:space="0" w:color="auto"/>
            <w:right w:val="none" w:sz="0" w:space="0" w:color="auto"/>
          </w:divBdr>
        </w:div>
        <w:div w:id="1862861320">
          <w:marLeft w:val="640"/>
          <w:marRight w:val="0"/>
          <w:marTop w:val="0"/>
          <w:marBottom w:val="0"/>
          <w:divBdr>
            <w:top w:val="none" w:sz="0" w:space="0" w:color="auto"/>
            <w:left w:val="none" w:sz="0" w:space="0" w:color="auto"/>
            <w:bottom w:val="none" w:sz="0" w:space="0" w:color="auto"/>
            <w:right w:val="none" w:sz="0" w:space="0" w:color="auto"/>
          </w:divBdr>
        </w:div>
        <w:div w:id="45380956">
          <w:marLeft w:val="640"/>
          <w:marRight w:val="0"/>
          <w:marTop w:val="0"/>
          <w:marBottom w:val="0"/>
          <w:divBdr>
            <w:top w:val="none" w:sz="0" w:space="0" w:color="auto"/>
            <w:left w:val="none" w:sz="0" w:space="0" w:color="auto"/>
            <w:bottom w:val="none" w:sz="0" w:space="0" w:color="auto"/>
            <w:right w:val="none" w:sz="0" w:space="0" w:color="auto"/>
          </w:divBdr>
        </w:div>
        <w:div w:id="1911889739">
          <w:marLeft w:val="640"/>
          <w:marRight w:val="0"/>
          <w:marTop w:val="0"/>
          <w:marBottom w:val="0"/>
          <w:divBdr>
            <w:top w:val="none" w:sz="0" w:space="0" w:color="auto"/>
            <w:left w:val="none" w:sz="0" w:space="0" w:color="auto"/>
            <w:bottom w:val="none" w:sz="0" w:space="0" w:color="auto"/>
            <w:right w:val="none" w:sz="0" w:space="0" w:color="auto"/>
          </w:divBdr>
        </w:div>
        <w:div w:id="224722987">
          <w:marLeft w:val="640"/>
          <w:marRight w:val="0"/>
          <w:marTop w:val="0"/>
          <w:marBottom w:val="0"/>
          <w:divBdr>
            <w:top w:val="none" w:sz="0" w:space="0" w:color="auto"/>
            <w:left w:val="none" w:sz="0" w:space="0" w:color="auto"/>
            <w:bottom w:val="none" w:sz="0" w:space="0" w:color="auto"/>
            <w:right w:val="none" w:sz="0" w:space="0" w:color="auto"/>
          </w:divBdr>
        </w:div>
        <w:div w:id="2042170601">
          <w:marLeft w:val="640"/>
          <w:marRight w:val="0"/>
          <w:marTop w:val="0"/>
          <w:marBottom w:val="0"/>
          <w:divBdr>
            <w:top w:val="none" w:sz="0" w:space="0" w:color="auto"/>
            <w:left w:val="none" w:sz="0" w:space="0" w:color="auto"/>
            <w:bottom w:val="none" w:sz="0" w:space="0" w:color="auto"/>
            <w:right w:val="none" w:sz="0" w:space="0" w:color="auto"/>
          </w:divBdr>
        </w:div>
        <w:div w:id="1396077532">
          <w:marLeft w:val="640"/>
          <w:marRight w:val="0"/>
          <w:marTop w:val="0"/>
          <w:marBottom w:val="0"/>
          <w:divBdr>
            <w:top w:val="none" w:sz="0" w:space="0" w:color="auto"/>
            <w:left w:val="none" w:sz="0" w:space="0" w:color="auto"/>
            <w:bottom w:val="none" w:sz="0" w:space="0" w:color="auto"/>
            <w:right w:val="none" w:sz="0" w:space="0" w:color="auto"/>
          </w:divBdr>
        </w:div>
        <w:div w:id="1782995946">
          <w:marLeft w:val="640"/>
          <w:marRight w:val="0"/>
          <w:marTop w:val="0"/>
          <w:marBottom w:val="0"/>
          <w:divBdr>
            <w:top w:val="none" w:sz="0" w:space="0" w:color="auto"/>
            <w:left w:val="none" w:sz="0" w:space="0" w:color="auto"/>
            <w:bottom w:val="none" w:sz="0" w:space="0" w:color="auto"/>
            <w:right w:val="none" w:sz="0" w:space="0" w:color="auto"/>
          </w:divBdr>
        </w:div>
        <w:div w:id="888344400">
          <w:marLeft w:val="640"/>
          <w:marRight w:val="0"/>
          <w:marTop w:val="0"/>
          <w:marBottom w:val="0"/>
          <w:divBdr>
            <w:top w:val="none" w:sz="0" w:space="0" w:color="auto"/>
            <w:left w:val="none" w:sz="0" w:space="0" w:color="auto"/>
            <w:bottom w:val="none" w:sz="0" w:space="0" w:color="auto"/>
            <w:right w:val="none" w:sz="0" w:space="0" w:color="auto"/>
          </w:divBdr>
        </w:div>
        <w:div w:id="1841966428">
          <w:marLeft w:val="640"/>
          <w:marRight w:val="0"/>
          <w:marTop w:val="0"/>
          <w:marBottom w:val="0"/>
          <w:divBdr>
            <w:top w:val="none" w:sz="0" w:space="0" w:color="auto"/>
            <w:left w:val="none" w:sz="0" w:space="0" w:color="auto"/>
            <w:bottom w:val="none" w:sz="0" w:space="0" w:color="auto"/>
            <w:right w:val="none" w:sz="0" w:space="0" w:color="auto"/>
          </w:divBdr>
        </w:div>
        <w:div w:id="998191292">
          <w:marLeft w:val="640"/>
          <w:marRight w:val="0"/>
          <w:marTop w:val="0"/>
          <w:marBottom w:val="0"/>
          <w:divBdr>
            <w:top w:val="none" w:sz="0" w:space="0" w:color="auto"/>
            <w:left w:val="none" w:sz="0" w:space="0" w:color="auto"/>
            <w:bottom w:val="none" w:sz="0" w:space="0" w:color="auto"/>
            <w:right w:val="none" w:sz="0" w:space="0" w:color="auto"/>
          </w:divBdr>
        </w:div>
        <w:div w:id="827013015">
          <w:marLeft w:val="640"/>
          <w:marRight w:val="0"/>
          <w:marTop w:val="0"/>
          <w:marBottom w:val="0"/>
          <w:divBdr>
            <w:top w:val="none" w:sz="0" w:space="0" w:color="auto"/>
            <w:left w:val="none" w:sz="0" w:space="0" w:color="auto"/>
            <w:bottom w:val="none" w:sz="0" w:space="0" w:color="auto"/>
            <w:right w:val="none" w:sz="0" w:space="0" w:color="auto"/>
          </w:divBdr>
        </w:div>
        <w:div w:id="974262247">
          <w:marLeft w:val="640"/>
          <w:marRight w:val="0"/>
          <w:marTop w:val="0"/>
          <w:marBottom w:val="0"/>
          <w:divBdr>
            <w:top w:val="none" w:sz="0" w:space="0" w:color="auto"/>
            <w:left w:val="none" w:sz="0" w:space="0" w:color="auto"/>
            <w:bottom w:val="none" w:sz="0" w:space="0" w:color="auto"/>
            <w:right w:val="none" w:sz="0" w:space="0" w:color="auto"/>
          </w:divBdr>
        </w:div>
        <w:div w:id="179779552">
          <w:marLeft w:val="640"/>
          <w:marRight w:val="0"/>
          <w:marTop w:val="0"/>
          <w:marBottom w:val="0"/>
          <w:divBdr>
            <w:top w:val="none" w:sz="0" w:space="0" w:color="auto"/>
            <w:left w:val="none" w:sz="0" w:space="0" w:color="auto"/>
            <w:bottom w:val="none" w:sz="0" w:space="0" w:color="auto"/>
            <w:right w:val="none" w:sz="0" w:space="0" w:color="auto"/>
          </w:divBdr>
        </w:div>
      </w:divsChild>
    </w:div>
    <w:div w:id="599988662">
      <w:bodyDiv w:val="1"/>
      <w:marLeft w:val="0"/>
      <w:marRight w:val="0"/>
      <w:marTop w:val="0"/>
      <w:marBottom w:val="0"/>
      <w:divBdr>
        <w:top w:val="none" w:sz="0" w:space="0" w:color="auto"/>
        <w:left w:val="none" w:sz="0" w:space="0" w:color="auto"/>
        <w:bottom w:val="none" w:sz="0" w:space="0" w:color="auto"/>
        <w:right w:val="none" w:sz="0" w:space="0" w:color="auto"/>
      </w:divBdr>
    </w:div>
    <w:div w:id="600067763">
      <w:bodyDiv w:val="1"/>
      <w:marLeft w:val="0"/>
      <w:marRight w:val="0"/>
      <w:marTop w:val="0"/>
      <w:marBottom w:val="0"/>
      <w:divBdr>
        <w:top w:val="none" w:sz="0" w:space="0" w:color="auto"/>
        <w:left w:val="none" w:sz="0" w:space="0" w:color="auto"/>
        <w:bottom w:val="none" w:sz="0" w:space="0" w:color="auto"/>
        <w:right w:val="none" w:sz="0" w:space="0" w:color="auto"/>
      </w:divBdr>
      <w:divsChild>
        <w:div w:id="328027195">
          <w:marLeft w:val="640"/>
          <w:marRight w:val="0"/>
          <w:marTop w:val="0"/>
          <w:marBottom w:val="0"/>
          <w:divBdr>
            <w:top w:val="none" w:sz="0" w:space="0" w:color="auto"/>
            <w:left w:val="none" w:sz="0" w:space="0" w:color="auto"/>
            <w:bottom w:val="none" w:sz="0" w:space="0" w:color="auto"/>
            <w:right w:val="none" w:sz="0" w:space="0" w:color="auto"/>
          </w:divBdr>
        </w:div>
        <w:div w:id="313418486">
          <w:marLeft w:val="640"/>
          <w:marRight w:val="0"/>
          <w:marTop w:val="0"/>
          <w:marBottom w:val="0"/>
          <w:divBdr>
            <w:top w:val="none" w:sz="0" w:space="0" w:color="auto"/>
            <w:left w:val="none" w:sz="0" w:space="0" w:color="auto"/>
            <w:bottom w:val="none" w:sz="0" w:space="0" w:color="auto"/>
            <w:right w:val="none" w:sz="0" w:space="0" w:color="auto"/>
          </w:divBdr>
        </w:div>
        <w:div w:id="532810180">
          <w:marLeft w:val="640"/>
          <w:marRight w:val="0"/>
          <w:marTop w:val="0"/>
          <w:marBottom w:val="0"/>
          <w:divBdr>
            <w:top w:val="none" w:sz="0" w:space="0" w:color="auto"/>
            <w:left w:val="none" w:sz="0" w:space="0" w:color="auto"/>
            <w:bottom w:val="none" w:sz="0" w:space="0" w:color="auto"/>
            <w:right w:val="none" w:sz="0" w:space="0" w:color="auto"/>
          </w:divBdr>
        </w:div>
        <w:div w:id="629046238">
          <w:marLeft w:val="640"/>
          <w:marRight w:val="0"/>
          <w:marTop w:val="0"/>
          <w:marBottom w:val="0"/>
          <w:divBdr>
            <w:top w:val="none" w:sz="0" w:space="0" w:color="auto"/>
            <w:left w:val="none" w:sz="0" w:space="0" w:color="auto"/>
            <w:bottom w:val="none" w:sz="0" w:space="0" w:color="auto"/>
            <w:right w:val="none" w:sz="0" w:space="0" w:color="auto"/>
          </w:divBdr>
        </w:div>
        <w:div w:id="758260635">
          <w:marLeft w:val="640"/>
          <w:marRight w:val="0"/>
          <w:marTop w:val="0"/>
          <w:marBottom w:val="0"/>
          <w:divBdr>
            <w:top w:val="none" w:sz="0" w:space="0" w:color="auto"/>
            <w:left w:val="none" w:sz="0" w:space="0" w:color="auto"/>
            <w:bottom w:val="none" w:sz="0" w:space="0" w:color="auto"/>
            <w:right w:val="none" w:sz="0" w:space="0" w:color="auto"/>
          </w:divBdr>
        </w:div>
        <w:div w:id="317342423">
          <w:marLeft w:val="640"/>
          <w:marRight w:val="0"/>
          <w:marTop w:val="0"/>
          <w:marBottom w:val="0"/>
          <w:divBdr>
            <w:top w:val="none" w:sz="0" w:space="0" w:color="auto"/>
            <w:left w:val="none" w:sz="0" w:space="0" w:color="auto"/>
            <w:bottom w:val="none" w:sz="0" w:space="0" w:color="auto"/>
            <w:right w:val="none" w:sz="0" w:space="0" w:color="auto"/>
          </w:divBdr>
        </w:div>
        <w:div w:id="1257523054">
          <w:marLeft w:val="640"/>
          <w:marRight w:val="0"/>
          <w:marTop w:val="0"/>
          <w:marBottom w:val="0"/>
          <w:divBdr>
            <w:top w:val="none" w:sz="0" w:space="0" w:color="auto"/>
            <w:left w:val="none" w:sz="0" w:space="0" w:color="auto"/>
            <w:bottom w:val="none" w:sz="0" w:space="0" w:color="auto"/>
            <w:right w:val="none" w:sz="0" w:space="0" w:color="auto"/>
          </w:divBdr>
        </w:div>
        <w:div w:id="1870559450">
          <w:marLeft w:val="640"/>
          <w:marRight w:val="0"/>
          <w:marTop w:val="0"/>
          <w:marBottom w:val="0"/>
          <w:divBdr>
            <w:top w:val="none" w:sz="0" w:space="0" w:color="auto"/>
            <w:left w:val="none" w:sz="0" w:space="0" w:color="auto"/>
            <w:bottom w:val="none" w:sz="0" w:space="0" w:color="auto"/>
            <w:right w:val="none" w:sz="0" w:space="0" w:color="auto"/>
          </w:divBdr>
        </w:div>
        <w:div w:id="1569653385">
          <w:marLeft w:val="640"/>
          <w:marRight w:val="0"/>
          <w:marTop w:val="0"/>
          <w:marBottom w:val="0"/>
          <w:divBdr>
            <w:top w:val="none" w:sz="0" w:space="0" w:color="auto"/>
            <w:left w:val="none" w:sz="0" w:space="0" w:color="auto"/>
            <w:bottom w:val="none" w:sz="0" w:space="0" w:color="auto"/>
            <w:right w:val="none" w:sz="0" w:space="0" w:color="auto"/>
          </w:divBdr>
        </w:div>
        <w:div w:id="1206330144">
          <w:marLeft w:val="640"/>
          <w:marRight w:val="0"/>
          <w:marTop w:val="0"/>
          <w:marBottom w:val="0"/>
          <w:divBdr>
            <w:top w:val="none" w:sz="0" w:space="0" w:color="auto"/>
            <w:left w:val="none" w:sz="0" w:space="0" w:color="auto"/>
            <w:bottom w:val="none" w:sz="0" w:space="0" w:color="auto"/>
            <w:right w:val="none" w:sz="0" w:space="0" w:color="auto"/>
          </w:divBdr>
        </w:div>
        <w:div w:id="41641416">
          <w:marLeft w:val="640"/>
          <w:marRight w:val="0"/>
          <w:marTop w:val="0"/>
          <w:marBottom w:val="0"/>
          <w:divBdr>
            <w:top w:val="none" w:sz="0" w:space="0" w:color="auto"/>
            <w:left w:val="none" w:sz="0" w:space="0" w:color="auto"/>
            <w:bottom w:val="none" w:sz="0" w:space="0" w:color="auto"/>
            <w:right w:val="none" w:sz="0" w:space="0" w:color="auto"/>
          </w:divBdr>
        </w:div>
        <w:div w:id="1288120815">
          <w:marLeft w:val="640"/>
          <w:marRight w:val="0"/>
          <w:marTop w:val="0"/>
          <w:marBottom w:val="0"/>
          <w:divBdr>
            <w:top w:val="none" w:sz="0" w:space="0" w:color="auto"/>
            <w:left w:val="none" w:sz="0" w:space="0" w:color="auto"/>
            <w:bottom w:val="none" w:sz="0" w:space="0" w:color="auto"/>
            <w:right w:val="none" w:sz="0" w:space="0" w:color="auto"/>
          </w:divBdr>
        </w:div>
        <w:div w:id="1247567986">
          <w:marLeft w:val="640"/>
          <w:marRight w:val="0"/>
          <w:marTop w:val="0"/>
          <w:marBottom w:val="0"/>
          <w:divBdr>
            <w:top w:val="none" w:sz="0" w:space="0" w:color="auto"/>
            <w:left w:val="none" w:sz="0" w:space="0" w:color="auto"/>
            <w:bottom w:val="none" w:sz="0" w:space="0" w:color="auto"/>
            <w:right w:val="none" w:sz="0" w:space="0" w:color="auto"/>
          </w:divBdr>
        </w:div>
        <w:div w:id="134372665">
          <w:marLeft w:val="640"/>
          <w:marRight w:val="0"/>
          <w:marTop w:val="0"/>
          <w:marBottom w:val="0"/>
          <w:divBdr>
            <w:top w:val="none" w:sz="0" w:space="0" w:color="auto"/>
            <w:left w:val="none" w:sz="0" w:space="0" w:color="auto"/>
            <w:bottom w:val="none" w:sz="0" w:space="0" w:color="auto"/>
            <w:right w:val="none" w:sz="0" w:space="0" w:color="auto"/>
          </w:divBdr>
        </w:div>
        <w:div w:id="1802068436">
          <w:marLeft w:val="640"/>
          <w:marRight w:val="0"/>
          <w:marTop w:val="0"/>
          <w:marBottom w:val="0"/>
          <w:divBdr>
            <w:top w:val="none" w:sz="0" w:space="0" w:color="auto"/>
            <w:left w:val="none" w:sz="0" w:space="0" w:color="auto"/>
            <w:bottom w:val="none" w:sz="0" w:space="0" w:color="auto"/>
            <w:right w:val="none" w:sz="0" w:space="0" w:color="auto"/>
          </w:divBdr>
        </w:div>
        <w:div w:id="939874940">
          <w:marLeft w:val="640"/>
          <w:marRight w:val="0"/>
          <w:marTop w:val="0"/>
          <w:marBottom w:val="0"/>
          <w:divBdr>
            <w:top w:val="none" w:sz="0" w:space="0" w:color="auto"/>
            <w:left w:val="none" w:sz="0" w:space="0" w:color="auto"/>
            <w:bottom w:val="none" w:sz="0" w:space="0" w:color="auto"/>
            <w:right w:val="none" w:sz="0" w:space="0" w:color="auto"/>
          </w:divBdr>
        </w:div>
        <w:div w:id="1621833788">
          <w:marLeft w:val="640"/>
          <w:marRight w:val="0"/>
          <w:marTop w:val="0"/>
          <w:marBottom w:val="0"/>
          <w:divBdr>
            <w:top w:val="none" w:sz="0" w:space="0" w:color="auto"/>
            <w:left w:val="none" w:sz="0" w:space="0" w:color="auto"/>
            <w:bottom w:val="none" w:sz="0" w:space="0" w:color="auto"/>
            <w:right w:val="none" w:sz="0" w:space="0" w:color="auto"/>
          </w:divBdr>
        </w:div>
        <w:div w:id="2066682669">
          <w:marLeft w:val="640"/>
          <w:marRight w:val="0"/>
          <w:marTop w:val="0"/>
          <w:marBottom w:val="0"/>
          <w:divBdr>
            <w:top w:val="none" w:sz="0" w:space="0" w:color="auto"/>
            <w:left w:val="none" w:sz="0" w:space="0" w:color="auto"/>
            <w:bottom w:val="none" w:sz="0" w:space="0" w:color="auto"/>
            <w:right w:val="none" w:sz="0" w:space="0" w:color="auto"/>
          </w:divBdr>
        </w:div>
        <w:div w:id="975839709">
          <w:marLeft w:val="640"/>
          <w:marRight w:val="0"/>
          <w:marTop w:val="0"/>
          <w:marBottom w:val="0"/>
          <w:divBdr>
            <w:top w:val="none" w:sz="0" w:space="0" w:color="auto"/>
            <w:left w:val="none" w:sz="0" w:space="0" w:color="auto"/>
            <w:bottom w:val="none" w:sz="0" w:space="0" w:color="auto"/>
            <w:right w:val="none" w:sz="0" w:space="0" w:color="auto"/>
          </w:divBdr>
        </w:div>
        <w:div w:id="867717226">
          <w:marLeft w:val="640"/>
          <w:marRight w:val="0"/>
          <w:marTop w:val="0"/>
          <w:marBottom w:val="0"/>
          <w:divBdr>
            <w:top w:val="none" w:sz="0" w:space="0" w:color="auto"/>
            <w:left w:val="none" w:sz="0" w:space="0" w:color="auto"/>
            <w:bottom w:val="none" w:sz="0" w:space="0" w:color="auto"/>
            <w:right w:val="none" w:sz="0" w:space="0" w:color="auto"/>
          </w:divBdr>
        </w:div>
        <w:div w:id="254215196">
          <w:marLeft w:val="640"/>
          <w:marRight w:val="0"/>
          <w:marTop w:val="0"/>
          <w:marBottom w:val="0"/>
          <w:divBdr>
            <w:top w:val="none" w:sz="0" w:space="0" w:color="auto"/>
            <w:left w:val="none" w:sz="0" w:space="0" w:color="auto"/>
            <w:bottom w:val="none" w:sz="0" w:space="0" w:color="auto"/>
            <w:right w:val="none" w:sz="0" w:space="0" w:color="auto"/>
          </w:divBdr>
        </w:div>
        <w:div w:id="490603343">
          <w:marLeft w:val="640"/>
          <w:marRight w:val="0"/>
          <w:marTop w:val="0"/>
          <w:marBottom w:val="0"/>
          <w:divBdr>
            <w:top w:val="none" w:sz="0" w:space="0" w:color="auto"/>
            <w:left w:val="none" w:sz="0" w:space="0" w:color="auto"/>
            <w:bottom w:val="none" w:sz="0" w:space="0" w:color="auto"/>
            <w:right w:val="none" w:sz="0" w:space="0" w:color="auto"/>
          </w:divBdr>
        </w:div>
        <w:div w:id="2019380900">
          <w:marLeft w:val="640"/>
          <w:marRight w:val="0"/>
          <w:marTop w:val="0"/>
          <w:marBottom w:val="0"/>
          <w:divBdr>
            <w:top w:val="none" w:sz="0" w:space="0" w:color="auto"/>
            <w:left w:val="none" w:sz="0" w:space="0" w:color="auto"/>
            <w:bottom w:val="none" w:sz="0" w:space="0" w:color="auto"/>
            <w:right w:val="none" w:sz="0" w:space="0" w:color="auto"/>
          </w:divBdr>
        </w:div>
        <w:div w:id="2027167807">
          <w:marLeft w:val="640"/>
          <w:marRight w:val="0"/>
          <w:marTop w:val="0"/>
          <w:marBottom w:val="0"/>
          <w:divBdr>
            <w:top w:val="none" w:sz="0" w:space="0" w:color="auto"/>
            <w:left w:val="none" w:sz="0" w:space="0" w:color="auto"/>
            <w:bottom w:val="none" w:sz="0" w:space="0" w:color="auto"/>
            <w:right w:val="none" w:sz="0" w:space="0" w:color="auto"/>
          </w:divBdr>
        </w:div>
      </w:divsChild>
    </w:div>
    <w:div w:id="615330728">
      <w:bodyDiv w:val="1"/>
      <w:marLeft w:val="0"/>
      <w:marRight w:val="0"/>
      <w:marTop w:val="0"/>
      <w:marBottom w:val="0"/>
      <w:divBdr>
        <w:top w:val="none" w:sz="0" w:space="0" w:color="auto"/>
        <w:left w:val="none" w:sz="0" w:space="0" w:color="auto"/>
        <w:bottom w:val="none" w:sz="0" w:space="0" w:color="auto"/>
        <w:right w:val="none" w:sz="0" w:space="0" w:color="auto"/>
      </w:divBdr>
      <w:divsChild>
        <w:div w:id="1282490032">
          <w:marLeft w:val="640"/>
          <w:marRight w:val="0"/>
          <w:marTop w:val="0"/>
          <w:marBottom w:val="0"/>
          <w:divBdr>
            <w:top w:val="none" w:sz="0" w:space="0" w:color="auto"/>
            <w:left w:val="none" w:sz="0" w:space="0" w:color="auto"/>
            <w:bottom w:val="none" w:sz="0" w:space="0" w:color="auto"/>
            <w:right w:val="none" w:sz="0" w:space="0" w:color="auto"/>
          </w:divBdr>
        </w:div>
        <w:div w:id="229462409">
          <w:marLeft w:val="640"/>
          <w:marRight w:val="0"/>
          <w:marTop w:val="0"/>
          <w:marBottom w:val="0"/>
          <w:divBdr>
            <w:top w:val="none" w:sz="0" w:space="0" w:color="auto"/>
            <w:left w:val="none" w:sz="0" w:space="0" w:color="auto"/>
            <w:bottom w:val="none" w:sz="0" w:space="0" w:color="auto"/>
            <w:right w:val="none" w:sz="0" w:space="0" w:color="auto"/>
          </w:divBdr>
        </w:div>
        <w:div w:id="398330766">
          <w:marLeft w:val="640"/>
          <w:marRight w:val="0"/>
          <w:marTop w:val="0"/>
          <w:marBottom w:val="0"/>
          <w:divBdr>
            <w:top w:val="none" w:sz="0" w:space="0" w:color="auto"/>
            <w:left w:val="none" w:sz="0" w:space="0" w:color="auto"/>
            <w:bottom w:val="none" w:sz="0" w:space="0" w:color="auto"/>
            <w:right w:val="none" w:sz="0" w:space="0" w:color="auto"/>
          </w:divBdr>
        </w:div>
        <w:div w:id="1083336448">
          <w:marLeft w:val="640"/>
          <w:marRight w:val="0"/>
          <w:marTop w:val="0"/>
          <w:marBottom w:val="0"/>
          <w:divBdr>
            <w:top w:val="none" w:sz="0" w:space="0" w:color="auto"/>
            <w:left w:val="none" w:sz="0" w:space="0" w:color="auto"/>
            <w:bottom w:val="none" w:sz="0" w:space="0" w:color="auto"/>
            <w:right w:val="none" w:sz="0" w:space="0" w:color="auto"/>
          </w:divBdr>
        </w:div>
        <w:div w:id="170799078">
          <w:marLeft w:val="640"/>
          <w:marRight w:val="0"/>
          <w:marTop w:val="0"/>
          <w:marBottom w:val="0"/>
          <w:divBdr>
            <w:top w:val="none" w:sz="0" w:space="0" w:color="auto"/>
            <w:left w:val="none" w:sz="0" w:space="0" w:color="auto"/>
            <w:bottom w:val="none" w:sz="0" w:space="0" w:color="auto"/>
            <w:right w:val="none" w:sz="0" w:space="0" w:color="auto"/>
          </w:divBdr>
        </w:div>
        <w:div w:id="775559439">
          <w:marLeft w:val="640"/>
          <w:marRight w:val="0"/>
          <w:marTop w:val="0"/>
          <w:marBottom w:val="0"/>
          <w:divBdr>
            <w:top w:val="none" w:sz="0" w:space="0" w:color="auto"/>
            <w:left w:val="none" w:sz="0" w:space="0" w:color="auto"/>
            <w:bottom w:val="none" w:sz="0" w:space="0" w:color="auto"/>
            <w:right w:val="none" w:sz="0" w:space="0" w:color="auto"/>
          </w:divBdr>
        </w:div>
        <w:div w:id="1667399562">
          <w:marLeft w:val="640"/>
          <w:marRight w:val="0"/>
          <w:marTop w:val="0"/>
          <w:marBottom w:val="0"/>
          <w:divBdr>
            <w:top w:val="none" w:sz="0" w:space="0" w:color="auto"/>
            <w:left w:val="none" w:sz="0" w:space="0" w:color="auto"/>
            <w:bottom w:val="none" w:sz="0" w:space="0" w:color="auto"/>
            <w:right w:val="none" w:sz="0" w:space="0" w:color="auto"/>
          </w:divBdr>
        </w:div>
        <w:div w:id="305277755">
          <w:marLeft w:val="640"/>
          <w:marRight w:val="0"/>
          <w:marTop w:val="0"/>
          <w:marBottom w:val="0"/>
          <w:divBdr>
            <w:top w:val="none" w:sz="0" w:space="0" w:color="auto"/>
            <w:left w:val="none" w:sz="0" w:space="0" w:color="auto"/>
            <w:bottom w:val="none" w:sz="0" w:space="0" w:color="auto"/>
            <w:right w:val="none" w:sz="0" w:space="0" w:color="auto"/>
          </w:divBdr>
        </w:div>
        <w:div w:id="2097632585">
          <w:marLeft w:val="640"/>
          <w:marRight w:val="0"/>
          <w:marTop w:val="0"/>
          <w:marBottom w:val="0"/>
          <w:divBdr>
            <w:top w:val="none" w:sz="0" w:space="0" w:color="auto"/>
            <w:left w:val="none" w:sz="0" w:space="0" w:color="auto"/>
            <w:bottom w:val="none" w:sz="0" w:space="0" w:color="auto"/>
            <w:right w:val="none" w:sz="0" w:space="0" w:color="auto"/>
          </w:divBdr>
        </w:div>
        <w:div w:id="1940407660">
          <w:marLeft w:val="640"/>
          <w:marRight w:val="0"/>
          <w:marTop w:val="0"/>
          <w:marBottom w:val="0"/>
          <w:divBdr>
            <w:top w:val="none" w:sz="0" w:space="0" w:color="auto"/>
            <w:left w:val="none" w:sz="0" w:space="0" w:color="auto"/>
            <w:bottom w:val="none" w:sz="0" w:space="0" w:color="auto"/>
            <w:right w:val="none" w:sz="0" w:space="0" w:color="auto"/>
          </w:divBdr>
        </w:div>
        <w:div w:id="1829129917">
          <w:marLeft w:val="640"/>
          <w:marRight w:val="0"/>
          <w:marTop w:val="0"/>
          <w:marBottom w:val="0"/>
          <w:divBdr>
            <w:top w:val="none" w:sz="0" w:space="0" w:color="auto"/>
            <w:left w:val="none" w:sz="0" w:space="0" w:color="auto"/>
            <w:bottom w:val="none" w:sz="0" w:space="0" w:color="auto"/>
            <w:right w:val="none" w:sz="0" w:space="0" w:color="auto"/>
          </w:divBdr>
        </w:div>
        <w:div w:id="1461419214">
          <w:marLeft w:val="640"/>
          <w:marRight w:val="0"/>
          <w:marTop w:val="0"/>
          <w:marBottom w:val="0"/>
          <w:divBdr>
            <w:top w:val="none" w:sz="0" w:space="0" w:color="auto"/>
            <w:left w:val="none" w:sz="0" w:space="0" w:color="auto"/>
            <w:bottom w:val="none" w:sz="0" w:space="0" w:color="auto"/>
            <w:right w:val="none" w:sz="0" w:space="0" w:color="auto"/>
          </w:divBdr>
        </w:div>
        <w:div w:id="674114373">
          <w:marLeft w:val="640"/>
          <w:marRight w:val="0"/>
          <w:marTop w:val="0"/>
          <w:marBottom w:val="0"/>
          <w:divBdr>
            <w:top w:val="none" w:sz="0" w:space="0" w:color="auto"/>
            <w:left w:val="none" w:sz="0" w:space="0" w:color="auto"/>
            <w:bottom w:val="none" w:sz="0" w:space="0" w:color="auto"/>
            <w:right w:val="none" w:sz="0" w:space="0" w:color="auto"/>
          </w:divBdr>
        </w:div>
        <w:div w:id="128090055">
          <w:marLeft w:val="640"/>
          <w:marRight w:val="0"/>
          <w:marTop w:val="0"/>
          <w:marBottom w:val="0"/>
          <w:divBdr>
            <w:top w:val="none" w:sz="0" w:space="0" w:color="auto"/>
            <w:left w:val="none" w:sz="0" w:space="0" w:color="auto"/>
            <w:bottom w:val="none" w:sz="0" w:space="0" w:color="auto"/>
            <w:right w:val="none" w:sz="0" w:space="0" w:color="auto"/>
          </w:divBdr>
        </w:div>
        <w:div w:id="824586734">
          <w:marLeft w:val="640"/>
          <w:marRight w:val="0"/>
          <w:marTop w:val="0"/>
          <w:marBottom w:val="0"/>
          <w:divBdr>
            <w:top w:val="none" w:sz="0" w:space="0" w:color="auto"/>
            <w:left w:val="none" w:sz="0" w:space="0" w:color="auto"/>
            <w:bottom w:val="none" w:sz="0" w:space="0" w:color="auto"/>
            <w:right w:val="none" w:sz="0" w:space="0" w:color="auto"/>
          </w:divBdr>
        </w:div>
        <w:div w:id="147524409">
          <w:marLeft w:val="640"/>
          <w:marRight w:val="0"/>
          <w:marTop w:val="0"/>
          <w:marBottom w:val="0"/>
          <w:divBdr>
            <w:top w:val="none" w:sz="0" w:space="0" w:color="auto"/>
            <w:left w:val="none" w:sz="0" w:space="0" w:color="auto"/>
            <w:bottom w:val="none" w:sz="0" w:space="0" w:color="auto"/>
            <w:right w:val="none" w:sz="0" w:space="0" w:color="auto"/>
          </w:divBdr>
        </w:div>
        <w:div w:id="124588858">
          <w:marLeft w:val="640"/>
          <w:marRight w:val="0"/>
          <w:marTop w:val="0"/>
          <w:marBottom w:val="0"/>
          <w:divBdr>
            <w:top w:val="none" w:sz="0" w:space="0" w:color="auto"/>
            <w:left w:val="none" w:sz="0" w:space="0" w:color="auto"/>
            <w:bottom w:val="none" w:sz="0" w:space="0" w:color="auto"/>
            <w:right w:val="none" w:sz="0" w:space="0" w:color="auto"/>
          </w:divBdr>
        </w:div>
        <w:div w:id="488180055">
          <w:marLeft w:val="640"/>
          <w:marRight w:val="0"/>
          <w:marTop w:val="0"/>
          <w:marBottom w:val="0"/>
          <w:divBdr>
            <w:top w:val="none" w:sz="0" w:space="0" w:color="auto"/>
            <w:left w:val="none" w:sz="0" w:space="0" w:color="auto"/>
            <w:bottom w:val="none" w:sz="0" w:space="0" w:color="auto"/>
            <w:right w:val="none" w:sz="0" w:space="0" w:color="auto"/>
          </w:divBdr>
        </w:div>
        <w:div w:id="1245189098">
          <w:marLeft w:val="640"/>
          <w:marRight w:val="0"/>
          <w:marTop w:val="0"/>
          <w:marBottom w:val="0"/>
          <w:divBdr>
            <w:top w:val="none" w:sz="0" w:space="0" w:color="auto"/>
            <w:left w:val="none" w:sz="0" w:space="0" w:color="auto"/>
            <w:bottom w:val="none" w:sz="0" w:space="0" w:color="auto"/>
            <w:right w:val="none" w:sz="0" w:space="0" w:color="auto"/>
          </w:divBdr>
        </w:div>
        <w:div w:id="336033285">
          <w:marLeft w:val="640"/>
          <w:marRight w:val="0"/>
          <w:marTop w:val="0"/>
          <w:marBottom w:val="0"/>
          <w:divBdr>
            <w:top w:val="none" w:sz="0" w:space="0" w:color="auto"/>
            <w:left w:val="none" w:sz="0" w:space="0" w:color="auto"/>
            <w:bottom w:val="none" w:sz="0" w:space="0" w:color="auto"/>
            <w:right w:val="none" w:sz="0" w:space="0" w:color="auto"/>
          </w:divBdr>
        </w:div>
        <w:div w:id="1418599861">
          <w:marLeft w:val="640"/>
          <w:marRight w:val="0"/>
          <w:marTop w:val="0"/>
          <w:marBottom w:val="0"/>
          <w:divBdr>
            <w:top w:val="none" w:sz="0" w:space="0" w:color="auto"/>
            <w:left w:val="none" w:sz="0" w:space="0" w:color="auto"/>
            <w:bottom w:val="none" w:sz="0" w:space="0" w:color="auto"/>
            <w:right w:val="none" w:sz="0" w:space="0" w:color="auto"/>
          </w:divBdr>
        </w:div>
        <w:div w:id="915819402">
          <w:marLeft w:val="640"/>
          <w:marRight w:val="0"/>
          <w:marTop w:val="0"/>
          <w:marBottom w:val="0"/>
          <w:divBdr>
            <w:top w:val="none" w:sz="0" w:space="0" w:color="auto"/>
            <w:left w:val="none" w:sz="0" w:space="0" w:color="auto"/>
            <w:bottom w:val="none" w:sz="0" w:space="0" w:color="auto"/>
            <w:right w:val="none" w:sz="0" w:space="0" w:color="auto"/>
          </w:divBdr>
        </w:div>
        <w:div w:id="411700773">
          <w:marLeft w:val="640"/>
          <w:marRight w:val="0"/>
          <w:marTop w:val="0"/>
          <w:marBottom w:val="0"/>
          <w:divBdr>
            <w:top w:val="none" w:sz="0" w:space="0" w:color="auto"/>
            <w:left w:val="none" w:sz="0" w:space="0" w:color="auto"/>
            <w:bottom w:val="none" w:sz="0" w:space="0" w:color="auto"/>
            <w:right w:val="none" w:sz="0" w:space="0" w:color="auto"/>
          </w:divBdr>
        </w:div>
        <w:div w:id="475807420">
          <w:marLeft w:val="640"/>
          <w:marRight w:val="0"/>
          <w:marTop w:val="0"/>
          <w:marBottom w:val="0"/>
          <w:divBdr>
            <w:top w:val="none" w:sz="0" w:space="0" w:color="auto"/>
            <w:left w:val="none" w:sz="0" w:space="0" w:color="auto"/>
            <w:bottom w:val="none" w:sz="0" w:space="0" w:color="auto"/>
            <w:right w:val="none" w:sz="0" w:space="0" w:color="auto"/>
          </w:divBdr>
        </w:div>
        <w:div w:id="1422485235">
          <w:marLeft w:val="640"/>
          <w:marRight w:val="0"/>
          <w:marTop w:val="0"/>
          <w:marBottom w:val="0"/>
          <w:divBdr>
            <w:top w:val="none" w:sz="0" w:space="0" w:color="auto"/>
            <w:left w:val="none" w:sz="0" w:space="0" w:color="auto"/>
            <w:bottom w:val="none" w:sz="0" w:space="0" w:color="auto"/>
            <w:right w:val="none" w:sz="0" w:space="0" w:color="auto"/>
          </w:divBdr>
        </w:div>
        <w:div w:id="230046156">
          <w:marLeft w:val="640"/>
          <w:marRight w:val="0"/>
          <w:marTop w:val="0"/>
          <w:marBottom w:val="0"/>
          <w:divBdr>
            <w:top w:val="none" w:sz="0" w:space="0" w:color="auto"/>
            <w:left w:val="none" w:sz="0" w:space="0" w:color="auto"/>
            <w:bottom w:val="none" w:sz="0" w:space="0" w:color="auto"/>
            <w:right w:val="none" w:sz="0" w:space="0" w:color="auto"/>
          </w:divBdr>
        </w:div>
        <w:div w:id="1837375778">
          <w:marLeft w:val="640"/>
          <w:marRight w:val="0"/>
          <w:marTop w:val="0"/>
          <w:marBottom w:val="0"/>
          <w:divBdr>
            <w:top w:val="none" w:sz="0" w:space="0" w:color="auto"/>
            <w:left w:val="none" w:sz="0" w:space="0" w:color="auto"/>
            <w:bottom w:val="none" w:sz="0" w:space="0" w:color="auto"/>
            <w:right w:val="none" w:sz="0" w:space="0" w:color="auto"/>
          </w:divBdr>
        </w:div>
        <w:div w:id="393092652">
          <w:marLeft w:val="640"/>
          <w:marRight w:val="0"/>
          <w:marTop w:val="0"/>
          <w:marBottom w:val="0"/>
          <w:divBdr>
            <w:top w:val="none" w:sz="0" w:space="0" w:color="auto"/>
            <w:left w:val="none" w:sz="0" w:space="0" w:color="auto"/>
            <w:bottom w:val="none" w:sz="0" w:space="0" w:color="auto"/>
            <w:right w:val="none" w:sz="0" w:space="0" w:color="auto"/>
          </w:divBdr>
        </w:div>
        <w:div w:id="43022240">
          <w:marLeft w:val="640"/>
          <w:marRight w:val="0"/>
          <w:marTop w:val="0"/>
          <w:marBottom w:val="0"/>
          <w:divBdr>
            <w:top w:val="none" w:sz="0" w:space="0" w:color="auto"/>
            <w:left w:val="none" w:sz="0" w:space="0" w:color="auto"/>
            <w:bottom w:val="none" w:sz="0" w:space="0" w:color="auto"/>
            <w:right w:val="none" w:sz="0" w:space="0" w:color="auto"/>
          </w:divBdr>
        </w:div>
        <w:div w:id="1906408764">
          <w:marLeft w:val="640"/>
          <w:marRight w:val="0"/>
          <w:marTop w:val="0"/>
          <w:marBottom w:val="0"/>
          <w:divBdr>
            <w:top w:val="none" w:sz="0" w:space="0" w:color="auto"/>
            <w:left w:val="none" w:sz="0" w:space="0" w:color="auto"/>
            <w:bottom w:val="none" w:sz="0" w:space="0" w:color="auto"/>
            <w:right w:val="none" w:sz="0" w:space="0" w:color="auto"/>
          </w:divBdr>
        </w:div>
      </w:divsChild>
    </w:div>
    <w:div w:id="615983009">
      <w:bodyDiv w:val="1"/>
      <w:marLeft w:val="0"/>
      <w:marRight w:val="0"/>
      <w:marTop w:val="0"/>
      <w:marBottom w:val="0"/>
      <w:divBdr>
        <w:top w:val="none" w:sz="0" w:space="0" w:color="auto"/>
        <w:left w:val="none" w:sz="0" w:space="0" w:color="auto"/>
        <w:bottom w:val="none" w:sz="0" w:space="0" w:color="auto"/>
        <w:right w:val="none" w:sz="0" w:space="0" w:color="auto"/>
      </w:divBdr>
      <w:divsChild>
        <w:div w:id="1611358144">
          <w:marLeft w:val="640"/>
          <w:marRight w:val="0"/>
          <w:marTop w:val="0"/>
          <w:marBottom w:val="0"/>
          <w:divBdr>
            <w:top w:val="none" w:sz="0" w:space="0" w:color="auto"/>
            <w:left w:val="none" w:sz="0" w:space="0" w:color="auto"/>
            <w:bottom w:val="none" w:sz="0" w:space="0" w:color="auto"/>
            <w:right w:val="none" w:sz="0" w:space="0" w:color="auto"/>
          </w:divBdr>
        </w:div>
        <w:div w:id="1607998890">
          <w:marLeft w:val="640"/>
          <w:marRight w:val="0"/>
          <w:marTop w:val="0"/>
          <w:marBottom w:val="0"/>
          <w:divBdr>
            <w:top w:val="none" w:sz="0" w:space="0" w:color="auto"/>
            <w:left w:val="none" w:sz="0" w:space="0" w:color="auto"/>
            <w:bottom w:val="none" w:sz="0" w:space="0" w:color="auto"/>
            <w:right w:val="none" w:sz="0" w:space="0" w:color="auto"/>
          </w:divBdr>
        </w:div>
        <w:div w:id="454956438">
          <w:marLeft w:val="640"/>
          <w:marRight w:val="0"/>
          <w:marTop w:val="0"/>
          <w:marBottom w:val="0"/>
          <w:divBdr>
            <w:top w:val="none" w:sz="0" w:space="0" w:color="auto"/>
            <w:left w:val="none" w:sz="0" w:space="0" w:color="auto"/>
            <w:bottom w:val="none" w:sz="0" w:space="0" w:color="auto"/>
            <w:right w:val="none" w:sz="0" w:space="0" w:color="auto"/>
          </w:divBdr>
        </w:div>
        <w:div w:id="876700592">
          <w:marLeft w:val="640"/>
          <w:marRight w:val="0"/>
          <w:marTop w:val="0"/>
          <w:marBottom w:val="0"/>
          <w:divBdr>
            <w:top w:val="none" w:sz="0" w:space="0" w:color="auto"/>
            <w:left w:val="none" w:sz="0" w:space="0" w:color="auto"/>
            <w:bottom w:val="none" w:sz="0" w:space="0" w:color="auto"/>
            <w:right w:val="none" w:sz="0" w:space="0" w:color="auto"/>
          </w:divBdr>
        </w:div>
        <w:div w:id="2018773059">
          <w:marLeft w:val="640"/>
          <w:marRight w:val="0"/>
          <w:marTop w:val="0"/>
          <w:marBottom w:val="0"/>
          <w:divBdr>
            <w:top w:val="none" w:sz="0" w:space="0" w:color="auto"/>
            <w:left w:val="none" w:sz="0" w:space="0" w:color="auto"/>
            <w:bottom w:val="none" w:sz="0" w:space="0" w:color="auto"/>
            <w:right w:val="none" w:sz="0" w:space="0" w:color="auto"/>
          </w:divBdr>
        </w:div>
        <w:div w:id="1810129919">
          <w:marLeft w:val="640"/>
          <w:marRight w:val="0"/>
          <w:marTop w:val="0"/>
          <w:marBottom w:val="0"/>
          <w:divBdr>
            <w:top w:val="none" w:sz="0" w:space="0" w:color="auto"/>
            <w:left w:val="none" w:sz="0" w:space="0" w:color="auto"/>
            <w:bottom w:val="none" w:sz="0" w:space="0" w:color="auto"/>
            <w:right w:val="none" w:sz="0" w:space="0" w:color="auto"/>
          </w:divBdr>
        </w:div>
        <w:div w:id="1321739870">
          <w:marLeft w:val="640"/>
          <w:marRight w:val="0"/>
          <w:marTop w:val="0"/>
          <w:marBottom w:val="0"/>
          <w:divBdr>
            <w:top w:val="none" w:sz="0" w:space="0" w:color="auto"/>
            <w:left w:val="none" w:sz="0" w:space="0" w:color="auto"/>
            <w:bottom w:val="none" w:sz="0" w:space="0" w:color="auto"/>
            <w:right w:val="none" w:sz="0" w:space="0" w:color="auto"/>
          </w:divBdr>
        </w:div>
        <w:div w:id="1703479796">
          <w:marLeft w:val="640"/>
          <w:marRight w:val="0"/>
          <w:marTop w:val="0"/>
          <w:marBottom w:val="0"/>
          <w:divBdr>
            <w:top w:val="none" w:sz="0" w:space="0" w:color="auto"/>
            <w:left w:val="none" w:sz="0" w:space="0" w:color="auto"/>
            <w:bottom w:val="none" w:sz="0" w:space="0" w:color="auto"/>
            <w:right w:val="none" w:sz="0" w:space="0" w:color="auto"/>
          </w:divBdr>
        </w:div>
        <w:div w:id="1708219559">
          <w:marLeft w:val="640"/>
          <w:marRight w:val="0"/>
          <w:marTop w:val="0"/>
          <w:marBottom w:val="0"/>
          <w:divBdr>
            <w:top w:val="none" w:sz="0" w:space="0" w:color="auto"/>
            <w:left w:val="none" w:sz="0" w:space="0" w:color="auto"/>
            <w:bottom w:val="none" w:sz="0" w:space="0" w:color="auto"/>
            <w:right w:val="none" w:sz="0" w:space="0" w:color="auto"/>
          </w:divBdr>
        </w:div>
        <w:div w:id="528757539">
          <w:marLeft w:val="640"/>
          <w:marRight w:val="0"/>
          <w:marTop w:val="0"/>
          <w:marBottom w:val="0"/>
          <w:divBdr>
            <w:top w:val="none" w:sz="0" w:space="0" w:color="auto"/>
            <w:left w:val="none" w:sz="0" w:space="0" w:color="auto"/>
            <w:bottom w:val="none" w:sz="0" w:space="0" w:color="auto"/>
            <w:right w:val="none" w:sz="0" w:space="0" w:color="auto"/>
          </w:divBdr>
        </w:div>
        <w:div w:id="1390035657">
          <w:marLeft w:val="640"/>
          <w:marRight w:val="0"/>
          <w:marTop w:val="0"/>
          <w:marBottom w:val="0"/>
          <w:divBdr>
            <w:top w:val="none" w:sz="0" w:space="0" w:color="auto"/>
            <w:left w:val="none" w:sz="0" w:space="0" w:color="auto"/>
            <w:bottom w:val="none" w:sz="0" w:space="0" w:color="auto"/>
            <w:right w:val="none" w:sz="0" w:space="0" w:color="auto"/>
          </w:divBdr>
        </w:div>
        <w:div w:id="1088768097">
          <w:marLeft w:val="640"/>
          <w:marRight w:val="0"/>
          <w:marTop w:val="0"/>
          <w:marBottom w:val="0"/>
          <w:divBdr>
            <w:top w:val="none" w:sz="0" w:space="0" w:color="auto"/>
            <w:left w:val="none" w:sz="0" w:space="0" w:color="auto"/>
            <w:bottom w:val="none" w:sz="0" w:space="0" w:color="auto"/>
            <w:right w:val="none" w:sz="0" w:space="0" w:color="auto"/>
          </w:divBdr>
        </w:div>
        <w:div w:id="1057438251">
          <w:marLeft w:val="640"/>
          <w:marRight w:val="0"/>
          <w:marTop w:val="0"/>
          <w:marBottom w:val="0"/>
          <w:divBdr>
            <w:top w:val="none" w:sz="0" w:space="0" w:color="auto"/>
            <w:left w:val="none" w:sz="0" w:space="0" w:color="auto"/>
            <w:bottom w:val="none" w:sz="0" w:space="0" w:color="auto"/>
            <w:right w:val="none" w:sz="0" w:space="0" w:color="auto"/>
          </w:divBdr>
        </w:div>
        <w:div w:id="338654751">
          <w:marLeft w:val="640"/>
          <w:marRight w:val="0"/>
          <w:marTop w:val="0"/>
          <w:marBottom w:val="0"/>
          <w:divBdr>
            <w:top w:val="none" w:sz="0" w:space="0" w:color="auto"/>
            <w:left w:val="none" w:sz="0" w:space="0" w:color="auto"/>
            <w:bottom w:val="none" w:sz="0" w:space="0" w:color="auto"/>
            <w:right w:val="none" w:sz="0" w:space="0" w:color="auto"/>
          </w:divBdr>
        </w:div>
        <w:div w:id="907883405">
          <w:marLeft w:val="640"/>
          <w:marRight w:val="0"/>
          <w:marTop w:val="0"/>
          <w:marBottom w:val="0"/>
          <w:divBdr>
            <w:top w:val="none" w:sz="0" w:space="0" w:color="auto"/>
            <w:left w:val="none" w:sz="0" w:space="0" w:color="auto"/>
            <w:bottom w:val="none" w:sz="0" w:space="0" w:color="auto"/>
            <w:right w:val="none" w:sz="0" w:space="0" w:color="auto"/>
          </w:divBdr>
        </w:div>
        <w:div w:id="868378032">
          <w:marLeft w:val="640"/>
          <w:marRight w:val="0"/>
          <w:marTop w:val="0"/>
          <w:marBottom w:val="0"/>
          <w:divBdr>
            <w:top w:val="none" w:sz="0" w:space="0" w:color="auto"/>
            <w:left w:val="none" w:sz="0" w:space="0" w:color="auto"/>
            <w:bottom w:val="none" w:sz="0" w:space="0" w:color="auto"/>
            <w:right w:val="none" w:sz="0" w:space="0" w:color="auto"/>
          </w:divBdr>
        </w:div>
        <w:div w:id="853496491">
          <w:marLeft w:val="640"/>
          <w:marRight w:val="0"/>
          <w:marTop w:val="0"/>
          <w:marBottom w:val="0"/>
          <w:divBdr>
            <w:top w:val="none" w:sz="0" w:space="0" w:color="auto"/>
            <w:left w:val="none" w:sz="0" w:space="0" w:color="auto"/>
            <w:bottom w:val="none" w:sz="0" w:space="0" w:color="auto"/>
            <w:right w:val="none" w:sz="0" w:space="0" w:color="auto"/>
          </w:divBdr>
        </w:div>
        <w:div w:id="2058624934">
          <w:marLeft w:val="640"/>
          <w:marRight w:val="0"/>
          <w:marTop w:val="0"/>
          <w:marBottom w:val="0"/>
          <w:divBdr>
            <w:top w:val="none" w:sz="0" w:space="0" w:color="auto"/>
            <w:left w:val="none" w:sz="0" w:space="0" w:color="auto"/>
            <w:bottom w:val="none" w:sz="0" w:space="0" w:color="auto"/>
            <w:right w:val="none" w:sz="0" w:space="0" w:color="auto"/>
          </w:divBdr>
        </w:div>
      </w:divsChild>
    </w:div>
    <w:div w:id="622611538">
      <w:bodyDiv w:val="1"/>
      <w:marLeft w:val="0"/>
      <w:marRight w:val="0"/>
      <w:marTop w:val="0"/>
      <w:marBottom w:val="0"/>
      <w:divBdr>
        <w:top w:val="none" w:sz="0" w:space="0" w:color="auto"/>
        <w:left w:val="none" w:sz="0" w:space="0" w:color="auto"/>
        <w:bottom w:val="none" w:sz="0" w:space="0" w:color="auto"/>
        <w:right w:val="none" w:sz="0" w:space="0" w:color="auto"/>
      </w:divBdr>
      <w:divsChild>
        <w:div w:id="2026249014">
          <w:marLeft w:val="640"/>
          <w:marRight w:val="0"/>
          <w:marTop w:val="0"/>
          <w:marBottom w:val="0"/>
          <w:divBdr>
            <w:top w:val="none" w:sz="0" w:space="0" w:color="auto"/>
            <w:left w:val="none" w:sz="0" w:space="0" w:color="auto"/>
            <w:bottom w:val="none" w:sz="0" w:space="0" w:color="auto"/>
            <w:right w:val="none" w:sz="0" w:space="0" w:color="auto"/>
          </w:divBdr>
        </w:div>
        <w:div w:id="1942912726">
          <w:marLeft w:val="640"/>
          <w:marRight w:val="0"/>
          <w:marTop w:val="0"/>
          <w:marBottom w:val="0"/>
          <w:divBdr>
            <w:top w:val="none" w:sz="0" w:space="0" w:color="auto"/>
            <w:left w:val="none" w:sz="0" w:space="0" w:color="auto"/>
            <w:bottom w:val="none" w:sz="0" w:space="0" w:color="auto"/>
            <w:right w:val="none" w:sz="0" w:space="0" w:color="auto"/>
          </w:divBdr>
        </w:div>
        <w:div w:id="24982563">
          <w:marLeft w:val="640"/>
          <w:marRight w:val="0"/>
          <w:marTop w:val="0"/>
          <w:marBottom w:val="0"/>
          <w:divBdr>
            <w:top w:val="none" w:sz="0" w:space="0" w:color="auto"/>
            <w:left w:val="none" w:sz="0" w:space="0" w:color="auto"/>
            <w:bottom w:val="none" w:sz="0" w:space="0" w:color="auto"/>
            <w:right w:val="none" w:sz="0" w:space="0" w:color="auto"/>
          </w:divBdr>
        </w:div>
        <w:div w:id="964390166">
          <w:marLeft w:val="640"/>
          <w:marRight w:val="0"/>
          <w:marTop w:val="0"/>
          <w:marBottom w:val="0"/>
          <w:divBdr>
            <w:top w:val="none" w:sz="0" w:space="0" w:color="auto"/>
            <w:left w:val="none" w:sz="0" w:space="0" w:color="auto"/>
            <w:bottom w:val="none" w:sz="0" w:space="0" w:color="auto"/>
            <w:right w:val="none" w:sz="0" w:space="0" w:color="auto"/>
          </w:divBdr>
        </w:div>
        <w:div w:id="395980450">
          <w:marLeft w:val="640"/>
          <w:marRight w:val="0"/>
          <w:marTop w:val="0"/>
          <w:marBottom w:val="0"/>
          <w:divBdr>
            <w:top w:val="none" w:sz="0" w:space="0" w:color="auto"/>
            <w:left w:val="none" w:sz="0" w:space="0" w:color="auto"/>
            <w:bottom w:val="none" w:sz="0" w:space="0" w:color="auto"/>
            <w:right w:val="none" w:sz="0" w:space="0" w:color="auto"/>
          </w:divBdr>
        </w:div>
        <w:div w:id="633798667">
          <w:marLeft w:val="640"/>
          <w:marRight w:val="0"/>
          <w:marTop w:val="0"/>
          <w:marBottom w:val="0"/>
          <w:divBdr>
            <w:top w:val="none" w:sz="0" w:space="0" w:color="auto"/>
            <w:left w:val="none" w:sz="0" w:space="0" w:color="auto"/>
            <w:bottom w:val="none" w:sz="0" w:space="0" w:color="auto"/>
            <w:right w:val="none" w:sz="0" w:space="0" w:color="auto"/>
          </w:divBdr>
        </w:div>
        <w:div w:id="1082488922">
          <w:marLeft w:val="640"/>
          <w:marRight w:val="0"/>
          <w:marTop w:val="0"/>
          <w:marBottom w:val="0"/>
          <w:divBdr>
            <w:top w:val="none" w:sz="0" w:space="0" w:color="auto"/>
            <w:left w:val="none" w:sz="0" w:space="0" w:color="auto"/>
            <w:bottom w:val="none" w:sz="0" w:space="0" w:color="auto"/>
            <w:right w:val="none" w:sz="0" w:space="0" w:color="auto"/>
          </w:divBdr>
        </w:div>
        <w:div w:id="1369454268">
          <w:marLeft w:val="640"/>
          <w:marRight w:val="0"/>
          <w:marTop w:val="0"/>
          <w:marBottom w:val="0"/>
          <w:divBdr>
            <w:top w:val="none" w:sz="0" w:space="0" w:color="auto"/>
            <w:left w:val="none" w:sz="0" w:space="0" w:color="auto"/>
            <w:bottom w:val="none" w:sz="0" w:space="0" w:color="auto"/>
            <w:right w:val="none" w:sz="0" w:space="0" w:color="auto"/>
          </w:divBdr>
        </w:div>
        <w:div w:id="1742605608">
          <w:marLeft w:val="640"/>
          <w:marRight w:val="0"/>
          <w:marTop w:val="0"/>
          <w:marBottom w:val="0"/>
          <w:divBdr>
            <w:top w:val="none" w:sz="0" w:space="0" w:color="auto"/>
            <w:left w:val="none" w:sz="0" w:space="0" w:color="auto"/>
            <w:bottom w:val="none" w:sz="0" w:space="0" w:color="auto"/>
            <w:right w:val="none" w:sz="0" w:space="0" w:color="auto"/>
          </w:divBdr>
        </w:div>
        <w:div w:id="1051424484">
          <w:marLeft w:val="640"/>
          <w:marRight w:val="0"/>
          <w:marTop w:val="0"/>
          <w:marBottom w:val="0"/>
          <w:divBdr>
            <w:top w:val="none" w:sz="0" w:space="0" w:color="auto"/>
            <w:left w:val="none" w:sz="0" w:space="0" w:color="auto"/>
            <w:bottom w:val="none" w:sz="0" w:space="0" w:color="auto"/>
            <w:right w:val="none" w:sz="0" w:space="0" w:color="auto"/>
          </w:divBdr>
        </w:div>
        <w:div w:id="727529662">
          <w:marLeft w:val="640"/>
          <w:marRight w:val="0"/>
          <w:marTop w:val="0"/>
          <w:marBottom w:val="0"/>
          <w:divBdr>
            <w:top w:val="none" w:sz="0" w:space="0" w:color="auto"/>
            <w:left w:val="none" w:sz="0" w:space="0" w:color="auto"/>
            <w:bottom w:val="none" w:sz="0" w:space="0" w:color="auto"/>
            <w:right w:val="none" w:sz="0" w:space="0" w:color="auto"/>
          </w:divBdr>
        </w:div>
        <w:div w:id="1530490177">
          <w:marLeft w:val="640"/>
          <w:marRight w:val="0"/>
          <w:marTop w:val="0"/>
          <w:marBottom w:val="0"/>
          <w:divBdr>
            <w:top w:val="none" w:sz="0" w:space="0" w:color="auto"/>
            <w:left w:val="none" w:sz="0" w:space="0" w:color="auto"/>
            <w:bottom w:val="none" w:sz="0" w:space="0" w:color="auto"/>
            <w:right w:val="none" w:sz="0" w:space="0" w:color="auto"/>
          </w:divBdr>
        </w:div>
        <w:div w:id="1996912573">
          <w:marLeft w:val="640"/>
          <w:marRight w:val="0"/>
          <w:marTop w:val="0"/>
          <w:marBottom w:val="0"/>
          <w:divBdr>
            <w:top w:val="none" w:sz="0" w:space="0" w:color="auto"/>
            <w:left w:val="none" w:sz="0" w:space="0" w:color="auto"/>
            <w:bottom w:val="none" w:sz="0" w:space="0" w:color="auto"/>
            <w:right w:val="none" w:sz="0" w:space="0" w:color="auto"/>
          </w:divBdr>
        </w:div>
        <w:div w:id="1162358867">
          <w:marLeft w:val="640"/>
          <w:marRight w:val="0"/>
          <w:marTop w:val="0"/>
          <w:marBottom w:val="0"/>
          <w:divBdr>
            <w:top w:val="none" w:sz="0" w:space="0" w:color="auto"/>
            <w:left w:val="none" w:sz="0" w:space="0" w:color="auto"/>
            <w:bottom w:val="none" w:sz="0" w:space="0" w:color="auto"/>
            <w:right w:val="none" w:sz="0" w:space="0" w:color="auto"/>
          </w:divBdr>
        </w:div>
        <w:div w:id="1789423718">
          <w:marLeft w:val="640"/>
          <w:marRight w:val="0"/>
          <w:marTop w:val="0"/>
          <w:marBottom w:val="0"/>
          <w:divBdr>
            <w:top w:val="none" w:sz="0" w:space="0" w:color="auto"/>
            <w:left w:val="none" w:sz="0" w:space="0" w:color="auto"/>
            <w:bottom w:val="none" w:sz="0" w:space="0" w:color="auto"/>
            <w:right w:val="none" w:sz="0" w:space="0" w:color="auto"/>
          </w:divBdr>
        </w:div>
        <w:div w:id="871530138">
          <w:marLeft w:val="640"/>
          <w:marRight w:val="0"/>
          <w:marTop w:val="0"/>
          <w:marBottom w:val="0"/>
          <w:divBdr>
            <w:top w:val="none" w:sz="0" w:space="0" w:color="auto"/>
            <w:left w:val="none" w:sz="0" w:space="0" w:color="auto"/>
            <w:bottom w:val="none" w:sz="0" w:space="0" w:color="auto"/>
            <w:right w:val="none" w:sz="0" w:space="0" w:color="auto"/>
          </w:divBdr>
        </w:div>
        <w:div w:id="3022031">
          <w:marLeft w:val="640"/>
          <w:marRight w:val="0"/>
          <w:marTop w:val="0"/>
          <w:marBottom w:val="0"/>
          <w:divBdr>
            <w:top w:val="none" w:sz="0" w:space="0" w:color="auto"/>
            <w:left w:val="none" w:sz="0" w:space="0" w:color="auto"/>
            <w:bottom w:val="none" w:sz="0" w:space="0" w:color="auto"/>
            <w:right w:val="none" w:sz="0" w:space="0" w:color="auto"/>
          </w:divBdr>
        </w:div>
        <w:div w:id="1219364625">
          <w:marLeft w:val="640"/>
          <w:marRight w:val="0"/>
          <w:marTop w:val="0"/>
          <w:marBottom w:val="0"/>
          <w:divBdr>
            <w:top w:val="none" w:sz="0" w:space="0" w:color="auto"/>
            <w:left w:val="none" w:sz="0" w:space="0" w:color="auto"/>
            <w:bottom w:val="none" w:sz="0" w:space="0" w:color="auto"/>
            <w:right w:val="none" w:sz="0" w:space="0" w:color="auto"/>
          </w:divBdr>
        </w:div>
      </w:divsChild>
    </w:div>
    <w:div w:id="631136490">
      <w:bodyDiv w:val="1"/>
      <w:marLeft w:val="0"/>
      <w:marRight w:val="0"/>
      <w:marTop w:val="0"/>
      <w:marBottom w:val="0"/>
      <w:divBdr>
        <w:top w:val="none" w:sz="0" w:space="0" w:color="auto"/>
        <w:left w:val="none" w:sz="0" w:space="0" w:color="auto"/>
        <w:bottom w:val="none" w:sz="0" w:space="0" w:color="auto"/>
        <w:right w:val="none" w:sz="0" w:space="0" w:color="auto"/>
      </w:divBdr>
      <w:divsChild>
        <w:div w:id="174268024">
          <w:marLeft w:val="640"/>
          <w:marRight w:val="0"/>
          <w:marTop w:val="0"/>
          <w:marBottom w:val="0"/>
          <w:divBdr>
            <w:top w:val="none" w:sz="0" w:space="0" w:color="auto"/>
            <w:left w:val="none" w:sz="0" w:space="0" w:color="auto"/>
            <w:bottom w:val="none" w:sz="0" w:space="0" w:color="auto"/>
            <w:right w:val="none" w:sz="0" w:space="0" w:color="auto"/>
          </w:divBdr>
        </w:div>
        <w:div w:id="1946116337">
          <w:marLeft w:val="640"/>
          <w:marRight w:val="0"/>
          <w:marTop w:val="0"/>
          <w:marBottom w:val="0"/>
          <w:divBdr>
            <w:top w:val="none" w:sz="0" w:space="0" w:color="auto"/>
            <w:left w:val="none" w:sz="0" w:space="0" w:color="auto"/>
            <w:bottom w:val="none" w:sz="0" w:space="0" w:color="auto"/>
            <w:right w:val="none" w:sz="0" w:space="0" w:color="auto"/>
          </w:divBdr>
        </w:div>
        <w:div w:id="310253125">
          <w:marLeft w:val="640"/>
          <w:marRight w:val="0"/>
          <w:marTop w:val="0"/>
          <w:marBottom w:val="0"/>
          <w:divBdr>
            <w:top w:val="none" w:sz="0" w:space="0" w:color="auto"/>
            <w:left w:val="none" w:sz="0" w:space="0" w:color="auto"/>
            <w:bottom w:val="none" w:sz="0" w:space="0" w:color="auto"/>
            <w:right w:val="none" w:sz="0" w:space="0" w:color="auto"/>
          </w:divBdr>
        </w:div>
        <w:div w:id="1961180618">
          <w:marLeft w:val="640"/>
          <w:marRight w:val="0"/>
          <w:marTop w:val="0"/>
          <w:marBottom w:val="0"/>
          <w:divBdr>
            <w:top w:val="none" w:sz="0" w:space="0" w:color="auto"/>
            <w:left w:val="none" w:sz="0" w:space="0" w:color="auto"/>
            <w:bottom w:val="none" w:sz="0" w:space="0" w:color="auto"/>
            <w:right w:val="none" w:sz="0" w:space="0" w:color="auto"/>
          </w:divBdr>
        </w:div>
        <w:div w:id="268584119">
          <w:marLeft w:val="640"/>
          <w:marRight w:val="0"/>
          <w:marTop w:val="0"/>
          <w:marBottom w:val="0"/>
          <w:divBdr>
            <w:top w:val="none" w:sz="0" w:space="0" w:color="auto"/>
            <w:left w:val="none" w:sz="0" w:space="0" w:color="auto"/>
            <w:bottom w:val="none" w:sz="0" w:space="0" w:color="auto"/>
            <w:right w:val="none" w:sz="0" w:space="0" w:color="auto"/>
          </w:divBdr>
        </w:div>
        <w:div w:id="1114985574">
          <w:marLeft w:val="640"/>
          <w:marRight w:val="0"/>
          <w:marTop w:val="0"/>
          <w:marBottom w:val="0"/>
          <w:divBdr>
            <w:top w:val="none" w:sz="0" w:space="0" w:color="auto"/>
            <w:left w:val="none" w:sz="0" w:space="0" w:color="auto"/>
            <w:bottom w:val="none" w:sz="0" w:space="0" w:color="auto"/>
            <w:right w:val="none" w:sz="0" w:space="0" w:color="auto"/>
          </w:divBdr>
        </w:div>
        <w:div w:id="1557163259">
          <w:marLeft w:val="640"/>
          <w:marRight w:val="0"/>
          <w:marTop w:val="0"/>
          <w:marBottom w:val="0"/>
          <w:divBdr>
            <w:top w:val="none" w:sz="0" w:space="0" w:color="auto"/>
            <w:left w:val="none" w:sz="0" w:space="0" w:color="auto"/>
            <w:bottom w:val="none" w:sz="0" w:space="0" w:color="auto"/>
            <w:right w:val="none" w:sz="0" w:space="0" w:color="auto"/>
          </w:divBdr>
        </w:div>
        <w:div w:id="20978681">
          <w:marLeft w:val="640"/>
          <w:marRight w:val="0"/>
          <w:marTop w:val="0"/>
          <w:marBottom w:val="0"/>
          <w:divBdr>
            <w:top w:val="none" w:sz="0" w:space="0" w:color="auto"/>
            <w:left w:val="none" w:sz="0" w:space="0" w:color="auto"/>
            <w:bottom w:val="none" w:sz="0" w:space="0" w:color="auto"/>
            <w:right w:val="none" w:sz="0" w:space="0" w:color="auto"/>
          </w:divBdr>
        </w:div>
        <w:div w:id="516115557">
          <w:marLeft w:val="640"/>
          <w:marRight w:val="0"/>
          <w:marTop w:val="0"/>
          <w:marBottom w:val="0"/>
          <w:divBdr>
            <w:top w:val="none" w:sz="0" w:space="0" w:color="auto"/>
            <w:left w:val="none" w:sz="0" w:space="0" w:color="auto"/>
            <w:bottom w:val="none" w:sz="0" w:space="0" w:color="auto"/>
            <w:right w:val="none" w:sz="0" w:space="0" w:color="auto"/>
          </w:divBdr>
        </w:div>
        <w:div w:id="1470173013">
          <w:marLeft w:val="640"/>
          <w:marRight w:val="0"/>
          <w:marTop w:val="0"/>
          <w:marBottom w:val="0"/>
          <w:divBdr>
            <w:top w:val="none" w:sz="0" w:space="0" w:color="auto"/>
            <w:left w:val="none" w:sz="0" w:space="0" w:color="auto"/>
            <w:bottom w:val="none" w:sz="0" w:space="0" w:color="auto"/>
            <w:right w:val="none" w:sz="0" w:space="0" w:color="auto"/>
          </w:divBdr>
        </w:div>
        <w:div w:id="1262566695">
          <w:marLeft w:val="640"/>
          <w:marRight w:val="0"/>
          <w:marTop w:val="0"/>
          <w:marBottom w:val="0"/>
          <w:divBdr>
            <w:top w:val="none" w:sz="0" w:space="0" w:color="auto"/>
            <w:left w:val="none" w:sz="0" w:space="0" w:color="auto"/>
            <w:bottom w:val="none" w:sz="0" w:space="0" w:color="auto"/>
            <w:right w:val="none" w:sz="0" w:space="0" w:color="auto"/>
          </w:divBdr>
        </w:div>
        <w:div w:id="742798992">
          <w:marLeft w:val="640"/>
          <w:marRight w:val="0"/>
          <w:marTop w:val="0"/>
          <w:marBottom w:val="0"/>
          <w:divBdr>
            <w:top w:val="none" w:sz="0" w:space="0" w:color="auto"/>
            <w:left w:val="none" w:sz="0" w:space="0" w:color="auto"/>
            <w:bottom w:val="none" w:sz="0" w:space="0" w:color="auto"/>
            <w:right w:val="none" w:sz="0" w:space="0" w:color="auto"/>
          </w:divBdr>
        </w:div>
        <w:div w:id="1129782631">
          <w:marLeft w:val="640"/>
          <w:marRight w:val="0"/>
          <w:marTop w:val="0"/>
          <w:marBottom w:val="0"/>
          <w:divBdr>
            <w:top w:val="none" w:sz="0" w:space="0" w:color="auto"/>
            <w:left w:val="none" w:sz="0" w:space="0" w:color="auto"/>
            <w:bottom w:val="none" w:sz="0" w:space="0" w:color="auto"/>
            <w:right w:val="none" w:sz="0" w:space="0" w:color="auto"/>
          </w:divBdr>
        </w:div>
        <w:div w:id="1990481393">
          <w:marLeft w:val="640"/>
          <w:marRight w:val="0"/>
          <w:marTop w:val="0"/>
          <w:marBottom w:val="0"/>
          <w:divBdr>
            <w:top w:val="none" w:sz="0" w:space="0" w:color="auto"/>
            <w:left w:val="none" w:sz="0" w:space="0" w:color="auto"/>
            <w:bottom w:val="none" w:sz="0" w:space="0" w:color="auto"/>
            <w:right w:val="none" w:sz="0" w:space="0" w:color="auto"/>
          </w:divBdr>
        </w:div>
        <w:div w:id="532421851">
          <w:marLeft w:val="640"/>
          <w:marRight w:val="0"/>
          <w:marTop w:val="0"/>
          <w:marBottom w:val="0"/>
          <w:divBdr>
            <w:top w:val="none" w:sz="0" w:space="0" w:color="auto"/>
            <w:left w:val="none" w:sz="0" w:space="0" w:color="auto"/>
            <w:bottom w:val="none" w:sz="0" w:space="0" w:color="auto"/>
            <w:right w:val="none" w:sz="0" w:space="0" w:color="auto"/>
          </w:divBdr>
        </w:div>
        <w:div w:id="70204494">
          <w:marLeft w:val="640"/>
          <w:marRight w:val="0"/>
          <w:marTop w:val="0"/>
          <w:marBottom w:val="0"/>
          <w:divBdr>
            <w:top w:val="none" w:sz="0" w:space="0" w:color="auto"/>
            <w:left w:val="none" w:sz="0" w:space="0" w:color="auto"/>
            <w:bottom w:val="none" w:sz="0" w:space="0" w:color="auto"/>
            <w:right w:val="none" w:sz="0" w:space="0" w:color="auto"/>
          </w:divBdr>
        </w:div>
        <w:div w:id="105738653">
          <w:marLeft w:val="640"/>
          <w:marRight w:val="0"/>
          <w:marTop w:val="0"/>
          <w:marBottom w:val="0"/>
          <w:divBdr>
            <w:top w:val="none" w:sz="0" w:space="0" w:color="auto"/>
            <w:left w:val="none" w:sz="0" w:space="0" w:color="auto"/>
            <w:bottom w:val="none" w:sz="0" w:space="0" w:color="auto"/>
            <w:right w:val="none" w:sz="0" w:space="0" w:color="auto"/>
          </w:divBdr>
        </w:div>
        <w:div w:id="1266226824">
          <w:marLeft w:val="640"/>
          <w:marRight w:val="0"/>
          <w:marTop w:val="0"/>
          <w:marBottom w:val="0"/>
          <w:divBdr>
            <w:top w:val="none" w:sz="0" w:space="0" w:color="auto"/>
            <w:left w:val="none" w:sz="0" w:space="0" w:color="auto"/>
            <w:bottom w:val="none" w:sz="0" w:space="0" w:color="auto"/>
            <w:right w:val="none" w:sz="0" w:space="0" w:color="auto"/>
          </w:divBdr>
        </w:div>
        <w:div w:id="1643775673">
          <w:marLeft w:val="640"/>
          <w:marRight w:val="0"/>
          <w:marTop w:val="0"/>
          <w:marBottom w:val="0"/>
          <w:divBdr>
            <w:top w:val="none" w:sz="0" w:space="0" w:color="auto"/>
            <w:left w:val="none" w:sz="0" w:space="0" w:color="auto"/>
            <w:bottom w:val="none" w:sz="0" w:space="0" w:color="auto"/>
            <w:right w:val="none" w:sz="0" w:space="0" w:color="auto"/>
          </w:divBdr>
        </w:div>
        <w:div w:id="2048680030">
          <w:marLeft w:val="640"/>
          <w:marRight w:val="0"/>
          <w:marTop w:val="0"/>
          <w:marBottom w:val="0"/>
          <w:divBdr>
            <w:top w:val="none" w:sz="0" w:space="0" w:color="auto"/>
            <w:left w:val="none" w:sz="0" w:space="0" w:color="auto"/>
            <w:bottom w:val="none" w:sz="0" w:space="0" w:color="auto"/>
            <w:right w:val="none" w:sz="0" w:space="0" w:color="auto"/>
          </w:divBdr>
        </w:div>
        <w:div w:id="760371122">
          <w:marLeft w:val="640"/>
          <w:marRight w:val="0"/>
          <w:marTop w:val="0"/>
          <w:marBottom w:val="0"/>
          <w:divBdr>
            <w:top w:val="none" w:sz="0" w:space="0" w:color="auto"/>
            <w:left w:val="none" w:sz="0" w:space="0" w:color="auto"/>
            <w:bottom w:val="none" w:sz="0" w:space="0" w:color="auto"/>
            <w:right w:val="none" w:sz="0" w:space="0" w:color="auto"/>
          </w:divBdr>
        </w:div>
        <w:div w:id="1822966894">
          <w:marLeft w:val="640"/>
          <w:marRight w:val="0"/>
          <w:marTop w:val="0"/>
          <w:marBottom w:val="0"/>
          <w:divBdr>
            <w:top w:val="none" w:sz="0" w:space="0" w:color="auto"/>
            <w:left w:val="none" w:sz="0" w:space="0" w:color="auto"/>
            <w:bottom w:val="none" w:sz="0" w:space="0" w:color="auto"/>
            <w:right w:val="none" w:sz="0" w:space="0" w:color="auto"/>
          </w:divBdr>
        </w:div>
        <w:div w:id="1296907589">
          <w:marLeft w:val="640"/>
          <w:marRight w:val="0"/>
          <w:marTop w:val="0"/>
          <w:marBottom w:val="0"/>
          <w:divBdr>
            <w:top w:val="none" w:sz="0" w:space="0" w:color="auto"/>
            <w:left w:val="none" w:sz="0" w:space="0" w:color="auto"/>
            <w:bottom w:val="none" w:sz="0" w:space="0" w:color="auto"/>
            <w:right w:val="none" w:sz="0" w:space="0" w:color="auto"/>
          </w:divBdr>
        </w:div>
      </w:divsChild>
    </w:div>
    <w:div w:id="640503720">
      <w:bodyDiv w:val="1"/>
      <w:marLeft w:val="0"/>
      <w:marRight w:val="0"/>
      <w:marTop w:val="0"/>
      <w:marBottom w:val="0"/>
      <w:divBdr>
        <w:top w:val="none" w:sz="0" w:space="0" w:color="auto"/>
        <w:left w:val="none" w:sz="0" w:space="0" w:color="auto"/>
        <w:bottom w:val="none" w:sz="0" w:space="0" w:color="auto"/>
        <w:right w:val="none" w:sz="0" w:space="0" w:color="auto"/>
      </w:divBdr>
      <w:divsChild>
        <w:div w:id="1961766627">
          <w:marLeft w:val="640"/>
          <w:marRight w:val="0"/>
          <w:marTop w:val="0"/>
          <w:marBottom w:val="0"/>
          <w:divBdr>
            <w:top w:val="none" w:sz="0" w:space="0" w:color="auto"/>
            <w:left w:val="none" w:sz="0" w:space="0" w:color="auto"/>
            <w:bottom w:val="none" w:sz="0" w:space="0" w:color="auto"/>
            <w:right w:val="none" w:sz="0" w:space="0" w:color="auto"/>
          </w:divBdr>
        </w:div>
        <w:div w:id="1449080833">
          <w:marLeft w:val="640"/>
          <w:marRight w:val="0"/>
          <w:marTop w:val="0"/>
          <w:marBottom w:val="0"/>
          <w:divBdr>
            <w:top w:val="none" w:sz="0" w:space="0" w:color="auto"/>
            <w:left w:val="none" w:sz="0" w:space="0" w:color="auto"/>
            <w:bottom w:val="none" w:sz="0" w:space="0" w:color="auto"/>
            <w:right w:val="none" w:sz="0" w:space="0" w:color="auto"/>
          </w:divBdr>
        </w:div>
        <w:div w:id="149906022">
          <w:marLeft w:val="640"/>
          <w:marRight w:val="0"/>
          <w:marTop w:val="0"/>
          <w:marBottom w:val="0"/>
          <w:divBdr>
            <w:top w:val="none" w:sz="0" w:space="0" w:color="auto"/>
            <w:left w:val="none" w:sz="0" w:space="0" w:color="auto"/>
            <w:bottom w:val="none" w:sz="0" w:space="0" w:color="auto"/>
            <w:right w:val="none" w:sz="0" w:space="0" w:color="auto"/>
          </w:divBdr>
        </w:div>
        <w:div w:id="86393129">
          <w:marLeft w:val="640"/>
          <w:marRight w:val="0"/>
          <w:marTop w:val="0"/>
          <w:marBottom w:val="0"/>
          <w:divBdr>
            <w:top w:val="none" w:sz="0" w:space="0" w:color="auto"/>
            <w:left w:val="none" w:sz="0" w:space="0" w:color="auto"/>
            <w:bottom w:val="none" w:sz="0" w:space="0" w:color="auto"/>
            <w:right w:val="none" w:sz="0" w:space="0" w:color="auto"/>
          </w:divBdr>
        </w:div>
        <w:div w:id="1594632113">
          <w:marLeft w:val="640"/>
          <w:marRight w:val="0"/>
          <w:marTop w:val="0"/>
          <w:marBottom w:val="0"/>
          <w:divBdr>
            <w:top w:val="none" w:sz="0" w:space="0" w:color="auto"/>
            <w:left w:val="none" w:sz="0" w:space="0" w:color="auto"/>
            <w:bottom w:val="none" w:sz="0" w:space="0" w:color="auto"/>
            <w:right w:val="none" w:sz="0" w:space="0" w:color="auto"/>
          </w:divBdr>
        </w:div>
        <w:div w:id="1293949617">
          <w:marLeft w:val="640"/>
          <w:marRight w:val="0"/>
          <w:marTop w:val="0"/>
          <w:marBottom w:val="0"/>
          <w:divBdr>
            <w:top w:val="none" w:sz="0" w:space="0" w:color="auto"/>
            <w:left w:val="none" w:sz="0" w:space="0" w:color="auto"/>
            <w:bottom w:val="none" w:sz="0" w:space="0" w:color="auto"/>
            <w:right w:val="none" w:sz="0" w:space="0" w:color="auto"/>
          </w:divBdr>
        </w:div>
        <w:div w:id="138427604">
          <w:marLeft w:val="640"/>
          <w:marRight w:val="0"/>
          <w:marTop w:val="0"/>
          <w:marBottom w:val="0"/>
          <w:divBdr>
            <w:top w:val="none" w:sz="0" w:space="0" w:color="auto"/>
            <w:left w:val="none" w:sz="0" w:space="0" w:color="auto"/>
            <w:bottom w:val="none" w:sz="0" w:space="0" w:color="auto"/>
            <w:right w:val="none" w:sz="0" w:space="0" w:color="auto"/>
          </w:divBdr>
        </w:div>
        <w:div w:id="474227444">
          <w:marLeft w:val="640"/>
          <w:marRight w:val="0"/>
          <w:marTop w:val="0"/>
          <w:marBottom w:val="0"/>
          <w:divBdr>
            <w:top w:val="none" w:sz="0" w:space="0" w:color="auto"/>
            <w:left w:val="none" w:sz="0" w:space="0" w:color="auto"/>
            <w:bottom w:val="none" w:sz="0" w:space="0" w:color="auto"/>
            <w:right w:val="none" w:sz="0" w:space="0" w:color="auto"/>
          </w:divBdr>
        </w:div>
        <w:div w:id="1805542892">
          <w:marLeft w:val="640"/>
          <w:marRight w:val="0"/>
          <w:marTop w:val="0"/>
          <w:marBottom w:val="0"/>
          <w:divBdr>
            <w:top w:val="none" w:sz="0" w:space="0" w:color="auto"/>
            <w:left w:val="none" w:sz="0" w:space="0" w:color="auto"/>
            <w:bottom w:val="none" w:sz="0" w:space="0" w:color="auto"/>
            <w:right w:val="none" w:sz="0" w:space="0" w:color="auto"/>
          </w:divBdr>
        </w:div>
        <w:div w:id="1068383679">
          <w:marLeft w:val="640"/>
          <w:marRight w:val="0"/>
          <w:marTop w:val="0"/>
          <w:marBottom w:val="0"/>
          <w:divBdr>
            <w:top w:val="none" w:sz="0" w:space="0" w:color="auto"/>
            <w:left w:val="none" w:sz="0" w:space="0" w:color="auto"/>
            <w:bottom w:val="none" w:sz="0" w:space="0" w:color="auto"/>
            <w:right w:val="none" w:sz="0" w:space="0" w:color="auto"/>
          </w:divBdr>
        </w:div>
        <w:div w:id="1608851372">
          <w:marLeft w:val="640"/>
          <w:marRight w:val="0"/>
          <w:marTop w:val="0"/>
          <w:marBottom w:val="0"/>
          <w:divBdr>
            <w:top w:val="none" w:sz="0" w:space="0" w:color="auto"/>
            <w:left w:val="none" w:sz="0" w:space="0" w:color="auto"/>
            <w:bottom w:val="none" w:sz="0" w:space="0" w:color="auto"/>
            <w:right w:val="none" w:sz="0" w:space="0" w:color="auto"/>
          </w:divBdr>
        </w:div>
        <w:div w:id="716979185">
          <w:marLeft w:val="640"/>
          <w:marRight w:val="0"/>
          <w:marTop w:val="0"/>
          <w:marBottom w:val="0"/>
          <w:divBdr>
            <w:top w:val="none" w:sz="0" w:space="0" w:color="auto"/>
            <w:left w:val="none" w:sz="0" w:space="0" w:color="auto"/>
            <w:bottom w:val="none" w:sz="0" w:space="0" w:color="auto"/>
            <w:right w:val="none" w:sz="0" w:space="0" w:color="auto"/>
          </w:divBdr>
        </w:div>
        <w:div w:id="781534493">
          <w:marLeft w:val="640"/>
          <w:marRight w:val="0"/>
          <w:marTop w:val="0"/>
          <w:marBottom w:val="0"/>
          <w:divBdr>
            <w:top w:val="none" w:sz="0" w:space="0" w:color="auto"/>
            <w:left w:val="none" w:sz="0" w:space="0" w:color="auto"/>
            <w:bottom w:val="none" w:sz="0" w:space="0" w:color="auto"/>
            <w:right w:val="none" w:sz="0" w:space="0" w:color="auto"/>
          </w:divBdr>
        </w:div>
        <w:div w:id="1949240288">
          <w:marLeft w:val="640"/>
          <w:marRight w:val="0"/>
          <w:marTop w:val="0"/>
          <w:marBottom w:val="0"/>
          <w:divBdr>
            <w:top w:val="none" w:sz="0" w:space="0" w:color="auto"/>
            <w:left w:val="none" w:sz="0" w:space="0" w:color="auto"/>
            <w:bottom w:val="none" w:sz="0" w:space="0" w:color="auto"/>
            <w:right w:val="none" w:sz="0" w:space="0" w:color="auto"/>
          </w:divBdr>
        </w:div>
        <w:div w:id="476992680">
          <w:marLeft w:val="640"/>
          <w:marRight w:val="0"/>
          <w:marTop w:val="0"/>
          <w:marBottom w:val="0"/>
          <w:divBdr>
            <w:top w:val="none" w:sz="0" w:space="0" w:color="auto"/>
            <w:left w:val="none" w:sz="0" w:space="0" w:color="auto"/>
            <w:bottom w:val="none" w:sz="0" w:space="0" w:color="auto"/>
            <w:right w:val="none" w:sz="0" w:space="0" w:color="auto"/>
          </w:divBdr>
        </w:div>
        <w:div w:id="1221747748">
          <w:marLeft w:val="640"/>
          <w:marRight w:val="0"/>
          <w:marTop w:val="0"/>
          <w:marBottom w:val="0"/>
          <w:divBdr>
            <w:top w:val="none" w:sz="0" w:space="0" w:color="auto"/>
            <w:left w:val="none" w:sz="0" w:space="0" w:color="auto"/>
            <w:bottom w:val="none" w:sz="0" w:space="0" w:color="auto"/>
            <w:right w:val="none" w:sz="0" w:space="0" w:color="auto"/>
          </w:divBdr>
        </w:div>
        <w:div w:id="1883251602">
          <w:marLeft w:val="640"/>
          <w:marRight w:val="0"/>
          <w:marTop w:val="0"/>
          <w:marBottom w:val="0"/>
          <w:divBdr>
            <w:top w:val="none" w:sz="0" w:space="0" w:color="auto"/>
            <w:left w:val="none" w:sz="0" w:space="0" w:color="auto"/>
            <w:bottom w:val="none" w:sz="0" w:space="0" w:color="auto"/>
            <w:right w:val="none" w:sz="0" w:space="0" w:color="auto"/>
          </w:divBdr>
        </w:div>
        <w:div w:id="687291245">
          <w:marLeft w:val="640"/>
          <w:marRight w:val="0"/>
          <w:marTop w:val="0"/>
          <w:marBottom w:val="0"/>
          <w:divBdr>
            <w:top w:val="none" w:sz="0" w:space="0" w:color="auto"/>
            <w:left w:val="none" w:sz="0" w:space="0" w:color="auto"/>
            <w:bottom w:val="none" w:sz="0" w:space="0" w:color="auto"/>
            <w:right w:val="none" w:sz="0" w:space="0" w:color="auto"/>
          </w:divBdr>
        </w:div>
        <w:div w:id="1903176776">
          <w:marLeft w:val="640"/>
          <w:marRight w:val="0"/>
          <w:marTop w:val="0"/>
          <w:marBottom w:val="0"/>
          <w:divBdr>
            <w:top w:val="none" w:sz="0" w:space="0" w:color="auto"/>
            <w:left w:val="none" w:sz="0" w:space="0" w:color="auto"/>
            <w:bottom w:val="none" w:sz="0" w:space="0" w:color="auto"/>
            <w:right w:val="none" w:sz="0" w:space="0" w:color="auto"/>
          </w:divBdr>
        </w:div>
        <w:div w:id="1309868946">
          <w:marLeft w:val="640"/>
          <w:marRight w:val="0"/>
          <w:marTop w:val="0"/>
          <w:marBottom w:val="0"/>
          <w:divBdr>
            <w:top w:val="none" w:sz="0" w:space="0" w:color="auto"/>
            <w:left w:val="none" w:sz="0" w:space="0" w:color="auto"/>
            <w:bottom w:val="none" w:sz="0" w:space="0" w:color="auto"/>
            <w:right w:val="none" w:sz="0" w:space="0" w:color="auto"/>
          </w:divBdr>
        </w:div>
        <w:div w:id="2111001389">
          <w:marLeft w:val="640"/>
          <w:marRight w:val="0"/>
          <w:marTop w:val="0"/>
          <w:marBottom w:val="0"/>
          <w:divBdr>
            <w:top w:val="none" w:sz="0" w:space="0" w:color="auto"/>
            <w:left w:val="none" w:sz="0" w:space="0" w:color="auto"/>
            <w:bottom w:val="none" w:sz="0" w:space="0" w:color="auto"/>
            <w:right w:val="none" w:sz="0" w:space="0" w:color="auto"/>
          </w:divBdr>
        </w:div>
        <w:div w:id="7027549">
          <w:marLeft w:val="640"/>
          <w:marRight w:val="0"/>
          <w:marTop w:val="0"/>
          <w:marBottom w:val="0"/>
          <w:divBdr>
            <w:top w:val="none" w:sz="0" w:space="0" w:color="auto"/>
            <w:left w:val="none" w:sz="0" w:space="0" w:color="auto"/>
            <w:bottom w:val="none" w:sz="0" w:space="0" w:color="auto"/>
            <w:right w:val="none" w:sz="0" w:space="0" w:color="auto"/>
          </w:divBdr>
        </w:div>
        <w:div w:id="1997804837">
          <w:marLeft w:val="640"/>
          <w:marRight w:val="0"/>
          <w:marTop w:val="0"/>
          <w:marBottom w:val="0"/>
          <w:divBdr>
            <w:top w:val="none" w:sz="0" w:space="0" w:color="auto"/>
            <w:left w:val="none" w:sz="0" w:space="0" w:color="auto"/>
            <w:bottom w:val="none" w:sz="0" w:space="0" w:color="auto"/>
            <w:right w:val="none" w:sz="0" w:space="0" w:color="auto"/>
          </w:divBdr>
        </w:div>
        <w:div w:id="1256475698">
          <w:marLeft w:val="640"/>
          <w:marRight w:val="0"/>
          <w:marTop w:val="0"/>
          <w:marBottom w:val="0"/>
          <w:divBdr>
            <w:top w:val="none" w:sz="0" w:space="0" w:color="auto"/>
            <w:left w:val="none" w:sz="0" w:space="0" w:color="auto"/>
            <w:bottom w:val="none" w:sz="0" w:space="0" w:color="auto"/>
            <w:right w:val="none" w:sz="0" w:space="0" w:color="auto"/>
          </w:divBdr>
        </w:div>
        <w:div w:id="965507454">
          <w:marLeft w:val="640"/>
          <w:marRight w:val="0"/>
          <w:marTop w:val="0"/>
          <w:marBottom w:val="0"/>
          <w:divBdr>
            <w:top w:val="none" w:sz="0" w:space="0" w:color="auto"/>
            <w:left w:val="none" w:sz="0" w:space="0" w:color="auto"/>
            <w:bottom w:val="none" w:sz="0" w:space="0" w:color="auto"/>
            <w:right w:val="none" w:sz="0" w:space="0" w:color="auto"/>
          </w:divBdr>
        </w:div>
        <w:div w:id="333803138">
          <w:marLeft w:val="640"/>
          <w:marRight w:val="0"/>
          <w:marTop w:val="0"/>
          <w:marBottom w:val="0"/>
          <w:divBdr>
            <w:top w:val="none" w:sz="0" w:space="0" w:color="auto"/>
            <w:left w:val="none" w:sz="0" w:space="0" w:color="auto"/>
            <w:bottom w:val="none" w:sz="0" w:space="0" w:color="auto"/>
            <w:right w:val="none" w:sz="0" w:space="0" w:color="auto"/>
          </w:divBdr>
        </w:div>
        <w:div w:id="531116830">
          <w:marLeft w:val="640"/>
          <w:marRight w:val="0"/>
          <w:marTop w:val="0"/>
          <w:marBottom w:val="0"/>
          <w:divBdr>
            <w:top w:val="none" w:sz="0" w:space="0" w:color="auto"/>
            <w:left w:val="none" w:sz="0" w:space="0" w:color="auto"/>
            <w:bottom w:val="none" w:sz="0" w:space="0" w:color="auto"/>
            <w:right w:val="none" w:sz="0" w:space="0" w:color="auto"/>
          </w:divBdr>
        </w:div>
        <w:div w:id="246421757">
          <w:marLeft w:val="640"/>
          <w:marRight w:val="0"/>
          <w:marTop w:val="0"/>
          <w:marBottom w:val="0"/>
          <w:divBdr>
            <w:top w:val="none" w:sz="0" w:space="0" w:color="auto"/>
            <w:left w:val="none" w:sz="0" w:space="0" w:color="auto"/>
            <w:bottom w:val="none" w:sz="0" w:space="0" w:color="auto"/>
            <w:right w:val="none" w:sz="0" w:space="0" w:color="auto"/>
          </w:divBdr>
        </w:div>
      </w:divsChild>
    </w:div>
    <w:div w:id="657538606">
      <w:bodyDiv w:val="1"/>
      <w:marLeft w:val="0"/>
      <w:marRight w:val="0"/>
      <w:marTop w:val="0"/>
      <w:marBottom w:val="0"/>
      <w:divBdr>
        <w:top w:val="none" w:sz="0" w:space="0" w:color="auto"/>
        <w:left w:val="none" w:sz="0" w:space="0" w:color="auto"/>
        <w:bottom w:val="none" w:sz="0" w:space="0" w:color="auto"/>
        <w:right w:val="none" w:sz="0" w:space="0" w:color="auto"/>
      </w:divBdr>
    </w:div>
    <w:div w:id="707873645">
      <w:bodyDiv w:val="1"/>
      <w:marLeft w:val="0"/>
      <w:marRight w:val="0"/>
      <w:marTop w:val="0"/>
      <w:marBottom w:val="0"/>
      <w:divBdr>
        <w:top w:val="none" w:sz="0" w:space="0" w:color="auto"/>
        <w:left w:val="none" w:sz="0" w:space="0" w:color="auto"/>
        <w:bottom w:val="none" w:sz="0" w:space="0" w:color="auto"/>
        <w:right w:val="none" w:sz="0" w:space="0" w:color="auto"/>
      </w:divBdr>
      <w:divsChild>
        <w:div w:id="778912606">
          <w:marLeft w:val="640"/>
          <w:marRight w:val="0"/>
          <w:marTop w:val="0"/>
          <w:marBottom w:val="0"/>
          <w:divBdr>
            <w:top w:val="none" w:sz="0" w:space="0" w:color="auto"/>
            <w:left w:val="none" w:sz="0" w:space="0" w:color="auto"/>
            <w:bottom w:val="none" w:sz="0" w:space="0" w:color="auto"/>
            <w:right w:val="none" w:sz="0" w:space="0" w:color="auto"/>
          </w:divBdr>
        </w:div>
        <w:div w:id="1999921259">
          <w:marLeft w:val="640"/>
          <w:marRight w:val="0"/>
          <w:marTop w:val="0"/>
          <w:marBottom w:val="0"/>
          <w:divBdr>
            <w:top w:val="none" w:sz="0" w:space="0" w:color="auto"/>
            <w:left w:val="none" w:sz="0" w:space="0" w:color="auto"/>
            <w:bottom w:val="none" w:sz="0" w:space="0" w:color="auto"/>
            <w:right w:val="none" w:sz="0" w:space="0" w:color="auto"/>
          </w:divBdr>
        </w:div>
        <w:div w:id="226652456">
          <w:marLeft w:val="640"/>
          <w:marRight w:val="0"/>
          <w:marTop w:val="0"/>
          <w:marBottom w:val="0"/>
          <w:divBdr>
            <w:top w:val="none" w:sz="0" w:space="0" w:color="auto"/>
            <w:left w:val="none" w:sz="0" w:space="0" w:color="auto"/>
            <w:bottom w:val="none" w:sz="0" w:space="0" w:color="auto"/>
            <w:right w:val="none" w:sz="0" w:space="0" w:color="auto"/>
          </w:divBdr>
        </w:div>
        <w:div w:id="966545496">
          <w:marLeft w:val="640"/>
          <w:marRight w:val="0"/>
          <w:marTop w:val="0"/>
          <w:marBottom w:val="0"/>
          <w:divBdr>
            <w:top w:val="none" w:sz="0" w:space="0" w:color="auto"/>
            <w:left w:val="none" w:sz="0" w:space="0" w:color="auto"/>
            <w:bottom w:val="none" w:sz="0" w:space="0" w:color="auto"/>
            <w:right w:val="none" w:sz="0" w:space="0" w:color="auto"/>
          </w:divBdr>
        </w:div>
        <w:div w:id="1924223723">
          <w:marLeft w:val="640"/>
          <w:marRight w:val="0"/>
          <w:marTop w:val="0"/>
          <w:marBottom w:val="0"/>
          <w:divBdr>
            <w:top w:val="none" w:sz="0" w:space="0" w:color="auto"/>
            <w:left w:val="none" w:sz="0" w:space="0" w:color="auto"/>
            <w:bottom w:val="none" w:sz="0" w:space="0" w:color="auto"/>
            <w:right w:val="none" w:sz="0" w:space="0" w:color="auto"/>
          </w:divBdr>
        </w:div>
        <w:div w:id="307177024">
          <w:marLeft w:val="640"/>
          <w:marRight w:val="0"/>
          <w:marTop w:val="0"/>
          <w:marBottom w:val="0"/>
          <w:divBdr>
            <w:top w:val="none" w:sz="0" w:space="0" w:color="auto"/>
            <w:left w:val="none" w:sz="0" w:space="0" w:color="auto"/>
            <w:bottom w:val="none" w:sz="0" w:space="0" w:color="auto"/>
            <w:right w:val="none" w:sz="0" w:space="0" w:color="auto"/>
          </w:divBdr>
        </w:div>
        <w:div w:id="2025472653">
          <w:marLeft w:val="640"/>
          <w:marRight w:val="0"/>
          <w:marTop w:val="0"/>
          <w:marBottom w:val="0"/>
          <w:divBdr>
            <w:top w:val="none" w:sz="0" w:space="0" w:color="auto"/>
            <w:left w:val="none" w:sz="0" w:space="0" w:color="auto"/>
            <w:bottom w:val="none" w:sz="0" w:space="0" w:color="auto"/>
            <w:right w:val="none" w:sz="0" w:space="0" w:color="auto"/>
          </w:divBdr>
        </w:div>
        <w:div w:id="1175264014">
          <w:marLeft w:val="640"/>
          <w:marRight w:val="0"/>
          <w:marTop w:val="0"/>
          <w:marBottom w:val="0"/>
          <w:divBdr>
            <w:top w:val="none" w:sz="0" w:space="0" w:color="auto"/>
            <w:left w:val="none" w:sz="0" w:space="0" w:color="auto"/>
            <w:bottom w:val="none" w:sz="0" w:space="0" w:color="auto"/>
            <w:right w:val="none" w:sz="0" w:space="0" w:color="auto"/>
          </w:divBdr>
        </w:div>
        <w:div w:id="2142382320">
          <w:marLeft w:val="640"/>
          <w:marRight w:val="0"/>
          <w:marTop w:val="0"/>
          <w:marBottom w:val="0"/>
          <w:divBdr>
            <w:top w:val="none" w:sz="0" w:space="0" w:color="auto"/>
            <w:left w:val="none" w:sz="0" w:space="0" w:color="auto"/>
            <w:bottom w:val="none" w:sz="0" w:space="0" w:color="auto"/>
            <w:right w:val="none" w:sz="0" w:space="0" w:color="auto"/>
          </w:divBdr>
        </w:div>
        <w:div w:id="546600247">
          <w:marLeft w:val="640"/>
          <w:marRight w:val="0"/>
          <w:marTop w:val="0"/>
          <w:marBottom w:val="0"/>
          <w:divBdr>
            <w:top w:val="none" w:sz="0" w:space="0" w:color="auto"/>
            <w:left w:val="none" w:sz="0" w:space="0" w:color="auto"/>
            <w:bottom w:val="none" w:sz="0" w:space="0" w:color="auto"/>
            <w:right w:val="none" w:sz="0" w:space="0" w:color="auto"/>
          </w:divBdr>
        </w:div>
        <w:div w:id="1680767245">
          <w:marLeft w:val="640"/>
          <w:marRight w:val="0"/>
          <w:marTop w:val="0"/>
          <w:marBottom w:val="0"/>
          <w:divBdr>
            <w:top w:val="none" w:sz="0" w:space="0" w:color="auto"/>
            <w:left w:val="none" w:sz="0" w:space="0" w:color="auto"/>
            <w:bottom w:val="none" w:sz="0" w:space="0" w:color="auto"/>
            <w:right w:val="none" w:sz="0" w:space="0" w:color="auto"/>
          </w:divBdr>
        </w:div>
        <w:div w:id="78454635">
          <w:marLeft w:val="640"/>
          <w:marRight w:val="0"/>
          <w:marTop w:val="0"/>
          <w:marBottom w:val="0"/>
          <w:divBdr>
            <w:top w:val="none" w:sz="0" w:space="0" w:color="auto"/>
            <w:left w:val="none" w:sz="0" w:space="0" w:color="auto"/>
            <w:bottom w:val="none" w:sz="0" w:space="0" w:color="auto"/>
            <w:right w:val="none" w:sz="0" w:space="0" w:color="auto"/>
          </w:divBdr>
        </w:div>
        <w:div w:id="1617366572">
          <w:marLeft w:val="640"/>
          <w:marRight w:val="0"/>
          <w:marTop w:val="0"/>
          <w:marBottom w:val="0"/>
          <w:divBdr>
            <w:top w:val="none" w:sz="0" w:space="0" w:color="auto"/>
            <w:left w:val="none" w:sz="0" w:space="0" w:color="auto"/>
            <w:bottom w:val="none" w:sz="0" w:space="0" w:color="auto"/>
            <w:right w:val="none" w:sz="0" w:space="0" w:color="auto"/>
          </w:divBdr>
        </w:div>
        <w:div w:id="1108037966">
          <w:marLeft w:val="640"/>
          <w:marRight w:val="0"/>
          <w:marTop w:val="0"/>
          <w:marBottom w:val="0"/>
          <w:divBdr>
            <w:top w:val="none" w:sz="0" w:space="0" w:color="auto"/>
            <w:left w:val="none" w:sz="0" w:space="0" w:color="auto"/>
            <w:bottom w:val="none" w:sz="0" w:space="0" w:color="auto"/>
            <w:right w:val="none" w:sz="0" w:space="0" w:color="auto"/>
          </w:divBdr>
        </w:div>
        <w:div w:id="957640786">
          <w:marLeft w:val="640"/>
          <w:marRight w:val="0"/>
          <w:marTop w:val="0"/>
          <w:marBottom w:val="0"/>
          <w:divBdr>
            <w:top w:val="none" w:sz="0" w:space="0" w:color="auto"/>
            <w:left w:val="none" w:sz="0" w:space="0" w:color="auto"/>
            <w:bottom w:val="none" w:sz="0" w:space="0" w:color="auto"/>
            <w:right w:val="none" w:sz="0" w:space="0" w:color="auto"/>
          </w:divBdr>
        </w:div>
        <w:div w:id="511651665">
          <w:marLeft w:val="640"/>
          <w:marRight w:val="0"/>
          <w:marTop w:val="0"/>
          <w:marBottom w:val="0"/>
          <w:divBdr>
            <w:top w:val="none" w:sz="0" w:space="0" w:color="auto"/>
            <w:left w:val="none" w:sz="0" w:space="0" w:color="auto"/>
            <w:bottom w:val="none" w:sz="0" w:space="0" w:color="auto"/>
            <w:right w:val="none" w:sz="0" w:space="0" w:color="auto"/>
          </w:divBdr>
        </w:div>
        <w:div w:id="1117219173">
          <w:marLeft w:val="640"/>
          <w:marRight w:val="0"/>
          <w:marTop w:val="0"/>
          <w:marBottom w:val="0"/>
          <w:divBdr>
            <w:top w:val="none" w:sz="0" w:space="0" w:color="auto"/>
            <w:left w:val="none" w:sz="0" w:space="0" w:color="auto"/>
            <w:bottom w:val="none" w:sz="0" w:space="0" w:color="auto"/>
            <w:right w:val="none" w:sz="0" w:space="0" w:color="auto"/>
          </w:divBdr>
        </w:div>
        <w:div w:id="1778521981">
          <w:marLeft w:val="640"/>
          <w:marRight w:val="0"/>
          <w:marTop w:val="0"/>
          <w:marBottom w:val="0"/>
          <w:divBdr>
            <w:top w:val="none" w:sz="0" w:space="0" w:color="auto"/>
            <w:left w:val="none" w:sz="0" w:space="0" w:color="auto"/>
            <w:bottom w:val="none" w:sz="0" w:space="0" w:color="auto"/>
            <w:right w:val="none" w:sz="0" w:space="0" w:color="auto"/>
          </w:divBdr>
        </w:div>
        <w:div w:id="881286083">
          <w:marLeft w:val="640"/>
          <w:marRight w:val="0"/>
          <w:marTop w:val="0"/>
          <w:marBottom w:val="0"/>
          <w:divBdr>
            <w:top w:val="none" w:sz="0" w:space="0" w:color="auto"/>
            <w:left w:val="none" w:sz="0" w:space="0" w:color="auto"/>
            <w:bottom w:val="none" w:sz="0" w:space="0" w:color="auto"/>
            <w:right w:val="none" w:sz="0" w:space="0" w:color="auto"/>
          </w:divBdr>
        </w:div>
        <w:div w:id="1541166289">
          <w:marLeft w:val="640"/>
          <w:marRight w:val="0"/>
          <w:marTop w:val="0"/>
          <w:marBottom w:val="0"/>
          <w:divBdr>
            <w:top w:val="none" w:sz="0" w:space="0" w:color="auto"/>
            <w:left w:val="none" w:sz="0" w:space="0" w:color="auto"/>
            <w:bottom w:val="none" w:sz="0" w:space="0" w:color="auto"/>
            <w:right w:val="none" w:sz="0" w:space="0" w:color="auto"/>
          </w:divBdr>
        </w:div>
        <w:div w:id="64498615">
          <w:marLeft w:val="640"/>
          <w:marRight w:val="0"/>
          <w:marTop w:val="0"/>
          <w:marBottom w:val="0"/>
          <w:divBdr>
            <w:top w:val="none" w:sz="0" w:space="0" w:color="auto"/>
            <w:left w:val="none" w:sz="0" w:space="0" w:color="auto"/>
            <w:bottom w:val="none" w:sz="0" w:space="0" w:color="auto"/>
            <w:right w:val="none" w:sz="0" w:space="0" w:color="auto"/>
          </w:divBdr>
        </w:div>
        <w:div w:id="618757167">
          <w:marLeft w:val="640"/>
          <w:marRight w:val="0"/>
          <w:marTop w:val="0"/>
          <w:marBottom w:val="0"/>
          <w:divBdr>
            <w:top w:val="none" w:sz="0" w:space="0" w:color="auto"/>
            <w:left w:val="none" w:sz="0" w:space="0" w:color="auto"/>
            <w:bottom w:val="none" w:sz="0" w:space="0" w:color="auto"/>
            <w:right w:val="none" w:sz="0" w:space="0" w:color="auto"/>
          </w:divBdr>
        </w:div>
        <w:div w:id="1240752433">
          <w:marLeft w:val="640"/>
          <w:marRight w:val="0"/>
          <w:marTop w:val="0"/>
          <w:marBottom w:val="0"/>
          <w:divBdr>
            <w:top w:val="none" w:sz="0" w:space="0" w:color="auto"/>
            <w:left w:val="none" w:sz="0" w:space="0" w:color="auto"/>
            <w:bottom w:val="none" w:sz="0" w:space="0" w:color="auto"/>
            <w:right w:val="none" w:sz="0" w:space="0" w:color="auto"/>
          </w:divBdr>
        </w:div>
        <w:div w:id="1114833765">
          <w:marLeft w:val="640"/>
          <w:marRight w:val="0"/>
          <w:marTop w:val="0"/>
          <w:marBottom w:val="0"/>
          <w:divBdr>
            <w:top w:val="none" w:sz="0" w:space="0" w:color="auto"/>
            <w:left w:val="none" w:sz="0" w:space="0" w:color="auto"/>
            <w:bottom w:val="none" w:sz="0" w:space="0" w:color="auto"/>
            <w:right w:val="none" w:sz="0" w:space="0" w:color="auto"/>
          </w:divBdr>
        </w:div>
        <w:div w:id="1421172634">
          <w:marLeft w:val="640"/>
          <w:marRight w:val="0"/>
          <w:marTop w:val="0"/>
          <w:marBottom w:val="0"/>
          <w:divBdr>
            <w:top w:val="none" w:sz="0" w:space="0" w:color="auto"/>
            <w:left w:val="none" w:sz="0" w:space="0" w:color="auto"/>
            <w:bottom w:val="none" w:sz="0" w:space="0" w:color="auto"/>
            <w:right w:val="none" w:sz="0" w:space="0" w:color="auto"/>
          </w:divBdr>
        </w:div>
        <w:div w:id="1190296452">
          <w:marLeft w:val="640"/>
          <w:marRight w:val="0"/>
          <w:marTop w:val="0"/>
          <w:marBottom w:val="0"/>
          <w:divBdr>
            <w:top w:val="none" w:sz="0" w:space="0" w:color="auto"/>
            <w:left w:val="none" w:sz="0" w:space="0" w:color="auto"/>
            <w:bottom w:val="none" w:sz="0" w:space="0" w:color="auto"/>
            <w:right w:val="none" w:sz="0" w:space="0" w:color="auto"/>
          </w:divBdr>
        </w:div>
      </w:divsChild>
    </w:div>
    <w:div w:id="708335768">
      <w:bodyDiv w:val="1"/>
      <w:marLeft w:val="0"/>
      <w:marRight w:val="0"/>
      <w:marTop w:val="0"/>
      <w:marBottom w:val="0"/>
      <w:divBdr>
        <w:top w:val="none" w:sz="0" w:space="0" w:color="auto"/>
        <w:left w:val="none" w:sz="0" w:space="0" w:color="auto"/>
        <w:bottom w:val="none" w:sz="0" w:space="0" w:color="auto"/>
        <w:right w:val="none" w:sz="0" w:space="0" w:color="auto"/>
      </w:divBdr>
      <w:divsChild>
        <w:div w:id="417797867">
          <w:marLeft w:val="640"/>
          <w:marRight w:val="0"/>
          <w:marTop w:val="0"/>
          <w:marBottom w:val="0"/>
          <w:divBdr>
            <w:top w:val="none" w:sz="0" w:space="0" w:color="auto"/>
            <w:left w:val="none" w:sz="0" w:space="0" w:color="auto"/>
            <w:bottom w:val="none" w:sz="0" w:space="0" w:color="auto"/>
            <w:right w:val="none" w:sz="0" w:space="0" w:color="auto"/>
          </w:divBdr>
        </w:div>
        <w:div w:id="1446077197">
          <w:marLeft w:val="640"/>
          <w:marRight w:val="0"/>
          <w:marTop w:val="0"/>
          <w:marBottom w:val="0"/>
          <w:divBdr>
            <w:top w:val="none" w:sz="0" w:space="0" w:color="auto"/>
            <w:left w:val="none" w:sz="0" w:space="0" w:color="auto"/>
            <w:bottom w:val="none" w:sz="0" w:space="0" w:color="auto"/>
            <w:right w:val="none" w:sz="0" w:space="0" w:color="auto"/>
          </w:divBdr>
        </w:div>
        <w:div w:id="520433109">
          <w:marLeft w:val="640"/>
          <w:marRight w:val="0"/>
          <w:marTop w:val="0"/>
          <w:marBottom w:val="0"/>
          <w:divBdr>
            <w:top w:val="none" w:sz="0" w:space="0" w:color="auto"/>
            <w:left w:val="none" w:sz="0" w:space="0" w:color="auto"/>
            <w:bottom w:val="none" w:sz="0" w:space="0" w:color="auto"/>
            <w:right w:val="none" w:sz="0" w:space="0" w:color="auto"/>
          </w:divBdr>
        </w:div>
        <w:div w:id="1798601776">
          <w:marLeft w:val="640"/>
          <w:marRight w:val="0"/>
          <w:marTop w:val="0"/>
          <w:marBottom w:val="0"/>
          <w:divBdr>
            <w:top w:val="none" w:sz="0" w:space="0" w:color="auto"/>
            <w:left w:val="none" w:sz="0" w:space="0" w:color="auto"/>
            <w:bottom w:val="none" w:sz="0" w:space="0" w:color="auto"/>
            <w:right w:val="none" w:sz="0" w:space="0" w:color="auto"/>
          </w:divBdr>
        </w:div>
        <w:div w:id="1550454123">
          <w:marLeft w:val="640"/>
          <w:marRight w:val="0"/>
          <w:marTop w:val="0"/>
          <w:marBottom w:val="0"/>
          <w:divBdr>
            <w:top w:val="none" w:sz="0" w:space="0" w:color="auto"/>
            <w:left w:val="none" w:sz="0" w:space="0" w:color="auto"/>
            <w:bottom w:val="none" w:sz="0" w:space="0" w:color="auto"/>
            <w:right w:val="none" w:sz="0" w:space="0" w:color="auto"/>
          </w:divBdr>
        </w:div>
        <w:div w:id="995569643">
          <w:marLeft w:val="640"/>
          <w:marRight w:val="0"/>
          <w:marTop w:val="0"/>
          <w:marBottom w:val="0"/>
          <w:divBdr>
            <w:top w:val="none" w:sz="0" w:space="0" w:color="auto"/>
            <w:left w:val="none" w:sz="0" w:space="0" w:color="auto"/>
            <w:bottom w:val="none" w:sz="0" w:space="0" w:color="auto"/>
            <w:right w:val="none" w:sz="0" w:space="0" w:color="auto"/>
          </w:divBdr>
        </w:div>
        <w:div w:id="1442913135">
          <w:marLeft w:val="640"/>
          <w:marRight w:val="0"/>
          <w:marTop w:val="0"/>
          <w:marBottom w:val="0"/>
          <w:divBdr>
            <w:top w:val="none" w:sz="0" w:space="0" w:color="auto"/>
            <w:left w:val="none" w:sz="0" w:space="0" w:color="auto"/>
            <w:bottom w:val="none" w:sz="0" w:space="0" w:color="auto"/>
            <w:right w:val="none" w:sz="0" w:space="0" w:color="auto"/>
          </w:divBdr>
        </w:div>
        <w:div w:id="2020890162">
          <w:marLeft w:val="640"/>
          <w:marRight w:val="0"/>
          <w:marTop w:val="0"/>
          <w:marBottom w:val="0"/>
          <w:divBdr>
            <w:top w:val="none" w:sz="0" w:space="0" w:color="auto"/>
            <w:left w:val="none" w:sz="0" w:space="0" w:color="auto"/>
            <w:bottom w:val="none" w:sz="0" w:space="0" w:color="auto"/>
            <w:right w:val="none" w:sz="0" w:space="0" w:color="auto"/>
          </w:divBdr>
        </w:div>
        <w:div w:id="1874615397">
          <w:marLeft w:val="640"/>
          <w:marRight w:val="0"/>
          <w:marTop w:val="0"/>
          <w:marBottom w:val="0"/>
          <w:divBdr>
            <w:top w:val="none" w:sz="0" w:space="0" w:color="auto"/>
            <w:left w:val="none" w:sz="0" w:space="0" w:color="auto"/>
            <w:bottom w:val="none" w:sz="0" w:space="0" w:color="auto"/>
            <w:right w:val="none" w:sz="0" w:space="0" w:color="auto"/>
          </w:divBdr>
        </w:div>
        <w:div w:id="1066299626">
          <w:marLeft w:val="640"/>
          <w:marRight w:val="0"/>
          <w:marTop w:val="0"/>
          <w:marBottom w:val="0"/>
          <w:divBdr>
            <w:top w:val="none" w:sz="0" w:space="0" w:color="auto"/>
            <w:left w:val="none" w:sz="0" w:space="0" w:color="auto"/>
            <w:bottom w:val="none" w:sz="0" w:space="0" w:color="auto"/>
            <w:right w:val="none" w:sz="0" w:space="0" w:color="auto"/>
          </w:divBdr>
        </w:div>
        <w:div w:id="1678265157">
          <w:marLeft w:val="640"/>
          <w:marRight w:val="0"/>
          <w:marTop w:val="0"/>
          <w:marBottom w:val="0"/>
          <w:divBdr>
            <w:top w:val="none" w:sz="0" w:space="0" w:color="auto"/>
            <w:left w:val="none" w:sz="0" w:space="0" w:color="auto"/>
            <w:bottom w:val="none" w:sz="0" w:space="0" w:color="auto"/>
            <w:right w:val="none" w:sz="0" w:space="0" w:color="auto"/>
          </w:divBdr>
        </w:div>
        <w:div w:id="983657612">
          <w:marLeft w:val="640"/>
          <w:marRight w:val="0"/>
          <w:marTop w:val="0"/>
          <w:marBottom w:val="0"/>
          <w:divBdr>
            <w:top w:val="none" w:sz="0" w:space="0" w:color="auto"/>
            <w:left w:val="none" w:sz="0" w:space="0" w:color="auto"/>
            <w:bottom w:val="none" w:sz="0" w:space="0" w:color="auto"/>
            <w:right w:val="none" w:sz="0" w:space="0" w:color="auto"/>
          </w:divBdr>
        </w:div>
        <w:div w:id="1885218285">
          <w:marLeft w:val="640"/>
          <w:marRight w:val="0"/>
          <w:marTop w:val="0"/>
          <w:marBottom w:val="0"/>
          <w:divBdr>
            <w:top w:val="none" w:sz="0" w:space="0" w:color="auto"/>
            <w:left w:val="none" w:sz="0" w:space="0" w:color="auto"/>
            <w:bottom w:val="none" w:sz="0" w:space="0" w:color="auto"/>
            <w:right w:val="none" w:sz="0" w:space="0" w:color="auto"/>
          </w:divBdr>
        </w:div>
        <w:div w:id="310134627">
          <w:marLeft w:val="640"/>
          <w:marRight w:val="0"/>
          <w:marTop w:val="0"/>
          <w:marBottom w:val="0"/>
          <w:divBdr>
            <w:top w:val="none" w:sz="0" w:space="0" w:color="auto"/>
            <w:left w:val="none" w:sz="0" w:space="0" w:color="auto"/>
            <w:bottom w:val="none" w:sz="0" w:space="0" w:color="auto"/>
            <w:right w:val="none" w:sz="0" w:space="0" w:color="auto"/>
          </w:divBdr>
        </w:div>
        <w:div w:id="1244801969">
          <w:marLeft w:val="640"/>
          <w:marRight w:val="0"/>
          <w:marTop w:val="0"/>
          <w:marBottom w:val="0"/>
          <w:divBdr>
            <w:top w:val="none" w:sz="0" w:space="0" w:color="auto"/>
            <w:left w:val="none" w:sz="0" w:space="0" w:color="auto"/>
            <w:bottom w:val="none" w:sz="0" w:space="0" w:color="auto"/>
            <w:right w:val="none" w:sz="0" w:space="0" w:color="auto"/>
          </w:divBdr>
        </w:div>
        <w:div w:id="1284773903">
          <w:marLeft w:val="640"/>
          <w:marRight w:val="0"/>
          <w:marTop w:val="0"/>
          <w:marBottom w:val="0"/>
          <w:divBdr>
            <w:top w:val="none" w:sz="0" w:space="0" w:color="auto"/>
            <w:left w:val="none" w:sz="0" w:space="0" w:color="auto"/>
            <w:bottom w:val="none" w:sz="0" w:space="0" w:color="auto"/>
            <w:right w:val="none" w:sz="0" w:space="0" w:color="auto"/>
          </w:divBdr>
        </w:div>
        <w:div w:id="273099493">
          <w:marLeft w:val="640"/>
          <w:marRight w:val="0"/>
          <w:marTop w:val="0"/>
          <w:marBottom w:val="0"/>
          <w:divBdr>
            <w:top w:val="none" w:sz="0" w:space="0" w:color="auto"/>
            <w:left w:val="none" w:sz="0" w:space="0" w:color="auto"/>
            <w:bottom w:val="none" w:sz="0" w:space="0" w:color="auto"/>
            <w:right w:val="none" w:sz="0" w:space="0" w:color="auto"/>
          </w:divBdr>
        </w:div>
        <w:div w:id="899444217">
          <w:marLeft w:val="640"/>
          <w:marRight w:val="0"/>
          <w:marTop w:val="0"/>
          <w:marBottom w:val="0"/>
          <w:divBdr>
            <w:top w:val="none" w:sz="0" w:space="0" w:color="auto"/>
            <w:left w:val="none" w:sz="0" w:space="0" w:color="auto"/>
            <w:bottom w:val="none" w:sz="0" w:space="0" w:color="auto"/>
            <w:right w:val="none" w:sz="0" w:space="0" w:color="auto"/>
          </w:divBdr>
        </w:div>
        <w:div w:id="506680544">
          <w:marLeft w:val="640"/>
          <w:marRight w:val="0"/>
          <w:marTop w:val="0"/>
          <w:marBottom w:val="0"/>
          <w:divBdr>
            <w:top w:val="none" w:sz="0" w:space="0" w:color="auto"/>
            <w:left w:val="none" w:sz="0" w:space="0" w:color="auto"/>
            <w:bottom w:val="none" w:sz="0" w:space="0" w:color="auto"/>
            <w:right w:val="none" w:sz="0" w:space="0" w:color="auto"/>
          </w:divBdr>
        </w:div>
        <w:div w:id="724917021">
          <w:marLeft w:val="640"/>
          <w:marRight w:val="0"/>
          <w:marTop w:val="0"/>
          <w:marBottom w:val="0"/>
          <w:divBdr>
            <w:top w:val="none" w:sz="0" w:space="0" w:color="auto"/>
            <w:left w:val="none" w:sz="0" w:space="0" w:color="auto"/>
            <w:bottom w:val="none" w:sz="0" w:space="0" w:color="auto"/>
            <w:right w:val="none" w:sz="0" w:space="0" w:color="auto"/>
          </w:divBdr>
        </w:div>
        <w:div w:id="2040692613">
          <w:marLeft w:val="640"/>
          <w:marRight w:val="0"/>
          <w:marTop w:val="0"/>
          <w:marBottom w:val="0"/>
          <w:divBdr>
            <w:top w:val="none" w:sz="0" w:space="0" w:color="auto"/>
            <w:left w:val="none" w:sz="0" w:space="0" w:color="auto"/>
            <w:bottom w:val="none" w:sz="0" w:space="0" w:color="auto"/>
            <w:right w:val="none" w:sz="0" w:space="0" w:color="auto"/>
          </w:divBdr>
        </w:div>
        <w:div w:id="1318150757">
          <w:marLeft w:val="640"/>
          <w:marRight w:val="0"/>
          <w:marTop w:val="0"/>
          <w:marBottom w:val="0"/>
          <w:divBdr>
            <w:top w:val="none" w:sz="0" w:space="0" w:color="auto"/>
            <w:left w:val="none" w:sz="0" w:space="0" w:color="auto"/>
            <w:bottom w:val="none" w:sz="0" w:space="0" w:color="auto"/>
            <w:right w:val="none" w:sz="0" w:space="0" w:color="auto"/>
          </w:divBdr>
        </w:div>
        <w:div w:id="1352756540">
          <w:marLeft w:val="640"/>
          <w:marRight w:val="0"/>
          <w:marTop w:val="0"/>
          <w:marBottom w:val="0"/>
          <w:divBdr>
            <w:top w:val="none" w:sz="0" w:space="0" w:color="auto"/>
            <w:left w:val="none" w:sz="0" w:space="0" w:color="auto"/>
            <w:bottom w:val="none" w:sz="0" w:space="0" w:color="auto"/>
            <w:right w:val="none" w:sz="0" w:space="0" w:color="auto"/>
          </w:divBdr>
        </w:div>
        <w:div w:id="842284156">
          <w:marLeft w:val="640"/>
          <w:marRight w:val="0"/>
          <w:marTop w:val="0"/>
          <w:marBottom w:val="0"/>
          <w:divBdr>
            <w:top w:val="none" w:sz="0" w:space="0" w:color="auto"/>
            <w:left w:val="none" w:sz="0" w:space="0" w:color="auto"/>
            <w:bottom w:val="none" w:sz="0" w:space="0" w:color="auto"/>
            <w:right w:val="none" w:sz="0" w:space="0" w:color="auto"/>
          </w:divBdr>
        </w:div>
        <w:div w:id="43214807">
          <w:marLeft w:val="640"/>
          <w:marRight w:val="0"/>
          <w:marTop w:val="0"/>
          <w:marBottom w:val="0"/>
          <w:divBdr>
            <w:top w:val="none" w:sz="0" w:space="0" w:color="auto"/>
            <w:left w:val="none" w:sz="0" w:space="0" w:color="auto"/>
            <w:bottom w:val="none" w:sz="0" w:space="0" w:color="auto"/>
            <w:right w:val="none" w:sz="0" w:space="0" w:color="auto"/>
          </w:divBdr>
        </w:div>
        <w:div w:id="1380855673">
          <w:marLeft w:val="640"/>
          <w:marRight w:val="0"/>
          <w:marTop w:val="0"/>
          <w:marBottom w:val="0"/>
          <w:divBdr>
            <w:top w:val="none" w:sz="0" w:space="0" w:color="auto"/>
            <w:left w:val="none" w:sz="0" w:space="0" w:color="auto"/>
            <w:bottom w:val="none" w:sz="0" w:space="0" w:color="auto"/>
            <w:right w:val="none" w:sz="0" w:space="0" w:color="auto"/>
          </w:divBdr>
        </w:div>
        <w:div w:id="1162241008">
          <w:marLeft w:val="640"/>
          <w:marRight w:val="0"/>
          <w:marTop w:val="0"/>
          <w:marBottom w:val="0"/>
          <w:divBdr>
            <w:top w:val="none" w:sz="0" w:space="0" w:color="auto"/>
            <w:left w:val="none" w:sz="0" w:space="0" w:color="auto"/>
            <w:bottom w:val="none" w:sz="0" w:space="0" w:color="auto"/>
            <w:right w:val="none" w:sz="0" w:space="0" w:color="auto"/>
          </w:divBdr>
        </w:div>
        <w:div w:id="649141040">
          <w:marLeft w:val="640"/>
          <w:marRight w:val="0"/>
          <w:marTop w:val="0"/>
          <w:marBottom w:val="0"/>
          <w:divBdr>
            <w:top w:val="none" w:sz="0" w:space="0" w:color="auto"/>
            <w:left w:val="none" w:sz="0" w:space="0" w:color="auto"/>
            <w:bottom w:val="none" w:sz="0" w:space="0" w:color="auto"/>
            <w:right w:val="none" w:sz="0" w:space="0" w:color="auto"/>
          </w:divBdr>
        </w:div>
        <w:div w:id="548684586">
          <w:marLeft w:val="640"/>
          <w:marRight w:val="0"/>
          <w:marTop w:val="0"/>
          <w:marBottom w:val="0"/>
          <w:divBdr>
            <w:top w:val="none" w:sz="0" w:space="0" w:color="auto"/>
            <w:left w:val="none" w:sz="0" w:space="0" w:color="auto"/>
            <w:bottom w:val="none" w:sz="0" w:space="0" w:color="auto"/>
            <w:right w:val="none" w:sz="0" w:space="0" w:color="auto"/>
          </w:divBdr>
        </w:div>
        <w:div w:id="1026447220">
          <w:marLeft w:val="640"/>
          <w:marRight w:val="0"/>
          <w:marTop w:val="0"/>
          <w:marBottom w:val="0"/>
          <w:divBdr>
            <w:top w:val="none" w:sz="0" w:space="0" w:color="auto"/>
            <w:left w:val="none" w:sz="0" w:space="0" w:color="auto"/>
            <w:bottom w:val="none" w:sz="0" w:space="0" w:color="auto"/>
            <w:right w:val="none" w:sz="0" w:space="0" w:color="auto"/>
          </w:divBdr>
        </w:div>
      </w:divsChild>
    </w:div>
    <w:div w:id="713189000">
      <w:bodyDiv w:val="1"/>
      <w:marLeft w:val="0"/>
      <w:marRight w:val="0"/>
      <w:marTop w:val="0"/>
      <w:marBottom w:val="0"/>
      <w:divBdr>
        <w:top w:val="none" w:sz="0" w:space="0" w:color="auto"/>
        <w:left w:val="none" w:sz="0" w:space="0" w:color="auto"/>
        <w:bottom w:val="none" w:sz="0" w:space="0" w:color="auto"/>
        <w:right w:val="none" w:sz="0" w:space="0" w:color="auto"/>
      </w:divBdr>
      <w:divsChild>
        <w:div w:id="926773521">
          <w:marLeft w:val="640"/>
          <w:marRight w:val="0"/>
          <w:marTop w:val="0"/>
          <w:marBottom w:val="0"/>
          <w:divBdr>
            <w:top w:val="none" w:sz="0" w:space="0" w:color="auto"/>
            <w:left w:val="none" w:sz="0" w:space="0" w:color="auto"/>
            <w:bottom w:val="none" w:sz="0" w:space="0" w:color="auto"/>
            <w:right w:val="none" w:sz="0" w:space="0" w:color="auto"/>
          </w:divBdr>
        </w:div>
        <w:div w:id="1289822881">
          <w:marLeft w:val="640"/>
          <w:marRight w:val="0"/>
          <w:marTop w:val="0"/>
          <w:marBottom w:val="0"/>
          <w:divBdr>
            <w:top w:val="none" w:sz="0" w:space="0" w:color="auto"/>
            <w:left w:val="none" w:sz="0" w:space="0" w:color="auto"/>
            <w:bottom w:val="none" w:sz="0" w:space="0" w:color="auto"/>
            <w:right w:val="none" w:sz="0" w:space="0" w:color="auto"/>
          </w:divBdr>
        </w:div>
        <w:div w:id="457652929">
          <w:marLeft w:val="640"/>
          <w:marRight w:val="0"/>
          <w:marTop w:val="0"/>
          <w:marBottom w:val="0"/>
          <w:divBdr>
            <w:top w:val="none" w:sz="0" w:space="0" w:color="auto"/>
            <w:left w:val="none" w:sz="0" w:space="0" w:color="auto"/>
            <w:bottom w:val="none" w:sz="0" w:space="0" w:color="auto"/>
            <w:right w:val="none" w:sz="0" w:space="0" w:color="auto"/>
          </w:divBdr>
        </w:div>
        <w:div w:id="570311445">
          <w:marLeft w:val="640"/>
          <w:marRight w:val="0"/>
          <w:marTop w:val="0"/>
          <w:marBottom w:val="0"/>
          <w:divBdr>
            <w:top w:val="none" w:sz="0" w:space="0" w:color="auto"/>
            <w:left w:val="none" w:sz="0" w:space="0" w:color="auto"/>
            <w:bottom w:val="none" w:sz="0" w:space="0" w:color="auto"/>
            <w:right w:val="none" w:sz="0" w:space="0" w:color="auto"/>
          </w:divBdr>
        </w:div>
        <w:div w:id="97795691">
          <w:marLeft w:val="640"/>
          <w:marRight w:val="0"/>
          <w:marTop w:val="0"/>
          <w:marBottom w:val="0"/>
          <w:divBdr>
            <w:top w:val="none" w:sz="0" w:space="0" w:color="auto"/>
            <w:left w:val="none" w:sz="0" w:space="0" w:color="auto"/>
            <w:bottom w:val="none" w:sz="0" w:space="0" w:color="auto"/>
            <w:right w:val="none" w:sz="0" w:space="0" w:color="auto"/>
          </w:divBdr>
        </w:div>
        <w:div w:id="983703644">
          <w:marLeft w:val="640"/>
          <w:marRight w:val="0"/>
          <w:marTop w:val="0"/>
          <w:marBottom w:val="0"/>
          <w:divBdr>
            <w:top w:val="none" w:sz="0" w:space="0" w:color="auto"/>
            <w:left w:val="none" w:sz="0" w:space="0" w:color="auto"/>
            <w:bottom w:val="none" w:sz="0" w:space="0" w:color="auto"/>
            <w:right w:val="none" w:sz="0" w:space="0" w:color="auto"/>
          </w:divBdr>
        </w:div>
        <w:div w:id="190724554">
          <w:marLeft w:val="640"/>
          <w:marRight w:val="0"/>
          <w:marTop w:val="0"/>
          <w:marBottom w:val="0"/>
          <w:divBdr>
            <w:top w:val="none" w:sz="0" w:space="0" w:color="auto"/>
            <w:left w:val="none" w:sz="0" w:space="0" w:color="auto"/>
            <w:bottom w:val="none" w:sz="0" w:space="0" w:color="auto"/>
            <w:right w:val="none" w:sz="0" w:space="0" w:color="auto"/>
          </w:divBdr>
        </w:div>
        <w:div w:id="311104363">
          <w:marLeft w:val="640"/>
          <w:marRight w:val="0"/>
          <w:marTop w:val="0"/>
          <w:marBottom w:val="0"/>
          <w:divBdr>
            <w:top w:val="none" w:sz="0" w:space="0" w:color="auto"/>
            <w:left w:val="none" w:sz="0" w:space="0" w:color="auto"/>
            <w:bottom w:val="none" w:sz="0" w:space="0" w:color="auto"/>
            <w:right w:val="none" w:sz="0" w:space="0" w:color="auto"/>
          </w:divBdr>
        </w:div>
        <w:div w:id="2047825630">
          <w:marLeft w:val="640"/>
          <w:marRight w:val="0"/>
          <w:marTop w:val="0"/>
          <w:marBottom w:val="0"/>
          <w:divBdr>
            <w:top w:val="none" w:sz="0" w:space="0" w:color="auto"/>
            <w:left w:val="none" w:sz="0" w:space="0" w:color="auto"/>
            <w:bottom w:val="none" w:sz="0" w:space="0" w:color="auto"/>
            <w:right w:val="none" w:sz="0" w:space="0" w:color="auto"/>
          </w:divBdr>
        </w:div>
        <w:div w:id="790124408">
          <w:marLeft w:val="640"/>
          <w:marRight w:val="0"/>
          <w:marTop w:val="0"/>
          <w:marBottom w:val="0"/>
          <w:divBdr>
            <w:top w:val="none" w:sz="0" w:space="0" w:color="auto"/>
            <w:left w:val="none" w:sz="0" w:space="0" w:color="auto"/>
            <w:bottom w:val="none" w:sz="0" w:space="0" w:color="auto"/>
            <w:right w:val="none" w:sz="0" w:space="0" w:color="auto"/>
          </w:divBdr>
        </w:div>
        <w:div w:id="996542858">
          <w:marLeft w:val="640"/>
          <w:marRight w:val="0"/>
          <w:marTop w:val="0"/>
          <w:marBottom w:val="0"/>
          <w:divBdr>
            <w:top w:val="none" w:sz="0" w:space="0" w:color="auto"/>
            <w:left w:val="none" w:sz="0" w:space="0" w:color="auto"/>
            <w:bottom w:val="none" w:sz="0" w:space="0" w:color="auto"/>
            <w:right w:val="none" w:sz="0" w:space="0" w:color="auto"/>
          </w:divBdr>
        </w:div>
        <w:div w:id="1969359198">
          <w:marLeft w:val="640"/>
          <w:marRight w:val="0"/>
          <w:marTop w:val="0"/>
          <w:marBottom w:val="0"/>
          <w:divBdr>
            <w:top w:val="none" w:sz="0" w:space="0" w:color="auto"/>
            <w:left w:val="none" w:sz="0" w:space="0" w:color="auto"/>
            <w:bottom w:val="none" w:sz="0" w:space="0" w:color="auto"/>
            <w:right w:val="none" w:sz="0" w:space="0" w:color="auto"/>
          </w:divBdr>
        </w:div>
        <w:div w:id="1938320884">
          <w:marLeft w:val="640"/>
          <w:marRight w:val="0"/>
          <w:marTop w:val="0"/>
          <w:marBottom w:val="0"/>
          <w:divBdr>
            <w:top w:val="none" w:sz="0" w:space="0" w:color="auto"/>
            <w:left w:val="none" w:sz="0" w:space="0" w:color="auto"/>
            <w:bottom w:val="none" w:sz="0" w:space="0" w:color="auto"/>
            <w:right w:val="none" w:sz="0" w:space="0" w:color="auto"/>
          </w:divBdr>
        </w:div>
        <w:div w:id="1188258496">
          <w:marLeft w:val="640"/>
          <w:marRight w:val="0"/>
          <w:marTop w:val="0"/>
          <w:marBottom w:val="0"/>
          <w:divBdr>
            <w:top w:val="none" w:sz="0" w:space="0" w:color="auto"/>
            <w:left w:val="none" w:sz="0" w:space="0" w:color="auto"/>
            <w:bottom w:val="none" w:sz="0" w:space="0" w:color="auto"/>
            <w:right w:val="none" w:sz="0" w:space="0" w:color="auto"/>
          </w:divBdr>
        </w:div>
        <w:div w:id="275143247">
          <w:marLeft w:val="640"/>
          <w:marRight w:val="0"/>
          <w:marTop w:val="0"/>
          <w:marBottom w:val="0"/>
          <w:divBdr>
            <w:top w:val="none" w:sz="0" w:space="0" w:color="auto"/>
            <w:left w:val="none" w:sz="0" w:space="0" w:color="auto"/>
            <w:bottom w:val="none" w:sz="0" w:space="0" w:color="auto"/>
            <w:right w:val="none" w:sz="0" w:space="0" w:color="auto"/>
          </w:divBdr>
        </w:div>
        <w:div w:id="593975855">
          <w:marLeft w:val="640"/>
          <w:marRight w:val="0"/>
          <w:marTop w:val="0"/>
          <w:marBottom w:val="0"/>
          <w:divBdr>
            <w:top w:val="none" w:sz="0" w:space="0" w:color="auto"/>
            <w:left w:val="none" w:sz="0" w:space="0" w:color="auto"/>
            <w:bottom w:val="none" w:sz="0" w:space="0" w:color="auto"/>
            <w:right w:val="none" w:sz="0" w:space="0" w:color="auto"/>
          </w:divBdr>
        </w:div>
        <w:div w:id="1471707437">
          <w:marLeft w:val="640"/>
          <w:marRight w:val="0"/>
          <w:marTop w:val="0"/>
          <w:marBottom w:val="0"/>
          <w:divBdr>
            <w:top w:val="none" w:sz="0" w:space="0" w:color="auto"/>
            <w:left w:val="none" w:sz="0" w:space="0" w:color="auto"/>
            <w:bottom w:val="none" w:sz="0" w:space="0" w:color="auto"/>
            <w:right w:val="none" w:sz="0" w:space="0" w:color="auto"/>
          </w:divBdr>
        </w:div>
        <w:div w:id="1681541503">
          <w:marLeft w:val="640"/>
          <w:marRight w:val="0"/>
          <w:marTop w:val="0"/>
          <w:marBottom w:val="0"/>
          <w:divBdr>
            <w:top w:val="none" w:sz="0" w:space="0" w:color="auto"/>
            <w:left w:val="none" w:sz="0" w:space="0" w:color="auto"/>
            <w:bottom w:val="none" w:sz="0" w:space="0" w:color="auto"/>
            <w:right w:val="none" w:sz="0" w:space="0" w:color="auto"/>
          </w:divBdr>
        </w:div>
        <w:div w:id="844440830">
          <w:marLeft w:val="640"/>
          <w:marRight w:val="0"/>
          <w:marTop w:val="0"/>
          <w:marBottom w:val="0"/>
          <w:divBdr>
            <w:top w:val="none" w:sz="0" w:space="0" w:color="auto"/>
            <w:left w:val="none" w:sz="0" w:space="0" w:color="auto"/>
            <w:bottom w:val="none" w:sz="0" w:space="0" w:color="auto"/>
            <w:right w:val="none" w:sz="0" w:space="0" w:color="auto"/>
          </w:divBdr>
        </w:div>
        <w:div w:id="901866828">
          <w:marLeft w:val="640"/>
          <w:marRight w:val="0"/>
          <w:marTop w:val="0"/>
          <w:marBottom w:val="0"/>
          <w:divBdr>
            <w:top w:val="none" w:sz="0" w:space="0" w:color="auto"/>
            <w:left w:val="none" w:sz="0" w:space="0" w:color="auto"/>
            <w:bottom w:val="none" w:sz="0" w:space="0" w:color="auto"/>
            <w:right w:val="none" w:sz="0" w:space="0" w:color="auto"/>
          </w:divBdr>
        </w:div>
      </w:divsChild>
    </w:div>
    <w:div w:id="713194043">
      <w:bodyDiv w:val="1"/>
      <w:marLeft w:val="0"/>
      <w:marRight w:val="0"/>
      <w:marTop w:val="0"/>
      <w:marBottom w:val="0"/>
      <w:divBdr>
        <w:top w:val="none" w:sz="0" w:space="0" w:color="auto"/>
        <w:left w:val="none" w:sz="0" w:space="0" w:color="auto"/>
        <w:bottom w:val="none" w:sz="0" w:space="0" w:color="auto"/>
        <w:right w:val="none" w:sz="0" w:space="0" w:color="auto"/>
      </w:divBdr>
      <w:divsChild>
        <w:div w:id="1530796409">
          <w:marLeft w:val="640"/>
          <w:marRight w:val="0"/>
          <w:marTop w:val="0"/>
          <w:marBottom w:val="0"/>
          <w:divBdr>
            <w:top w:val="none" w:sz="0" w:space="0" w:color="auto"/>
            <w:left w:val="none" w:sz="0" w:space="0" w:color="auto"/>
            <w:bottom w:val="none" w:sz="0" w:space="0" w:color="auto"/>
            <w:right w:val="none" w:sz="0" w:space="0" w:color="auto"/>
          </w:divBdr>
        </w:div>
        <w:div w:id="1106802815">
          <w:marLeft w:val="640"/>
          <w:marRight w:val="0"/>
          <w:marTop w:val="0"/>
          <w:marBottom w:val="0"/>
          <w:divBdr>
            <w:top w:val="none" w:sz="0" w:space="0" w:color="auto"/>
            <w:left w:val="none" w:sz="0" w:space="0" w:color="auto"/>
            <w:bottom w:val="none" w:sz="0" w:space="0" w:color="auto"/>
            <w:right w:val="none" w:sz="0" w:space="0" w:color="auto"/>
          </w:divBdr>
        </w:div>
        <w:div w:id="1101757361">
          <w:marLeft w:val="640"/>
          <w:marRight w:val="0"/>
          <w:marTop w:val="0"/>
          <w:marBottom w:val="0"/>
          <w:divBdr>
            <w:top w:val="none" w:sz="0" w:space="0" w:color="auto"/>
            <w:left w:val="none" w:sz="0" w:space="0" w:color="auto"/>
            <w:bottom w:val="none" w:sz="0" w:space="0" w:color="auto"/>
            <w:right w:val="none" w:sz="0" w:space="0" w:color="auto"/>
          </w:divBdr>
        </w:div>
        <w:div w:id="1968117796">
          <w:marLeft w:val="640"/>
          <w:marRight w:val="0"/>
          <w:marTop w:val="0"/>
          <w:marBottom w:val="0"/>
          <w:divBdr>
            <w:top w:val="none" w:sz="0" w:space="0" w:color="auto"/>
            <w:left w:val="none" w:sz="0" w:space="0" w:color="auto"/>
            <w:bottom w:val="none" w:sz="0" w:space="0" w:color="auto"/>
            <w:right w:val="none" w:sz="0" w:space="0" w:color="auto"/>
          </w:divBdr>
        </w:div>
        <w:div w:id="564948413">
          <w:marLeft w:val="640"/>
          <w:marRight w:val="0"/>
          <w:marTop w:val="0"/>
          <w:marBottom w:val="0"/>
          <w:divBdr>
            <w:top w:val="none" w:sz="0" w:space="0" w:color="auto"/>
            <w:left w:val="none" w:sz="0" w:space="0" w:color="auto"/>
            <w:bottom w:val="none" w:sz="0" w:space="0" w:color="auto"/>
            <w:right w:val="none" w:sz="0" w:space="0" w:color="auto"/>
          </w:divBdr>
        </w:div>
        <w:div w:id="225803664">
          <w:marLeft w:val="640"/>
          <w:marRight w:val="0"/>
          <w:marTop w:val="0"/>
          <w:marBottom w:val="0"/>
          <w:divBdr>
            <w:top w:val="none" w:sz="0" w:space="0" w:color="auto"/>
            <w:left w:val="none" w:sz="0" w:space="0" w:color="auto"/>
            <w:bottom w:val="none" w:sz="0" w:space="0" w:color="auto"/>
            <w:right w:val="none" w:sz="0" w:space="0" w:color="auto"/>
          </w:divBdr>
        </w:div>
        <w:div w:id="784691520">
          <w:marLeft w:val="640"/>
          <w:marRight w:val="0"/>
          <w:marTop w:val="0"/>
          <w:marBottom w:val="0"/>
          <w:divBdr>
            <w:top w:val="none" w:sz="0" w:space="0" w:color="auto"/>
            <w:left w:val="none" w:sz="0" w:space="0" w:color="auto"/>
            <w:bottom w:val="none" w:sz="0" w:space="0" w:color="auto"/>
            <w:right w:val="none" w:sz="0" w:space="0" w:color="auto"/>
          </w:divBdr>
        </w:div>
        <w:div w:id="1371152168">
          <w:marLeft w:val="640"/>
          <w:marRight w:val="0"/>
          <w:marTop w:val="0"/>
          <w:marBottom w:val="0"/>
          <w:divBdr>
            <w:top w:val="none" w:sz="0" w:space="0" w:color="auto"/>
            <w:left w:val="none" w:sz="0" w:space="0" w:color="auto"/>
            <w:bottom w:val="none" w:sz="0" w:space="0" w:color="auto"/>
            <w:right w:val="none" w:sz="0" w:space="0" w:color="auto"/>
          </w:divBdr>
        </w:div>
        <w:div w:id="1373001719">
          <w:marLeft w:val="640"/>
          <w:marRight w:val="0"/>
          <w:marTop w:val="0"/>
          <w:marBottom w:val="0"/>
          <w:divBdr>
            <w:top w:val="none" w:sz="0" w:space="0" w:color="auto"/>
            <w:left w:val="none" w:sz="0" w:space="0" w:color="auto"/>
            <w:bottom w:val="none" w:sz="0" w:space="0" w:color="auto"/>
            <w:right w:val="none" w:sz="0" w:space="0" w:color="auto"/>
          </w:divBdr>
        </w:div>
        <w:div w:id="1390110775">
          <w:marLeft w:val="640"/>
          <w:marRight w:val="0"/>
          <w:marTop w:val="0"/>
          <w:marBottom w:val="0"/>
          <w:divBdr>
            <w:top w:val="none" w:sz="0" w:space="0" w:color="auto"/>
            <w:left w:val="none" w:sz="0" w:space="0" w:color="auto"/>
            <w:bottom w:val="none" w:sz="0" w:space="0" w:color="auto"/>
            <w:right w:val="none" w:sz="0" w:space="0" w:color="auto"/>
          </w:divBdr>
        </w:div>
        <w:div w:id="935209223">
          <w:marLeft w:val="640"/>
          <w:marRight w:val="0"/>
          <w:marTop w:val="0"/>
          <w:marBottom w:val="0"/>
          <w:divBdr>
            <w:top w:val="none" w:sz="0" w:space="0" w:color="auto"/>
            <w:left w:val="none" w:sz="0" w:space="0" w:color="auto"/>
            <w:bottom w:val="none" w:sz="0" w:space="0" w:color="auto"/>
            <w:right w:val="none" w:sz="0" w:space="0" w:color="auto"/>
          </w:divBdr>
        </w:div>
        <w:div w:id="2122803238">
          <w:marLeft w:val="640"/>
          <w:marRight w:val="0"/>
          <w:marTop w:val="0"/>
          <w:marBottom w:val="0"/>
          <w:divBdr>
            <w:top w:val="none" w:sz="0" w:space="0" w:color="auto"/>
            <w:left w:val="none" w:sz="0" w:space="0" w:color="auto"/>
            <w:bottom w:val="none" w:sz="0" w:space="0" w:color="auto"/>
            <w:right w:val="none" w:sz="0" w:space="0" w:color="auto"/>
          </w:divBdr>
        </w:div>
        <w:div w:id="591356682">
          <w:marLeft w:val="640"/>
          <w:marRight w:val="0"/>
          <w:marTop w:val="0"/>
          <w:marBottom w:val="0"/>
          <w:divBdr>
            <w:top w:val="none" w:sz="0" w:space="0" w:color="auto"/>
            <w:left w:val="none" w:sz="0" w:space="0" w:color="auto"/>
            <w:bottom w:val="none" w:sz="0" w:space="0" w:color="auto"/>
            <w:right w:val="none" w:sz="0" w:space="0" w:color="auto"/>
          </w:divBdr>
        </w:div>
        <w:div w:id="362244522">
          <w:marLeft w:val="640"/>
          <w:marRight w:val="0"/>
          <w:marTop w:val="0"/>
          <w:marBottom w:val="0"/>
          <w:divBdr>
            <w:top w:val="none" w:sz="0" w:space="0" w:color="auto"/>
            <w:left w:val="none" w:sz="0" w:space="0" w:color="auto"/>
            <w:bottom w:val="none" w:sz="0" w:space="0" w:color="auto"/>
            <w:right w:val="none" w:sz="0" w:space="0" w:color="auto"/>
          </w:divBdr>
        </w:div>
        <w:div w:id="1158765058">
          <w:marLeft w:val="640"/>
          <w:marRight w:val="0"/>
          <w:marTop w:val="0"/>
          <w:marBottom w:val="0"/>
          <w:divBdr>
            <w:top w:val="none" w:sz="0" w:space="0" w:color="auto"/>
            <w:left w:val="none" w:sz="0" w:space="0" w:color="auto"/>
            <w:bottom w:val="none" w:sz="0" w:space="0" w:color="auto"/>
            <w:right w:val="none" w:sz="0" w:space="0" w:color="auto"/>
          </w:divBdr>
        </w:div>
        <w:div w:id="287392373">
          <w:marLeft w:val="640"/>
          <w:marRight w:val="0"/>
          <w:marTop w:val="0"/>
          <w:marBottom w:val="0"/>
          <w:divBdr>
            <w:top w:val="none" w:sz="0" w:space="0" w:color="auto"/>
            <w:left w:val="none" w:sz="0" w:space="0" w:color="auto"/>
            <w:bottom w:val="none" w:sz="0" w:space="0" w:color="auto"/>
            <w:right w:val="none" w:sz="0" w:space="0" w:color="auto"/>
          </w:divBdr>
        </w:div>
      </w:divsChild>
    </w:div>
    <w:div w:id="739865878">
      <w:bodyDiv w:val="1"/>
      <w:marLeft w:val="0"/>
      <w:marRight w:val="0"/>
      <w:marTop w:val="0"/>
      <w:marBottom w:val="0"/>
      <w:divBdr>
        <w:top w:val="none" w:sz="0" w:space="0" w:color="auto"/>
        <w:left w:val="none" w:sz="0" w:space="0" w:color="auto"/>
        <w:bottom w:val="none" w:sz="0" w:space="0" w:color="auto"/>
        <w:right w:val="none" w:sz="0" w:space="0" w:color="auto"/>
      </w:divBdr>
      <w:divsChild>
        <w:div w:id="113015582">
          <w:marLeft w:val="640"/>
          <w:marRight w:val="0"/>
          <w:marTop w:val="0"/>
          <w:marBottom w:val="0"/>
          <w:divBdr>
            <w:top w:val="none" w:sz="0" w:space="0" w:color="auto"/>
            <w:left w:val="none" w:sz="0" w:space="0" w:color="auto"/>
            <w:bottom w:val="none" w:sz="0" w:space="0" w:color="auto"/>
            <w:right w:val="none" w:sz="0" w:space="0" w:color="auto"/>
          </w:divBdr>
        </w:div>
        <w:div w:id="1314796849">
          <w:marLeft w:val="640"/>
          <w:marRight w:val="0"/>
          <w:marTop w:val="0"/>
          <w:marBottom w:val="0"/>
          <w:divBdr>
            <w:top w:val="none" w:sz="0" w:space="0" w:color="auto"/>
            <w:left w:val="none" w:sz="0" w:space="0" w:color="auto"/>
            <w:bottom w:val="none" w:sz="0" w:space="0" w:color="auto"/>
            <w:right w:val="none" w:sz="0" w:space="0" w:color="auto"/>
          </w:divBdr>
        </w:div>
        <w:div w:id="765925470">
          <w:marLeft w:val="640"/>
          <w:marRight w:val="0"/>
          <w:marTop w:val="0"/>
          <w:marBottom w:val="0"/>
          <w:divBdr>
            <w:top w:val="none" w:sz="0" w:space="0" w:color="auto"/>
            <w:left w:val="none" w:sz="0" w:space="0" w:color="auto"/>
            <w:bottom w:val="none" w:sz="0" w:space="0" w:color="auto"/>
            <w:right w:val="none" w:sz="0" w:space="0" w:color="auto"/>
          </w:divBdr>
        </w:div>
        <w:div w:id="1641688816">
          <w:marLeft w:val="640"/>
          <w:marRight w:val="0"/>
          <w:marTop w:val="0"/>
          <w:marBottom w:val="0"/>
          <w:divBdr>
            <w:top w:val="none" w:sz="0" w:space="0" w:color="auto"/>
            <w:left w:val="none" w:sz="0" w:space="0" w:color="auto"/>
            <w:bottom w:val="none" w:sz="0" w:space="0" w:color="auto"/>
            <w:right w:val="none" w:sz="0" w:space="0" w:color="auto"/>
          </w:divBdr>
        </w:div>
        <w:div w:id="806121988">
          <w:marLeft w:val="640"/>
          <w:marRight w:val="0"/>
          <w:marTop w:val="0"/>
          <w:marBottom w:val="0"/>
          <w:divBdr>
            <w:top w:val="none" w:sz="0" w:space="0" w:color="auto"/>
            <w:left w:val="none" w:sz="0" w:space="0" w:color="auto"/>
            <w:bottom w:val="none" w:sz="0" w:space="0" w:color="auto"/>
            <w:right w:val="none" w:sz="0" w:space="0" w:color="auto"/>
          </w:divBdr>
        </w:div>
        <w:div w:id="756176064">
          <w:marLeft w:val="640"/>
          <w:marRight w:val="0"/>
          <w:marTop w:val="0"/>
          <w:marBottom w:val="0"/>
          <w:divBdr>
            <w:top w:val="none" w:sz="0" w:space="0" w:color="auto"/>
            <w:left w:val="none" w:sz="0" w:space="0" w:color="auto"/>
            <w:bottom w:val="none" w:sz="0" w:space="0" w:color="auto"/>
            <w:right w:val="none" w:sz="0" w:space="0" w:color="auto"/>
          </w:divBdr>
        </w:div>
        <w:div w:id="1642924154">
          <w:marLeft w:val="640"/>
          <w:marRight w:val="0"/>
          <w:marTop w:val="0"/>
          <w:marBottom w:val="0"/>
          <w:divBdr>
            <w:top w:val="none" w:sz="0" w:space="0" w:color="auto"/>
            <w:left w:val="none" w:sz="0" w:space="0" w:color="auto"/>
            <w:bottom w:val="none" w:sz="0" w:space="0" w:color="auto"/>
            <w:right w:val="none" w:sz="0" w:space="0" w:color="auto"/>
          </w:divBdr>
        </w:div>
        <w:div w:id="669913497">
          <w:marLeft w:val="640"/>
          <w:marRight w:val="0"/>
          <w:marTop w:val="0"/>
          <w:marBottom w:val="0"/>
          <w:divBdr>
            <w:top w:val="none" w:sz="0" w:space="0" w:color="auto"/>
            <w:left w:val="none" w:sz="0" w:space="0" w:color="auto"/>
            <w:bottom w:val="none" w:sz="0" w:space="0" w:color="auto"/>
            <w:right w:val="none" w:sz="0" w:space="0" w:color="auto"/>
          </w:divBdr>
        </w:div>
        <w:div w:id="870722865">
          <w:marLeft w:val="640"/>
          <w:marRight w:val="0"/>
          <w:marTop w:val="0"/>
          <w:marBottom w:val="0"/>
          <w:divBdr>
            <w:top w:val="none" w:sz="0" w:space="0" w:color="auto"/>
            <w:left w:val="none" w:sz="0" w:space="0" w:color="auto"/>
            <w:bottom w:val="none" w:sz="0" w:space="0" w:color="auto"/>
            <w:right w:val="none" w:sz="0" w:space="0" w:color="auto"/>
          </w:divBdr>
        </w:div>
        <w:div w:id="1078595179">
          <w:marLeft w:val="640"/>
          <w:marRight w:val="0"/>
          <w:marTop w:val="0"/>
          <w:marBottom w:val="0"/>
          <w:divBdr>
            <w:top w:val="none" w:sz="0" w:space="0" w:color="auto"/>
            <w:left w:val="none" w:sz="0" w:space="0" w:color="auto"/>
            <w:bottom w:val="none" w:sz="0" w:space="0" w:color="auto"/>
            <w:right w:val="none" w:sz="0" w:space="0" w:color="auto"/>
          </w:divBdr>
        </w:div>
        <w:div w:id="748115164">
          <w:marLeft w:val="640"/>
          <w:marRight w:val="0"/>
          <w:marTop w:val="0"/>
          <w:marBottom w:val="0"/>
          <w:divBdr>
            <w:top w:val="none" w:sz="0" w:space="0" w:color="auto"/>
            <w:left w:val="none" w:sz="0" w:space="0" w:color="auto"/>
            <w:bottom w:val="none" w:sz="0" w:space="0" w:color="auto"/>
            <w:right w:val="none" w:sz="0" w:space="0" w:color="auto"/>
          </w:divBdr>
        </w:div>
        <w:div w:id="550961220">
          <w:marLeft w:val="640"/>
          <w:marRight w:val="0"/>
          <w:marTop w:val="0"/>
          <w:marBottom w:val="0"/>
          <w:divBdr>
            <w:top w:val="none" w:sz="0" w:space="0" w:color="auto"/>
            <w:left w:val="none" w:sz="0" w:space="0" w:color="auto"/>
            <w:bottom w:val="none" w:sz="0" w:space="0" w:color="auto"/>
            <w:right w:val="none" w:sz="0" w:space="0" w:color="auto"/>
          </w:divBdr>
        </w:div>
        <w:div w:id="649213422">
          <w:marLeft w:val="640"/>
          <w:marRight w:val="0"/>
          <w:marTop w:val="0"/>
          <w:marBottom w:val="0"/>
          <w:divBdr>
            <w:top w:val="none" w:sz="0" w:space="0" w:color="auto"/>
            <w:left w:val="none" w:sz="0" w:space="0" w:color="auto"/>
            <w:bottom w:val="none" w:sz="0" w:space="0" w:color="auto"/>
            <w:right w:val="none" w:sz="0" w:space="0" w:color="auto"/>
          </w:divBdr>
        </w:div>
        <w:div w:id="306205595">
          <w:marLeft w:val="640"/>
          <w:marRight w:val="0"/>
          <w:marTop w:val="0"/>
          <w:marBottom w:val="0"/>
          <w:divBdr>
            <w:top w:val="none" w:sz="0" w:space="0" w:color="auto"/>
            <w:left w:val="none" w:sz="0" w:space="0" w:color="auto"/>
            <w:bottom w:val="none" w:sz="0" w:space="0" w:color="auto"/>
            <w:right w:val="none" w:sz="0" w:space="0" w:color="auto"/>
          </w:divBdr>
        </w:div>
        <w:div w:id="147090555">
          <w:marLeft w:val="640"/>
          <w:marRight w:val="0"/>
          <w:marTop w:val="0"/>
          <w:marBottom w:val="0"/>
          <w:divBdr>
            <w:top w:val="none" w:sz="0" w:space="0" w:color="auto"/>
            <w:left w:val="none" w:sz="0" w:space="0" w:color="auto"/>
            <w:bottom w:val="none" w:sz="0" w:space="0" w:color="auto"/>
            <w:right w:val="none" w:sz="0" w:space="0" w:color="auto"/>
          </w:divBdr>
        </w:div>
        <w:div w:id="1502354785">
          <w:marLeft w:val="640"/>
          <w:marRight w:val="0"/>
          <w:marTop w:val="0"/>
          <w:marBottom w:val="0"/>
          <w:divBdr>
            <w:top w:val="none" w:sz="0" w:space="0" w:color="auto"/>
            <w:left w:val="none" w:sz="0" w:space="0" w:color="auto"/>
            <w:bottom w:val="none" w:sz="0" w:space="0" w:color="auto"/>
            <w:right w:val="none" w:sz="0" w:space="0" w:color="auto"/>
          </w:divBdr>
        </w:div>
      </w:divsChild>
    </w:div>
    <w:div w:id="794248702">
      <w:bodyDiv w:val="1"/>
      <w:marLeft w:val="0"/>
      <w:marRight w:val="0"/>
      <w:marTop w:val="0"/>
      <w:marBottom w:val="0"/>
      <w:divBdr>
        <w:top w:val="none" w:sz="0" w:space="0" w:color="auto"/>
        <w:left w:val="none" w:sz="0" w:space="0" w:color="auto"/>
        <w:bottom w:val="none" w:sz="0" w:space="0" w:color="auto"/>
        <w:right w:val="none" w:sz="0" w:space="0" w:color="auto"/>
      </w:divBdr>
    </w:div>
    <w:div w:id="804782728">
      <w:bodyDiv w:val="1"/>
      <w:marLeft w:val="0"/>
      <w:marRight w:val="0"/>
      <w:marTop w:val="0"/>
      <w:marBottom w:val="0"/>
      <w:divBdr>
        <w:top w:val="none" w:sz="0" w:space="0" w:color="auto"/>
        <w:left w:val="none" w:sz="0" w:space="0" w:color="auto"/>
        <w:bottom w:val="none" w:sz="0" w:space="0" w:color="auto"/>
        <w:right w:val="none" w:sz="0" w:space="0" w:color="auto"/>
      </w:divBdr>
      <w:divsChild>
        <w:div w:id="865291331">
          <w:marLeft w:val="640"/>
          <w:marRight w:val="0"/>
          <w:marTop w:val="0"/>
          <w:marBottom w:val="0"/>
          <w:divBdr>
            <w:top w:val="none" w:sz="0" w:space="0" w:color="auto"/>
            <w:left w:val="none" w:sz="0" w:space="0" w:color="auto"/>
            <w:bottom w:val="none" w:sz="0" w:space="0" w:color="auto"/>
            <w:right w:val="none" w:sz="0" w:space="0" w:color="auto"/>
          </w:divBdr>
        </w:div>
        <w:div w:id="1128889544">
          <w:marLeft w:val="640"/>
          <w:marRight w:val="0"/>
          <w:marTop w:val="0"/>
          <w:marBottom w:val="0"/>
          <w:divBdr>
            <w:top w:val="none" w:sz="0" w:space="0" w:color="auto"/>
            <w:left w:val="none" w:sz="0" w:space="0" w:color="auto"/>
            <w:bottom w:val="none" w:sz="0" w:space="0" w:color="auto"/>
            <w:right w:val="none" w:sz="0" w:space="0" w:color="auto"/>
          </w:divBdr>
        </w:div>
        <w:div w:id="822083898">
          <w:marLeft w:val="640"/>
          <w:marRight w:val="0"/>
          <w:marTop w:val="0"/>
          <w:marBottom w:val="0"/>
          <w:divBdr>
            <w:top w:val="none" w:sz="0" w:space="0" w:color="auto"/>
            <w:left w:val="none" w:sz="0" w:space="0" w:color="auto"/>
            <w:bottom w:val="none" w:sz="0" w:space="0" w:color="auto"/>
            <w:right w:val="none" w:sz="0" w:space="0" w:color="auto"/>
          </w:divBdr>
        </w:div>
        <w:div w:id="287010029">
          <w:marLeft w:val="640"/>
          <w:marRight w:val="0"/>
          <w:marTop w:val="0"/>
          <w:marBottom w:val="0"/>
          <w:divBdr>
            <w:top w:val="none" w:sz="0" w:space="0" w:color="auto"/>
            <w:left w:val="none" w:sz="0" w:space="0" w:color="auto"/>
            <w:bottom w:val="none" w:sz="0" w:space="0" w:color="auto"/>
            <w:right w:val="none" w:sz="0" w:space="0" w:color="auto"/>
          </w:divBdr>
        </w:div>
        <w:div w:id="1869760472">
          <w:marLeft w:val="640"/>
          <w:marRight w:val="0"/>
          <w:marTop w:val="0"/>
          <w:marBottom w:val="0"/>
          <w:divBdr>
            <w:top w:val="none" w:sz="0" w:space="0" w:color="auto"/>
            <w:left w:val="none" w:sz="0" w:space="0" w:color="auto"/>
            <w:bottom w:val="none" w:sz="0" w:space="0" w:color="auto"/>
            <w:right w:val="none" w:sz="0" w:space="0" w:color="auto"/>
          </w:divBdr>
        </w:div>
        <w:div w:id="1118914397">
          <w:marLeft w:val="640"/>
          <w:marRight w:val="0"/>
          <w:marTop w:val="0"/>
          <w:marBottom w:val="0"/>
          <w:divBdr>
            <w:top w:val="none" w:sz="0" w:space="0" w:color="auto"/>
            <w:left w:val="none" w:sz="0" w:space="0" w:color="auto"/>
            <w:bottom w:val="none" w:sz="0" w:space="0" w:color="auto"/>
            <w:right w:val="none" w:sz="0" w:space="0" w:color="auto"/>
          </w:divBdr>
        </w:div>
        <w:div w:id="1374769334">
          <w:marLeft w:val="640"/>
          <w:marRight w:val="0"/>
          <w:marTop w:val="0"/>
          <w:marBottom w:val="0"/>
          <w:divBdr>
            <w:top w:val="none" w:sz="0" w:space="0" w:color="auto"/>
            <w:left w:val="none" w:sz="0" w:space="0" w:color="auto"/>
            <w:bottom w:val="none" w:sz="0" w:space="0" w:color="auto"/>
            <w:right w:val="none" w:sz="0" w:space="0" w:color="auto"/>
          </w:divBdr>
        </w:div>
        <w:div w:id="1731726092">
          <w:marLeft w:val="640"/>
          <w:marRight w:val="0"/>
          <w:marTop w:val="0"/>
          <w:marBottom w:val="0"/>
          <w:divBdr>
            <w:top w:val="none" w:sz="0" w:space="0" w:color="auto"/>
            <w:left w:val="none" w:sz="0" w:space="0" w:color="auto"/>
            <w:bottom w:val="none" w:sz="0" w:space="0" w:color="auto"/>
            <w:right w:val="none" w:sz="0" w:space="0" w:color="auto"/>
          </w:divBdr>
        </w:div>
        <w:div w:id="1237977379">
          <w:marLeft w:val="640"/>
          <w:marRight w:val="0"/>
          <w:marTop w:val="0"/>
          <w:marBottom w:val="0"/>
          <w:divBdr>
            <w:top w:val="none" w:sz="0" w:space="0" w:color="auto"/>
            <w:left w:val="none" w:sz="0" w:space="0" w:color="auto"/>
            <w:bottom w:val="none" w:sz="0" w:space="0" w:color="auto"/>
            <w:right w:val="none" w:sz="0" w:space="0" w:color="auto"/>
          </w:divBdr>
        </w:div>
        <w:div w:id="2099986083">
          <w:marLeft w:val="640"/>
          <w:marRight w:val="0"/>
          <w:marTop w:val="0"/>
          <w:marBottom w:val="0"/>
          <w:divBdr>
            <w:top w:val="none" w:sz="0" w:space="0" w:color="auto"/>
            <w:left w:val="none" w:sz="0" w:space="0" w:color="auto"/>
            <w:bottom w:val="none" w:sz="0" w:space="0" w:color="auto"/>
            <w:right w:val="none" w:sz="0" w:space="0" w:color="auto"/>
          </w:divBdr>
        </w:div>
        <w:div w:id="313876118">
          <w:marLeft w:val="640"/>
          <w:marRight w:val="0"/>
          <w:marTop w:val="0"/>
          <w:marBottom w:val="0"/>
          <w:divBdr>
            <w:top w:val="none" w:sz="0" w:space="0" w:color="auto"/>
            <w:left w:val="none" w:sz="0" w:space="0" w:color="auto"/>
            <w:bottom w:val="none" w:sz="0" w:space="0" w:color="auto"/>
            <w:right w:val="none" w:sz="0" w:space="0" w:color="auto"/>
          </w:divBdr>
        </w:div>
        <w:div w:id="996568322">
          <w:marLeft w:val="640"/>
          <w:marRight w:val="0"/>
          <w:marTop w:val="0"/>
          <w:marBottom w:val="0"/>
          <w:divBdr>
            <w:top w:val="none" w:sz="0" w:space="0" w:color="auto"/>
            <w:left w:val="none" w:sz="0" w:space="0" w:color="auto"/>
            <w:bottom w:val="none" w:sz="0" w:space="0" w:color="auto"/>
            <w:right w:val="none" w:sz="0" w:space="0" w:color="auto"/>
          </w:divBdr>
        </w:div>
        <w:div w:id="51200990">
          <w:marLeft w:val="640"/>
          <w:marRight w:val="0"/>
          <w:marTop w:val="0"/>
          <w:marBottom w:val="0"/>
          <w:divBdr>
            <w:top w:val="none" w:sz="0" w:space="0" w:color="auto"/>
            <w:left w:val="none" w:sz="0" w:space="0" w:color="auto"/>
            <w:bottom w:val="none" w:sz="0" w:space="0" w:color="auto"/>
            <w:right w:val="none" w:sz="0" w:space="0" w:color="auto"/>
          </w:divBdr>
        </w:div>
        <w:div w:id="1036664327">
          <w:marLeft w:val="640"/>
          <w:marRight w:val="0"/>
          <w:marTop w:val="0"/>
          <w:marBottom w:val="0"/>
          <w:divBdr>
            <w:top w:val="none" w:sz="0" w:space="0" w:color="auto"/>
            <w:left w:val="none" w:sz="0" w:space="0" w:color="auto"/>
            <w:bottom w:val="none" w:sz="0" w:space="0" w:color="auto"/>
            <w:right w:val="none" w:sz="0" w:space="0" w:color="auto"/>
          </w:divBdr>
        </w:div>
        <w:div w:id="945113837">
          <w:marLeft w:val="640"/>
          <w:marRight w:val="0"/>
          <w:marTop w:val="0"/>
          <w:marBottom w:val="0"/>
          <w:divBdr>
            <w:top w:val="none" w:sz="0" w:space="0" w:color="auto"/>
            <w:left w:val="none" w:sz="0" w:space="0" w:color="auto"/>
            <w:bottom w:val="none" w:sz="0" w:space="0" w:color="auto"/>
            <w:right w:val="none" w:sz="0" w:space="0" w:color="auto"/>
          </w:divBdr>
        </w:div>
        <w:div w:id="107547355">
          <w:marLeft w:val="640"/>
          <w:marRight w:val="0"/>
          <w:marTop w:val="0"/>
          <w:marBottom w:val="0"/>
          <w:divBdr>
            <w:top w:val="none" w:sz="0" w:space="0" w:color="auto"/>
            <w:left w:val="none" w:sz="0" w:space="0" w:color="auto"/>
            <w:bottom w:val="none" w:sz="0" w:space="0" w:color="auto"/>
            <w:right w:val="none" w:sz="0" w:space="0" w:color="auto"/>
          </w:divBdr>
        </w:div>
        <w:div w:id="47261937">
          <w:marLeft w:val="640"/>
          <w:marRight w:val="0"/>
          <w:marTop w:val="0"/>
          <w:marBottom w:val="0"/>
          <w:divBdr>
            <w:top w:val="none" w:sz="0" w:space="0" w:color="auto"/>
            <w:left w:val="none" w:sz="0" w:space="0" w:color="auto"/>
            <w:bottom w:val="none" w:sz="0" w:space="0" w:color="auto"/>
            <w:right w:val="none" w:sz="0" w:space="0" w:color="auto"/>
          </w:divBdr>
        </w:div>
        <w:div w:id="1279609109">
          <w:marLeft w:val="640"/>
          <w:marRight w:val="0"/>
          <w:marTop w:val="0"/>
          <w:marBottom w:val="0"/>
          <w:divBdr>
            <w:top w:val="none" w:sz="0" w:space="0" w:color="auto"/>
            <w:left w:val="none" w:sz="0" w:space="0" w:color="auto"/>
            <w:bottom w:val="none" w:sz="0" w:space="0" w:color="auto"/>
            <w:right w:val="none" w:sz="0" w:space="0" w:color="auto"/>
          </w:divBdr>
        </w:div>
        <w:div w:id="1331061339">
          <w:marLeft w:val="640"/>
          <w:marRight w:val="0"/>
          <w:marTop w:val="0"/>
          <w:marBottom w:val="0"/>
          <w:divBdr>
            <w:top w:val="none" w:sz="0" w:space="0" w:color="auto"/>
            <w:left w:val="none" w:sz="0" w:space="0" w:color="auto"/>
            <w:bottom w:val="none" w:sz="0" w:space="0" w:color="auto"/>
            <w:right w:val="none" w:sz="0" w:space="0" w:color="auto"/>
          </w:divBdr>
        </w:div>
        <w:div w:id="1716347377">
          <w:marLeft w:val="640"/>
          <w:marRight w:val="0"/>
          <w:marTop w:val="0"/>
          <w:marBottom w:val="0"/>
          <w:divBdr>
            <w:top w:val="none" w:sz="0" w:space="0" w:color="auto"/>
            <w:left w:val="none" w:sz="0" w:space="0" w:color="auto"/>
            <w:bottom w:val="none" w:sz="0" w:space="0" w:color="auto"/>
            <w:right w:val="none" w:sz="0" w:space="0" w:color="auto"/>
          </w:divBdr>
        </w:div>
        <w:div w:id="41756571">
          <w:marLeft w:val="640"/>
          <w:marRight w:val="0"/>
          <w:marTop w:val="0"/>
          <w:marBottom w:val="0"/>
          <w:divBdr>
            <w:top w:val="none" w:sz="0" w:space="0" w:color="auto"/>
            <w:left w:val="none" w:sz="0" w:space="0" w:color="auto"/>
            <w:bottom w:val="none" w:sz="0" w:space="0" w:color="auto"/>
            <w:right w:val="none" w:sz="0" w:space="0" w:color="auto"/>
          </w:divBdr>
        </w:div>
        <w:div w:id="1920551946">
          <w:marLeft w:val="640"/>
          <w:marRight w:val="0"/>
          <w:marTop w:val="0"/>
          <w:marBottom w:val="0"/>
          <w:divBdr>
            <w:top w:val="none" w:sz="0" w:space="0" w:color="auto"/>
            <w:left w:val="none" w:sz="0" w:space="0" w:color="auto"/>
            <w:bottom w:val="none" w:sz="0" w:space="0" w:color="auto"/>
            <w:right w:val="none" w:sz="0" w:space="0" w:color="auto"/>
          </w:divBdr>
        </w:div>
      </w:divsChild>
    </w:div>
    <w:div w:id="817571436">
      <w:bodyDiv w:val="1"/>
      <w:marLeft w:val="0"/>
      <w:marRight w:val="0"/>
      <w:marTop w:val="0"/>
      <w:marBottom w:val="0"/>
      <w:divBdr>
        <w:top w:val="none" w:sz="0" w:space="0" w:color="auto"/>
        <w:left w:val="none" w:sz="0" w:space="0" w:color="auto"/>
        <w:bottom w:val="none" w:sz="0" w:space="0" w:color="auto"/>
        <w:right w:val="none" w:sz="0" w:space="0" w:color="auto"/>
      </w:divBdr>
      <w:divsChild>
        <w:div w:id="971910535">
          <w:marLeft w:val="640"/>
          <w:marRight w:val="0"/>
          <w:marTop w:val="0"/>
          <w:marBottom w:val="0"/>
          <w:divBdr>
            <w:top w:val="none" w:sz="0" w:space="0" w:color="auto"/>
            <w:left w:val="none" w:sz="0" w:space="0" w:color="auto"/>
            <w:bottom w:val="none" w:sz="0" w:space="0" w:color="auto"/>
            <w:right w:val="none" w:sz="0" w:space="0" w:color="auto"/>
          </w:divBdr>
        </w:div>
        <w:div w:id="992025496">
          <w:marLeft w:val="640"/>
          <w:marRight w:val="0"/>
          <w:marTop w:val="0"/>
          <w:marBottom w:val="0"/>
          <w:divBdr>
            <w:top w:val="none" w:sz="0" w:space="0" w:color="auto"/>
            <w:left w:val="none" w:sz="0" w:space="0" w:color="auto"/>
            <w:bottom w:val="none" w:sz="0" w:space="0" w:color="auto"/>
            <w:right w:val="none" w:sz="0" w:space="0" w:color="auto"/>
          </w:divBdr>
        </w:div>
        <w:div w:id="361126688">
          <w:marLeft w:val="640"/>
          <w:marRight w:val="0"/>
          <w:marTop w:val="0"/>
          <w:marBottom w:val="0"/>
          <w:divBdr>
            <w:top w:val="none" w:sz="0" w:space="0" w:color="auto"/>
            <w:left w:val="none" w:sz="0" w:space="0" w:color="auto"/>
            <w:bottom w:val="none" w:sz="0" w:space="0" w:color="auto"/>
            <w:right w:val="none" w:sz="0" w:space="0" w:color="auto"/>
          </w:divBdr>
        </w:div>
        <w:div w:id="158158001">
          <w:marLeft w:val="640"/>
          <w:marRight w:val="0"/>
          <w:marTop w:val="0"/>
          <w:marBottom w:val="0"/>
          <w:divBdr>
            <w:top w:val="none" w:sz="0" w:space="0" w:color="auto"/>
            <w:left w:val="none" w:sz="0" w:space="0" w:color="auto"/>
            <w:bottom w:val="none" w:sz="0" w:space="0" w:color="auto"/>
            <w:right w:val="none" w:sz="0" w:space="0" w:color="auto"/>
          </w:divBdr>
        </w:div>
        <w:div w:id="1234465015">
          <w:marLeft w:val="640"/>
          <w:marRight w:val="0"/>
          <w:marTop w:val="0"/>
          <w:marBottom w:val="0"/>
          <w:divBdr>
            <w:top w:val="none" w:sz="0" w:space="0" w:color="auto"/>
            <w:left w:val="none" w:sz="0" w:space="0" w:color="auto"/>
            <w:bottom w:val="none" w:sz="0" w:space="0" w:color="auto"/>
            <w:right w:val="none" w:sz="0" w:space="0" w:color="auto"/>
          </w:divBdr>
        </w:div>
        <w:div w:id="1830823352">
          <w:marLeft w:val="640"/>
          <w:marRight w:val="0"/>
          <w:marTop w:val="0"/>
          <w:marBottom w:val="0"/>
          <w:divBdr>
            <w:top w:val="none" w:sz="0" w:space="0" w:color="auto"/>
            <w:left w:val="none" w:sz="0" w:space="0" w:color="auto"/>
            <w:bottom w:val="none" w:sz="0" w:space="0" w:color="auto"/>
            <w:right w:val="none" w:sz="0" w:space="0" w:color="auto"/>
          </w:divBdr>
        </w:div>
        <w:div w:id="675766928">
          <w:marLeft w:val="640"/>
          <w:marRight w:val="0"/>
          <w:marTop w:val="0"/>
          <w:marBottom w:val="0"/>
          <w:divBdr>
            <w:top w:val="none" w:sz="0" w:space="0" w:color="auto"/>
            <w:left w:val="none" w:sz="0" w:space="0" w:color="auto"/>
            <w:bottom w:val="none" w:sz="0" w:space="0" w:color="auto"/>
            <w:right w:val="none" w:sz="0" w:space="0" w:color="auto"/>
          </w:divBdr>
        </w:div>
        <w:div w:id="1246916205">
          <w:marLeft w:val="640"/>
          <w:marRight w:val="0"/>
          <w:marTop w:val="0"/>
          <w:marBottom w:val="0"/>
          <w:divBdr>
            <w:top w:val="none" w:sz="0" w:space="0" w:color="auto"/>
            <w:left w:val="none" w:sz="0" w:space="0" w:color="auto"/>
            <w:bottom w:val="none" w:sz="0" w:space="0" w:color="auto"/>
            <w:right w:val="none" w:sz="0" w:space="0" w:color="auto"/>
          </w:divBdr>
        </w:div>
        <w:div w:id="1859192033">
          <w:marLeft w:val="640"/>
          <w:marRight w:val="0"/>
          <w:marTop w:val="0"/>
          <w:marBottom w:val="0"/>
          <w:divBdr>
            <w:top w:val="none" w:sz="0" w:space="0" w:color="auto"/>
            <w:left w:val="none" w:sz="0" w:space="0" w:color="auto"/>
            <w:bottom w:val="none" w:sz="0" w:space="0" w:color="auto"/>
            <w:right w:val="none" w:sz="0" w:space="0" w:color="auto"/>
          </w:divBdr>
        </w:div>
        <w:div w:id="1207987963">
          <w:marLeft w:val="640"/>
          <w:marRight w:val="0"/>
          <w:marTop w:val="0"/>
          <w:marBottom w:val="0"/>
          <w:divBdr>
            <w:top w:val="none" w:sz="0" w:space="0" w:color="auto"/>
            <w:left w:val="none" w:sz="0" w:space="0" w:color="auto"/>
            <w:bottom w:val="none" w:sz="0" w:space="0" w:color="auto"/>
            <w:right w:val="none" w:sz="0" w:space="0" w:color="auto"/>
          </w:divBdr>
        </w:div>
        <w:div w:id="1147548379">
          <w:marLeft w:val="640"/>
          <w:marRight w:val="0"/>
          <w:marTop w:val="0"/>
          <w:marBottom w:val="0"/>
          <w:divBdr>
            <w:top w:val="none" w:sz="0" w:space="0" w:color="auto"/>
            <w:left w:val="none" w:sz="0" w:space="0" w:color="auto"/>
            <w:bottom w:val="none" w:sz="0" w:space="0" w:color="auto"/>
            <w:right w:val="none" w:sz="0" w:space="0" w:color="auto"/>
          </w:divBdr>
        </w:div>
        <w:div w:id="290671308">
          <w:marLeft w:val="640"/>
          <w:marRight w:val="0"/>
          <w:marTop w:val="0"/>
          <w:marBottom w:val="0"/>
          <w:divBdr>
            <w:top w:val="none" w:sz="0" w:space="0" w:color="auto"/>
            <w:left w:val="none" w:sz="0" w:space="0" w:color="auto"/>
            <w:bottom w:val="none" w:sz="0" w:space="0" w:color="auto"/>
            <w:right w:val="none" w:sz="0" w:space="0" w:color="auto"/>
          </w:divBdr>
        </w:div>
        <w:div w:id="204761245">
          <w:marLeft w:val="640"/>
          <w:marRight w:val="0"/>
          <w:marTop w:val="0"/>
          <w:marBottom w:val="0"/>
          <w:divBdr>
            <w:top w:val="none" w:sz="0" w:space="0" w:color="auto"/>
            <w:left w:val="none" w:sz="0" w:space="0" w:color="auto"/>
            <w:bottom w:val="none" w:sz="0" w:space="0" w:color="auto"/>
            <w:right w:val="none" w:sz="0" w:space="0" w:color="auto"/>
          </w:divBdr>
        </w:div>
        <w:div w:id="1829007145">
          <w:marLeft w:val="640"/>
          <w:marRight w:val="0"/>
          <w:marTop w:val="0"/>
          <w:marBottom w:val="0"/>
          <w:divBdr>
            <w:top w:val="none" w:sz="0" w:space="0" w:color="auto"/>
            <w:left w:val="none" w:sz="0" w:space="0" w:color="auto"/>
            <w:bottom w:val="none" w:sz="0" w:space="0" w:color="auto"/>
            <w:right w:val="none" w:sz="0" w:space="0" w:color="auto"/>
          </w:divBdr>
        </w:div>
        <w:div w:id="303126196">
          <w:marLeft w:val="640"/>
          <w:marRight w:val="0"/>
          <w:marTop w:val="0"/>
          <w:marBottom w:val="0"/>
          <w:divBdr>
            <w:top w:val="none" w:sz="0" w:space="0" w:color="auto"/>
            <w:left w:val="none" w:sz="0" w:space="0" w:color="auto"/>
            <w:bottom w:val="none" w:sz="0" w:space="0" w:color="auto"/>
            <w:right w:val="none" w:sz="0" w:space="0" w:color="auto"/>
          </w:divBdr>
        </w:div>
        <w:div w:id="1560674657">
          <w:marLeft w:val="640"/>
          <w:marRight w:val="0"/>
          <w:marTop w:val="0"/>
          <w:marBottom w:val="0"/>
          <w:divBdr>
            <w:top w:val="none" w:sz="0" w:space="0" w:color="auto"/>
            <w:left w:val="none" w:sz="0" w:space="0" w:color="auto"/>
            <w:bottom w:val="none" w:sz="0" w:space="0" w:color="auto"/>
            <w:right w:val="none" w:sz="0" w:space="0" w:color="auto"/>
          </w:divBdr>
        </w:div>
        <w:div w:id="1870097421">
          <w:marLeft w:val="640"/>
          <w:marRight w:val="0"/>
          <w:marTop w:val="0"/>
          <w:marBottom w:val="0"/>
          <w:divBdr>
            <w:top w:val="none" w:sz="0" w:space="0" w:color="auto"/>
            <w:left w:val="none" w:sz="0" w:space="0" w:color="auto"/>
            <w:bottom w:val="none" w:sz="0" w:space="0" w:color="auto"/>
            <w:right w:val="none" w:sz="0" w:space="0" w:color="auto"/>
          </w:divBdr>
        </w:div>
        <w:div w:id="1475945840">
          <w:marLeft w:val="640"/>
          <w:marRight w:val="0"/>
          <w:marTop w:val="0"/>
          <w:marBottom w:val="0"/>
          <w:divBdr>
            <w:top w:val="none" w:sz="0" w:space="0" w:color="auto"/>
            <w:left w:val="none" w:sz="0" w:space="0" w:color="auto"/>
            <w:bottom w:val="none" w:sz="0" w:space="0" w:color="auto"/>
            <w:right w:val="none" w:sz="0" w:space="0" w:color="auto"/>
          </w:divBdr>
        </w:div>
        <w:div w:id="1086147998">
          <w:marLeft w:val="640"/>
          <w:marRight w:val="0"/>
          <w:marTop w:val="0"/>
          <w:marBottom w:val="0"/>
          <w:divBdr>
            <w:top w:val="none" w:sz="0" w:space="0" w:color="auto"/>
            <w:left w:val="none" w:sz="0" w:space="0" w:color="auto"/>
            <w:bottom w:val="none" w:sz="0" w:space="0" w:color="auto"/>
            <w:right w:val="none" w:sz="0" w:space="0" w:color="auto"/>
          </w:divBdr>
        </w:div>
        <w:div w:id="871767481">
          <w:marLeft w:val="640"/>
          <w:marRight w:val="0"/>
          <w:marTop w:val="0"/>
          <w:marBottom w:val="0"/>
          <w:divBdr>
            <w:top w:val="none" w:sz="0" w:space="0" w:color="auto"/>
            <w:left w:val="none" w:sz="0" w:space="0" w:color="auto"/>
            <w:bottom w:val="none" w:sz="0" w:space="0" w:color="auto"/>
            <w:right w:val="none" w:sz="0" w:space="0" w:color="auto"/>
          </w:divBdr>
        </w:div>
        <w:div w:id="1073118795">
          <w:marLeft w:val="640"/>
          <w:marRight w:val="0"/>
          <w:marTop w:val="0"/>
          <w:marBottom w:val="0"/>
          <w:divBdr>
            <w:top w:val="none" w:sz="0" w:space="0" w:color="auto"/>
            <w:left w:val="none" w:sz="0" w:space="0" w:color="auto"/>
            <w:bottom w:val="none" w:sz="0" w:space="0" w:color="auto"/>
            <w:right w:val="none" w:sz="0" w:space="0" w:color="auto"/>
          </w:divBdr>
        </w:div>
        <w:div w:id="1076904515">
          <w:marLeft w:val="640"/>
          <w:marRight w:val="0"/>
          <w:marTop w:val="0"/>
          <w:marBottom w:val="0"/>
          <w:divBdr>
            <w:top w:val="none" w:sz="0" w:space="0" w:color="auto"/>
            <w:left w:val="none" w:sz="0" w:space="0" w:color="auto"/>
            <w:bottom w:val="none" w:sz="0" w:space="0" w:color="auto"/>
            <w:right w:val="none" w:sz="0" w:space="0" w:color="auto"/>
          </w:divBdr>
        </w:div>
        <w:div w:id="580529195">
          <w:marLeft w:val="640"/>
          <w:marRight w:val="0"/>
          <w:marTop w:val="0"/>
          <w:marBottom w:val="0"/>
          <w:divBdr>
            <w:top w:val="none" w:sz="0" w:space="0" w:color="auto"/>
            <w:left w:val="none" w:sz="0" w:space="0" w:color="auto"/>
            <w:bottom w:val="none" w:sz="0" w:space="0" w:color="auto"/>
            <w:right w:val="none" w:sz="0" w:space="0" w:color="auto"/>
          </w:divBdr>
        </w:div>
        <w:div w:id="1898660422">
          <w:marLeft w:val="640"/>
          <w:marRight w:val="0"/>
          <w:marTop w:val="0"/>
          <w:marBottom w:val="0"/>
          <w:divBdr>
            <w:top w:val="none" w:sz="0" w:space="0" w:color="auto"/>
            <w:left w:val="none" w:sz="0" w:space="0" w:color="auto"/>
            <w:bottom w:val="none" w:sz="0" w:space="0" w:color="auto"/>
            <w:right w:val="none" w:sz="0" w:space="0" w:color="auto"/>
          </w:divBdr>
        </w:div>
        <w:div w:id="293949369">
          <w:marLeft w:val="640"/>
          <w:marRight w:val="0"/>
          <w:marTop w:val="0"/>
          <w:marBottom w:val="0"/>
          <w:divBdr>
            <w:top w:val="none" w:sz="0" w:space="0" w:color="auto"/>
            <w:left w:val="none" w:sz="0" w:space="0" w:color="auto"/>
            <w:bottom w:val="none" w:sz="0" w:space="0" w:color="auto"/>
            <w:right w:val="none" w:sz="0" w:space="0" w:color="auto"/>
          </w:divBdr>
        </w:div>
        <w:div w:id="486627031">
          <w:marLeft w:val="640"/>
          <w:marRight w:val="0"/>
          <w:marTop w:val="0"/>
          <w:marBottom w:val="0"/>
          <w:divBdr>
            <w:top w:val="none" w:sz="0" w:space="0" w:color="auto"/>
            <w:left w:val="none" w:sz="0" w:space="0" w:color="auto"/>
            <w:bottom w:val="none" w:sz="0" w:space="0" w:color="auto"/>
            <w:right w:val="none" w:sz="0" w:space="0" w:color="auto"/>
          </w:divBdr>
        </w:div>
        <w:div w:id="86970240">
          <w:marLeft w:val="640"/>
          <w:marRight w:val="0"/>
          <w:marTop w:val="0"/>
          <w:marBottom w:val="0"/>
          <w:divBdr>
            <w:top w:val="none" w:sz="0" w:space="0" w:color="auto"/>
            <w:left w:val="none" w:sz="0" w:space="0" w:color="auto"/>
            <w:bottom w:val="none" w:sz="0" w:space="0" w:color="auto"/>
            <w:right w:val="none" w:sz="0" w:space="0" w:color="auto"/>
          </w:divBdr>
        </w:div>
      </w:divsChild>
    </w:div>
    <w:div w:id="885917497">
      <w:bodyDiv w:val="1"/>
      <w:marLeft w:val="0"/>
      <w:marRight w:val="0"/>
      <w:marTop w:val="0"/>
      <w:marBottom w:val="0"/>
      <w:divBdr>
        <w:top w:val="none" w:sz="0" w:space="0" w:color="auto"/>
        <w:left w:val="none" w:sz="0" w:space="0" w:color="auto"/>
        <w:bottom w:val="none" w:sz="0" w:space="0" w:color="auto"/>
        <w:right w:val="none" w:sz="0" w:space="0" w:color="auto"/>
      </w:divBdr>
      <w:divsChild>
        <w:div w:id="934242652">
          <w:marLeft w:val="640"/>
          <w:marRight w:val="0"/>
          <w:marTop w:val="0"/>
          <w:marBottom w:val="0"/>
          <w:divBdr>
            <w:top w:val="none" w:sz="0" w:space="0" w:color="auto"/>
            <w:left w:val="none" w:sz="0" w:space="0" w:color="auto"/>
            <w:bottom w:val="none" w:sz="0" w:space="0" w:color="auto"/>
            <w:right w:val="none" w:sz="0" w:space="0" w:color="auto"/>
          </w:divBdr>
        </w:div>
        <w:div w:id="355469681">
          <w:marLeft w:val="640"/>
          <w:marRight w:val="0"/>
          <w:marTop w:val="0"/>
          <w:marBottom w:val="0"/>
          <w:divBdr>
            <w:top w:val="none" w:sz="0" w:space="0" w:color="auto"/>
            <w:left w:val="none" w:sz="0" w:space="0" w:color="auto"/>
            <w:bottom w:val="none" w:sz="0" w:space="0" w:color="auto"/>
            <w:right w:val="none" w:sz="0" w:space="0" w:color="auto"/>
          </w:divBdr>
        </w:div>
        <w:div w:id="825320876">
          <w:marLeft w:val="640"/>
          <w:marRight w:val="0"/>
          <w:marTop w:val="0"/>
          <w:marBottom w:val="0"/>
          <w:divBdr>
            <w:top w:val="none" w:sz="0" w:space="0" w:color="auto"/>
            <w:left w:val="none" w:sz="0" w:space="0" w:color="auto"/>
            <w:bottom w:val="none" w:sz="0" w:space="0" w:color="auto"/>
            <w:right w:val="none" w:sz="0" w:space="0" w:color="auto"/>
          </w:divBdr>
        </w:div>
        <w:div w:id="782269337">
          <w:marLeft w:val="640"/>
          <w:marRight w:val="0"/>
          <w:marTop w:val="0"/>
          <w:marBottom w:val="0"/>
          <w:divBdr>
            <w:top w:val="none" w:sz="0" w:space="0" w:color="auto"/>
            <w:left w:val="none" w:sz="0" w:space="0" w:color="auto"/>
            <w:bottom w:val="none" w:sz="0" w:space="0" w:color="auto"/>
            <w:right w:val="none" w:sz="0" w:space="0" w:color="auto"/>
          </w:divBdr>
        </w:div>
        <w:div w:id="1208106331">
          <w:marLeft w:val="640"/>
          <w:marRight w:val="0"/>
          <w:marTop w:val="0"/>
          <w:marBottom w:val="0"/>
          <w:divBdr>
            <w:top w:val="none" w:sz="0" w:space="0" w:color="auto"/>
            <w:left w:val="none" w:sz="0" w:space="0" w:color="auto"/>
            <w:bottom w:val="none" w:sz="0" w:space="0" w:color="auto"/>
            <w:right w:val="none" w:sz="0" w:space="0" w:color="auto"/>
          </w:divBdr>
        </w:div>
        <w:div w:id="1449854562">
          <w:marLeft w:val="640"/>
          <w:marRight w:val="0"/>
          <w:marTop w:val="0"/>
          <w:marBottom w:val="0"/>
          <w:divBdr>
            <w:top w:val="none" w:sz="0" w:space="0" w:color="auto"/>
            <w:left w:val="none" w:sz="0" w:space="0" w:color="auto"/>
            <w:bottom w:val="none" w:sz="0" w:space="0" w:color="auto"/>
            <w:right w:val="none" w:sz="0" w:space="0" w:color="auto"/>
          </w:divBdr>
        </w:div>
        <w:div w:id="1557862602">
          <w:marLeft w:val="640"/>
          <w:marRight w:val="0"/>
          <w:marTop w:val="0"/>
          <w:marBottom w:val="0"/>
          <w:divBdr>
            <w:top w:val="none" w:sz="0" w:space="0" w:color="auto"/>
            <w:left w:val="none" w:sz="0" w:space="0" w:color="auto"/>
            <w:bottom w:val="none" w:sz="0" w:space="0" w:color="auto"/>
            <w:right w:val="none" w:sz="0" w:space="0" w:color="auto"/>
          </w:divBdr>
        </w:div>
        <w:div w:id="270286629">
          <w:marLeft w:val="640"/>
          <w:marRight w:val="0"/>
          <w:marTop w:val="0"/>
          <w:marBottom w:val="0"/>
          <w:divBdr>
            <w:top w:val="none" w:sz="0" w:space="0" w:color="auto"/>
            <w:left w:val="none" w:sz="0" w:space="0" w:color="auto"/>
            <w:bottom w:val="none" w:sz="0" w:space="0" w:color="auto"/>
            <w:right w:val="none" w:sz="0" w:space="0" w:color="auto"/>
          </w:divBdr>
        </w:div>
        <w:div w:id="35543489">
          <w:marLeft w:val="640"/>
          <w:marRight w:val="0"/>
          <w:marTop w:val="0"/>
          <w:marBottom w:val="0"/>
          <w:divBdr>
            <w:top w:val="none" w:sz="0" w:space="0" w:color="auto"/>
            <w:left w:val="none" w:sz="0" w:space="0" w:color="auto"/>
            <w:bottom w:val="none" w:sz="0" w:space="0" w:color="auto"/>
            <w:right w:val="none" w:sz="0" w:space="0" w:color="auto"/>
          </w:divBdr>
        </w:div>
        <w:div w:id="1807357534">
          <w:marLeft w:val="640"/>
          <w:marRight w:val="0"/>
          <w:marTop w:val="0"/>
          <w:marBottom w:val="0"/>
          <w:divBdr>
            <w:top w:val="none" w:sz="0" w:space="0" w:color="auto"/>
            <w:left w:val="none" w:sz="0" w:space="0" w:color="auto"/>
            <w:bottom w:val="none" w:sz="0" w:space="0" w:color="auto"/>
            <w:right w:val="none" w:sz="0" w:space="0" w:color="auto"/>
          </w:divBdr>
        </w:div>
        <w:div w:id="617686888">
          <w:marLeft w:val="640"/>
          <w:marRight w:val="0"/>
          <w:marTop w:val="0"/>
          <w:marBottom w:val="0"/>
          <w:divBdr>
            <w:top w:val="none" w:sz="0" w:space="0" w:color="auto"/>
            <w:left w:val="none" w:sz="0" w:space="0" w:color="auto"/>
            <w:bottom w:val="none" w:sz="0" w:space="0" w:color="auto"/>
            <w:right w:val="none" w:sz="0" w:space="0" w:color="auto"/>
          </w:divBdr>
        </w:div>
        <w:div w:id="1270039790">
          <w:marLeft w:val="640"/>
          <w:marRight w:val="0"/>
          <w:marTop w:val="0"/>
          <w:marBottom w:val="0"/>
          <w:divBdr>
            <w:top w:val="none" w:sz="0" w:space="0" w:color="auto"/>
            <w:left w:val="none" w:sz="0" w:space="0" w:color="auto"/>
            <w:bottom w:val="none" w:sz="0" w:space="0" w:color="auto"/>
            <w:right w:val="none" w:sz="0" w:space="0" w:color="auto"/>
          </w:divBdr>
        </w:div>
        <w:div w:id="1813599733">
          <w:marLeft w:val="640"/>
          <w:marRight w:val="0"/>
          <w:marTop w:val="0"/>
          <w:marBottom w:val="0"/>
          <w:divBdr>
            <w:top w:val="none" w:sz="0" w:space="0" w:color="auto"/>
            <w:left w:val="none" w:sz="0" w:space="0" w:color="auto"/>
            <w:bottom w:val="none" w:sz="0" w:space="0" w:color="auto"/>
            <w:right w:val="none" w:sz="0" w:space="0" w:color="auto"/>
          </w:divBdr>
        </w:div>
        <w:div w:id="1055547094">
          <w:marLeft w:val="640"/>
          <w:marRight w:val="0"/>
          <w:marTop w:val="0"/>
          <w:marBottom w:val="0"/>
          <w:divBdr>
            <w:top w:val="none" w:sz="0" w:space="0" w:color="auto"/>
            <w:left w:val="none" w:sz="0" w:space="0" w:color="auto"/>
            <w:bottom w:val="none" w:sz="0" w:space="0" w:color="auto"/>
            <w:right w:val="none" w:sz="0" w:space="0" w:color="auto"/>
          </w:divBdr>
        </w:div>
        <w:div w:id="1695615820">
          <w:marLeft w:val="640"/>
          <w:marRight w:val="0"/>
          <w:marTop w:val="0"/>
          <w:marBottom w:val="0"/>
          <w:divBdr>
            <w:top w:val="none" w:sz="0" w:space="0" w:color="auto"/>
            <w:left w:val="none" w:sz="0" w:space="0" w:color="auto"/>
            <w:bottom w:val="none" w:sz="0" w:space="0" w:color="auto"/>
            <w:right w:val="none" w:sz="0" w:space="0" w:color="auto"/>
          </w:divBdr>
        </w:div>
        <w:div w:id="2017461879">
          <w:marLeft w:val="640"/>
          <w:marRight w:val="0"/>
          <w:marTop w:val="0"/>
          <w:marBottom w:val="0"/>
          <w:divBdr>
            <w:top w:val="none" w:sz="0" w:space="0" w:color="auto"/>
            <w:left w:val="none" w:sz="0" w:space="0" w:color="auto"/>
            <w:bottom w:val="none" w:sz="0" w:space="0" w:color="auto"/>
            <w:right w:val="none" w:sz="0" w:space="0" w:color="auto"/>
          </w:divBdr>
        </w:div>
        <w:div w:id="449789187">
          <w:marLeft w:val="640"/>
          <w:marRight w:val="0"/>
          <w:marTop w:val="0"/>
          <w:marBottom w:val="0"/>
          <w:divBdr>
            <w:top w:val="none" w:sz="0" w:space="0" w:color="auto"/>
            <w:left w:val="none" w:sz="0" w:space="0" w:color="auto"/>
            <w:bottom w:val="none" w:sz="0" w:space="0" w:color="auto"/>
            <w:right w:val="none" w:sz="0" w:space="0" w:color="auto"/>
          </w:divBdr>
        </w:div>
        <w:div w:id="988704358">
          <w:marLeft w:val="640"/>
          <w:marRight w:val="0"/>
          <w:marTop w:val="0"/>
          <w:marBottom w:val="0"/>
          <w:divBdr>
            <w:top w:val="none" w:sz="0" w:space="0" w:color="auto"/>
            <w:left w:val="none" w:sz="0" w:space="0" w:color="auto"/>
            <w:bottom w:val="none" w:sz="0" w:space="0" w:color="auto"/>
            <w:right w:val="none" w:sz="0" w:space="0" w:color="auto"/>
          </w:divBdr>
        </w:div>
        <w:div w:id="1587420070">
          <w:marLeft w:val="640"/>
          <w:marRight w:val="0"/>
          <w:marTop w:val="0"/>
          <w:marBottom w:val="0"/>
          <w:divBdr>
            <w:top w:val="none" w:sz="0" w:space="0" w:color="auto"/>
            <w:left w:val="none" w:sz="0" w:space="0" w:color="auto"/>
            <w:bottom w:val="none" w:sz="0" w:space="0" w:color="auto"/>
            <w:right w:val="none" w:sz="0" w:space="0" w:color="auto"/>
          </w:divBdr>
        </w:div>
        <w:div w:id="961110700">
          <w:marLeft w:val="640"/>
          <w:marRight w:val="0"/>
          <w:marTop w:val="0"/>
          <w:marBottom w:val="0"/>
          <w:divBdr>
            <w:top w:val="none" w:sz="0" w:space="0" w:color="auto"/>
            <w:left w:val="none" w:sz="0" w:space="0" w:color="auto"/>
            <w:bottom w:val="none" w:sz="0" w:space="0" w:color="auto"/>
            <w:right w:val="none" w:sz="0" w:space="0" w:color="auto"/>
          </w:divBdr>
        </w:div>
        <w:div w:id="120155519">
          <w:marLeft w:val="640"/>
          <w:marRight w:val="0"/>
          <w:marTop w:val="0"/>
          <w:marBottom w:val="0"/>
          <w:divBdr>
            <w:top w:val="none" w:sz="0" w:space="0" w:color="auto"/>
            <w:left w:val="none" w:sz="0" w:space="0" w:color="auto"/>
            <w:bottom w:val="none" w:sz="0" w:space="0" w:color="auto"/>
            <w:right w:val="none" w:sz="0" w:space="0" w:color="auto"/>
          </w:divBdr>
        </w:div>
        <w:div w:id="926961682">
          <w:marLeft w:val="640"/>
          <w:marRight w:val="0"/>
          <w:marTop w:val="0"/>
          <w:marBottom w:val="0"/>
          <w:divBdr>
            <w:top w:val="none" w:sz="0" w:space="0" w:color="auto"/>
            <w:left w:val="none" w:sz="0" w:space="0" w:color="auto"/>
            <w:bottom w:val="none" w:sz="0" w:space="0" w:color="auto"/>
            <w:right w:val="none" w:sz="0" w:space="0" w:color="auto"/>
          </w:divBdr>
        </w:div>
        <w:div w:id="1462185370">
          <w:marLeft w:val="640"/>
          <w:marRight w:val="0"/>
          <w:marTop w:val="0"/>
          <w:marBottom w:val="0"/>
          <w:divBdr>
            <w:top w:val="none" w:sz="0" w:space="0" w:color="auto"/>
            <w:left w:val="none" w:sz="0" w:space="0" w:color="auto"/>
            <w:bottom w:val="none" w:sz="0" w:space="0" w:color="auto"/>
            <w:right w:val="none" w:sz="0" w:space="0" w:color="auto"/>
          </w:divBdr>
        </w:div>
        <w:div w:id="305471531">
          <w:marLeft w:val="640"/>
          <w:marRight w:val="0"/>
          <w:marTop w:val="0"/>
          <w:marBottom w:val="0"/>
          <w:divBdr>
            <w:top w:val="none" w:sz="0" w:space="0" w:color="auto"/>
            <w:left w:val="none" w:sz="0" w:space="0" w:color="auto"/>
            <w:bottom w:val="none" w:sz="0" w:space="0" w:color="auto"/>
            <w:right w:val="none" w:sz="0" w:space="0" w:color="auto"/>
          </w:divBdr>
        </w:div>
        <w:div w:id="615865236">
          <w:marLeft w:val="640"/>
          <w:marRight w:val="0"/>
          <w:marTop w:val="0"/>
          <w:marBottom w:val="0"/>
          <w:divBdr>
            <w:top w:val="none" w:sz="0" w:space="0" w:color="auto"/>
            <w:left w:val="none" w:sz="0" w:space="0" w:color="auto"/>
            <w:bottom w:val="none" w:sz="0" w:space="0" w:color="auto"/>
            <w:right w:val="none" w:sz="0" w:space="0" w:color="auto"/>
          </w:divBdr>
        </w:div>
        <w:div w:id="1774202401">
          <w:marLeft w:val="640"/>
          <w:marRight w:val="0"/>
          <w:marTop w:val="0"/>
          <w:marBottom w:val="0"/>
          <w:divBdr>
            <w:top w:val="none" w:sz="0" w:space="0" w:color="auto"/>
            <w:left w:val="none" w:sz="0" w:space="0" w:color="auto"/>
            <w:bottom w:val="none" w:sz="0" w:space="0" w:color="auto"/>
            <w:right w:val="none" w:sz="0" w:space="0" w:color="auto"/>
          </w:divBdr>
        </w:div>
      </w:divsChild>
    </w:div>
    <w:div w:id="905844603">
      <w:bodyDiv w:val="1"/>
      <w:marLeft w:val="0"/>
      <w:marRight w:val="0"/>
      <w:marTop w:val="0"/>
      <w:marBottom w:val="0"/>
      <w:divBdr>
        <w:top w:val="none" w:sz="0" w:space="0" w:color="auto"/>
        <w:left w:val="none" w:sz="0" w:space="0" w:color="auto"/>
        <w:bottom w:val="none" w:sz="0" w:space="0" w:color="auto"/>
        <w:right w:val="none" w:sz="0" w:space="0" w:color="auto"/>
      </w:divBdr>
      <w:divsChild>
        <w:div w:id="1389954779">
          <w:marLeft w:val="640"/>
          <w:marRight w:val="0"/>
          <w:marTop w:val="0"/>
          <w:marBottom w:val="0"/>
          <w:divBdr>
            <w:top w:val="none" w:sz="0" w:space="0" w:color="auto"/>
            <w:left w:val="none" w:sz="0" w:space="0" w:color="auto"/>
            <w:bottom w:val="none" w:sz="0" w:space="0" w:color="auto"/>
            <w:right w:val="none" w:sz="0" w:space="0" w:color="auto"/>
          </w:divBdr>
        </w:div>
        <w:div w:id="161358428">
          <w:marLeft w:val="640"/>
          <w:marRight w:val="0"/>
          <w:marTop w:val="0"/>
          <w:marBottom w:val="0"/>
          <w:divBdr>
            <w:top w:val="none" w:sz="0" w:space="0" w:color="auto"/>
            <w:left w:val="none" w:sz="0" w:space="0" w:color="auto"/>
            <w:bottom w:val="none" w:sz="0" w:space="0" w:color="auto"/>
            <w:right w:val="none" w:sz="0" w:space="0" w:color="auto"/>
          </w:divBdr>
        </w:div>
        <w:div w:id="888305967">
          <w:marLeft w:val="640"/>
          <w:marRight w:val="0"/>
          <w:marTop w:val="0"/>
          <w:marBottom w:val="0"/>
          <w:divBdr>
            <w:top w:val="none" w:sz="0" w:space="0" w:color="auto"/>
            <w:left w:val="none" w:sz="0" w:space="0" w:color="auto"/>
            <w:bottom w:val="none" w:sz="0" w:space="0" w:color="auto"/>
            <w:right w:val="none" w:sz="0" w:space="0" w:color="auto"/>
          </w:divBdr>
        </w:div>
        <w:div w:id="857934509">
          <w:marLeft w:val="640"/>
          <w:marRight w:val="0"/>
          <w:marTop w:val="0"/>
          <w:marBottom w:val="0"/>
          <w:divBdr>
            <w:top w:val="none" w:sz="0" w:space="0" w:color="auto"/>
            <w:left w:val="none" w:sz="0" w:space="0" w:color="auto"/>
            <w:bottom w:val="none" w:sz="0" w:space="0" w:color="auto"/>
            <w:right w:val="none" w:sz="0" w:space="0" w:color="auto"/>
          </w:divBdr>
        </w:div>
        <w:div w:id="403331799">
          <w:marLeft w:val="640"/>
          <w:marRight w:val="0"/>
          <w:marTop w:val="0"/>
          <w:marBottom w:val="0"/>
          <w:divBdr>
            <w:top w:val="none" w:sz="0" w:space="0" w:color="auto"/>
            <w:left w:val="none" w:sz="0" w:space="0" w:color="auto"/>
            <w:bottom w:val="none" w:sz="0" w:space="0" w:color="auto"/>
            <w:right w:val="none" w:sz="0" w:space="0" w:color="auto"/>
          </w:divBdr>
        </w:div>
        <w:div w:id="164707462">
          <w:marLeft w:val="640"/>
          <w:marRight w:val="0"/>
          <w:marTop w:val="0"/>
          <w:marBottom w:val="0"/>
          <w:divBdr>
            <w:top w:val="none" w:sz="0" w:space="0" w:color="auto"/>
            <w:left w:val="none" w:sz="0" w:space="0" w:color="auto"/>
            <w:bottom w:val="none" w:sz="0" w:space="0" w:color="auto"/>
            <w:right w:val="none" w:sz="0" w:space="0" w:color="auto"/>
          </w:divBdr>
        </w:div>
        <w:div w:id="186406191">
          <w:marLeft w:val="640"/>
          <w:marRight w:val="0"/>
          <w:marTop w:val="0"/>
          <w:marBottom w:val="0"/>
          <w:divBdr>
            <w:top w:val="none" w:sz="0" w:space="0" w:color="auto"/>
            <w:left w:val="none" w:sz="0" w:space="0" w:color="auto"/>
            <w:bottom w:val="none" w:sz="0" w:space="0" w:color="auto"/>
            <w:right w:val="none" w:sz="0" w:space="0" w:color="auto"/>
          </w:divBdr>
        </w:div>
        <w:div w:id="178199363">
          <w:marLeft w:val="640"/>
          <w:marRight w:val="0"/>
          <w:marTop w:val="0"/>
          <w:marBottom w:val="0"/>
          <w:divBdr>
            <w:top w:val="none" w:sz="0" w:space="0" w:color="auto"/>
            <w:left w:val="none" w:sz="0" w:space="0" w:color="auto"/>
            <w:bottom w:val="none" w:sz="0" w:space="0" w:color="auto"/>
            <w:right w:val="none" w:sz="0" w:space="0" w:color="auto"/>
          </w:divBdr>
        </w:div>
        <w:div w:id="1471284211">
          <w:marLeft w:val="640"/>
          <w:marRight w:val="0"/>
          <w:marTop w:val="0"/>
          <w:marBottom w:val="0"/>
          <w:divBdr>
            <w:top w:val="none" w:sz="0" w:space="0" w:color="auto"/>
            <w:left w:val="none" w:sz="0" w:space="0" w:color="auto"/>
            <w:bottom w:val="none" w:sz="0" w:space="0" w:color="auto"/>
            <w:right w:val="none" w:sz="0" w:space="0" w:color="auto"/>
          </w:divBdr>
        </w:div>
        <w:div w:id="413628127">
          <w:marLeft w:val="640"/>
          <w:marRight w:val="0"/>
          <w:marTop w:val="0"/>
          <w:marBottom w:val="0"/>
          <w:divBdr>
            <w:top w:val="none" w:sz="0" w:space="0" w:color="auto"/>
            <w:left w:val="none" w:sz="0" w:space="0" w:color="auto"/>
            <w:bottom w:val="none" w:sz="0" w:space="0" w:color="auto"/>
            <w:right w:val="none" w:sz="0" w:space="0" w:color="auto"/>
          </w:divBdr>
        </w:div>
        <w:div w:id="70469942">
          <w:marLeft w:val="640"/>
          <w:marRight w:val="0"/>
          <w:marTop w:val="0"/>
          <w:marBottom w:val="0"/>
          <w:divBdr>
            <w:top w:val="none" w:sz="0" w:space="0" w:color="auto"/>
            <w:left w:val="none" w:sz="0" w:space="0" w:color="auto"/>
            <w:bottom w:val="none" w:sz="0" w:space="0" w:color="auto"/>
            <w:right w:val="none" w:sz="0" w:space="0" w:color="auto"/>
          </w:divBdr>
        </w:div>
        <w:div w:id="935019567">
          <w:marLeft w:val="640"/>
          <w:marRight w:val="0"/>
          <w:marTop w:val="0"/>
          <w:marBottom w:val="0"/>
          <w:divBdr>
            <w:top w:val="none" w:sz="0" w:space="0" w:color="auto"/>
            <w:left w:val="none" w:sz="0" w:space="0" w:color="auto"/>
            <w:bottom w:val="none" w:sz="0" w:space="0" w:color="auto"/>
            <w:right w:val="none" w:sz="0" w:space="0" w:color="auto"/>
          </w:divBdr>
        </w:div>
        <w:div w:id="1391884979">
          <w:marLeft w:val="640"/>
          <w:marRight w:val="0"/>
          <w:marTop w:val="0"/>
          <w:marBottom w:val="0"/>
          <w:divBdr>
            <w:top w:val="none" w:sz="0" w:space="0" w:color="auto"/>
            <w:left w:val="none" w:sz="0" w:space="0" w:color="auto"/>
            <w:bottom w:val="none" w:sz="0" w:space="0" w:color="auto"/>
            <w:right w:val="none" w:sz="0" w:space="0" w:color="auto"/>
          </w:divBdr>
        </w:div>
        <w:div w:id="1674185682">
          <w:marLeft w:val="640"/>
          <w:marRight w:val="0"/>
          <w:marTop w:val="0"/>
          <w:marBottom w:val="0"/>
          <w:divBdr>
            <w:top w:val="none" w:sz="0" w:space="0" w:color="auto"/>
            <w:left w:val="none" w:sz="0" w:space="0" w:color="auto"/>
            <w:bottom w:val="none" w:sz="0" w:space="0" w:color="auto"/>
            <w:right w:val="none" w:sz="0" w:space="0" w:color="auto"/>
          </w:divBdr>
        </w:div>
        <w:div w:id="2025474543">
          <w:marLeft w:val="640"/>
          <w:marRight w:val="0"/>
          <w:marTop w:val="0"/>
          <w:marBottom w:val="0"/>
          <w:divBdr>
            <w:top w:val="none" w:sz="0" w:space="0" w:color="auto"/>
            <w:left w:val="none" w:sz="0" w:space="0" w:color="auto"/>
            <w:bottom w:val="none" w:sz="0" w:space="0" w:color="auto"/>
            <w:right w:val="none" w:sz="0" w:space="0" w:color="auto"/>
          </w:divBdr>
        </w:div>
        <w:div w:id="1958440710">
          <w:marLeft w:val="640"/>
          <w:marRight w:val="0"/>
          <w:marTop w:val="0"/>
          <w:marBottom w:val="0"/>
          <w:divBdr>
            <w:top w:val="none" w:sz="0" w:space="0" w:color="auto"/>
            <w:left w:val="none" w:sz="0" w:space="0" w:color="auto"/>
            <w:bottom w:val="none" w:sz="0" w:space="0" w:color="auto"/>
            <w:right w:val="none" w:sz="0" w:space="0" w:color="auto"/>
          </w:divBdr>
        </w:div>
        <w:div w:id="1679580940">
          <w:marLeft w:val="640"/>
          <w:marRight w:val="0"/>
          <w:marTop w:val="0"/>
          <w:marBottom w:val="0"/>
          <w:divBdr>
            <w:top w:val="none" w:sz="0" w:space="0" w:color="auto"/>
            <w:left w:val="none" w:sz="0" w:space="0" w:color="auto"/>
            <w:bottom w:val="none" w:sz="0" w:space="0" w:color="auto"/>
            <w:right w:val="none" w:sz="0" w:space="0" w:color="auto"/>
          </w:divBdr>
        </w:div>
        <w:div w:id="62918794">
          <w:marLeft w:val="640"/>
          <w:marRight w:val="0"/>
          <w:marTop w:val="0"/>
          <w:marBottom w:val="0"/>
          <w:divBdr>
            <w:top w:val="none" w:sz="0" w:space="0" w:color="auto"/>
            <w:left w:val="none" w:sz="0" w:space="0" w:color="auto"/>
            <w:bottom w:val="none" w:sz="0" w:space="0" w:color="auto"/>
            <w:right w:val="none" w:sz="0" w:space="0" w:color="auto"/>
          </w:divBdr>
        </w:div>
        <w:div w:id="482508512">
          <w:marLeft w:val="640"/>
          <w:marRight w:val="0"/>
          <w:marTop w:val="0"/>
          <w:marBottom w:val="0"/>
          <w:divBdr>
            <w:top w:val="none" w:sz="0" w:space="0" w:color="auto"/>
            <w:left w:val="none" w:sz="0" w:space="0" w:color="auto"/>
            <w:bottom w:val="none" w:sz="0" w:space="0" w:color="auto"/>
            <w:right w:val="none" w:sz="0" w:space="0" w:color="auto"/>
          </w:divBdr>
        </w:div>
        <w:div w:id="108087852">
          <w:marLeft w:val="640"/>
          <w:marRight w:val="0"/>
          <w:marTop w:val="0"/>
          <w:marBottom w:val="0"/>
          <w:divBdr>
            <w:top w:val="none" w:sz="0" w:space="0" w:color="auto"/>
            <w:left w:val="none" w:sz="0" w:space="0" w:color="auto"/>
            <w:bottom w:val="none" w:sz="0" w:space="0" w:color="auto"/>
            <w:right w:val="none" w:sz="0" w:space="0" w:color="auto"/>
          </w:divBdr>
        </w:div>
        <w:div w:id="626666549">
          <w:marLeft w:val="640"/>
          <w:marRight w:val="0"/>
          <w:marTop w:val="0"/>
          <w:marBottom w:val="0"/>
          <w:divBdr>
            <w:top w:val="none" w:sz="0" w:space="0" w:color="auto"/>
            <w:left w:val="none" w:sz="0" w:space="0" w:color="auto"/>
            <w:bottom w:val="none" w:sz="0" w:space="0" w:color="auto"/>
            <w:right w:val="none" w:sz="0" w:space="0" w:color="auto"/>
          </w:divBdr>
        </w:div>
        <w:div w:id="2067953034">
          <w:marLeft w:val="640"/>
          <w:marRight w:val="0"/>
          <w:marTop w:val="0"/>
          <w:marBottom w:val="0"/>
          <w:divBdr>
            <w:top w:val="none" w:sz="0" w:space="0" w:color="auto"/>
            <w:left w:val="none" w:sz="0" w:space="0" w:color="auto"/>
            <w:bottom w:val="none" w:sz="0" w:space="0" w:color="auto"/>
            <w:right w:val="none" w:sz="0" w:space="0" w:color="auto"/>
          </w:divBdr>
        </w:div>
        <w:div w:id="1305617766">
          <w:marLeft w:val="640"/>
          <w:marRight w:val="0"/>
          <w:marTop w:val="0"/>
          <w:marBottom w:val="0"/>
          <w:divBdr>
            <w:top w:val="none" w:sz="0" w:space="0" w:color="auto"/>
            <w:left w:val="none" w:sz="0" w:space="0" w:color="auto"/>
            <w:bottom w:val="none" w:sz="0" w:space="0" w:color="auto"/>
            <w:right w:val="none" w:sz="0" w:space="0" w:color="auto"/>
          </w:divBdr>
        </w:div>
        <w:div w:id="1481922534">
          <w:marLeft w:val="640"/>
          <w:marRight w:val="0"/>
          <w:marTop w:val="0"/>
          <w:marBottom w:val="0"/>
          <w:divBdr>
            <w:top w:val="none" w:sz="0" w:space="0" w:color="auto"/>
            <w:left w:val="none" w:sz="0" w:space="0" w:color="auto"/>
            <w:bottom w:val="none" w:sz="0" w:space="0" w:color="auto"/>
            <w:right w:val="none" w:sz="0" w:space="0" w:color="auto"/>
          </w:divBdr>
        </w:div>
        <w:div w:id="898441900">
          <w:marLeft w:val="640"/>
          <w:marRight w:val="0"/>
          <w:marTop w:val="0"/>
          <w:marBottom w:val="0"/>
          <w:divBdr>
            <w:top w:val="none" w:sz="0" w:space="0" w:color="auto"/>
            <w:left w:val="none" w:sz="0" w:space="0" w:color="auto"/>
            <w:bottom w:val="none" w:sz="0" w:space="0" w:color="auto"/>
            <w:right w:val="none" w:sz="0" w:space="0" w:color="auto"/>
          </w:divBdr>
        </w:div>
        <w:div w:id="761223588">
          <w:marLeft w:val="640"/>
          <w:marRight w:val="0"/>
          <w:marTop w:val="0"/>
          <w:marBottom w:val="0"/>
          <w:divBdr>
            <w:top w:val="none" w:sz="0" w:space="0" w:color="auto"/>
            <w:left w:val="none" w:sz="0" w:space="0" w:color="auto"/>
            <w:bottom w:val="none" w:sz="0" w:space="0" w:color="auto"/>
            <w:right w:val="none" w:sz="0" w:space="0" w:color="auto"/>
          </w:divBdr>
        </w:div>
        <w:div w:id="285280525">
          <w:marLeft w:val="640"/>
          <w:marRight w:val="0"/>
          <w:marTop w:val="0"/>
          <w:marBottom w:val="0"/>
          <w:divBdr>
            <w:top w:val="none" w:sz="0" w:space="0" w:color="auto"/>
            <w:left w:val="none" w:sz="0" w:space="0" w:color="auto"/>
            <w:bottom w:val="none" w:sz="0" w:space="0" w:color="auto"/>
            <w:right w:val="none" w:sz="0" w:space="0" w:color="auto"/>
          </w:divBdr>
        </w:div>
        <w:div w:id="1055007598">
          <w:marLeft w:val="640"/>
          <w:marRight w:val="0"/>
          <w:marTop w:val="0"/>
          <w:marBottom w:val="0"/>
          <w:divBdr>
            <w:top w:val="none" w:sz="0" w:space="0" w:color="auto"/>
            <w:left w:val="none" w:sz="0" w:space="0" w:color="auto"/>
            <w:bottom w:val="none" w:sz="0" w:space="0" w:color="auto"/>
            <w:right w:val="none" w:sz="0" w:space="0" w:color="auto"/>
          </w:divBdr>
        </w:div>
      </w:divsChild>
    </w:div>
    <w:div w:id="921597060">
      <w:bodyDiv w:val="1"/>
      <w:marLeft w:val="0"/>
      <w:marRight w:val="0"/>
      <w:marTop w:val="0"/>
      <w:marBottom w:val="0"/>
      <w:divBdr>
        <w:top w:val="none" w:sz="0" w:space="0" w:color="auto"/>
        <w:left w:val="none" w:sz="0" w:space="0" w:color="auto"/>
        <w:bottom w:val="none" w:sz="0" w:space="0" w:color="auto"/>
        <w:right w:val="none" w:sz="0" w:space="0" w:color="auto"/>
      </w:divBdr>
      <w:divsChild>
        <w:div w:id="1762289042">
          <w:marLeft w:val="640"/>
          <w:marRight w:val="0"/>
          <w:marTop w:val="0"/>
          <w:marBottom w:val="0"/>
          <w:divBdr>
            <w:top w:val="none" w:sz="0" w:space="0" w:color="auto"/>
            <w:left w:val="none" w:sz="0" w:space="0" w:color="auto"/>
            <w:bottom w:val="none" w:sz="0" w:space="0" w:color="auto"/>
            <w:right w:val="none" w:sz="0" w:space="0" w:color="auto"/>
          </w:divBdr>
        </w:div>
        <w:div w:id="791284527">
          <w:marLeft w:val="640"/>
          <w:marRight w:val="0"/>
          <w:marTop w:val="0"/>
          <w:marBottom w:val="0"/>
          <w:divBdr>
            <w:top w:val="none" w:sz="0" w:space="0" w:color="auto"/>
            <w:left w:val="none" w:sz="0" w:space="0" w:color="auto"/>
            <w:bottom w:val="none" w:sz="0" w:space="0" w:color="auto"/>
            <w:right w:val="none" w:sz="0" w:space="0" w:color="auto"/>
          </w:divBdr>
        </w:div>
        <w:div w:id="497428386">
          <w:marLeft w:val="640"/>
          <w:marRight w:val="0"/>
          <w:marTop w:val="0"/>
          <w:marBottom w:val="0"/>
          <w:divBdr>
            <w:top w:val="none" w:sz="0" w:space="0" w:color="auto"/>
            <w:left w:val="none" w:sz="0" w:space="0" w:color="auto"/>
            <w:bottom w:val="none" w:sz="0" w:space="0" w:color="auto"/>
            <w:right w:val="none" w:sz="0" w:space="0" w:color="auto"/>
          </w:divBdr>
        </w:div>
        <w:div w:id="107549012">
          <w:marLeft w:val="640"/>
          <w:marRight w:val="0"/>
          <w:marTop w:val="0"/>
          <w:marBottom w:val="0"/>
          <w:divBdr>
            <w:top w:val="none" w:sz="0" w:space="0" w:color="auto"/>
            <w:left w:val="none" w:sz="0" w:space="0" w:color="auto"/>
            <w:bottom w:val="none" w:sz="0" w:space="0" w:color="auto"/>
            <w:right w:val="none" w:sz="0" w:space="0" w:color="auto"/>
          </w:divBdr>
        </w:div>
        <w:div w:id="1374960084">
          <w:marLeft w:val="640"/>
          <w:marRight w:val="0"/>
          <w:marTop w:val="0"/>
          <w:marBottom w:val="0"/>
          <w:divBdr>
            <w:top w:val="none" w:sz="0" w:space="0" w:color="auto"/>
            <w:left w:val="none" w:sz="0" w:space="0" w:color="auto"/>
            <w:bottom w:val="none" w:sz="0" w:space="0" w:color="auto"/>
            <w:right w:val="none" w:sz="0" w:space="0" w:color="auto"/>
          </w:divBdr>
        </w:div>
        <w:div w:id="424738990">
          <w:marLeft w:val="640"/>
          <w:marRight w:val="0"/>
          <w:marTop w:val="0"/>
          <w:marBottom w:val="0"/>
          <w:divBdr>
            <w:top w:val="none" w:sz="0" w:space="0" w:color="auto"/>
            <w:left w:val="none" w:sz="0" w:space="0" w:color="auto"/>
            <w:bottom w:val="none" w:sz="0" w:space="0" w:color="auto"/>
            <w:right w:val="none" w:sz="0" w:space="0" w:color="auto"/>
          </w:divBdr>
        </w:div>
        <w:div w:id="258878672">
          <w:marLeft w:val="640"/>
          <w:marRight w:val="0"/>
          <w:marTop w:val="0"/>
          <w:marBottom w:val="0"/>
          <w:divBdr>
            <w:top w:val="none" w:sz="0" w:space="0" w:color="auto"/>
            <w:left w:val="none" w:sz="0" w:space="0" w:color="auto"/>
            <w:bottom w:val="none" w:sz="0" w:space="0" w:color="auto"/>
            <w:right w:val="none" w:sz="0" w:space="0" w:color="auto"/>
          </w:divBdr>
        </w:div>
        <w:div w:id="846099842">
          <w:marLeft w:val="640"/>
          <w:marRight w:val="0"/>
          <w:marTop w:val="0"/>
          <w:marBottom w:val="0"/>
          <w:divBdr>
            <w:top w:val="none" w:sz="0" w:space="0" w:color="auto"/>
            <w:left w:val="none" w:sz="0" w:space="0" w:color="auto"/>
            <w:bottom w:val="none" w:sz="0" w:space="0" w:color="auto"/>
            <w:right w:val="none" w:sz="0" w:space="0" w:color="auto"/>
          </w:divBdr>
        </w:div>
        <w:div w:id="623541915">
          <w:marLeft w:val="640"/>
          <w:marRight w:val="0"/>
          <w:marTop w:val="0"/>
          <w:marBottom w:val="0"/>
          <w:divBdr>
            <w:top w:val="none" w:sz="0" w:space="0" w:color="auto"/>
            <w:left w:val="none" w:sz="0" w:space="0" w:color="auto"/>
            <w:bottom w:val="none" w:sz="0" w:space="0" w:color="auto"/>
            <w:right w:val="none" w:sz="0" w:space="0" w:color="auto"/>
          </w:divBdr>
        </w:div>
        <w:div w:id="777212994">
          <w:marLeft w:val="640"/>
          <w:marRight w:val="0"/>
          <w:marTop w:val="0"/>
          <w:marBottom w:val="0"/>
          <w:divBdr>
            <w:top w:val="none" w:sz="0" w:space="0" w:color="auto"/>
            <w:left w:val="none" w:sz="0" w:space="0" w:color="auto"/>
            <w:bottom w:val="none" w:sz="0" w:space="0" w:color="auto"/>
            <w:right w:val="none" w:sz="0" w:space="0" w:color="auto"/>
          </w:divBdr>
        </w:div>
        <w:div w:id="1471510">
          <w:marLeft w:val="640"/>
          <w:marRight w:val="0"/>
          <w:marTop w:val="0"/>
          <w:marBottom w:val="0"/>
          <w:divBdr>
            <w:top w:val="none" w:sz="0" w:space="0" w:color="auto"/>
            <w:left w:val="none" w:sz="0" w:space="0" w:color="auto"/>
            <w:bottom w:val="none" w:sz="0" w:space="0" w:color="auto"/>
            <w:right w:val="none" w:sz="0" w:space="0" w:color="auto"/>
          </w:divBdr>
        </w:div>
        <w:div w:id="394742797">
          <w:marLeft w:val="640"/>
          <w:marRight w:val="0"/>
          <w:marTop w:val="0"/>
          <w:marBottom w:val="0"/>
          <w:divBdr>
            <w:top w:val="none" w:sz="0" w:space="0" w:color="auto"/>
            <w:left w:val="none" w:sz="0" w:space="0" w:color="auto"/>
            <w:bottom w:val="none" w:sz="0" w:space="0" w:color="auto"/>
            <w:right w:val="none" w:sz="0" w:space="0" w:color="auto"/>
          </w:divBdr>
        </w:div>
        <w:div w:id="1053387074">
          <w:marLeft w:val="640"/>
          <w:marRight w:val="0"/>
          <w:marTop w:val="0"/>
          <w:marBottom w:val="0"/>
          <w:divBdr>
            <w:top w:val="none" w:sz="0" w:space="0" w:color="auto"/>
            <w:left w:val="none" w:sz="0" w:space="0" w:color="auto"/>
            <w:bottom w:val="none" w:sz="0" w:space="0" w:color="auto"/>
            <w:right w:val="none" w:sz="0" w:space="0" w:color="auto"/>
          </w:divBdr>
        </w:div>
        <w:div w:id="1090926512">
          <w:marLeft w:val="640"/>
          <w:marRight w:val="0"/>
          <w:marTop w:val="0"/>
          <w:marBottom w:val="0"/>
          <w:divBdr>
            <w:top w:val="none" w:sz="0" w:space="0" w:color="auto"/>
            <w:left w:val="none" w:sz="0" w:space="0" w:color="auto"/>
            <w:bottom w:val="none" w:sz="0" w:space="0" w:color="auto"/>
            <w:right w:val="none" w:sz="0" w:space="0" w:color="auto"/>
          </w:divBdr>
        </w:div>
        <w:div w:id="11734404">
          <w:marLeft w:val="640"/>
          <w:marRight w:val="0"/>
          <w:marTop w:val="0"/>
          <w:marBottom w:val="0"/>
          <w:divBdr>
            <w:top w:val="none" w:sz="0" w:space="0" w:color="auto"/>
            <w:left w:val="none" w:sz="0" w:space="0" w:color="auto"/>
            <w:bottom w:val="none" w:sz="0" w:space="0" w:color="auto"/>
            <w:right w:val="none" w:sz="0" w:space="0" w:color="auto"/>
          </w:divBdr>
        </w:div>
        <w:div w:id="2066634303">
          <w:marLeft w:val="640"/>
          <w:marRight w:val="0"/>
          <w:marTop w:val="0"/>
          <w:marBottom w:val="0"/>
          <w:divBdr>
            <w:top w:val="none" w:sz="0" w:space="0" w:color="auto"/>
            <w:left w:val="none" w:sz="0" w:space="0" w:color="auto"/>
            <w:bottom w:val="none" w:sz="0" w:space="0" w:color="auto"/>
            <w:right w:val="none" w:sz="0" w:space="0" w:color="auto"/>
          </w:divBdr>
        </w:div>
        <w:div w:id="1108508165">
          <w:marLeft w:val="640"/>
          <w:marRight w:val="0"/>
          <w:marTop w:val="0"/>
          <w:marBottom w:val="0"/>
          <w:divBdr>
            <w:top w:val="none" w:sz="0" w:space="0" w:color="auto"/>
            <w:left w:val="none" w:sz="0" w:space="0" w:color="auto"/>
            <w:bottom w:val="none" w:sz="0" w:space="0" w:color="auto"/>
            <w:right w:val="none" w:sz="0" w:space="0" w:color="auto"/>
          </w:divBdr>
        </w:div>
        <w:div w:id="1078138755">
          <w:marLeft w:val="640"/>
          <w:marRight w:val="0"/>
          <w:marTop w:val="0"/>
          <w:marBottom w:val="0"/>
          <w:divBdr>
            <w:top w:val="none" w:sz="0" w:space="0" w:color="auto"/>
            <w:left w:val="none" w:sz="0" w:space="0" w:color="auto"/>
            <w:bottom w:val="none" w:sz="0" w:space="0" w:color="auto"/>
            <w:right w:val="none" w:sz="0" w:space="0" w:color="auto"/>
          </w:divBdr>
        </w:div>
        <w:div w:id="257521454">
          <w:marLeft w:val="640"/>
          <w:marRight w:val="0"/>
          <w:marTop w:val="0"/>
          <w:marBottom w:val="0"/>
          <w:divBdr>
            <w:top w:val="none" w:sz="0" w:space="0" w:color="auto"/>
            <w:left w:val="none" w:sz="0" w:space="0" w:color="auto"/>
            <w:bottom w:val="none" w:sz="0" w:space="0" w:color="auto"/>
            <w:right w:val="none" w:sz="0" w:space="0" w:color="auto"/>
          </w:divBdr>
        </w:div>
        <w:div w:id="1262683696">
          <w:marLeft w:val="640"/>
          <w:marRight w:val="0"/>
          <w:marTop w:val="0"/>
          <w:marBottom w:val="0"/>
          <w:divBdr>
            <w:top w:val="none" w:sz="0" w:space="0" w:color="auto"/>
            <w:left w:val="none" w:sz="0" w:space="0" w:color="auto"/>
            <w:bottom w:val="none" w:sz="0" w:space="0" w:color="auto"/>
            <w:right w:val="none" w:sz="0" w:space="0" w:color="auto"/>
          </w:divBdr>
        </w:div>
        <w:div w:id="1806384975">
          <w:marLeft w:val="640"/>
          <w:marRight w:val="0"/>
          <w:marTop w:val="0"/>
          <w:marBottom w:val="0"/>
          <w:divBdr>
            <w:top w:val="none" w:sz="0" w:space="0" w:color="auto"/>
            <w:left w:val="none" w:sz="0" w:space="0" w:color="auto"/>
            <w:bottom w:val="none" w:sz="0" w:space="0" w:color="auto"/>
            <w:right w:val="none" w:sz="0" w:space="0" w:color="auto"/>
          </w:divBdr>
        </w:div>
        <w:div w:id="1417481668">
          <w:marLeft w:val="640"/>
          <w:marRight w:val="0"/>
          <w:marTop w:val="0"/>
          <w:marBottom w:val="0"/>
          <w:divBdr>
            <w:top w:val="none" w:sz="0" w:space="0" w:color="auto"/>
            <w:left w:val="none" w:sz="0" w:space="0" w:color="auto"/>
            <w:bottom w:val="none" w:sz="0" w:space="0" w:color="auto"/>
            <w:right w:val="none" w:sz="0" w:space="0" w:color="auto"/>
          </w:divBdr>
        </w:div>
        <w:div w:id="342707628">
          <w:marLeft w:val="640"/>
          <w:marRight w:val="0"/>
          <w:marTop w:val="0"/>
          <w:marBottom w:val="0"/>
          <w:divBdr>
            <w:top w:val="none" w:sz="0" w:space="0" w:color="auto"/>
            <w:left w:val="none" w:sz="0" w:space="0" w:color="auto"/>
            <w:bottom w:val="none" w:sz="0" w:space="0" w:color="auto"/>
            <w:right w:val="none" w:sz="0" w:space="0" w:color="auto"/>
          </w:divBdr>
        </w:div>
        <w:div w:id="1545947573">
          <w:marLeft w:val="640"/>
          <w:marRight w:val="0"/>
          <w:marTop w:val="0"/>
          <w:marBottom w:val="0"/>
          <w:divBdr>
            <w:top w:val="none" w:sz="0" w:space="0" w:color="auto"/>
            <w:left w:val="none" w:sz="0" w:space="0" w:color="auto"/>
            <w:bottom w:val="none" w:sz="0" w:space="0" w:color="auto"/>
            <w:right w:val="none" w:sz="0" w:space="0" w:color="auto"/>
          </w:divBdr>
        </w:div>
      </w:divsChild>
    </w:div>
    <w:div w:id="922837217">
      <w:bodyDiv w:val="1"/>
      <w:marLeft w:val="0"/>
      <w:marRight w:val="0"/>
      <w:marTop w:val="0"/>
      <w:marBottom w:val="0"/>
      <w:divBdr>
        <w:top w:val="none" w:sz="0" w:space="0" w:color="auto"/>
        <w:left w:val="none" w:sz="0" w:space="0" w:color="auto"/>
        <w:bottom w:val="none" w:sz="0" w:space="0" w:color="auto"/>
        <w:right w:val="none" w:sz="0" w:space="0" w:color="auto"/>
      </w:divBdr>
      <w:divsChild>
        <w:div w:id="1718045158">
          <w:marLeft w:val="640"/>
          <w:marRight w:val="0"/>
          <w:marTop w:val="0"/>
          <w:marBottom w:val="0"/>
          <w:divBdr>
            <w:top w:val="none" w:sz="0" w:space="0" w:color="auto"/>
            <w:left w:val="none" w:sz="0" w:space="0" w:color="auto"/>
            <w:bottom w:val="none" w:sz="0" w:space="0" w:color="auto"/>
            <w:right w:val="none" w:sz="0" w:space="0" w:color="auto"/>
          </w:divBdr>
        </w:div>
        <w:div w:id="689839820">
          <w:marLeft w:val="640"/>
          <w:marRight w:val="0"/>
          <w:marTop w:val="0"/>
          <w:marBottom w:val="0"/>
          <w:divBdr>
            <w:top w:val="none" w:sz="0" w:space="0" w:color="auto"/>
            <w:left w:val="none" w:sz="0" w:space="0" w:color="auto"/>
            <w:bottom w:val="none" w:sz="0" w:space="0" w:color="auto"/>
            <w:right w:val="none" w:sz="0" w:space="0" w:color="auto"/>
          </w:divBdr>
        </w:div>
        <w:div w:id="268700860">
          <w:marLeft w:val="640"/>
          <w:marRight w:val="0"/>
          <w:marTop w:val="0"/>
          <w:marBottom w:val="0"/>
          <w:divBdr>
            <w:top w:val="none" w:sz="0" w:space="0" w:color="auto"/>
            <w:left w:val="none" w:sz="0" w:space="0" w:color="auto"/>
            <w:bottom w:val="none" w:sz="0" w:space="0" w:color="auto"/>
            <w:right w:val="none" w:sz="0" w:space="0" w:color="auto"/>
          </w:divBdr>
        </w:div>
        <w:div w:id="460343221">
          <w:marLeft w:val="640"/>
          <w:marRight w:val="0"/>
          <w:marTop w:val="0"/>
          <w:marBottom w:val="0"/>
          <w:divBdr>
            <w:top w:val="none" w:sz="0" w:space="0" w:color="auto"/>
            <w:left w:val="none" w:sz="0" w:space="0" w:color="auto"/>
            <w:bottom w:val="none" w:sz="0" w:space="0" w:color="auto"/>
            <w:right w:val="none" w:sz="0" w:space="0" w:color="auto"/>
          </w:divBdr>
        </w:div>
        <w:div w:id="2042120648">
          <w:marLeft w:val="640"/>
          <w:marRight w:val="0"/>
          <w:marTop w:val="0"/>
          <w:marBottom w:val="0"/>
          <w:divBdr>
            <w:top w:val="none" w:sz="0" w:space="0" w:color="auto"/>
            <w:left w:val="none" w:sz="0" w:space="0" w:color="auto"/>
            <w:bottom w:val="none" w:sz="0" w:space="0" w:color="auto"/>
            <w:right w:val="none" w:sz="0" w:space="0" w:color="auto"/>
          </w:divBdr>
        </w:div>
        <w:div w:id="232933349">
          <w:marLeft w:val="640"/>
          <w:marRight w:val="0"/>
          <w:marTop w:val="0"/>
          <w:marBottom w:val="0"/>
          <w:divBdr>
            <w:top w:val="none" w:sz="0" w:space="0" w:color="auto"/>
            <w:left w:val="none" w:sz="0" w:space="0" w:color="auto"/>
            <w:bottom w:val="none" w:sz="0" w:space="0" w:color="auto"/>
            <w:right w:val="none" w:sz="0" w:space="0" w:color="auto"/>
          </w:divBdr>
        </w:div>
        <w:div w:id="680745651">
          <w:marLeft w:val="640"/>
          <w:marRight w:val="0"/>
          <w:marTop w:val="0"/>
          <w:marBottom w:val="0"/>
          <w:divBdr>
            <w:top w:val="none" w:sz="0" w:space="0" w:color="auto"/>
            <w:left w:val="none" w:sz="0" w:space="0" w:color="auto"/>
            <w:bottom w:val="none" w:sz="0" w:space="0" w:color="auto"/>
            <w:right w:val="none" w:sz="0" w:space="0" w:color="auto"/>
          </w:divBdr>
        </w:div>
        <w:div w:id="895118440">
          <w:marLeft w:val="640"/>
          <w:marRight w:val="0"/>
          <w:marTop w:val="0"/>
          <w:marBottom w:val="0"/>
          <w:divBdr>
            <w:top w:val="none" w:sz="0" w:space="0" w:color="auto"/>
            <w:left w:val="none" w:sz="0" w:space="0" w:color="auto"/>
            <w:bottom w:val="none" w:sz="0" w:space="0" w:color="auto"/>
            <w:right w:val="none" w:sz="0" w:space="0" w:color="auto"/>
          </w:divBdr>
        </w:div>
        <w:div w:id="133915430">
          <w:marLeft w:val="640"/>
          <w:marRight w:val="0"/>
          <w:marTop w:val="0"/>
          <w:marBottom w:val="0"/>
          <w:divBdr>
            <w:top w:val="none" w:sz="0" w:space="0" w:color="auto"/>
            <w:left w:val="none" w:sz="0" w:space="0" w:color="auto"/>
            <w:bottom w:val="none" w:sz="0" w:space="0" w:color="auto"/>
            <w:right w:val="none" w:sz="0" w:space="0" w:color="auto"/>
          </w:divBdr>
        </w:div>
        <w:div w:id="1144739087">
          <w:marLeft w:val="640"/>
          <w:marRight w:val="0"/>
          <w:marTop w:val="0"/>
          <w:marBottom w:val="0"/>
          <w:divBdr>
            <w:top w:val="none" w:sz="0" w:space="0" w:color="auto"/>
            <w:left w:val="none" w:sz="0" w:space="0" w:color="auto"/>
            <w:bottom w:val="none" w:sz="0" w:space="0" w:color="auto"/>
            <w:right w:val="none" w:sz="0" w:space="0" w:color="auto"/>
          </w:divBdr>
        </w:div>
        <w:div w:id="1285775285">
          <w:marLeft w:val="640"/>
          <w:marRight w:val="0"/>
          <w:marTop w:val="0"/>
          <w:marBottom w:val="0"/>
          <w:divBdr>
            <w:top w:val="none" w:sz="0" w:space="0" w:color="auto"/>
            <w:left w:val="none" w:sz="0" w:space="0" w:color="auto"/>
            <w:bottom w:val="none" w:sz="0" w:space="0" w:color="auto"/>
            <w:right w:val="none" w:sz="0" w:space="0" w:color="auto"/>
          </w:divBdr>
        </w:div>
        <w:div w:id="1276327505">
          <w:marLeft w:val="640"/>
          <w:marRight w:val="0"/>
          <w:marTop w:val="0"/>
          <w:marBottom w:val="0"/>
          <w:divBdr>
            <w:top w:val="none" w:sz="0" w:space="0" w:color="auto"/>
            <w:left w:val="none" w:sz="0" w:space="0" w:color="auto"/>
            <w:bottom w:val="none" w:sz="0" w:space="0" w:color="auto"/>
            <w:right w:val="none" w:sz="0" w:space="0" w:color="auto"/>
          </w:divBdr>
        </w:div>
        <w:div w:id="1519925406">
          <w:marLeft w:val="640"/>
          <w:marRight w:val="0"/>
          <w:marTop w:val="0"/>
          <w:marBottom w:val="0"/>
          <w:divBdr>
            <w:top w:val="none" w:sz="0" w:space="0" w:color="auto"/>
            <w:left w:val="none" w:sz="0" w:space="0" w:color="auto"/>
            <w:bottom w:val="none" w:sz="0" w:space="0" w:color="auto"/>
            <w:right w:val="none" w:sz="0" w:space="0" w:color="auto"/>
          </w:divBdr>
        </w:div>
        <w:div w:id="404302140">
          <w:marLeft w:val="640"/>
          <w:marRight w:val="0"/>
          <w:marTop w:val="0"/>
          <w:marBottom w:val="0"/>
          <w:divBdr>
            <w:top w:val="none" w:sz="0" w:space="0" w:color="auto"/>
            <w:left w:val="none" w:sz="0" w:space="0" w:color="auto"/>
            <w:bottom w:val="none" w:sz="0" w:space="0" w:color="auto"/>
            <w:right w:val="none" w:sz="0" w:space="0" w:color="auto"/>
          </w:divBdr>
        </w:div>
        <w:div w:id="1710102819">
          <w:marLeft w:val="640"/>
          <w:marRight w:val="0"/>
          <w:marTop w:val="0"/>
          <w:marBottom w:val="0"/>
          <w:divBdr>
            <w:top w:val="none" w:sz="0" w:space="0" w:color="auto"/>
            <w:left w:val="none" w:sz="0" w:space="0" w:color="auto"/>
            <w:bottom w:val="none" w:sz="0" w:space="0" w:color="auto"/>
            <w:right w:val="none" w:sz="0" w:space="0" w:color="auto"/>
          </w:divBdr>
        </w:div>
        <w:div w:id="1664819083">
          <w:marLeft w:val="640"/>
          <w:marRight w:val="0"/>
          <w:marTop w:val="0"/>
          <w:marBottom w:val="0"/>
          <w:divBdr>
            <w:top w:val="none" w:sz="0" w:space="0" w:color="auto"/>
            <w:left w:val="none" w:sz="0" w:space="0" w:color="auto"/>
            <w:bottom w:val="none" w:sz="0" w:space="0" w:color="auto"/>
            <w:right w:val="none" w:sz="0" w:space="0" w:color="auto"/>
          </w:divBdr>
        </w:div>
        <w:div w:id="957368789">
          <w:marLeft w:val="640"/>
          <w:marRight w:val="0"/>
          <w:marTop w:val="0"/>
          <w:marBottom w:val="0"/>
          <w:divBdr>
            <w:top w:val="none" w:sz="0" w:space="0" w:color="auto"/>
            <w:left w:val="none" w:sz="0" w:space="0" w:color="auto"/>
            <w:bottom w:val="none" w:sz="0" w:space="0" w:color="auto"/>
            <w:right w:val="none" w:sz="0" w:space="0" w:color="auto"/>
          </w:divBdr>
        </w:div>
        <w:div w:id="2100566607">
          <w:marLeft w:val="640"/>
          <w:marRight w:val="0"/>
          <w:marTop w:val="0"/>
          <w:marBottom w:val="0"/>
          <w:divBdr>
            <w:top w:val="none" w:sz="0" w:space="0" w:color="auto"/>
            <w:left w:val="none" w:sz="0" w:space="0" w:color="auto"/>
            <w:bottom w:val="none" w:sz="0" w:space="0" w:color="auto"/>
            <w:right w:val="none" w:sz="0" w:space="0" w:color="auto"/>
          </w:divBdr>
        </w:div>
        <w:div w:id="1623266063">
          <w:marLeft w:val="640"/>
          <w:marRight w:val="0"/>
          <w:marTop w:val="0"/>
          <w:marBottom w:val="0"/>
          <w:divBdr>
            <w:top w:val="none" w:sz="0" w:space="0" w:color="auto"/>
            <w:left w:val="none" w:sz="0" w:space="0" w:color="auto"/>
            <w:bottom w:val="none" w:sz="0" w:space="0" w:color="auto"/>
            <w:right w:val="none" w:sz="0" w:space="0" w:color="auto"/>
          </w:divBdr>
        </w:div>
      </w:divsChild>
    </w:div>
    <w:div w:id="988479710">
      <w:bodyDiv w:val="1"/>
      <w:marLeft w:val="0"/>
      <w:marRight w:val="0"/>
      <w:marTop w:val="0"/>
      <w:marBottom w:val="0"/>
      <w:divBdr>
        <w:top w:val="none" w:sz="0" w:space="0" w:color="auto"/>
        <w:left w:val="none" w:sz="0" w:space="0" w:color="auto"/>
        <w:bottom w:val="none" w:sz="0" w:space="0" w:color="auto"/>
        <w:right w:val="none" w:sz="0" w:space="0" w:color="auto"/>
      </w:divBdr>
    </w:div>
    <w:div w:id="1016420078">
      <w:bodyDiv w:val="1"/>
      <w:marLeft w:val="0"/>
      <w:marRight w:val="0"/>
      <w:marTop w:val="0"/>
      <w:marBottom w:val="0"/>
      <w:divBdr>
        <w:top w:val="none" w:sz="0" w:space="0" w:color="auto"/>
        <w:left w:val="none" w:sz="0" w:space="0" w:color="auto"/>
        <w:bottom w:val="none" w:sz="0" w:space="0" w:color="auto"/>
        <w:right w:val="none" w:sz="0" w:space="0" w:color="auto"/>
      </w:divBdr>
      <w:divsChild>
        <w:div w:id="1804810684">
          <w:marLeft w:val="640"/>
          <w:marRight w:val="0"/>
          <w:marTop w:val="0"/>
          <w:marBottom w:val="0"/>
          <w:divBdr>
            <w:top w:val="none" w:sz="0" w:space="0" w:color="auto"/>
            <w:left w:val="none" w:sz="0" w:space="0" w:color="auto"/>
            <w:bottom w:val="none" w:sz="0" w:space="0" w:color="auto"/>
            <w:right w:val="none" w:sz="0" w:space="0" w:color="auto"/>
          </w:divBdr>
        </w:div>
        <w:div w:id="8919692">
          <w:marLeft w:val="640"/>
          <w:marRight w:val="0"/>
          <w:marTop w:val="0"/>
          <w:marBottom w:val="0"/>
          <w:divBdr>
            <w:top w:val="none" w:sz="0" w:space="0" w:color="auto"/>
            <w:left w:val="none" w:sz="0" w:space="0" w:color="auto"/>
            <w:bottom w:val="none" w:sz="0" w:space="0" w:color="auto"/>
            <w:right w:val="none" w:sz="0" w:space="0" w:color="auto"/>
          </w:divBdr>
        </w:div>
        <w:div w:id="2098745805">
          <w:marLeft w:val="640"/>
          <w:marRight w:val="0"/>
          <w:marTop w:val="0"/>
          <w:marBottom w:val="0"/>
          <w:divBdr>
            <w:top w:val="none" w:sz="0" w:space="0" w:color="auto"/>
            <w:left w:val="none" w:sz="0" w:space="0" w:color="auto"/>
            <w:bottom w:val="none" w:sz="0" w:space="0" w:color="auto"/>
            <w:right w:val="none" w:sz="0" w:space="0" w:color="auto"/>
          </w:divBdr>
        </w:div>
        <w:div w:id="1277441447">
          <w:marLeft w:val="640"/>
          <w:marRight w:val="0"/>
          <w:marTop w:val="0"/>
          <w:marBottom w:val="0"/>
          <w:divBdr>
            <w:top w:val="none" w:sz="0" w:space="0" w:color="auto"/>
            <w:left w:val="none" w:sz="0" w:space="0" w:color="auto"/>
            <w:bottom w:val="none" w:sz="0" w:space="0" w:color="auto"/>
            <w:right w:val="none" w:sz="0" w:space="0" w:color="auto"/>
          </w:divBdr>
        </w:div>
        <w:div w:id="1884319086">
          <w:marLeft w:val="640"/>
          <w:marRight w:val="0"/>
          <w:marTop w:val="0"/>
          <w:marBottom w:val="0"/>
          <w:divBdr>
            <w:top w:val="none" w:sz="0" w:space="0" w:color="auto"/>
            <w:left w:val="none" w:sz="0" w:space="0" w:color="auto"/>
            <w:bottom w:val="none" w:sz="0" w:space="0" w:color="auto"/>
            <w:right w:val="none" w:sz="0" w:space="0" w:color="auto"/>
          </w:divBdr>
        </w:div>
        <w:div w:id="947202205">
          <w:marLeft w:val="640"/>
          <w:marRight w:val="0"/>
          <w:marTop w:val="0"/>
          <w:marBottom w:val="0"/>
          <w:divBdr>
            <w:top w:val="none" w:sz="0" w:space="0" w:color="auto"/>
            <w:left w:val="none" w:sz="0" w:space="0" w:color="auto"/>
            <w:bottom w:val="none" w:sz="0" w:space="0" w:color="auto"/>
            <w:right w:val="none" w:sz="0" w:space="0" w:color="auto"/>
          </w:divBdr>
        </w:div>
        <w:div w:id="374014543">
          <w:marLeft w:val="640"/>
          <w:marRight w:val="0"/>
          <w:marTop w:val="0"/>
          <w:marBottom w:val="0"/>
          <w:divBdr>
            <w:top w:val="none" w:sz="0" w:space="0" w:color="auto"/>
            <w:left w:val="none" w:sz="0" w:space="0" w:color="auto"/>
            <w:bottom w:val="none" w:sz="0" w:space="0" w:color="auto"/>
            <w:right w:val="none" w:sz="0" w:space="0" w:color="auto"/>
          </w:divBdr>
        </w:div>
        <w:div w:id="654186378">
          <w:marLeft w:val="640"/>
          <w:marRight w:val="0"/>
          <w:marTop w:val="0"/>
          <w:marBottom w:val="0"/>
          <w:divBdr>
            <w:top w:val="none" w:sz="0" w:space="0" w:color="auto"/>
            <w:left w:val="none" w:sz="0" w:space="0" w:color="auto"/>
            <w:bottom w:val="none" w:sz="0" w:space="0" w:color="auto"/>
            <w:right w:val="none" w:sz="0" w:space="0" w:color="auto"/>
          </w:divBdr>
        </w:div>
        <w:div w:id="536743343">
          <w:marLeft w:val="640"/>
          <w:marRight w:val="0"/>
          <w:marTop w:val="0"/>
          <w:marBottom w:val="0"/>
          <w:divBdr>
            <w:top w:val="none" w:sz="0" w:space="0" w:color="auto"/>
            <w:left w:val="none" w:sz="0" w:space="0" w:color="auto"/>
            <w:bottom w:val="none" w:sz="0" w:space="0" w:color="auto"/>
            <w:right w:val="none" w:sz="0" w:space="0" w:color="auto"/>
          </w:divBdr>
        </w:div>
        <w:div w:id="193157642">
          <w:marLeft w:val="640"/>
          <w:marRight w:val="0"/>
          <w:marTop w:val="0"/>
          <w:marBottom w:val="0"/>
          <w:divBdr>
            <w:top w:val="none" w:sz="0" w:space="0" w:color="auto"/>
            <w:left w:val="none" w:sz="0" w:space="0" w:color="auto"/>
            <w:bottom w:val="none" w:sz="0" w:space="0" w:color="auto"/>
            <w:right w:val="none" w:sz="0" w:space="0" w:color="auto"/>
          </w:divBdr>
        </w:div>
        <w:div w:id="1613856646">
          <w:marLeft w:val="640"/>
          <w:marRight w:val="0"/>
          <w:marTop w:val="0"/>
          <w:marBottom w:val="0"/>
          <w:divBdr>
            <w:top w:val="none" w:sz="0" w:space="0" w:color="auto"/>
            <w:left w:val="none" w:sz="0" w:space="0" w:color="auto"/>
            <w:bottom w:val="none" w:sz="0" w:space="0" w:color="auto"/>
            <w:right w:val="none" w:sz="0" w:space="0" w:color="auto"/>
          </w:divBdr>
        </w:div>
        <w:div w:id="1537506092">
          <w:marLeft w:val="640"/>
          <w:marRight w:val="0"/>
          <w:marTop w:val="0"/>
          <w:marBottom w:val="0"/>
          <w:divBdr>
            <w:top w:val="none" w:sz="0" w:space="0" w:color="auto"/>
            <w:left w:val="none" w:sz="0" w:space="0" w:color="auto"/>
            <w:bottom w:val="none" w:sz="0" w:space="0" w:color="auto"/>
            <w:right w:val="none" w:sz="0" w:space="0" w:color="auto"/>
          </w:divBdr>
        </w:div>
        <w:div w:id="43604308">
          <w:marLeft w:val="640"/>
          <w:marRight w:val="0"/>
          <w:marTop w:val="0"/>
          <w:marBottom w:val="0"/>
          <w:divBdr>
            <w:top w:val="none" w:sz="0" w:space="0" w:color="auto"/>
            <w:left w:val="none" w:sz="0" w:space="0" w:color="auto"/>
            <w:bottom w:val="none" w:sz="0" w:space="0" w:color="auto"/>
            <w:right w:val="none" w:sz="0" w:space="0" w:color="auto"/>
          </w:divBdr>
        </w:div>
        <w:div w:id="2141998346">
          <w:marLeft w:val="640"/>
          <w:marRight w:val="0"/>
          <w:marTop w:val="0"/>
          <w:marBottom w:val="0"/>
          <w:divBdr>
            <w:top w:val="none" w:sz="0" w:space="0" w:color="auto"/>
            <w:left w:val="none" w:sz="0" w:space="0" w:color="auto"/>
            <w:bottom w:val="none" w:sz="0" w:space="0" w:color="auto"/>
            <w:right w:val="none" w:sz="0" w:space="0" w:color="auto"/>
          </w:divBdr>
        </w:div>
        <w:div w:id="618148997">
          <w:marLeft w:val="640"/>
          <w:marRight w:val="0"/>
          <w:marTop w:val="0"/>
          <w:marBottom w:val="0"/>
          <w:divBdr>
            <w:top w:val="none" w:sz="0" w:space="0" w:color="auto"/>
            <w:left w:val="none" w:sz="0" w:space="0" w:color="auto"/>
            <w:bottom w:val="none" w:sz="0" w:space="0" w:color="auto"/>
            <w:right w:val="none" w:sz="0" w:space="0" w:color="auto"/>
          </w:divBdr>
        </w:div>
        <w:div w:id="1873955948">
          <w:marLeft w:val="640"/>
          <w:marRight w:val="0"/>
          <w:marTop w:val="0"/>
          <w:marBottom w:val="0"/>
          <w:divBdr>
            <w:top w:val="none" w:sz="0" w:space="0" w:color="auto"/>
            <w:left w:val="none" w:sz="0" w:space="0" w:color="auto"/>
            <w:bottom w:val="none" w:sz="0" w:space="0" w:color="auto"/>
            <w:right w:val="none" w:sz="0" w:space="0" w:color="auto"/>
          </w:divBdr>
        </w:div>
        <w:div w:id="1673100700">
          <w:marLeft w:val="640"/>
          <w:marRight w:val="0"/>
          <w:marTop w:val="0"/>
          <w:marBottom w:val="0"/>
          <w:divBdr>
            <w:top w:val="none" w:sz="0" w:space="0" w:color="auto"/>
            <w:left w:val="none" w:sz="0" w:space="0" w:color="auto"/>
            <w:bottom w:val="none" w:sz="0" w:space="0" w:color="auto"/>
            <w:right w:val="none" w:sz="0" w:space="0" w:color="auto"/>
          </w:divBdr>
        </w:div>
        <w:div w:id="2076195545">
          <w:marLeft w:val="640"/>
          <w:marRight w:val="0"/>
          <w:marTop w:val="0"/>
          <w:marBottom w:val="0"/>
          <w:divBdr>
            <w:top w:val="none" w:sz="0" w:space="0" w:color="auto"/>
            <w:left w:val="none" w:sz="0" w:space="0" w:color="auto"/>
            <w:bottom w:val="none" w:sz="0" w:space="0" w:color="auto"/>
            <w:right w:val="none" w:sz="0" w:space="0" w:color="auto"/>
          </w:divBdr>
        </w:div>
        <w:div w:id="633563379">
          <w:marLeft w:val="640"/>
          <w:marRight w:val="0"/>
          <w:marTop w:val="0"/>
          <w:marBottom w:val="0"/>
          <w:divBdr>
            <w:top w:val="none" w:sz="0" w:space="0" w:color="auto"/>
            <w:left w:val="none" w:sz="0" w:space="0" w:color="auto"/>
            <w:bottom w:val="none" w:sz="0" w:space="0" w:color="auto"/>
            <w:right w:val="none" w:sz="0" w:space="0" w:color="auto"/>
          </w:divBdr>
        </w:div>
        <w:div w:id="1621647337">
          <w:marLeft w:val="640"/>
          <w:marRight w:val="0"/>
          <w:marTop w:val="0"/>
          <w:marBottom w:val="0"/>
          <w:divBdr>
            <w:top w:val="none" w:sz="0" w:space="0" w:color="auto"/>
            <w:left w:val="none" w:sz="0" w:space="0" w:color="auto"/>
            <w:bottom w:val="none" w:sz="0" w:space="0" w:color="auto"/>
            <w:right w:val="none" w:sz="0" w:space="0" w:color="auto"/>
          </w:divBdr>
        </w:div>
        <w:div w:id="388001359">
          <w:marLeft w:val="640"/>
          <w:marRight w:val="0"/>
          <w:marTop w:val="0"/>
          <w:marBottom w:val="0"/>
          <w:divBdr>
            <w:top w:val="none" w:sz="0" w:space="0" w:color="auto"/>
            <w:left w:val="none" w:sz="0" w:space="0" w:color="auto"/>
            <w:bottom w:val="none" w:sz="0" w:space="0" w:color="auto"/>
            <w:right w:val="none" w:sz="0" w:space="0" w:color="auto"/>
          </w:divBdr>
        </w:div>
        <w:div w:id="1758670947">
          <w:marLeft w:val="640"/>
          <w:marRight w:val="0"/>
          <w:marTop w:val="0"/>
          <w:marBottom w:val="0"/>
          <w:divBdr>
            <w:top w:val="none" w:sz="0" w:space="0" w:color="auto"/>
            <w:left w:val="none" w:sz="0" w:space="0" w:color="auto"/>
            <w:bottom w:val="none" w:sz="0" w:space="0" w:color="auto"/>
            <w:right w:val="none" w:sz="0" w:space="0" w:color="auto"/>
          </w:divBdr>
        </w:div>
        <w:div w:id="1540163589">
          <w:marLeft w:val="640"/>
          <w:marRight w:val="0"/>
          <w:marTop w:val="0"/>
          <w:marBottom w:val="0"/>
          <w:divBdr>
            <w:top w:val="none" w:sz="0" w:space="0" w:color="auto"/>
            <w:left w:val="none" w:sz="0" w:space="0" w:color="auto"/>
            <w:bottom w:val="none" w:sz="0" w:space="0" w:color="auto"/>
            <w:right w:val="none" w:sz="0" w:space="0" w:color="auto"/>
          </w:divBdr>
        </w:div>
        <w:div w:id="642193696">
          <w:marLeft w:val="640"/>
          <w:marRight w:val="0"/>
          <w:marTop w:val="0"/>
          <w:marBottom w:val="0"/>
          <w:divBdr>
            <w:top w:val="none" w:sz="0" w:space="0" w:color="auto"/>
            <w:left w:val="none" w:sz="0" w:space="0" w:color="auto"/>
            <w:bottom w:val="none" w:sz="0" w:space="0" w:color="auto"/>
            <w:right w:val="none" w:sz="0" w:space="0" w:color="auto"/>
          </w:divBdr>
        </w:div>
        <w:div w:id="1749956614">
          <w:marLeft w:val="640"/>
          <w:marRight w:val="0"/>
          <w:marTop w:val="0"/>
          <w:marBottom w:val="0"/>
          <w:divBdr>
            <w:top w:val="none" w:sz="0" w:space="0" w:color="auto"/>
            <w:left w:val="none" w:sz="0" w:space="0" w:color="auto"/>
            <w:bottom w:val="none" w:sz="0" w:space="0" w:color="auto"/>
            <w:right w:val="none" w:sz="0" w:space="0" w:color="auto"/>
          </w:divBdr>
        </w:div>
        <w:div w:id="1368457218">
          <w:marLeft w:val="640"/>
          <w:marRight w:val="0"/>
          <w:marTop w:val="0"/>
          <w:marBottom w:val="0"/>
          <w:divBdr>
            <w:top w:val="none" w:sz="0" w:space="0" w:color="auto"/>
            <w:left w:val="none" w:sz="0" w:space="0" w:color="auto"/>
            <w:bottom w:val="none" w:sz="0" w:space="0" w:color="auto"/>
            <w:right w:val="none" w:sz="0" w:space="0" w:color="auto"/>
          </w:divBdr>
        </w:div>
        <w:div w:id="1505244657">
          <w:marLeft w:val="640"/>
          <w:marRight w:val="0"/>
          <w:marTop w:val="0"/>
          <w:marBottom w:val="0"/>
          <w:divBdr>
            <w:top w:val="none" w:sz="0" w:space="0" w:color="auto"/>
            <w:left w:val="none" w:sz="0" w:space="0" w:color="auto"/>
            <w:bottom w:val="none" w:sz="0" w:space="0" w:color="auto"/>
            <w:right w:val="none" w:sz="0" w:space="0" w:color="auto"/>
          </w:divBdr>
        </w:div>
        <w:div w:id="84687889">
          <w:marLeft w:val="640"/>
          <w:marRight w:val="0"/>
          <w:marTop w:val="0"/>
          <w:marBottom w:val="0"/>
          <w:divBdr>
            <w:top w:val="none" w:sz="0" w:space="0" w:color="auto"/>
            <w:left w:val="none" w:sz="0" w:space="0" w:color="auto"/>
            <w:bottom w:val="none" w:sz="0" w:space="0" w:color="auto"/>
            <w:right w:val="none" w:sz="0" w:space="0" w:color="auto"/>
          </w:divBdr>
        </w:div>
        <w:div w:id="1953781487">
          <w:marLeft w:val="640"/>
          <w:marRight w:val="0"/>
          <w:marTop w:val="0"/>
          <w:marBottom w:val="0"/>
          <w:divBdr>
            <w:top w:val="none" w:sz="0" w:space="0" w:color="auto"/>
            <w:left w:val="none" w:sz="0" w:space="0" w:color="auto"/>
            <w:bottom w:val="none" w:sz="0" w:space="0" w:color="auto"/>
            <w:right w:val="none" w:sz="0" w:space="0" w:color="auto"/>
          </w:divBdr>
        </w:div>
        <w:div w:id="530342764">
          <w:marLeft w:val="640"/>
          <w:marRight w:val="0"/>
          <w:marTop w:val="0"/>
          <w:marBottom w:val="0"/>
          <w:divBdr>
            <w:top w:val="none" w:sz="0" w:space="0" w:color="auto"/>
            <w:left w:val="none" w:sz="0" w:space="0" w:color="auto"/>
            <w:bottom w:val="none" w:sz="0" w:space="0" w:color="auto"/>
            <w:right w:val="none" w:sz="0" w:space="0" w:color="auto"/>
          </w:divBdr>
        </w:div>
      </w:divsChild>
    </w:div>
    <w:div w:id="1029447679">
      <w:bodyDiv w:val="1"/>
      <w:marLeft w:val="0"/>
      <w:marRight w:val="0"/>
      <w:marTop w:val="0"/>
      <w:marBottom w:val="0"/>
      <w:divBdr>
        <w:top w:val="none" w:sz="0" w:space="0" w:color="auto"/>
        <w:left w:val="none" w:sz="0" w:space="0" w:color="auto"/>
        <w:bottom w:val="none" w:sz="0" w:space="0" w:color="auto"/>
        <w:right w:val="none" w:sz="0" w:space="0" w:color="auto"/>
      </w:divBdr>
    </w:div>
    <w:div w:id="1035543939">
      <w:bodyDiv w:val="1"/>
      <w:marLeft w:val="0"/>
      <w:marRight w:val="0"/>
      <w:marTop w:val="0"/>
      <w:marBottom w:val="0"/>
      <w:divBdr>
        <w:top w:val="none" w:sz="0" w:space="0" w:color="auto"/>
        <w:left w:val="none" w:sz="0" w:space="0" w:color="auto"/>
        <w:bottom w:val="none" w:sz="0" w:space="0" w:color="auto"/>
        <w:right w:val="none" w:sz="0" w:space="0" w:color="auto"/>
      </w:divBdr>
      <w:divsChild>
        <w:div w:id="471605300">
          <w:marLeft w:val="640"/>
          <w:marRight w:val="0"/>
          <w:marTop w:val="0"/>
          <w:marBottom w:val="0"/>
          <w:divBdr>
            <w:top w:val="none" w:sz="0" w:space="0" w:color="auto"/>
            <w:left w:val="none" w:sz="0" w:space="0" w:color="auto"/>
            <w:bottom w:val="none" w:sz="0" w:space="0" w:color="auto"/>
            <w:right w:val="none" w:sz="0" w:space="0" w:color="auto"/>
          </w:divBdr>
        </w:div>
        <w:div w:id="1955087481">
          <w:marLeft w:val="640"/>
          <w:marRight w:val="0"/>
          <w:marTop w:val="0"/>
          <w:marBottom w:val="0"/>
          <w:divBdr>
            <w:top w:val="none" w:sz="0" w:space="0" w:color="auto"/>
            <w:left w:val="none" w:sz="0" w:space="0" w:color="auto"/>
            <w:bottom w:val="none" w:sz="0" w:space="0" w:color="auto"/>
            <w:right w:val="none" w:sz="0" w:space="0" w:color="auto"/>
          </w:divBdr>
        </w:div>
        <w:div w:id="1656882185">
          <w:marLeft w:val="640"/>
          <w:marRight w:val="0"/>
          <w:marTop w:val="0"/>
          <w:marBottom w:val="0"/>
          <w:divBdr>
            <w:top w:val="none" w:sz="0" w:space="0" w:color="auto"/>
            <w:left w:val="none" w:sz="0" w:space="0" w:color="auto"/>
            <w:bottom w:val="none" w:sz="0" w:space="0" w:color="auto"/>
            <w:right w:val="none" w:sz="0" w:space="0" w:color="auto"/>
          </w:divBdr>
        </w:div>
        <w:div w:id="1635256455">
          <w:marLeft w:val="640"/>
          <w:marRight w:val="0"/>
          <w:marTop w:val="0"/>
          <w:marBottom w:val="0"/>
          <w:divBdr>
            <w:top w:val="none" w:sz="0" w:space="0" w:color="auto"/>
            <w:left w:val="none" w:sz="0" w:space="0" w:color="auto"/>
            <w:bottom w:val="none" w:sz="0" w:space="0" w:color="auto"/>
            <w:right w:val="none" w:sz="0" w:space="0" w:color="auto"/>
          </w:divBdr>
        </w:div>
        <w:div w:id="964121144">
          <w:marLeft w:val="640"/>
          <w:marRight w:val="0"/>
          <w:marTop w:val="0"/>
          <w:marBottom w:val="0"/>
          <w:divBdr>
            <w:top w:val="none" w:sz="0" w:space="0" w:color="auto"/>
            <w:left w:val="none" w:sz="0" w:space="0" w:color="auto"/>
            <w:bottom w:val="none" w:sz="0" w:space="0" w:color="auto"/>
            <w:right w:val="none" w:sz="0" w:space="0" w:color="auto"/>
          </w:divBdr>
        </w:div>
        <w:div w:id="1164122063">
          <w:marLeft w:val="640"/>
          <w:marRight w:val="0"/>
          <w:marTop w:val="0"/>
          <w:marBottom w:val="0"/>
          <w:divBdr>
            <w:top w:val="none" w:sz="0" w:space="0" w:color="auto"/>
            <w:left w:val="none" w:sz="0" w:space="0" w:color="auto"/>
            <w:bottom w:val="none" w:sz="0" w:space="0" w:color="auto"/>
            <w:right w:val="none" w:sz="0" w:space="0" w:color="auto"/>
          </w:divBdr>
        </w:div>
        <w:div w:id="1587417810">
          <w:marLeft w:val="640"/>
          <w:marRight w:val="0"/>
          <w:marTop w:val="0"/>
          <w:marBottom w:val="0"/>
          <w:divBdr>
            <w:top w:val="none" w:sz="0" w:space="0" w:color="auto"/>
            <w:left w:val="none" w:sz="0" w:space="0" w:color="auto"/>
            <w:bottom w:val="none" w:sz="0" w:space="0" w:color="auto"/>
            <w:right w:val="none" w:sz="0" w:space="0" w:color="auto"/>
          </w:divBdr>
        </w:div>
        <w:div w:id="506484533">
          <w:marLeft w:val="640"/>
          <w:marRight w:val="0"/>
          <w:marTop w:val="0"/>
          <w:marBottom w:val="0"/>
          <w:divBdr>
            <w:top w:val="none" w:sz="0" w:space="0" w:color="auto"/>
            <w:left w:val="none" w:sz="0" w:space="0" w:color="auto"/>
            <w:bottom w:val="none" w:sz="0" w:space="0" w:color="auto"/>
            <w:right w:val="none" w:sz="0" w:space="0" w:color="auto"/>
          </w:divBdr>
        </w:div>
        <w:div w:id="1090467616">
          <w:marLeft w:val="640"/>
          <w:marRight w:val="0"/>
          <w:marTop w:val="0"/>
          <w:marBottom w:val="0"/>
          <w:divBdr>
            <w:top w:val="none" w:sz="0" w:space="0" w:color="auto"/>
            <w:left w:val="none" w:sz="0" w:space="0" w:color="auto"/>
            <w:bottom w:val="none" w:sz="0" w:space="0" w:color="auto"/>
            <w:right w:val="none" w:sz="0" w:space="0" w:color="auto"/>
          </w:divBdr>
        </w:div>
        <w:div w:id="1675569943">
          <w:marLeft w:val="640"/>
          <w:marRight w:val="0"/>
          <w:marTop w:val="0"/>
          <w:marBottom w:val="0"/>
          <w:divBdr>
            <w:top w:val="none" w:sz="0" w:space="0" w:color="auto"/>
            <w:left w:val="none" w:sz="0" w:space="0" w:color="auto"/>
            <w:bottom w:val="none" w:sz="0" w:space="0" w:color="auto"/>
            <w:right w:val="none" w:sz="0" w:space="0" w:color="auto"/>
          </w:divBdr>
        </w:div>
        <w:div w:id="926888200">
          <w:marLeft w:val="640"/>
          <w:marRight w:val="0"/>
          <w:marTop w:val="0"/>
          <w:marBottom w:val="0"/>
          <w:divBdr>
            <w:top w:val="none" w:sz="0" w:space="0" w:color="auto"/>
            <w:left w:val="none" w:sz="0" w:space="0" w:color="auto"/>
            <w:bottom w:val="none" w:sz="0" w:space="0" w:color="auto"/>
            <w:right w:val="none" w:sz="0" w:space="0" w:color="auto"/>
          </w:divBdr>
        </w:div>
        <w:div w:id="183322182">
          <w:marLeft w:val="640"/>
          <w:marRight w:val="0"/>
          <w:marTop w:val="0"/>
          <w:marBottom w:val="0"/>
          <w:divBdr>
            <w:top w:val="none" w:sz="0" w:space="0" w:color="auto"/>
            <w:left w:val="none" w:sz="0" w:space="0" w:color="auto"/>
            <w:bottom w:val="none" w:sz="0" w:space="0" w:color="auto"/>
            <w:right w:val="none" w:sz="0" w:space="0" w:color="auto"/>
          </w:divBdr>
        </w:div>
        <w:div w:id="184026386">
          <w:marLeft w:val="640"/>
          <w:marRight w:val="0"/>
          <w:marTop w:val="0"/>
          <w:marBottom w:val="0"/>
          <w:divBdr>
            <w:top w:val="none" w:sz="0" w:space="0" w:color="auto"/>
            <w:left w:val="none" w:sz="0" w:space="0" w:color="auto"/>
            <w:bottom w:val="none" w:sz="0" w:space="0" w:color="auto"/>
            <w:right w:val="none" w:sz="0" w:space="0" w:color="auto"/>
          </w:divBdr>
        </w:div>
        <w:div w:id="2080059861">
          <w:marLeft w:val="640"/>
          <w:marRight w:val="0"/>
          <w:marTop w:val="0"/>
          <w:marBottom w:val="0"/>
          <w:divBdr>
            <w:top w:val="none" w:sz="0" w:space="0" w:color="auto"/>
            <w:left w:val="none" w:sz="0" w:space="0" w:color="auto"/>
            <w:bottom w:val="none" w:sz="0" w:space="0" w:color="auto"/>
            <w:right w:val="none" w:sz="0" w:space="0" w:color="auto"/>
          </w:divBdr>
        </w:div>
        <w:div w:id="1608925077">
          <w:marLeft w:val="640"/>
          <w:marRight w:val="0"/>
          <w:marTop w:val="0"/>
          <w:marBottom w:val="0"/>
          <w:divBdr>
            <w:top w:val="none" w:sz="0" w:space="0" w:color="auto"/>
            <w:left w:val="none" w:sz="0" w:space="0" w:color="auto"/>
            <w:bottom w:val="none" w:sz="0" w:space="0" w:color="auto"/>
            <w:right w:val="none" w:sz="0" w:space="0" w:color="auto"/>
          </w:divBdr>
        </w:div>
        <w:div w:id="1280381523">
          <w:marLeft w:val="640"/>
          <w:marRight w:val="0"/>
          <w:marTop w:val="0"/>
          <w:marBottom w:val="0"/>
          <w:divBdr>
            <w:top w:val="none" w:sz="0" w:space="0" w:color="auto"/>
            <w:left w:val="none" w:sz="0" w:space="0" w:color="auto"/>
            <w:bottom w:val="none" w:sz="0" w:space="0" w:color="auto"/>
            <w:right w:val="none" w:sz="0" w:space="0" w:color="auto"/>
          </w:divBdr>
        </w:div>
        <w:div w:id="400254672">
          <w:marLeft w:val="640"/>
          <w:marRight w:val="0"/>
          <w:marTop w:val="0"/>
          <w:marBottom w:val="0"/>
          <w:divBdr>
            <w:top w:val="none" w:sz="0" w:space="0" w:color="auto"/>
            <w:left w:val="none" w:sz="0" w:space="0" w:color="auto"/>
            <w:bottom w:val="none" w:sz="0" w:space="0" w:color="auto"/>
            <w:right w:val="none" w:sz="0" w:space="0" w:color="auto"/>
          </w:divBdr>
        </w:div>
        <w:div w:id="1585651145">
          <w:marLeft w:val="640"/>
          <w:marRight w:val="0"/>
          <w:marTop w:val="0"/>
          <w:marBottom w:val="0"/>
          <w:divBdr>
            <w:top w:val="none" w:sz="0" w:space="0" w:color="auto"/>
            <w:left w:val="none" w:sz="0" w:space="0" w:color="auto"/>
            <w:bottom w:val="none" w:sz="0" w:space="0" w:color="auto"/>
            <w:right w:val="none" w:sz="0" w:space="0" w:color="auto"/>
          </w:divBdr>
        </w:div>
        <w:div w:id="1144422214">
          <w:marLeft w:val="640"/>
          <w:marRight w:val="0"/>
          <w:marTop w:val="0"/>
          <w:marBottom w:val="0"/>
          <w:divBdr>
            <w:top w:val="none" w:sz="0" w:space="0" w:color="auto"/>
            <w:left w:val="none" w:sz="0" w:space="0" w:color="auto"/>
            <w:bottom w:val="none" w:sz="0" w:space="0" w:color="auto"/>
            <w:right w:val="none" w:sz="0" w:space="0" w:color="auto"/>
          </w:divBdr>
        </w:div>
        <w:div w:id="1007707764">
          <w:marLeft w:val="640"/>
          <w:marRight w:val="0"/>
          <w:marTop w:val="0"/>
          <w:marBottom w:val="0"/>
          <w:divBdr>
            <w:top w:val="none" w:sz="0" w:space="0" w:color="auto"/>
            <w:left w:val="none" w:sz="0" w:space="0" w:color="auto"/>
            <w:bottom w:val="none" w:sz="0" w:space="0" w:color="auto"/>
            <w:right w:val="none" w:sz="0" w:space="0" w:color="auto"/>
          </w:divBdr>
        </w:div>
        <w:div w:id="534344625">
          <w:marLeft w:val="640"/>
          <w:marRight w:val="0"/>
          <w:marTop w:val="0"/>
          <w:marBottom w:val="0"/>
          <w:divBdr>
            <w:top w:val="none" w:sz="0" w:space="0" w:color="auto"/>
            <w:left w:val="none" w:sz="0" w:space="0" w:color="auto"/>
            <w:bottom w:val="none" w:sz="0" w:space="0" w:color="auto"/>
            <w:right w:val="none" w:sz="0" w:space="0" w:color="auto"/>
          </w:divBdr>
        </w:div>
        <w:div w:id="1859008361">
          <w:marLeft w:val="640"/>
          <w:marRight w:val="0"/>
          <w:marTop w:val="0"/>
          <w:marBottom w:val="0"/>
          <w:divBdr>
            <w:top w:val="none" w:sz="0" w:space="0" w:color="auto"/>
            <w:left w:val="none" w:sz="0" w:space="0" w:color="auto"/>
            <w:bottom w:val="none" w:sz="0" w:space="0" w:color="auto"/>
            <w:right w:val="none" w:sz="0" w:space="0" w:color="auto"/>
          </w:divBdr>
        </w:div>
        <w:div w:id="1492408037">
          <w:marLeft w:val="640"/>
          <w:marRight w:val="0"/>
          <w:marTop w:val="0"/>
          <w:marBottom w:val="0"/>
          <w:divBdr>
            <w:top w:val="none" w:sz="0" w:space="0" w:color="auto"/>
            <w:left w:val="none" w:sz="0" w:space="0" w:color="auto"/>
            <w:bottom w:val="none" w:sz="0" w:space="0" w:color="auto"/>
            <w:right w:val="none" w:sz="0" w:space="0" w:color="auto"/>
          </w:divBdr>
        </w:div>
        <w:div w:id="603998421">
          <w:marLeft w:val="640"/>
          <w:marRight w:val="0"/>
          <w:marTop w:val="0"/>
          <w:marBottom w:val="0"/>
          <w:divBdr>
            <w:top w:val="none" w:sz="0" w:space="0" w:color="auto"/>
            <w:left w:val="none" w:sz="0" w:space="0" w:color="auto"/>
            <w:bottom w:val="none" w:sz="0" w:space="0" w:color="auto"/>
            <w:right w:val="none" w:sz="0" w:space="0" w:color="auto"/>
          </w:divBdr>
        </w:div>
        <w:div w:id="678199269">
          <w:marLeft w:val="640"/>
          <w:marRight w:val="0"/>
          <w:marTop w:val="0"/>
          <w:marBottom w:val="0"/>
          <w:divBdr>
            <w:top w:val="none" w:sz="0" w:space="0" w:color="auto"/>
            <w:left w:val="none" w:sz="0" w:space="0" w:color="auto"/>
            <w:bottom w:val="none" w:sz="0" w:space="0" w:color="auto"/>
            <w:right w:val="none" w:sz="0" w:space="0" w:color="auto"/>
          </w:divBdr>
        </w:div>
        <w:div w:id="346904150">
          <w:marLeft w:val="640"/>
          <w:marRight w:val="0"/>
          <w:marTop w:val="0"/>
          <w:marBottom w:val="0"/>
          <w:divBdr>
            <w:top w:val="none" w:sz="0" w:space="0" w:color="auto"/>
            <w:left w:val="none" w:sz="0" w:space="0" w:color="auto"/>
            <w:bottom w:val="none" w:sz="0" w:space="0" w:color="auto"/>
            <w:right w:val="none" w:sz="0" w:space="0" w:color="auto"/>
          </w:divBdr>
        </w:div>
        <w:div w:id="1033459166">
          <w:marLeft w:val="640"/>
          <w:marRight w:val="0"/>
          <w:marTop w:val="0"/>
          <w:marBottom w:val="0"/>
          <w:divBdr>
            <w:top w:val="none" w:sz="0" w:space="0" w:color="auto"/>
            <w:left w:val="none" w:sz="0" w:space="0" w:color="auto"/>
            <w:bottom w:val="none" w:sz="0" w:space="0" w:color="auto"/>
            <w:right w:val="none" w:sz="0" w:space="0" w:color="auto"/>
          </w:divBdr>
        </w:div>
        <w:div w:id="1326930094">
          <w:marLeft w:val="640"/>
          <w:marRight w:val="0"/>
          <w:marTop w:val="0"/>
          <w:marBottom w:val="0"/>
          <w:divBdr>
            <w:top w:val="none" w:sz="0" w:space="0" w:color="auto"/>
            <w:left w:val="none" w:sz="0" w:space="0" w:color="auto"/>
            <w:bottom w:val="none" w:sz="0" w:space="0" w:color="auto"/>
            <w:right w:val="none" w:sz="0" w:space="0" w:color="auto"/>
          </w:divBdr>
        </w:div>
        <w:div w:id="1014499868">
          <w:marLeft w:val="640"/>
          <w:marRight w:val="0"/>
          <w:marTop w:val="0"/>
          <w:marBottom w:val="0"/>
          <w:divBdr>
            <w:top w:val="none" w:sz="0" w:space="0" w:color="auto"/>
            <w:left w:val="none" w:sz="0" w:space="0" w:color="auto"/>
            <w:bottom w:val="none" w:sz="0" w:space="0" w:color="auto"/>
            <w:right w:val="none" w:sz="0" w:space="0" w:color="auto"/>
          </w:divBdr>
        </w:div>
        <w:div w:id="1820226189">
          <w:marLeft w:val="640"/>
          <w:marRight w:val="0"/>
          <w:marTop w:val="0"/>
          <w:marBottom w:val="0"/>
          <w:divBdr>
            <w:top w:val="none" w:sz="0" w:space="0" w:color="auto"/>
            <w:left w:val="none" w:sz="0" w:space="0" w:color="auto"/>
            <w:bottom w:val="none" w:sz="0" w:space="0" w:color="auto"/>
            <w:right w:val="none" w:sz="0" w:space="0" w:color="auto"/>
          </w:divBdr>
        </w:div>
      </w:divsChild>
    </w:div>
    <w:div w:id="1044983180">
      <w:bodyDiv w:val="1"/>
      <w:marLeft w:val="0"/>
      <w:marRight w:val="0"/>
      <w:marTop w:val="0"/>
      <w:marBottom w:val="0"/>
      <w:divBdr>
        <w:top w:val="none" w:sz="0" w:space="0" w:color="auto"/>
        <w:left w:val="none" w:sz="0" w:space="0" w:color="auto"/>
        <w:bottom w:val="none" w:sz="0" w:space="0" w:color="auto"/>
        <w:right w:val="none" w:sz="0" w:space="0" w:color="auto"/>
      </w:divBdr>
    </w:div>
    <w:div w:id="1079790791">
      <w:bodyDiv w:val="1"/>
      <w:marLeft w:val="0"/>
      <w:marRight w:val="0"/>
      <w:marTop w:val="0"/>
      <w:marBottom w:val="0"/>
      <w:divBdr>
        <w:top w:val="none" w:sz="0" w:space="0" w:color="auto"/>
        <w:left w:val="none" w:sz="0" w:space="0" w:color="auto"/>
        <w:bottom w:val="none" w:sz="0" w:space="0" w:color="auto"/>
        <w:right w:val="none" w:sz="0" w:space="0" w:color="auto"/>
      </w:divBdr>
      <w:divsChild>
        <w:div w:id="1194535414">
          <w:marLeft w:val="640"/>
          <w:marRight w:val="0"/>
          <w:marTop w:val="0"/>
          <w:marBottom w:val="0"/>
          <w:divBdr>
            <w:top w:val="none" w:sz="0" w:space="0" w:color="auto"/>
            <w:left w:val="none" w:sz="0" w:space="0" w:color="auto"/>
            <w:bottom w:val="none" w:sz="0" w:space="0" w:color="auto"/>
            <w:right w:val="none" w:sz="0" w:space="0" w:color="auto"/>
          </w:divBdr>
        </w:div>
        <w:div w:id="1378357888">
          <w:marLeft w:val="640"/>
          <w:marRight w:val="0"/>
          <w:marTop w:val="0"/>
          <w:marBottom w:val="0"/>
          <w:divBdr>
            <w:top w:val="none" w:sz="0" w:space="0" w:color="auto"/>
            <w:left w:val="none" w:sz="0" w:space="0" w:color="auto"/>
            <w:bottom w:val="none" w:sz="0" w:space="0" w:color="auto"/>
            <w:right w:val="none" w:sz="0" w:space="0" w:color="auto"/>
          </w:divBdr>
        </w:div>
        <w:div w:id="1351181672">
          <w:marLeft w:val="640"/>
          <w:marRight w:val="0"/>
          <w:marTop w:val="0"/>
          <w:marBottom w:val="0"/>
          <w:divBdr>
            <w:top w:val="none" w:sz="0" w:space="0" w:color="auto"/>
            <w:left w:val="none" w:sz="0" w:space="0" w:color="auto"/>
            <w:bottom w:val="none" w:sz="0" w:space="0" w:color="auto"/>
            <w:right w:val="none" w:sz="0" w:space="0" w:color="auto"/>
          </w:divBdr>
        </w:div>
        <w:div w:id="1596477473">
          <w:marLeft w:val="640"/>
          <w:marRight w:val="0"/>
          <w:marTop w:val="0"/>
          <w:marBottom w:val="0"/>
          <w:divBdr>
            <w:top w:val="none" w:sz="0" w:space="0" w:color="auto"/>
            <w:left w:val="none" w:sz="0" w:space="0" w:color="auto"/>
            <w:bottom w:val="none" w:sz="0" w:space="0" w:color="auto"/>
            <w:right w:val="none" w:sz="0" w:space="0" w:color="auto"/>
          </w:divBdr>
        </w:div>
        <w:div w:id="793208640">
          <w:marLeft w:val="640"/>
          <w:marRight w:val="0"/>
          <w:marTop w:val="0"/>
          <w:marBottom w:val="0"/>
          <w:divBdr>
            <w:top w:val="none" w:sz="0" w:space="0" w:color="auto"/>
            <w:left w:val="none" w:sz="0" w:space="0" w:color="auto"/>
            <w:bottom w:val="none" w:sz="0" w:space="0" w:color="auto"/>
            <w:right w:val="none" w:sz="0" w:space="0" w:color="auto"/>
          </w:divBdr>
        </w:div>
        <w:div w:id="879362785">
          <w:marLeft w:val="640"/>
          <w:marRight w:val="0"/>
          <w:marTop w:val="0"/>
          <w:marBottom w:val="0"/>
          <w:divBdr>
            <w:top w:val="none" w:sz="0" w:space="0" w:color="auto"/>
            <w:left w:val="none" w:sz="0" w:space="0" w:color="auto"/>
            <w:bottom w:val="none" w:sz="0" w:space="0" w:color="auto"/>
            <w:right w:val="none" w:sz="0" w:space="0" w:color="auto"/>
          </w:divBdr>
        </w:div>
        <w:div w:id="69430015">
          <w:marLeft w:val="640"/>
          <w:marRight w:val="0"/>
          <w:marTop w:val="0"/>
          <w:marBottom w:val="0"/>
          <w:divBdr>
            <w:top w:val="none" w:sz="0" w:space="0" w:color="auto"/>
            <w:left w:val="none" w:sz="0" w:space="0" w:color="auto"/>
            <w:bottom w:val="none" w:sz="0" w:space="0" w:color="auto"/>
            <w:right w:val="none" w:sz="0" w:space="0" w:color="auto"/>
          </w:divBdr>
        </w:div>
        <w:div w:id="1727295950">
          <w:marLeft w:val="640"/>
          <w:marRight w:val="0"/>
          <w:marTop w:val="0"/>
          <w:marBottom w:val="0"/>
          <w:divBdr>
            <w:top w:val="none" w:sz="0" w:space="0" w:color="auto"/>
            <w:left w:val="none" w:sz="0" w:space="0" w:color="auto"/>
            <w:bottom w:val="none" w:sz="0" w:space="0" w:color="auto"/>
            <w:right w:val="none" w:sz="0" w:space="0" w:color="auto"/>
          </w:divBdr>
        </w:div>
        <w:div w:id="514617983">
          <w:marLeft w:val="640"/>
          <w:marRight w:val="0"/>
          <w:marTop w:val="0"/>
          <w:marBottom w:val="0"/>
          <w:divBdr>
            <w:top w:val="none" w:sz="0" w:space="0" w:color="auto"/>
            <w:left w:val="none" w:sz="0" w:space="0" w:color="auto"/>
            <w:bottom w:val="none" w:sz="0" w:space="0" w:color="auto"/>
            <w:right w:val="none" w:sz="0" w:space="0" w:color="auto"/>
          </w:divBdr>
        </w:div>
        <w:div w:id="362903755">
          <w:marLeft w:val="640"/>
          <w:marRight w:val="0"/>
          <w:marTop w:val="0"/>
          <w:marBottom w:val="0"/>
          <w:divBdr>
            <w:top w:val="none" w:sz="0" w:space="0" w:color="auto"/>
            <w:left w:val="none" w:sz="0" w:space="0" w:color="auto"/>
            <w:bottom w:val="none" w:sz="0" w:space="0" w:color="auto"/>
            <w:right w:val="none" w:sz="0" w:space="0" w:color="auto"/>
          </w:divBdr>
        </w:div>
        <w:div w:id="575479527">
          <w:marLeft w:val="640"/>
          <w:marRight w:val="0"/>
          <w:marTop w:val="0"/>
          <w:marBottom w:val="0"/>
          <w:divBdr>
            <w:top w:val="none" w:sz="0" w:space="0" w:color="auto"/>
            <w:left w:val="none" w:sz="0" w:space="0" w:color="auto"/>
            <w:bottom w:val="none" w:sz="0" w:space="0" w:color="auto"/>
            <w:right w:val="none" w:sz="0" w:space="0" w:color="auto"/>
          </w:divBdr>
        </w:div>
        <w:div w:id="575166166">
          <w:marLeft w:val="640"/>
          <w:marRight w:val="0"/>
          <w:marTop w:val="0"/>
          <w:marBottom w:val="0"/>
          <w:divBdr>
            <w:top w:val="none" w:sz="0" w:space="0" w:color="auto"/>
            <w:left w:val="none" w:sz="0" w:space="0" w:color="auto"/>
            <w:bottom w:val="none" w:sz="0" w:space="0" w:color="auto"/>
            <w:right w:val="none" w:sz="0" w:space="0" w:color="auto"/>
          </w:divBdr>
        </w:div>
        <w:div w:id="2133135983">
          <w:marLeft w:val="640"/>
          <w:marRight w:val="0"/>
          <w:marTop w:val="0"/>
          <w:marBottom w:val="0"/>
          <w:divBdr>
            <w:top w:val="none" w:sz="0" w:space="0" w:color="auto"/>
            <w:left w:val="none" w:sz="0" w:space="0" w:color="auto"/>
            <w:bottom w:val="none" w:sz="0" w:space="0" w:color="auto"/>
            <w:right w:val="none" w:sz="0" w:space="0" w:color="auto"/>
          </w:divBdr>
        </w:div>
        <w:div w:id="728071625">
          <w:marLeft w:val="640"/>
          <w:marRight w:val="0"/>
          <w:marTop w:val="0"/>
          <w:marBottom w:val="0"/>
          <w:divBdr>
            <w:top w:val="none" w:sz="0" w:space="0" w:color="auto"/>
            <w:left w:val="none" w:sz="0" w:space="0" w:color="auto"/>
            <w:bottom w:val="none" w:sz="0" w:space="0" w:color="auto"/>
            <w:right w:val="none" w:sz="0" w:space="0" w:color="auto"/>
          </w:divBdr>
        </w:div>
        <w:div w:id="865488492">
          <w:marLeft w:val="640"/>
          <w:marRight w:val="0"/>
          <w:marTop w:val="0"/>
          <w:marBottom w:val="0"/>
          <w:divBdr>
            <w:top w:val="none" w:sz="0" w:space="0" w:color="auto"/>
            <w:left w:val="none" w:sz="0" w:space="0" w:color="auto"/>
            <w:bottom w:val="none" w:sz="0" w:space="0" w:color="auto"/>
            <w:right w:val="none" w:sz="0" w:space="0" w:color="auto"/>
          </w:divBdr>
        </w:div>
        <w:div w:id="934746258">
          <w:marLeft w:val="640"/>
          <w:marRight w:val="0"/>
          <w:marTop w:val="0"/>
          <w:marBottom w:val="0"/>
          <w:divBdr>
            <w:top w:val="none" w:sz="0" w:space="0" w:color="auto"/>
            <w:left w:val="none" w:sz="0" w:space="0" w:color="auto"/>
            <w:bottom w:val="none" w:sz="0" w:space="0" w:color="auto"/>
            <w:right w:val="none" w:sz="0" w:space="0" w:color="auto"/>
          </w:divBdr>
        </w:div>
        <w:div w:id="858735535">
          <w:marLeft w:val="640"/>
          <w:marRight w:val="0"/>
          <w:marTop w:val="0"/>
          <w:marBottom w:val="0"/>
          <w:divBdr>
            <w:top w:val="none" w:sz="0" w:space="0" w:color="auto"/>
            <w:left w:val="none" w:sz="0" w:space="0" w:color="auto"/>
            <w:bottom w:val="none" w:sz="0" w:space="0" w:color="auto"/>
            <w:right w:val="none" w:sz="0" w:space="0" w:color="auto"/>
          </w:divBdr>
        </w:div>
        <w:div w:id="509174866">
          <w:marLeft w:val="640"/>
          <w:marRight w:val="0"/>
          <w:marTop w:val="0"/>
          <w:marBottom w:val="0"/>
          <w:divBdr>
            <w:top w:val="none" w:sz="0" w:space="0" w:color="auto"/>
            <w:left w:val="none" w:sz="0" w:space="0" w:color="auto"/>
            <w:bottom w:val="none" w:sz="0" w:space="0" w:color="auto"/>
            <w:right w:val="none" w:sz="0" w:space="0" w:color="auto"/>
          </w:divBdr>
        </w:div>
        <w:div w:id="994718810">
          <w:marLeft w:val="640"/>
          <w:marRight w:val="0"/>
          <w:marTop w:val="0"/>
          <w:marBottom w:val="0"/>
          <w:divBdr>
            <w:top w:val="none" w:sz="0" w:space="0" w:color="auto"/>
            <w:left w:val="none" w:sz="0" w:space="0" w:color="auto"/>
            <w:bottom w:val="none" w:sz="0" w:space="0" w:color="auto"/>
            <w:right w:val="none" w:sz="0" w:space="0" w:color="auto"/>
          </w:divBdr>
        </w:div>
        <w:div w:id="1860584151">
          <w:marLeft w:val="640"/>
          <w:marRight w:val="0"/>
          <w:marTop w:val="0"/>
          <w:marBottom w:val="0"/>
          <w:divBdr>
            <w:top w:val="none" w:sz="0" w:space="0" w:color="auto"/>
            <w:left w:val="none" w:sz="0" w:space="0" w:color="auto"/>
            <w:bottom w:val="none" w:sz="0" w:space="0" w:color="auto"/>
            <w:right w:val="none" w:sz="0" w:space="0" w:color="auto"/>
          </w:divBdr>
        </w:div>
      </w:divsChild>
    </w:div>
    <w:div w:id="1105880614">
      <w:bodyDiv w:val="1"/>
      <w:marLeft w:val="0"/>
      <w:marRight w:val="0"/>
      <w:marTop w:val="0"/>
      <w:marBottom w:val="0"/>
      <w:divBdr>
        <w:top w:val="none" w:sz="0" w:space="0" w:color="auto"/>
        <w:left w:val="none" w:sz="0" w:space="0" w:color="auto"/>
        <w:bottom w:val="none" w:sz="0" w:space="0" w:color="auto"/>
        <w:right w:val="none" w:sz="0" w:space="0" w:color="auto"/>
      </w:divBdr>
    </w:div>
    <w:div w:id="1123378251">
      <w:bodyDiv w:val="1"/>
      <w:marLeft w:val="0"/>
      <w:marRight w:val="0"/>
      <w:marTop w:val="0"/>
      <w:marBottom w:val="0"/>
      <w:divBdr>
        <w:top w:val="none" w:sz="0" w:space="0" w:color="auto"/>
        <w:left w:val="none" w:sz="0" w:space="0" w:color="auto"/>
        <w:bottom w:val="none" w:sz="0" w:space="0" w:color="auto"/>
        <w:right w:val="none" w:sz="0" w:space="0" w:color="auto"/>
      </w:divBdr>
      <w:divsChild>
        <w:div w:id="1965652627">
          <w:marLeft w:val="640"/>
          <w:marRight w:val="0"/>
          <w:marTop w:val="0"/>
          <w:marBottom w:val="0"/>
          <w:divBdr>
            <w:top w:val="none" w:sz="0" w:space="0" w:color="auto"/>
            <w:left w:val="none" w:sz="0" w:space="0" w:color="auto"/>
            <w:bottom w:val="none" w:sz="0" w:space="0" w:color="auto"/>
            <w:right w:val="none" w:sz="0" w:space="0" w:color="auto"/>
          </w:divBdr>
        </w:div>
        <w:div w:id="2132046605">
          <w:marLeft w:val="640"/>
          <w:marRight w:val="0"/>
          <w:marTop w:val="0"/>
          <w:marBottom w:val="0"/>
          <w:divBdr>
            <w:top w:val="none" w:sz="0" w:space="0" w:color="auto"/>
            <w:left w:val="none" w:sz="0" w:space="0" w:color="auto"/>
            <w:bottom w:val="none" w:sz="0" w:space="0" w:color="auto"/>
            <w:right w:val="none" w:sz="0" w:space="0" w:color="auto"/>
          </w:divBdr>
        </w:div>
        <w:div w:id="1736469832">
          <w:marLeft w:val="640"/>
          <w:marRight w:val="0"/>
          <w:marTop w:val="0"/>
          <w:marBottom w:val="0"/>
          <w:divBdr>
            <w:top w:val="none" w:sz="0" w:space="0" w:color="auto"/>
            <w:left w:val="none" w:sz="0" w:space="0" w:color="auto"/>
            <w:bottom w:val="none" w:sz="0" w:space="0" w:color="auto"/>
            <w:right w:val="none" w:sz="0" w:space="0" w:color="auto"/>
          </w:divBdr>
        </w:div>
        <w:div w:id="381290288">
          <w:marLeft w:val="640"/>
          <w:marRight w:val="0"/>
          <w:marTop w:val="0"/>
          <w:marBottom w:val="0"/>
          <w:divBdr>
            <w:top w:val="none" w:sz="0" w:space="0" w:color="auto"/>
            <w:left w:val="none" w:sz="0" w:space="0" w:color="auto"/>
            <w:bottom w:val="none" w:sz="0" w:space="0" w:color="auto"/>
            <w:right w:val="none" w:sz="0" w:space="0" w:color="auto"/>
          </w:divBdr>
        </w:div>
        <w:div w:id="1474522782">
          <w:marLeft w:val="640"/>
          <w:marRight w:val="0"/>
          <w:marTop w:val="0"/>
          <w:marBottom w:val="0"/>
          <w:divBdr>
            <w:top w:val="none" w:sz="0" w:space="0" w:color="auto"/>
            <w:left w:val="none" w:sz="0" w:space="0" w:color="auto"/>
            <w:bottom w:val="none" w:sz="0" w:space="0" w:color="auto"/>
            <w:right w:val="none" w:sz="0" w:space="0" w:color="auto"/>
          </w:divBdr>
        </w:div>
        <w:div w:id="1589658512">
          <w:marLeft w:val="640"/>
          <w:marRight w:val="0"/>
          <w:marTop w:val="0"/>
          <w:marBottom w:val="0"/>
          <w:divBdr>
            <w:top w:val="none" w:sz="0" w:space="0" w:color="auto"/>
            <w:left w:val="none" w:sz="0" w:space="0" w:color="auto"/>
            <w:bottom w:val="none" w:sz="0" w:space="0" w:color="auto"/>
            <w:right w:val="none" w:sz="0" w:space="0" w:color="auto"/>
          </w:divBdr>
        </w:div>
        <w:div w:id="106044602">
          <w:marLeft w:val="640"/>
          <w:marRight w:val="0"/>
          <w:marTop w:val="0"/>
          <w:marBottom w:val="0"/>
          <w:divBdr>
            <w:top w:val="none" w:sz="0" w:space="0" w:color="auto"/>
            <w:left w:val="none" w:sz="0" w:space="0" w:color="auto"/>
            <w:bottom w:val="none" w:sz="0" w:space="0" w:color="auto"/>
            <w:right w:val="none" w:sz="0" w:space="0" w:color="auto"/>
          </w:divBdr>
        </w:div>
        <w:div w:id="183982155">
          <w:marLeft w:val="640"/>
          <w:marRight w:val="0"/>
          <w:marTop w:val="0"/>
          <w:marBottom w:val="0"/>
          <w:divBdr>
            <w:top w:val="none" w:sz="0" w:space="0" w:color="auto"/>
            <w:left w:val="none" w:sz="0" w:space="0" w:color="auto"/>
            <w:bottom w:val="none" w:sz="0" w:space="0" w:color="auto"/>
            <w:right w:val="none" w:sz="0" w:space="0" w:color="auto"/>
          </w:divBdr>
        </w:div>
        <w:div w:id="1654019796">
          <w:marLeft w:val="640"/>
          <w:marRight w:val="0"/>
          <w:marTop w:val="0"/>
          <w:marBottom w:val="0"/>
          <w:divBdr>
            <w:top w:val="none" w:sz="0" w:space="0" w:color="auto"/>
            <w:left w:val="none" w:sz="0" w:space="0" w:color="auto"/>
            <w:bottom w:val="none" w:sz="0" w:space="0" w:color="auto"/>
            <w:right w:val="none" w:sz="0" w:space="0" w:color="auto"/>
          </w:divBdr>
        </w:div>
        <w:div w:id="736316953">
          <w:marLeft w:val="640"/>
          <w:marRight w:val="0"/>
          <w:marTop w:val="0"/>
          <w:marBottom w:val="0"/>
          <w:divBdr>
            <w:top w:val="none" w:sz="0" w:space="0" w:color="auto"/>
            <w:left w:val="none" w:sz="0" w:space="0" w:color="auto"/>
            <w:bottom w:val="none" w:sz="0" w:space="0" w:color="auto"/>
            <w:right w:val="none" w:sz="0" w:space="0" w:color="auto"/>
          </w:divBdr>
        </w:div>
        <w:div w:id="624386402">
          <w:marLeft w:val="640"/>
          <w:marRight w:val="0"/>
          <w:marTop w:val="0"/>
          <w:marBottom w:val="0"/>
          <w:divBdr>
            <w:top w:val="none" w:sz="0" w:space="0" w:color="auto"/>
            <w:left w:val="none" w:sz="0" w:space="0" w:color="auto"/>
            <w:bottom w:val="none" w:sz="0" w:space="0" w:color="auto"/>
            <w:right w:val="none" w:sz="0" w:space="0" w:color="auto"/>
          </w:divBdr>
        </w:div>
        <w:div w:id="28142068">
          <w:marLeft w:val="640"/>
          <w:marRight w:val="0"/>
          <w:marTop w:val="0"/>
          <w:marBottom w:val="0"/>
          <w:divBdr>
            <w:top w:val="none" w:sz="0" w:space="0" w:color="auto"/>
            <w:left w:val="none" w:sz="0" w:space="0" w:color="auto"/>
            <w:bottom w:val="none" w:sz="0" w:space="0" w:color="auto"/>
            <w:right w:val="none" w:sz="0" w:space="0" w:color="auto"/>
          </w:divBdr>
        </w:div>
        <w:div w:id="1375155879">
          <w:marLeft w:val="640"/>
          <w:marRight w:val="0"/>
          <w:marTop w:val="0"/>
          <w:marBottom w:val="0"/>
          <w:divBdr>
            <w:top w:val="none" w:sz="0" w:space="0" w:color="auto"/>
            <w:left w:val="none" w:sz="0" w:space="0" w:color="auto"/>
            <w:bottom w:val="none" w:sz="0" w:space="0" w:color="auto"/>
            <w:right w:val="none" w:sz="0" w:space="0" w:color="auto"/>
          </w:divBdr>
        </w:div>
        <w:div w:id="891692892">
          <w:marLeft w:val="640"/>
          <w:marRight w:val="0"/>
          <w:marTop w:val="0"/>
          <w:marBottom w:val="0"/>
          <w:divBdr>
            <w:top w:val="none" w:sz="0" w:space="0" w:color="auto"/>
            <w:left w:val="none" w:sz="0" w:space="0" w:color="auto"/>
            <w:bottom w:val="none" w:sz="0" w:space="0" w:color="auto"/>
            <w:right w:val="none" w:sz="0" w:space="0" w:color="auto"/>
          </w:divBdr>
        </w:div>
        <w:div w:id="2090884379">
          <w:marLeft w:val="640"/>
          <w:marRight w:val="0"/>
          <w:marTop w:val="0"/>
          <w:marBottom w:val="0"/>
          <w:divBdr>
            <w:top w:val="none" w:sz="0" w:space="0" w:color="auto"/>
            <w:left w:val="none" w:sz="0" w:space="0" w:color="auto"/>
            <w:bottom w:val="none" w:sz="0" w:space="0" w:color="auto"/>
            <w:right w:val="none" w:sz="0" w:space="0" w:color="auto"/>
          </w:divBdr>
        </w:div>
        <w:div w:id="1937128276">
          <w:marLeft w:val="640"/>
          <w:marRight w:val="0"/>
          <w:marTop w:val="0"/>
          <w:marBottom w:val="0"/>
          <w:divBdr>
            <w:top w:val="none" w:sz="0" w:space="0" w:color="auto"/>
            <w:left w:val="none" w:sz="0" w:space="0" w:color="auto"/>
            <w:bottom w:val="none" w:sz="0" w:space="0" w:color="auto"/>
            <w:right w:val="none" w:sz="0" w:space="0" w:color="auto"/>
          </w:divBdr>
        </w:div>
        <w:div w:id="763301978">
          <w:marLeft w:val="640"/>
          <w:marRight w:val="0"/>
          <w:marTop w:val="0"/>
          <w:marBottom w:val="0"/>
          <w:divBdr>
            <w:top w:val="none" w:sz="0" w:space="0" w:color="auto"/>
            <w:left w:val="none" w:sz="0" w:space="0" w:color="auto"/>
            <w:bottom w:val="none" w:sz="0" w:space="0" w:color="auto"/>
            <w:right w:val="none" w:sz="0" w:space="0" w:color="auto"/>
          </w:divBdr>
        </w:div>
        <w:div w:id="1200774660">
          <w:marLeft w:val="640"/>
          <w:marRight w:val="0"/>
          <w:marTop w:val="0"/>
          <w:marBottom w:val="0"/>
          <w:divBdr>
            <w:top w:val="none" w:sz="0" w:space="0" w:color="auto"/>
            <w:left w:val="none" w:sz="0" w:space="0" w:color="auto"/>
            <w:bottom w:val="none" w:sz="0" w:space="0" w:color="auto"/>
            <w:right w:val="none" w:sz="0" w:space="0" w:color="auto"/>
          </w:divBdr>
        </w:div>
        <w:div w:id="1424953683">
          <w:marLeft w:val="640"/>
          <w:marRight w:val="0"/>
          <w:marTop w:val="0"/>
          <w:marBottom w:val="0"/>
          <w:divBdr>
            <w:top w:val="none" w:sz="0" w:space="0" w:color="auto"/>
            <w:left w:val="none" w:sz="0" w:space="0" w:color="auto"/>
            <w:bottom w:val="none" w:sz="0" w:space="0" w:color="auto"/>
            <w:right w:val="none" w:sz="0" w:space="0" w:color="auto"/>
          </w:divBdr>
        </w:div>
        <w:div w:id="542209549">
          <w:marLeft w:val="640"/>
          <w:marRight w:val="0"/>
          <w:marTop w:val="0"/>
          <w:marBottom w:val="0"/>
          <w:divBdr>
            <w:top w:val="none" w:sz="0" w:space="0" w:color="auto"/>
            <w:left w:val="none" w:sz="0" w:space="0" w:color="auto"/>
            <w:bottom w:val="none" w:sz="0" w:space="0" w:color="auto"/>
            <w:right w:val="none" w:sz="0" w:space="0" w:color="auto"/>
          </w:divBdr>
        </w:div>
        <w:div w:id="152064237">
          <w:marLeft w:val="640"/>
          <w:marRight w:val="0"/>
          <w:marTop w:val="0"/>
          <w:marBottom w:val="0"/>
          <w:divBdr>
            <w:top w:val="none" w:sz="0" w:space="0" w:color="auto"/>
            <w:left w:val="none" w:sz="0" w:space="0" w:color="auto"/>
            <w:bottom w:val="none" w:sz="0" w:space="0" w:color="auto"/>
            <w:right w:val="none" w:sz="0" w:space="0" w:color="auto"/>
          </w:divBdr>
        </w:div>
        <w:div w:id="857036718">
          <w:marLeft w:val="640"/>
          <w:marRight w:val="0"/>
          <w:marTop w:val="0"/>
          <w:marBottom w:val="0"/>
          <w:divBdr>
            <w:top w:val="none" w:sz="0" w:space="0" w:color="auto"/>
            <w:left w:val="none" w:sz="0" w:space="0" w:color="auto"/>
            <w:bottom w:val="none" w:sz="0" w:space="0" w:color="auto"/>
            <w:right w:val="none" w:sz="0" w:space="0" w:color="auto"/>
          </w:divBdr>
        </w:div>
        <w:div w:id="1512717264">
          <w:marLeft w:val="640"/>
          <w:marRight w:val="0"/>
          <w:marTop w:val="0"/>
          <w:marBottom w:val="0"/>
          <w:divBdr>
            <w:top w:val="none" w:sz="0" w:space="0" w:color="auto"/>
            <w:left w:val="none" w:sz="0" w:space="0" w:color="auto"/>
            <w:bottom w:val="none" w:sz="0" w:space="0" w:color="auto"/>
            <w:right w:val="none" w:sz="0" w:space="0" w:color="auto"/>
          </w:divBdr>
        </w:div>
        <w:div w:id="905140868">
          <w:marLeft w:val="640"/>
          <w:marRight w:val="0"/>
          <w:marTop w:val="0"/>
          <w:marBottom w:val="0"/>
          <w:divBdr>
            <w:top w:val="none" w:sz="0" w:space="0" w:color="auto"/>
            <w:left w:val="none" w:sz="0" w:space="0" w:color="auto"/>
            <w:bottom w:val="none" w:sz="0" w:space="0" w:color="auto"/>
            <w:right w:val="none" w:sz="0" w:space="0" w:color="auto"/>
          </w:divBdr>
        </w:div>
        <w:div w:id="605894431">
          <w:marLeft w:val="640"/>
          <w:marRight w:val="0"/>
          <w:marTop w:val="0"/>
          <w:marBottom w:val="0"/>
          <w:divBdr>
            <w:top w:val="none" w:sz="0" w:space="0" w:color="auto"/>
            <w:left w:val="none" w:sz="0" w:space="0" w:color="auto"/>
            <w:bottom w:val="none" w:sz="0" w:space="0" w:color="auto"/>
            <w:right w:val="none" w:sz="0" w:space="0" w:color="auto"/>
          </w:divBdr>
        </w:div>
      </w:divsChild>
    </w:div>
    <w:div w:id="1147279092">
      <w:bodyDiv w:val="1"/>
      <w:marLeft w:val="0"/>
      <w:marRight w:val="0"/>
      <w:marTop w:val="0"/>
      <w:marBottom w:val="0"/>
      <w:divBdr>
        <w:top w:val="none" w:sz="0" w:space="0" w:color="auto"/>
        <w:left w:val="none" w:sz="0" w:space="0" w:color="auto"/>
        <w:bottom w:val="none" w:sz="0" w:space="0" w:color="auto"/>
        <w:right w:val="none" w:sz="0" w:space="0" w:color="auto"/>
      </w:divBdr>
    </w:div>
    <w:div w:id="1166938627">
      <w:bodyDiv w:val="1"/>
      <w:marLeft w:val="0"/>
      <w:marRight w:val="0"/>
      <w:marTop w:val="0"/>
      <w:marBottom w:val="0"/>
      <w:divBdr>
        <w:top w:val="none" w:sz="0" w:space="0" w:color="auto"/>
        <w:left w:val="none" w:sz="0" w:space="0" w:color="auto"/>
        <w:bottom w:val="none" w:sz="0" w:space="0" w:color="auto"/>
        <w:right w:val="none" w:sz="0" w:space="0" w:color="auto"/>
      </w:divBdr>
    </w:div>
    <w:div w:id="1204977538">
      <w:bodyDiv w:val="1"/>
      <w:marLeft w:val="0"/>
      <w:marRight w:val="0"/>
      <w:marTop w:val="0"/>
      <w:marBottom w:val="0"/>
      <w:divBdr>
        <w:top w:val="none" w:sz="0" w:space="0" w:color="auto"/>
        <w:left w:val="none" w:sz="0" w:space="0" w:color="auto"/>
        <w:bottom w:val="none" w:sz="0" w:space="0" w:color="auto"/>
        <w:right w:val="none" w:sz="0" w:space="0" w:color="auto"/>
      </w:divBdr>
      <w:divsChild>
        <w:div w:id="2006277860">
          <w:marLeft w:val="640"/>
          <w:marRight w:val="0"/>
          <w:marTop w:val="0"/>
          <w:marBottom w:val="0"/>
          <w:divBdr>
            <w:top w:val="none" w:sz="0" w:space="0" w:color="auto"/>
            <w:left w:val="none" w:sz="0" w:space="0" w:color="auto"/>
            <w:bottom w:val="none" w:sz="0" w:space="0" w:color="auto"/>
            <w:right w:val="none" w:sz="0" w:space="0" w:color="auto"/>
          </w:divBdr>
        </w:div>
        <w:div w:id="2045788605">
          <w:marLeft w:val="640"/>
          <w:marRight w:val="0"/>
          <w:marTop w:val="0"/>
          <w:marBottom w:val="0"/>
          <w:divBdr>
            <w:top w:val="none" w:sz="0" w:space="0" w:color="auto"/>
            <w:left w:val="none" w:sz="0" w:space="0" w:color="auto"/>
            <w:bottom w:val="none" w:sz="0" w:space="0" w:color="auto"/>
            <w:right w:val="none" w:sz="0" w:space="0" w:color="auto"/>
          </w:divBdr>
        </w:div>
        <w:div w:id="259336823">
          <w:marLeft w:val="640"/>
          <w:marRight w:val="0"/>
          <w:marTop w:val="0"/>
          <w:marBottom w:val="0"/>
          <w:divBdr>
            <w:top w:val="none" w:sz="0" w:space="0" w:color="auto"/>
            <w:left w:val="none" w:sz="0" w:space="0" w:color="auto"/>
            <w:bottom w:val="none" w:sz="0" w:space="0" w:color="auto"/>
            <w:right w:val="none" w:sz="0" w:space="0" w:color="auto"/>
          </w:divBdr>
        </w:div>
        <w:div w:id="929004842">
          <w:marLeft w:val="640"/>
          <w:marRight w:val="0"/>
          <w:marTop w:val="0"/>
          <w:marBottom w:val="0"/>
          <w:divBdr>
            <w:top w:val="none" w:sz="0" w:space="0" w:color="auto"/>
            <w:left w:val="none" w:sz="0" w:space="0" w:color="auto"/>
            <w:bottom w:val="none" w:sz="0" w:space="0" w:color="auto"/>
            <w:right w:val="none" w:sz="0" w:space="0" w:color="auto"/>
          </w:divBdr>
        </w:div>
        <w:div w:id="1957516841">
          <w:marLeft w:val="640"/>
          <w:marRight w:val="0"/>
          <w:marTop w:val="0"/>
          <w:marBottom w:val="0"/>
          <w:divBdr>
            <w:top w:val="none" w:sz="0" w:space="0" w:color="auto"/>
            <w:left w:val="none" w:sz="0" w:space="0" w:color="auto"/>
            <w:bottom w:val="none" w:sz="0" w:space="0" w:color="auto"/>
            <w:right w:val="none" w:sz="0" w:space="0" w:color="auto"/>
          </w:divBdr>
        </w:div>
        <w:div w:id="2010332027">
          <w:marLeft w:val="640"/>
          <w:marRight w:val="0"/>
          <w:marTop w:val="0"/>
          <w:marBottom w:val="0"/>
          <w:divBdr>
            <w:top w:val="none" w:sz="0" w:space="0" w:color="auto"/>
            <w:left w:val="none" w:sz="0" w:space="0" w:color="auto"/>
            <w:bottom w:val="none" w:sz="0" w:space="0" w:color="auto"/>
            <w:right w:val="none" w:sz="0" w:space="0" w:color="auto"/>
          </w:divBdr>
        </w:div>
        <w:div w:id="2066180108">
          <w:marLeft w:val="640"/>
          <w:marRight w:val="0"/>
          <w:marTop w:val="0"/>
          <w:marBottom w:val="0"/>
          <w:divBdr>
            <w:top w:val="none" w:sz="0" w:space="0" w:color="auto"/>
            <w:left w:val="none" w:sz="0" w:space="0" w:color="auto"/>
            <w:bottom w:val="none" w:sz="0" w:space="0" w:color="auto"/>
            <w:right w:val="none" w:sz="0" w:space="0" w:color="auto"/>
          </w:divBdr>
        </w:div>
        <w:div w:id="1168711645">
          <w:marLeft w:val="640"/>
          <w:marRight w:val="0"/>
          <w:marTop w:val="0"/>
          <w:marBottom w:val="0"/>
          <w:divBdr>
            <w:top w:val="none" w:sz="0" w:space="0" w:color="auto"/>
            <w:left w:val="none" w:sz="0" w:space="0" w:color="auto"/>
            <w:bottom w:val="none" w:sz="0" w:space="0" w:color="auto"/>
            <w:right w:val="none" w:sz="0" w:space="0" w:color="auto"/>
          </w:divBdr>
        </w:div>
        <w:div w:id="2011982217">
          <w:marLeft w:val="640"/>
          <w:marRight w:val="0"/>
          <w:marTop w:val="0"/>
          <w:marBottom w:val="0"/>
          <w:divBdr>
            <w:top w:val="none" w:sz="0" w:space="0" w:color="auto"/>
            <w:left w:val="none" w:sz="0" w:space="0" w:color="auto"/>
            <w:bottom w:val="none" w:sz="0" w:space="0" w:color="auto"/>
            <w:right w:val="none" w:sz="0" w:space="0" w:color="auto"/>
          </w:divBdr>
        </w:div>
        <w:div w:id="1410418602">
          <w:marLeft w:val="640"/>
          <w:marRight w:val="0"/>
          <w:marTop w:val="0"/>
          <w:marBottom w:val="0"/>
          <w:divBdr>
            <w:top w:val="none" w:sz="0" w:space="0" w:color="auto"/>
            <w:left w:val="none" w:sz="0" w:space="0" w:color="auto"/>
            <w:bottom w:val="none" w:sz="0" w:space="0" w:color="auto"/>
            <w:right w:val="none" w:sz="0" w:space="0" w:color="auto"/>
          </w:divBdr>
        </w:div>
        <w:div w:id="1503230776">
          <w:marLeft w:val="640"/>
          <w:marRight w:val="0"/>
          <w:marTop w:val="0"/>
          <w:marBottom w:val="0"/>
          <w:divBdr>
            <w:top w:val="none" w:sz="0" w:space="0" w:color="auto"/>
            <w:left w:val="none" w:sz="0" w:space="0" w:color="auto"/>
            <w:bottom w:val="none" w:sz="0" w:space="0" w:color="auto"/>
            <w:right w:val="none" w:sz="0" w:space="0" w:color="auto"/>
          </w:divBdr>
        </w:div>
        <w:div w:id="1334531255">
          <w:marLeft w:val="640"/>
          <w:marRight w:val="0"/>
          <w:marTop w:val="0"/>
          <w:marBottom w:val="0"/>
          <w:divBdr>
            <w:top w:val="none" w:sz="0" w:space="0" w:color="auto"/>
            <w:left w:val="none" w:sz="0" w:space="0" w:color="auto"/>
            <w:bottom w:val="none" w:sz="0" w:space="0" w:color="auto"/>
            <w:right w:val="none" w:sz="0" w:space="0" w:color="auto"/>
          </w:divBdr>
        </w:div>
        <w:div w:id="553665962">
          <w:marLeft w:val="640"/>
          <w:marRight w:val="0"/>
          <w:marTop w:val="0"/>
          <w:marBottom w:val="0"/>
          <w:divBdr>
            <w:top w:val="none" w:sz="0" w:space="0" w:color="auto"/>
            <w:left w:val="none" w:sz="0" w:space="0" w:color="auto"/>
            <w:bottom w:val="none" w:sz="0" w:space="0" w:color="auto"/>
            <w:right w:val="none" w:sz="0" w:space="0" w:color="auto"/>
          </w:divBdr>
        </w:div>
        <w:div w:id="386807946">
          <w:marLeft w:val="640"/>
          <w:marRight w:val="0"/>
          <w:marTop w:val="0"/>
          <w:marBottom w:val="0"/>
          <w:divBdr>
            <w:top w:val="none" w:sz="0" w:space="0" w:color="auto"/>
            <w:left w:val="none" w:sz="0" w:space="0" w:color="auto"/>
            <w:bottom w:val="none" w:sz="0" w:space="0" w:color="auto"/>
            <w:right w:val="none" w:sz="0" w:space="0" w:color="auto"/>
          </w:divBdr>
        </w:div>
        <w:div w:id="369763278">
          <w:marLeft w:val="640"/>
          <w:marRight w:val="0"/>
          <w:marTop w:val="0"/>
          <w:marBottom w:val="0"/>
          <w:divBdr>
            <w:top w:val="none" w:sz="0" w:space="0" w:color="auto"/>
            <w:left w:val="none" w:sz="0" w:space="0" w:color="auto"/>
            <w:bottom w:val="none" w:sz="0" w:space="0" w:color="auto"/>
            <w:right w:val="none" w:sz="0" w:space="0" w:color="auto"/>
          </w:divBdr>
        </w:div>
        <w:div w:id="821577325">
          <w:marLeft w:val="640"/>
          <w:marRight w:val="0"/>
          <w:marTop w:val="0"/>
          <w:marBottom w:val="0"/>
          <w:divBdr>
            <w:top w:val="none" w:sz="0" w:space="0" w:color="auto"/>
            <w:left w:val="none" w:sz="0" w:space="0" w:color="auto"/>
            <w:bottom w:val="none" w:sz="0" w:space="0" w:color="auto"/>
            <w:right w:val="none" w:sz="0" w:space="0" w:color="auto"/>
          </w:divBdr>
        </w:div>
        <w:div w:id="1565024972">
          <w:marLeft w:val="640"/>
          <w:marRight w:val="0"/>
          <w:marTop w:val="0"/>
          <w:marBottom w:val="0"/>
          <w:divBdr>
            <w:top w:val="none" w:sz="0" w:space="0" w:color="auto"/>
            <w:left w:val="none" w:sz="0" w:space="0" w:color="auto"/>
            <w:bottom w:val="none" w:sz="0" w:space="0" w:color="auto"/>
            <w:right w:val="none" w:sz="0" w:space="0" w:color="auto"/>
          </w:divBdr>
        </w:div>
        <w:div w:id="1496411472">
          <w:marLeft w:val="640"/>
          <w:marRight w:val="0"/>
          <w:marTop w:val="0"/>
          <w:marBottom w:val="0"/>
          <w:divBdr>
            <w:top w:val="none" w:sz="0" w:space="0" w:color="auto"/>
            <w:left w:val="none" w:sz="0" w:space="0" w:color="auto"/>
            <w:bottom w:val="none" w:sz="0" w:space="0" w:color="auto"/>
            <w:right w:val="none" w:sz="0" w:space="0" w:color="auto"/>
          </w:divBdr>
        </w:div>
        <w:div w:id="1215239689">
          <w:marLeft w:val="640"/>
          <w:marRight w:val="0"/>
          <w:marTop w:val="0"/>
          <w:marBottom w:val="0"/>
          <w:divBdr>
            <w:top w:val="none" w:sz="0" w:space="0" w:color="auto"/>
            <w:left w:val="none" w:sz="0" w:space="0" w:color="auto"/>
            <w:bottom w:val="none" w:sz="0" w:space="0" w:color="auto"/>
            <w:right w:val="none" w:sz="0" w:space="0" w:color="auto"/>
          </w:divBdr>
        </w:div>
        <w:div w:id="1825974155">
          <w:marLeft w:val="640"/>
          <w:marRight w:val="0"/>
          <w:marTop w:val="0"/>
          <w:marBottom w:val="0"/>
          <w:divBdr>
            <w:top w:val="none" w:sz="0" w:space="0" w:color="auto"/>
            <w:left w:val="none" w:sz="0" w:space="0" w:color="auto"/>
            <w:bottom w:val="none" w:sz="0" w:space="0" w:color="auto"/>
            <w:right w:val="none" w:sz="0" w:space="0" w:color="auto"/>
          </w:divBdr>
        </w:div>
        <w:div w:id="581841608">
          <w:marLeft w:val="640"/>
          <w:marRight w:val="0"/>
          <w:marTop w:val="0"/>
          <w:marBottom w:val="0"/>
          <w:divBdr>
            <w:top w:val="none" w:sz="0" w:space="0" w:color="auto"/>
            <w:left w:val="none" w:sz="0" w:space="0" w:color="auto"/>
            <w:bottom w:val="none" w:sz="0" w:space="0" w:color="auto"/>
            <w:right w:val="none" w:sz="0" w:space="0" w:color="auto"/>
          </w:divBdr>
        </w:div>
        <w:div w:id="988704919">
          <w:marLeft w:val="640"/>
          <w:marRight w:val="0"/>
          <w:marTop w:val="0"/>
          <w:marBottom w:val="0"/>
          <w:divBdr>
            <w:top w:val="none" w:sz="0" w:space="0" w:color="auto"/>
            <w:left w:val="none" w:sz="0" w:space="0" w:color="auto"/>
            <w:bottom w:val="none" w:sz="0" w:space="0" w:color="auto"/>
            <w:right w:val="none" w:sz="0" w:space="0" w:color="auto"/>
          </w:divBdr>
        </w:div>
        <w:div w:id="1917936716">
          <w:marLeft w:val="640"/>
          <w:marRight w:val="0"/>
          <w:marTop w:val="0"/>
          <w:marBottom w:val="0"/>
          <w:divBdr>
            <w:top w:val="none" w:sz="0" w:space="0" w:color="auto"/>
            <w:left w:val="none" w:sz="0" w:space="0" w:color="auto"/>
            <w:bottom w:val="none" w:sz="0" w:space="0" w:color="auto"/>
            <w:right w:val="none" w:sz="0" w:space="0" w:color="auto"/>
          </w:divBdr>
        </w:div>
        <w:div w:id="1266765139">
          <w:marLeft w:val="640"/>
          <w:marRight w:val="0"/>
          <w:marTop w:val="0"/>
          <w:marBottom w:val="0"/>
          <w:divBdr>
            <w:top w:val="none" w:sz="0" w:space="0" w:color="auto"/>
            <w:left w:val="none" w:sz="0" w:space="0" w:color="auto"/>
            <w:bottom w:val="none" w:sz="0" w:space="0" w:color="auto"/>
            <w:right w:val="none" w:sz="0" w:space="0" w:color="auto"/>
          </w:divBdr>
        </w:div>
        <w:div w:id="403916693">
          <w:marLeft w:val="640"/>
          <w:marRight w:val="0"/>
          <w:marTop w:val="0"/>
          <w:marBottom w:val="0"/>
          <w:divBdr>
            <w:top w:val="none" w:sz="0" w:space="0" w:color="auto"/>
            <w:left w:val="none" w:sz="0" w:space="0" w:color="auto"/>
            <w:bottom w:val="none" w:sz="0" w:space="0" w:color="auto"/>
            <w:right w:val="none" w:sz="0" w:space="0" w:color="auto"/>
          </w:divBdr>
        </w:div>
        <w:div w:id="1125153116">
          <w:marLeft w:val="640"/>
          <w:marRight w:val="0"/>
          <w:marTop w:val="0"/>
          <w:marBottom w:val="0"/>
          <w:divBdr>
            <w:top w:val="none" w:sz="0" w:space="0" w:color="auto"/>
            <w:left w:val="none" w:sz="0" w:space="0" w:color="auto"/>
            <w:bottom w:val="none" w:sz="0" w:space="0" w:color="auto"/>
            <w:right w:val="none" w:sz="0" w:space="0" w:color="auto"/>
          </w:divBdr>
        </w:div>
        <w:div w:id="2107538513">
          <w:marLeft w:val="640"/>
          <w:marRight w:val="0"/>
          <w:marTop w:val="0"/>
          <w:marBottom w:val="0"/>
          <w:divBdr>
            <w:top w:val="none" w:sz="0" w:space="0" w:color="auto"/>
            <w:left w:val="none" w:sz="0" w:space="0" w:color="auto"/>
            <w:bottom w:val="none" w:sz="0" w:space="0" w:color="auto"/>
            <w:right w:val="none" w:sz="0" w:space="0" w:color="auto"/>
          </w:divBdr>
        </w:div>
        <w:div w:id="1320381009">
          <w:marLeft w:val="640"/>
          <w:marRight w:val="0"/>
          <w:marTop w:val="0"/>
          <w:marBottom w:val="0"/>
          <w:divBdr>
            <w:top w:val="none" w:sz="0" w:space="0" w:color="auto"/>
            <w:left w:val="none" w:sz="0" w:space="0" w:color="auto"/>
            <w:bottom w:val="none" w:sz="0" w:space="0" w:color="auto"/>
            <w:right w:val="none" w:sz="0" w:space="0" w:color="auto"/>
          </w:divBdr>
        </w:div>
        <w:div w:id="1462572028">
          <w:marLeft w:val="640"/>
          <w:marRight w:val="0"/>
          <w:marTop w:val="0"/>
          <w:marBottom w:val="0"/>
          <w:divBdr>
            <w:top w:val="none" w:sz="0" w:space="0" w:color="auto"/>
            <w:left w:val="none" w:sz="0" w:space="0" w:color="auto"/>
            <w:bottom w:val="none" w:sz="0" w:space="0" w:color="auto"/>
            <w:right w:val="none" w:sz="0" w:space="0" w:color="auto"/>
          </w:divBdr>
        </w:div>
      </w:divsChild>
    </w:div>
    <w:div w:id="1214275122">
      <w:bodyDiv w:val="1"/>
      <w:marLeft w:val="0"/>
      <w:marRight w:val="0"/>
      <w:marTop w:val="0"/>
      <w:marBottom w:val="0"/>
      <w:divBdr>
        <w:top w:val="none" w:sz="0" w:space="0" w:color="auto"/>
        <w:left w:val="none" w:sz="0" w:space="0" w:color="auto"/>
        <w:bottom w:val="none" w:sz="0" w:space="0" w:color="auto"/>
        <w:right w:val="none" w:sz="0" w:space="0" w:color="auto"/>
      </w:divBdr>
    </w:div>
    <w:div w:id="1292056351">
      <w:bodyDiv w:val="1"/>
      <w:marLeft w:val="0"/>
      <w:marRight w:val="0"/>
      <w:marTop w:val="0"/>
      <w:marBottom w:val="0"/>
      <w:divBdr>
        <w:top w:val="none" w:sz="0" w:space="0" w:color="auto"/>
        <w:left w:val="none" w:sz="0" w:space="0" w:color="auto"/>
        <w:bottom w:val="none" w:sz="0" w:space="0" w:color="auto"/>
        <w:right w:val="none" w:sz="0" w:space="0" w:color="auto"/>
      </w:divBdr>
      <w:divsChild>
        <w:div w:id="463738525">
          <w:marLeft w:val="640"/>
          <w:marRight w:val="0"/>
          <w:marTop w:val="0"/>
          <w:marBottom w:val="0"/>
          <w:divBdr>
            <w:top w:val="none" w:sz="0" w:space="0" w:color="auto"/>
            <w:left w:val="none" w:sz="0" w:space="0" w:color="auto"/>
            <w:bottom w:val="none" w:sz="0" w:space="0" w:color="auto"/>
            <w:right w:val="none" w:sz="0" w:space="0" w:color="auto"/>
          </w:divBdr>
        </w:div>
        <w:div w:id="33166665">
          <w:marLeft w:val="640"/>
          <w:marRight w:val="0"/>
          <w:marTop w:val="0"/>
          <w:marBottom w:val="0"/>
          <w:divBdr>
            <w:top w:val="none" w:sz="0" w:space="0" w:color="auto"/>
            <w:left w:val="none" w:sz="0" w:space="0" w:color="auto"/>
            <w:bottom w:val="none" w:sz="0" w:space="0" w:color="auto"/>
            <w:right w:val="none" w:sz="0" w:space="0" w:color="auto"/>
          </w:divBdr>
        </w:div>
        <w:div w:id="735855488">
          <w:marLeft w:val="640"/>
          <w:marRight w:val="0"/>
          <w:marTop w:val="0"/>
          <w:marBottom w:val="0"/>
          <w:divBdr>
            <w:top w:val="none" w:sz="0" w:space="0" w:color="auto"/>
            <w:left w:val="none" w:sz="0" w:space="0" w:color="auto"/>
            <w:bottom w:val="none" w:sz="0" w:space="0" w:color="auto"/>
            <w:right w:val="none" w:sz="0" w:space="0" w:color="auto"/>
          </w:divBdr>
        </w:div>
        <w:div w:id="494806486">
          <w:marLeft w:val="640"/>
          <w:marRight w:val="0"/>
          <w:marTop w:val="0"/>
          <w:marBottom w:val="0"/>
          <w:divBdr>
            <w:top w:val="none" w:sz="0" w:space="0" w:color="auto"/>
            <w:left w:val="none" w:sz="0" w:space="0" w:color="auto"/>
            <w:bottom w:val="none" w:sz="0" w:space="0" w:color="auto"/>
            <w:right w:val="none" w:sz="0" w:space="0" w:color="auto"/>
          </w:divBdr>
        </w:div>
        <w:div w:id="98914721">
          <w:marLeft w:val="640"/>
          <w:marRight w:val="0"/>
          <w:marTop w:val="0"/>
          <w:marBottom w:val="0"/>
          <w:divBdr>
            <w:top w:val="none" w:sz="0" w:space="0" w:color="auto"/>
            <w:left w:val="none" w:sz="0" w:space="0" w:color="auto"/>
            <w:bottom w:val="none" w:sz="0" w:space="0" w:color="auto"/>
            <w:right w:val="none" w:sz="0" w:space="0" w:color="auto"/>
          </w:divBdr>
        </w:div>
        <w:div w:id="573902516">
          <w:marLeft w:val="640"/>
          <w:marRight w:val="0"/>
          <w:marTop w:val="0"/>
          <w:marBottom w:val="0"/>
          <w:divBdr>
            <w:top w:val="none" w:sz="0" w:space="0" w:color="auto"/>
            <w:left w:val="none" w:sz="0" w:space="0" w:color="auto"/>
            <w:bottom w:val="none" w:sz="0" w:space="0" w:color="auto"/>
            <w:right w:val="none" w:sz="0" w:space="0" w:color="auto"/>
          </w:divBdr>
        </w:div>
        <w:div w:id="637221454">
          <w:marLeft w:val="640"/>
          <w:marRight w:val="0"/>
          <w:marTop w:val="0"/>
          <w:marBottom w:val="0"/>
          <w:divBdr>
            <w:top w:val="none" w:sz="0" w:space="0" w:color="auto"/>
            <w:left w:val="none" w:sz="0" w:space="0" w:color="auto"/>
            <w:bottom w:val="none" w:sz="0" w:space="0" w:color="auto"/>
            <w:right w:val="none" w:sz="0" w:space="0" w:color="auto"/>
          </w:divBdr>
        </w:div>
        <w:div w:id="1522695308">
          <w:marLeft w:val="640"/>
          <w:marRight w:val="0"/>
          <w:marTop w:val="0"/>
          <w:marBottom w:val="0"/>
          <w:divBdr>
            <w:top w:val="none" w:sz="0" w:space="0" w:color="auto"/>
            <w:left w:val="none" w:sz="0" w:space="0" w:color="auto"/>
            <w:bottom w:val="none" w:sz="0" w:space="0" w:color="auto"/>
            <w:right w:val="none" w:sz="0" w:space="0" w:color="auto"/>
          </w:divBdr>
        </w:div>
        <w:div w:id="988486603">
          <w:marLeft w:val="640"/>
          <w:marRight w:val="0"/>
          <w:marTop w:val="0"/>
          <w:marBottom w:val="0"/>
          <w:divBdr>
            <w:top w:val="none" w:sz="0" w:space="0" w:color="auto"/>
            <w:left w:val="none" w:sz="0" w:space="0" w:color="auto"/>
            <w:bottom w:val="none" w:sz="0" w:space="0" w:color="auto"/>
            <w:right w:val="none" w:sz="0" w:space="0" w:color="auto"/>
          </w:divBdr>
        </w:div>
        <w:div w:id="1310669746">
          <w:marLeft w:val="640"/>
          <w:marRight w:val="0"/>
          <w:marTop w:val="0"/>
          <w:marBottom w:val="0"/>
          <w:divBdr>
            <w:top w:val="none" w:sz="0" w:space="0" w:color="auto"/>
            <w:left w:val="none" w:sz="0" w:space="0" w:color="auto"/>
            <w:bottom w:val="none" w:sz="0" w:space="0" w:color="auto"/>
            <w:right w:val="none" w:sz="0" w:space="0" w:color="auto"/>
          </w:divBdr>
        </w:div>
        <w:div w:id="1005941992">
          <w:marLeft w:val="640"/>
          <w:marRight w:val="0"/>
          <w:marTop w:val="0"/>
          <w:marBottom w:val="0"/>
          <w:divBdr>
            <w:top w:val="none" w:sz="0" w:space="0" w:color="auto"/>
            <w:left w:val="none" w:sz="0" w:space="0" w:color="auto"/>
            <w:bottom w:val="none" w:sz="0" w:space="0" w:color="auto"/>
            <w:right w:val="none" w:sz="0" w:space="0" w:color="auto"/>
          </w:divBdr>
        </w:div>
        <w:div w:id="293562299">
          <w:marLeft w:val="640"/>
          <w:marRight w:val="0"/>
          <w:marTop w:val="0"/>
          <w:marBottom w:val="0"/>
          <w:divBdr>
            <w:top w:val="none" w:sz="0" w:space="0" w:color="auto"/>
            <w:left w:val="none" w:sz="0" w:space="0" w:color="auto"/>
            <w:bottom w:val="none" w:sz="0" w:space="0" w:color="auto"/>
            <w:right w:val="none" w:sz="0" w:space="0" w:color="auto"/>
          </w:divBdr>
        </w:div>
        <w:div w:id="342783051">
          <w:marLeft w:val="640"/>
          <w:marRight w:val="0"/>
          <w:marTop w:val="0"/>
          <w:marBottom w:val="0"/>
          <w:divBdr>
            <w:top w:val="none" w:sz="0" w:space="0" w:color="auto"/>
            <w:left w:val="none" w:sz="0" w:space="0" w:color="auto"/>
            <w:bottom w:val="none" w:sz="0" w:space="0" w:color="auto"/>
            <w:right w:val="none" w:sz="0" w:space="0" w:color="auto"/>
          </w:divBdr>
        </w:div>
        <w:div w:id="258684914">
          <w:marLeft w:val="640"/>
          <w:marRight w:val="0"/>
          <w:marTop w:val="0"/>
          <w:marBottom w:val="0"/>
          <w:divBdr>
            <w:top w:val="none" w:sz="0" w:space="0" w:color="auto"/>
            <w:left w:val="none" w:sz="0" w:space="0" w:color="auto"/>
            <w:bottom w:val="none" w:sz="0" w:space="0" w:color="auto"/>
            <w:right w:val="none" w:sz="0" w:space="0" w:color="auto"/>
          </w:divBdr>
        </w:div>
        <w:div w:id="1351682812">
          <w:marLeft w:val="640"/>
          <w:marRight w:val="0"/>
          <w:marTop w:val="0"/>
          <w:marBottom w:val="0"/>
          <w:divBdr>
            <w:top w:val="none" w:sz="0" w:space="0" w:color="auto"/>
            <w:left w:val="none" w:sz="0" w:space="0" w:color="auto"/>
            <w:bottom w:val="none" w:sz="0" w:space="0" w:color="auto"/>
            <w:right w:val="none" w:sz="0" w:space="0" w:color="auto"/>
          </w:divBdr>
        </w:div>
        <w:div w:id="2032802496">
          <w:marLeft w:val="640"/>
          <w:marRight w:val="0"/>
          <w:marTop w:val="0"/>
          <w:marBottom w:val="0"/>
          <w:divBdr>
            <w:top w:val="none" w:sz="0" w:space="0" w:color="auto"/>
            <w:left w:val="none" w:sz="0" w:space="0" w:color="auto"/>
            <w:bottom w:val="none" w:sz="0" w:space="0" w:color="auto"/>
            <w:right w:val="none" w:sz="0" w:space="0" w:color="auto"/>
          </w:divBdr>
        </w:div>
        <w:div w:id="1519542983">
          <w:marLeft w:val="640"/>
          <w:marRight w:val="0"/>
          <w:marTop w:val="0"/>
          <w:marBottom w:val="0"/>
          <w:divBdr>
            <w:top w:val="none" w:sz="0" w:space="0" w:color="auto"/>
            <w:left w:val="none" w:sz="0" w:space="0" w:color="auto"/>
            <w:bottom w:val="none" w:sz="0" w:space="0" w:color="auto"/>
            <w:right w:val="none" w:sz="0" w:space="0" w:color="auto"/>
          </w:divBdr>
        </w:div>
        <w:div w:id="597913301">
          <w:marLeft w:val="640"/>
          <w:marRight w:val="0"/>
          <w:marTop w:val="0"/>
          <w:marBottom w:val="0"/>
          <w:divBdr>
            <w:top w:val="none" w:sz="0" w:space="0" w:color="auto"/>
            <w:left w:val="none" w:sz="0" w:space="0" w:color="auto"/>
            <w:bottom w:val="none" w:sz="0" w:space="0" w:color="auto"/>
            <w:right w:val="none" w:sz="0" w:space="0" w:color="auto"/>
          </w:divBdr>
        </w:div>
        <w:div w:id="158081246">
          <w:marLeft w:val="640"/>
          <w:marRight w:val="0"/>
          <w:marTop w:val="0"/>
          <w:marBottom w:val="0"/>
          <w:divBdr>
            <w:top w:val="none" w:sz="0" w:space="0" w:color="auto"/>
            <w:left w:val="none" w:sz="0" w:space="0" w:color="auto"/>
            <w:bottom w:val="none" w:sz="0" w:space="0" w:color="auto"/>
            <w:right w:val="none" w:sz="0" w:space="0" w:color="auto"/>
          </w:divBdr>
        </w:div>
        <w:div w:id="99028714">
          <w:marLeft w:val="640"/>
          <w:marRight w:val="0"/>
          <w:marTop w:val="0"/>
          <w:marBottom w:val="0"/>
          <w:divBdr>
            <w:top w:val="none" w:sz="0" w:space="0" w:color="auto"/>
            <w:left w:val="none" w:sz="0" w:space="0" w:color="auto"/>
            <w:bottom w:val="none" w:sz="0" w:space="0" w:color="auto"/>
            <w:right w:val="none" w:sz="0" w:space="0" w:color="auto"/>
          </w:divBdr>
        </w:div>
        <w:div w:id="873201784">
          <w:marLeft w:val="640"/>
          <w:marRight w:val="0"/>
          <w:marTop w:val="0"/>
          <w:marBottom w:val="0"/>
          <w:divBdr>
            <w:top w:val="none" w:sz="0" w:space="0" w:color="auto"/>
            <w:left w:val="none" w:sz="0" w:space="0" w:color="auto"/>
            <w:bottom w:val="none" w:sz="0" w:space="0" w:color="auto"/>
            <w:right w:val="none" w:sz="0" w:space="0" w:color="auto"/>
          </w:divBdr>
        </w:div>
        <w:div w:id="2042052226">
          <w:marLeft w:val="640"/>
          <w:marRight w:val="0"/>
          <w:marTop w:val="0"/>
          <w:marBottom w:val="0"/>
          <w:divBdr>
            <w:top w:val="none" w:sz="0" w:space="0" w:color="auto"/>
            <w:left w:val="none" w:sz="0" w:space="0" w:color="auto"/>
            <w:bottom w:val="none" w:sz="0" w:space="0" w:color="auto"/>
            <w:right w:val="none" w:sz="0" w:space="0" w:color="auto"/>
          </w:divBdr>
        </w:div>
        <w:div w:id="468548628">
          <w:marLeft w:val="640"/>
          <w:marRight w:val="0"/>
          <w:marTop w:val="0"/>
          <w:marBottom w:val="0"/>
          <w:divBdr>
            <w:top w:val="none" w:sz="0" w:space="0" w:color="auto"/>
            <w:left w:val="none" w:sz="0" w:space="0" w:color="auto"/>
            <w:bottom w:val="none" w:sz="0" w:space="0" w:color="auto"/>
            <w:right w:val="none" w:sz="0" w:space="0" w:color="auto"/>
          </w:divBdr>
        </w:div>
        <w:div w:id="852453385">
          <w:marLeft w:val="640"/>
          <w:marRight w:val="0"/>
          <w:marTop w:val="0"/>
          <w:marBottom w:val="0"/>
          <w:divBdr>
            <w:top w:val="none" w:sz="0" w:space="0" w:color="auto"/>
            <w:left w:val="none" w:sz="0" w:space="0" w:color="auto"/>
            <w:bottom w:val="none" w:sz="0" w:space="0" w:color="auto"/>
            <w:right w:val="none" w:sz="0" w:space="0" w:color="auto"/>
          </w:divBdr>
        </w:div>
        <w:div w:id="1198658643">
          <w:marLeft w:val="640"/>
          <w:marRight w:val="0"/>
          <w:marTop w:val="0"/>
          <w:marBottom w:val="0"/>
          <w:divBdr>
            <w:top w:val="none" w:sz="0" w:space="0" w:color="auto"/>
            <w:left w:val="none" w:sz="0" w:space="0" w:color="auto"/>
            <w:bottom w:val="none" w:sz="0" w:space="0" w:color="auto"/>
            <w:right w:val="none" w:sz="0" w:space="0" w:color="auto"/>
          </w:divBdr>
        </w:div>
        <w:div w:id="1158109358">
          <w:marLeft w:val="640"/>
          <w:marRight w:val="0"/>
          <w:marTop w:val="0"/>
          <w:marBottom w:val="0"/>
          <w:divBdr>
            <w:top w:val="none" w:sz="0" w:space="0" w:color="auto"/>
            <w:left w:val="none" w:sz="0" w:space="0" w:color="auto"/>
            <w:bottom w:val="none" w:sz="0" w:space="0" w:color="auto"/>
            <w:right w:val="none" w:sz="0" w:space="0" w:color="auto"/>
          </w:divBdr>
        </w:div>
        <w:div w:id="649677120">
          <w:marLeft w:val="640"/>
          <w:marRight w:val="0"/>
          <w:marTop w:val="0"/>
          <w:marBottom w:val="0"/>
          <w:divBdr>
            <w:top w:val="none" w:sz="0" w:space="0" w:color="auto"/>
            <w:left w:val="none" w:sz="0" w:space="0" w:color="auto"/>
            <w:bottom w:val="none" w:sz="0" w:space="0" w:color="auto"/>
            <w:right w:val="none" w:sz="0" w:space="0" w:color="auto"/>
          </w:divBdr>
        </w:div>
      </w:divsChild>
    </w:div>
    <w:div w:id="1311328219">
      <w:bodyDiv w:val="1"/>
      <w:marLeft w:val="0"/>
      <w:marRight w:val="0"/>
      <w:marTop w:val="0"/>
      <w:marBottom w:val="0"/>
      <w:divBdr>
        <w:top w:val="none" w:sz="0" w:space="0" w:color="auto"/>
        <w:left w:val="none" w:sz="0" w:space="0" w:color="auto"/>
        <w:bottom w:val="none" w:sz="0" w:space="0" w:color="auto"/>
        <w:right w:val="none" w:sz="0" w:space="0" w:color="auto"/>
      </w:divBdr>
    </w:div>
    <w:div w:id="1349866139">
      <w:bodyDiv w:val="1"/>
      <w:marLeft w:val="0"/>
      <w:marRight w:val="0"/>
      <w:marTop w:val="0"/>
      <w:marBottom w:val="0"/>
      <w:divBdr>
        <w:top w:val="none" w:sz="0" w:space="0" w:color="auto"/>
        <w:left w:val="none" w:sz="0" w:space="0" w:color="auto"/>
        <w:bottom w:val="none" w:sz="0" w:space="0" w:color="auto"/>
        <w:right w:val="none" w:sz="0" w:space="0" w:color="auto"/>
      </w:divBdr>
    </w:div>
    <w:div w:id="1367484176">
      <w:bodyDiv w:val="1"/>
      <w:marLeft w:val="0"/>
      <w:marRight w:val="0"/>
      <w:marTop w:val="0"/>
      <w:marBottom w:val="0"/>
      <w:divBdr>
        <w:top w:val="none" w:sz="0" w:space="0" w:color="auto"/>
        <w:left w:val="none" w:sz="0" w:space="0" w:color="auto"/>
        <w:bottom w:val="none" w:sz="0" w:space="0" w:color="auto"/>
        <w:right w:val="none" w:sz="0" w:space="0" w:color="auto"/>
      </w:divBdr>
      <w:divsChild>
        <w:div w:id="1793133505">
          <w:marLeft w:val="640"/>
          <w:marRight w:val="0"/>
          <w:marTop w:val="0"/>
          <w:marBottom w:val="0"/>
          <w:divBdr>
            <w:top w:val="none" w:sz="0" w:space="0" w:color="auto"/>
            <w:left w:val="none" w:sz="0" w:space="0" w:color="auto"/>
            <w:bottom w:val="none" w:sz="0" w:space="0" w:color="auto"/>
            <w:right w:val="none" w:sz="0" w:space="0" w:color="auto"/>
          </w:divBdr>
        </w:div>
        <w:div w:id="1703051246">
          <w:marLeft w:val="640"/>
          <w:marRight w:val="0"/>
          <w:marTop w:val="0"/>
          <w:marBottom w:val="0"/>
          <w:divBdr>
            <w:top w:val="none" w:sz="0" w:space="0" w:color="auto"/>
            <w:left w:val="none" w:sz="0" w:space="0" w:color="auto"/>
            <w:bottom w:val="none" w:sz="0" w:space="0" w:color="auto"/>
            <w:right w:val="none" w:sz="0" w:space="0" w:color="auto"/>
          </w:divBdr>
        </w:div>
        <w:div w:id="2001036612">
          <w:marLeft w:val="640"/>
          <w:marRight w:val="0"/>
          <w:marTop w:val="0"/>
          <w:marBottom w:val="0"/>
          <w:divBdr>
            <w:top w:val="none" w:sz="0" w:space="0" w:color="auto"/>
            <w:left w:val="none" w:sz="0" w:space="0" w:color="auto"/>
            <w:bottom w:val="none" w:sz="0" w:space="0" w:color="auto"/>
            <w:right w:val="none" w:sz="0" w:space="0" w:color="auto"/>
          </w:divBdr>
        </w:div>
        <w:div w:id="2110153771">
          <w:marLeft w:val="640"/>
          <w:marRight w:val="0"/>
          <w:marTop w:val="0"/>
          <w:marBottom w:val="0"/>
          <w:divBdr>
            <w:top w:val="none" w:sz="0" w:space="0" w:color="auto"/>
            <w:left w:val="none" w:sz="0" w:space="0" w:color="auto"/>
            <w:bottom w:val="none" w:sz="0" w:space="0" w:color="auto"/>
            <w:right w:val="none" w:sz="0" w:space="0" w:color="auto"/>
          </w:divBdr>
        </w:div>
        <w:div w:id="1962958891">
          <w:marLeft w:val="640"/>
          <w:marRight w:val="0"/>
          <w:marTop w:val="0"/>
          <w:marBottom w:val="0"/>
          <w:divBdr>
            <w:top w:val="none" w:sz="0" w:space="0" w:color="auto"/>
            <w:left w:val="none" w:sz="0" w:space="0" w:color="auto"/>
            <w:bottom w:val="none" w:sz="0" w:space="0" w:color="auto"/>
            <w:right w:val="none" w:sz="0" w:space="0" w:color="auto"/>
          </w:divBdr>
        </w:div>
        <w:div w:id="1802989896">
          <w:marLeft w:val="640"/>
          <w:marRight w:val="0"/>
          <w:marTop w:val="0"/>
          <w:marBottom w:val="0"/>
          <w:divBdr>
            <w:top w:val="none" w:sz="0" w:space="0" w:color="auto"/>
            <w:left w:val="none" w:sz="0" w:space="0" w:color="auto"/>
            <w:bottom w:val="none" w:sz="0" w:space="0" w:color="auto"/>
            <w:right w:val="none" w:sz="0" w:space="0" w:color="auto"/>
          </w:divBdr>
        </w:div>
        <w:div w:id="36126408">
          <w:marLeft w:val="640"/>
          <w:marRight w:val="0"/>
          <w:marTop w:val="0"/>
          <w:marBottom w:val="0"/>
          <w:divBdr>
            <w:top w:val="none" w:sz="0" w:space="0" w:color="auto"/>
            <w:left w:val="none" w:sz="0" w:space="0" w:color="auto"/>
            <w:bottom w:val="none" w:sz="0" w:space="0" w:color="auto"/>
            <w:right w:val="none" w:sz="0" w:space="0" w:color="auto"/>
          </w:divBdr>
        </w:div>
        <w:div w:id="309097853">
          <w:marLeft w:val="640"/>
          <w:marRight w:val="0"/>
          <w:marTop w:val="0"/>
          <w:marBottom w:val="0"/>
          <w:divBdr>
            <w:top w:val="none" w:sz="0" w:space="0" w:color="auto"/>
            <w:left w:val="none" w:sz="0" w:space="0" w:color="auto"/>
            <w:bottom w:val="none" w:sz="0" w:space="0" w:color="auto"/>
            <w:right w:val="none" w:sz="0" w:space="0" w:color="auto"/>
          </w:divBdr>
        </w:div>
        <w:div w:id="1991864433">
          <w:marLeft w:val="640"/>
          <w:marRight w:val="0"/>
          <w:marTop w:val="0"/>
          <w:marBottom w:val="0"/>
          <w:divBdr>
            <w:top w:val="none" w:sz="0" w:space="0" w:color="auto"/>
            <w:left w:val="none" w:sz="0" w:space="0" w:color="auto"/>
            <w:bottom w:val="none" w:sz="0" w:space="0" w:color="auto"/>
            <w:right w:val="none" w:sz="0" w:space="0" w:color="auto"/>
          </w:divBdr>
        </w:div>
        <w:div w:id="1087311353">
          <w:marLeft w:val="640"/>
          <w:marRight w:val="0"/>
          <w:marTop w:val="0"/>
          <w:marBottom w:val="0"/>
          <w:divBdr>
            <w:top w:val="none" w:sz="0" w:space="0" w:color="auto"/>
            <w:left w:val="none" w:sz="0" w:space="0" w:color="auto"/>
            <w:bottom w:val="none" w:sz="0" w:space="0" w:color="auto"/>
            <w:right w:val="none" w:sz="0" w:space="0" w:color="auto"/>
          </w:divBdr>
        </w:div>
        <w:div w:id="304970959">
          <w:marLeft w:val="640"/>
          <w:marRight w:val="0"/>
          <w:marTop w:val="0"/>
          <w:marBottom w:val="0"/>
          <w:divBdr>
            <w:top w:val="none" w:sz="0" w:space="0" w:color="auto"/>
            <w:left w:val="none" w:sz="0" w:space="0" w:color="auto"/>
            <w:bottom w:val="none" w:sz="0" w:space="0" w:color="auto"/>
            <w:right w:val="none" w:sz="0" w:space="0" w:color="auto"/>
          </w:divBdr>
        </w:div>
        <w:div w:id="865093382">
          <w:marLeft w:val="640"/>
          <w:marRight w:val="0"/>
          <w:marTop w:val="0"/>
          <w:marBottom w:val="0"/>
          <w:divBdr>
            <w:top w:val="none" w:sz="0" w:space="0" w:color="auto"/>
            <w:left w:val="none" w:sz="0" w:space="0" w:color="auto"/>
            <w:bottom w:val="none" w:sz="0" w:space="0" w:color="auto"/>
            <w:right w:val="none" w:sz="0" w:space="0" w:color="auto"/>
          </w:divBdr>
        </w:div>
        <w:div w:id="1391540703">
          <w:marLeft w:val="640"/>
          <w:marRight w:val="0"/>
          <w:marTop w:val="0"/>
          <w:marBottom w:val="0"/>
          <w:divBdr>
            <w:top w:val="none" w:sz="0" w:space="0" w:color="auto"/>
            <w:left w:val="none" w:sz="0" w:space="0" w:color="auto"/>
            <w:bottom w:val="none" w:sz="0" w:space="0" w:color="auto"/>
            <w:right w:val="none" w:sz="0" w:space="0" w:color="auto"/>
          </w:divBdr>
        </w:div>
        <w:div w:id="985279019">
          <w:marLeft w:val="640"/>
          <w:marRight w:val="0"/>
          <w:marTop w:val="0"/>
          <w:marBottom w:val="0"/>
          <w:divBdr>
            <w:top w:val="none" w:sz="0" w:space="0" w:color="auto"/>
            <w:left w:val="none" w:sz="0" w:space="0" w:color="auto"/>
            <w:bottom w:val="none" w:sz="0" w:space="0" w:color="auto"/>
            <w:right w:val="none" w:sz="0" w:space="0" w:color="auto"/>
          </w:divBdr>
        </w:div>
        <w:div w:id="1058669936">
          <w:marLeft w:val="640"/>
          <w:marRight w:val="0"/>
          <w:marTop w:val="0"/>
          <w:marBottom w:val="0"/>
          <w:divBdr>
            <w:top w:val="none" w:sz="0" w:space="0" w:color="auto"/>
            <w:left w:val="none" w:sz="0" w:space="0" w:color="auto"/>
            <w:bottom w:val="none" w:sz="0" w:space="0" w:color="auto"/>
            <w:right w:val="none" w:sz="0" w:space="0" w:color="auto"/>
          </w:divBdr>
        </w:div>
        <w:div w:id="581109959">
          <w:marLeft w:val="640"/>
          <w:marRight w:val="0"/>
          <w:marTop w:val="0"/>
          <w:marBottom w:val="0"/>
          <w:divBdr>
            <w:top w:val="none" w:sz="0" w:space="0" w:color="auto"/>
            <w:left w:val="none" w:sz="0" w:space="0" w:color="auto"/>
            <w:bottom w:val="none" w:sz="0" w:space="0" w:color="auto"/>
            <w:right w:val="none" w:sz="0" w:space="0" w:color="auto"/>
          </w:divBdr>
        </w:div>
        <w:div w:id="1121268868">
          <w:marLeft w:val="640"/>
          <w:marRight w:val="0"/>
          <w:marTop w:val="0"/>
          <w:marBottom w:val="0"/>
          <w:divBdr>
            <w:top w:val="none" w:sz="0" w:space="0" w:color="auto"/>
            <w:left w:val="none" w:sz="0" w:space="0" w:color="auto"/>
            <w:bottom w:val="none" w:sz="0" w:space="0" w:color="auto"/>
            <w:right w:val="none" w:sz="0" w:space="0" w:color="auto"/>
          </w:divBdr>
        </w:div>
        <w:div w:id="1118060822">
          <w:marLeft w:val="640"/>
          <w:marRight w:val="0"/>
          <w:marTop w:val="0"/>
          <w:marBottom w:val="0"/>
          <w:divBdr>
            <w:top w:val="none" w:sz="0" w:space="0" w:color="auto"/>
            <w:left w:val="none" w:sz="0" w:space="0" w:color="auto"/>
            <w:bottom w:val="none" w:sz="0" w:space="0" w:color="auto"/>
            <w:right w:val="none" w:sz="0" w:space="0" w:color="auto"/>
          </w:divBdr>
        </w:div>
        <w:div w:id="276525214">
          <w:marLeft w:val="640"/>
          <w:marRight w:val="0"/>
          <w:marTop w:val="0"/>
          <w:marBottom w:val="0"/>
          <w:divBdr>
            <w:top w:val="none" w:sz="0" w:space="0" w:color="auto"/>
            <w:left w:val="none" w:sz="0" w:space="0" w:color="auto"/>
            <w:bottom w:val="none" w:sz="0" w:space="0" w:color="auto"/>
            <w:right w:val="none" w:sz="0" w:space="0" w:color="auto"/>
          </w:divBdr>
        </w:div>
        <w:div w:id="284697520">
          <w:marLeft w:val="640"/>
          <w:marRight w:val="0"/>
          <w:marTop w:val="0"/>
          <w:marBottom w:val="0"/>
          <w:divBdr>
            <w:top w:val="none" w:sz="0" w:space="0" w:color="auto"/>
            <w:left w:val="none" w:sz="0" w:space="0" w:color="auto"/>
            <w:bottom w:val="none" w:sz="0" w:space="0" w:color="auto"/>
            <w:right w:val="none" w:sz="0" w:space="0" w:color="auto"/>
          </w:divBdr>
        </w:div>
        <w:div w:id="1006591663">
          <w:marLeft w:val="640"/>
          <w:marRight w:val="0"/>
          <w:marTop w:val="0"/>
          <w:marBottom w:val="0"/>
          <w:divBdr>
            <w:top w:val="none" w:sz="0" w:space="0" w:color="auto"/>
            <w:left w:val="none" w:sz="0" w:space="0" w:color="auto"/>
            <w:bottom w:val="none" w:sz="0" w:space="0" w:color="auto"/>
            <w:right w:val="none" w:sz="0" w:space="0" w:color="auto"/>
          </w:divBdr>
        </w:div>
        <w:div w:id="159733992">
          <w:marLeft w:val="640"/>
          <w:marRight w:val="0"/>
          <w:marTop w:val="0"/>
          <w:marBottom w:val="0"/>
          <w:divBdr>
            <w:top w:val="none" w:sz="0" w:space="0" w:color="auto"/>
            <w:left w:val="none" w:sz="0" w:space="0" w:color="auto"/>
            <w:bottom w:val="none" w:sz="0" w:space="0" w:color="auto"/>
            <w:right w:val="none" w:sz="0" w:space="0" w:color="auto"/>
          </w:divBdr>
        </w:div>
        <w:div w:id="1332296070">
          <w:marLeft w:val="640"/>
          <w:marRight w:val="0"/>
          <w:marTop w:val="0"/>
          <w:marBottom w:val="0"/>
          <w:divBdr>
            <w:top w:val="none" w:sz="0" w:space="0" w:color="auto"/>
            <w:left w:val="none" w:sz="0" w:space="0" w:color="auto"/>
            <w:bottom w:val="none" w:sz="0" w:space="0" w:color="auto"/>
            <w:right w:val="none" w:sz="0" w:space="0" w:color="auto"/>
          </w:divBdr>
        </w:div>
        <w:div w:id="1964728352">
          <w:marLeft w:val="640"/>
          <w:marRight w:val="0"/>
          <w:marTop w:val="0"/>
          <w:marBottom w:val="0"/>
          <w:divBdr>
            <w:top w:val="none" w:sz="0" w:space="0" w:color="auto"/>
            <w:left w:val="none" w:sz="0" w:space="0" w:color="auto"/>
            <w:bottom w:val="none" w:sz="0" w:space="0" w:color="auto"/>
            <w:right w:val="none" w:sz="0" w:space="0" w:color="auto"/>
          </w:divBdr>
        </w:div>
        <w:div w:id="1239823276">
          <w:marLeft w:val="640"/>
          <w:marRight w:val="0"/>
          <w:marTop w:val="0"/>
          <w:marBottom w:val="0"/>
          <w:divBdr>
            <w:top w:val="none" w:sz="0" w:space="0" w:color="auto"/>
            <w:left w:val="none" w:sz="0" w:space="0" w:color="auto"/>
            <w:bottom w:val="none" w:sz="0" w:space="0" w:color="auto"/>
            <w:right w:val="none" w:sz="0" w:space="0" w:color="auto"/>
          </w:divBdr>
        </w:div>
        <w:div w:id="1370256515">
          <w:marLeft w:val="640"/>
          <w:marRight w:val="0"/>
          <w:marTop w:val="0"/>
          <w:marBottom w:val="0"/>
          <w:divBdr>
            <w:top w:val="none" w:sz="0" w:space="0" w:color="auto"/>
            <w:left w:val="none" w:sz="0" w:space="0" w:color="auto"/>
            <w:bottom w:val="none" w:sz="0" w:space="0" w:color="auto"/>
            <w:right w:val="none" w:sz="0" w:space="0" w:color="auto"/>
          </w:divBdr>
        </w:div>
        <w:div w:id="56169443">
          <w:marLeft w:val="640"/>
          <w:marRight w:val="0"/>
          <w:marTop w:val="0"/>
          <w:marBottom w:val="0"/>
          <w:divBdr>
            <w:top w:val="none" w:sz="0" w:space="0" w:color="auto"/>
            <w:left w:val="none" w:sz="0" w:space="0" w:color="auto"/>
            <w:bottom w:val="none" w:sz="0" w:space="0" w:color="auto"/>
            <w:right w:val="none" w:sz="0" w:space="0" w:color="auto"/>
          </w:divBdr>
        </w:div>
        <w:div w:id="191187373">
          <w:marLeft w:val="640"/>
          <w:marRight w:val="0"/>
          <w:marTop w:val="0"/>
          <w:marBottom w:val="0"/>
          <w:divBdr>
            <w:top w:val="none" w:sz="0" w:space="0" w:color="auto"/>
            <w:left w:val="none" w:sz="0" w:space="0" w:color="auto"/>
            <w:bottom w:val="none" w:sz="0" w:space="0" w:color="auto"/>
            <w:right w:val="none" w:sz="0" w:space="0" w:color="auto"/>
          </w:divBdr>
        </w:div>
        <w:div w:id="144205931">
          <w:marLeft w:val="640"/>
          <w:marRight w:val="0"/>
          <w:marTop w:val="0"/>
          <w:marBottom w:val="0"/>
          <w:divBdr>
            <w:top w:val="none" w:sz="0" w:space="0" w:color="auto"/>
            <w:left w:val="none" w:sz="0" w:space="0" w:color="auto"/>
            <w:bottom w:val="none" w:sz="0" w:space="0" w:color="auto"/>
            <w:right w:val="none" w:sz="0" w:space="0" w:color="auto"/>
          </w:divBdr>
        </w:div>
        <w:div w:id="99647102">
          <w:marLeft w:val="640"/>
          <w:marRight w:val="0"/>
          <w:marTop w:val="0"/>
          <w:marBottom w:val="0"/>
          <w:divBdr>
            <w:top w:val="none" w:sz="0" w:space="0" w:color="auto"/>
            <w:left w:val="none" w:sz="0" w:space="0" w:color="auto"/>
            <w:bottom w:val="none" w:sz="0" w:space="0" w:color="auto"/>
            <w:right w:val="none" w:sz="0" w:space="0" w:color="auto"/>
          </w:divBdr>
        </w:div>
      </w:divsChild>
    </w:div>
    <w:div w:id="1455948919">
      <w:bodyDiv w:val="1"/>
      <w:marLeft w:val="0"/>
      <w:marRight w:val="0"/>
      <w:marTop w:val="0"/>
      <w:marBottom w:val="0"/>
      <w:divBdr>
        <w:top w:val="none" w:sz="0" w:space="0" w:color="auto"/>
        <w:left w:val="none" w:sz="0" w:space="0" w:color="auto"/>
        <w:bottom w:val="none" w:sz="0" w:space="0" w:color="auto"/>
        <w:right w:val="none" w:sz="0" w:space="0" w:color="auto"/>
      </w:divBdr>
      <w:divsChild>
        <w:div w:id="1226719952">
          <w:marLeft w:val="640"/>
          <w:marRight w:val="0"/>
          <w:marTop w:val="0"/>
          <w:marBottom w:val="0"/>
          <w:divBdr>
            <w:top w:val="none" w:sz="0" w:space="0" w:color="auto"/>
            <w:left w:val="none" w:sz="0" w:space="0" w:color="auto"/>
            <w:bottom w:val="none" w:sz="0" w:space="0" w:color="auto"/>
            <w:right w:val="none" w:sz="0" w:space="0" w:color="auto"/>
          </w:divBdr>
        </w:div>
        <w:div w:id="969244208">
          <w:marLeft w:val="640"/>
          <w:marRight w:val="0"/>
          <w:marTop w:val="0"/>
          <w:marBottom w:val="0"/>
          <w:divBdr>
            <w:top w:val="none" w:sz="0" w:space="0" w:color="auto"/>
            <w:left w:val="none" w:sz="0" w:space="0" w:color="auto"/>
            <w:bottom w:val="none" w:sz="0" w:space="0" w:color="auto"/>
            <w:right w:val="none" w:sz="0" w:space="0" w:color="auto"/>
          </w:divBdr>
        </w:div>
        <w:div w:id="861211873">
          <w:marLeft w:val="640"/>
          <w:marRight w:val="0"/>
          <w:marTop w:val="0"/>
          <w:marBottom w:val="0"/>
          <w:divBdr>
            <w:top w:val="none" w:sz="0" w:space="0" w:color="auto"/>
            <w:left w:val="none" w:sz="0" w:space="0" w:color="auto"/>
            <w:bottom w:val="none" w:sz="0" w:space="0" w:color="auto"/>
            <w:right w:val="none" w:sz="0" w:space="0" w:color="auto"/>
          </w:divBdr>
        </w:div>
        <w:div w:id="303588590">
          <w:marLeft w:val="640"/>
          <w:marRight w:val="0"/>
          <w:marTop w:val="0"/>
          <w:marBottom w:val="0"/>
          <w:divBdr>
            <w:top w:val="none" w:sz="0" w:space="0" w:color="auto"/>
            <w:left w:val="none" w:sz="0" w:space="0" w:color="auto"/>
            <w:bottom w:val="none" w:sz="0" w:space="0" w:color="auto"/>
            <w:right w:val="none" w:sz="0" w:space="0" w:color="auto"/>
          </w:divBdr>
        </w:div>
        <w:div w:id="838277188">
          <w:marLeft w:val="640"/>
          <w:marRight w:val="0"/>
          <w:marTop w:val="0"/>
          <w:marBottom w:val="0"/>
          <w:divBdr>
            <w:top w:val="none" w:sz="0" w:space="0" w:color="auto"/>
            <w:left w:val="none" w:sz="0" w:space="0" w:color="auto"/>
            <w:bottom w:val="none" w:sz="0" w:space="0" w:color="auto"/>
            <w:right w:val="none" w:sz="0" w:space="0" w:color="auto"/>
          </w:divBdr>
        </w:div>
        <w:div w:id="1731466382">
          <w:marLeft w:val="640"/>
          <w:marRight w:val="0"/>
          <w:marTop w:val="0"/>
          <w:marBottom w:val="0"/>
          <w:divBdr>
            <w:top w:val="none" w:sz="0" w:space="0" w:color="auto"/>
            <w:left w:val="none" w:sz="0" w:space="0" w:color="auto"/>
            <w:bottom w:val="none" w:sz="0" w:space="0" w:color="auto"/>
            <w:right w:val="none" w:sz="0" w:space="0" w:color="auto"/>
          </w:divBdr>
        </w:div>
        <w:div w:id="645430356">
          <w:marLeft w:val="640"/>
          <w:marRight w:val="0"/>
          <w:marTop w:val="0"/>
          <w:marBottom w:val="0"/>
          <w:divBdr>
            <w:top w:val="none" w:sz="0" w:space="0" w:color="auto"/>
            <w:left w:val="none" w:sz="0" w:space="0" w:color="auto"/>
            <w:bottom w:val="none" w:sz="0" w:space="0" w:color="auto"/>
            <w:right w:val="none" w:sz="0" w:space="0" w:color="auto"/>
          </w:divBdr>
        </w:div>
        <w:div w:id="1444837014">
          <w:marLeft w:val="640"/>
          <w:marRight w:val="0"/>
          <w:marTop w:val="0"/>
          <w:marBottom w:val="0"/>
          <w:divBdr>
            <w:top w:val="none" w:sz="0" w:space="0" w:color="auto"/>
            <w:left w:val="none" w:sz="0" w:space="0" w:color="auto"/>
            <w:bottom w:val="none" w:sz="0" w:space="0" w:color="auto"/>
            <w:right w:val="none" w:sz="0" w:space="0" w:color="auto"/>
          </w:divBdr>
        </w:div>
        <w:div w:id="1925258735">
          <w:marLeft w:val="640"/>
          <w:marRight w:val="0"/>
          <w:marTop w:val="0"/>
          <w:marBottom w:val="0"/>
          <w:divBdr>
            <w:top w:val="none" w:sz="0" w:space="0" w:color="auto"/>
            <w:left w:val="none" w:sz="0" w:space="0" w:color="auto"/>
            <w:bottom w:val="none" w:sz="0" w:space="0" w:color="auto"/>
            <w:right w:val="none" w:sz="0" w:space="0" w:color="auto"/>
          </w:divBdr>
        </w:div>
        <w:div w:id="1558780498">
          <w:marLeft w:val="640"/>
          <w:marRight w:val="0"/>
          <w:marTop w:val="0"/>
          <w:marBottom w:val="0"/>
          <w:divBdr>
            <w:top w:val="none" w:sz="0" w:space="0" w:color="auto"/>
            <w:left w:val="none" w:sz="0" w:space="0" w:color="auto"/>
            <w:bottom w:val="none" w:sz="0" w:space="0" w:color="auto"/>
            <w:right w:val="none" w:sz="0" w:space="0" w:color="auto"/>
          </w:divBdr>
        </w:div>
        <w:div w:id="984815901">
          <w:marLeft w:val="640"/>
          <w:marRight w:val="0"/>
          <w:marTop w:val="0"/>
          <w:marBottom w:val="0"/>
          <w:divBdr>
            <w:top w:val="none" w:sz="0" w:space="0" w:color="auto"/>
            <w:left w:val="none" w:sz="0" w:space="0" w:color="auto"/>
            <w:bottom w:val="none" w:sz="0" w:space="0" w:color="auto"/>
            <w:right w:val="none" w:sz="0" w:space="0" w:color="auto"/>
          </w:divBdr>
        </w:div>
        <w:div w:id="19673914">
          <w:marLeft w:val="640"/>
          <w:marRight w:val="0"/>
          <w:marTop w:val="0"/>
          <w:marBottom w:val="0"/>
          <w:divBdr>
            <w:top w:val="none" w:sz="0" w:space="0" w:color="auto"/>
            <w:left w:val="none" w:sz="0" w:space="0" w:color="auto"/>
            <w:bottom w:val="none" w:sz="0" w:space="0" w:color="auto"/>
            <w:right w:val="none" w:sz="0" w:space="0" w:color="auto"/>
          </w:divBdr>
        </w:div>
        <w:div w:id="1374379549">
          <w:marLeft w:val="640"/>
          <w:marRight w:val="0"/>
          <w:marTop w:val="0"/>
          <w:marBottom w:val="0"/>
          <w:divBdr>
            <w:top w:val="none" w:sz="0" w:space="0" w:color="auto"/>
            <w:left w:val="none" w:sz="0" w:space="0" w:color="auto"/>
            <w:bottom w:val="none" w:sz="0" w:space="0" w:color="auto"/>
            <w:right w:val="none" w:sz="0" w:space="0" w:color="auto"/>
          </w:divBdr>
        </w:div>
        <w:div w:id="836923106">
          <w:marLeft w:val="640"/>
          <w:marRight w:val="0"/>
          <w:marTop w:val="0"/>
          <w:marBottom w:val="0"/>
          <w:divBdr>
            <w:top w:val="none" w:sz="0" w:space="0" w:color="auto"/>
            <w:left w:val="none" w:sz="0" w:space="0" w:color="auto"/>
            <w:bottom w:val="none" w:sz="0" w:space="0" w:color="auto"/>
            <w:right w:val="none" w:sz="0" w:space="0" w:color="auto"/>
          </w:divBdr>
        </w:div>
        <w:div w:id="2002809852">
          <w:marLeft w:val="640"/>
          <w:marRight w:val="0"/>
          <w:marTop w:val="0"/>
          <w:marBottom w:val="0"/>
          <w:divBdr>
            <w:top w:val="none" w:sz="0" w:space="0" w:color="auto"/>
            <w:left w:val="none" w:sz="0" w:space="0" w:color="auto"/>
            <w:bottom w:val="none" w:sz="0" w:space="0" w:color="auto"/>
            <w:right w:val="none" w:sz="0" w:space="0" w:color="auto"/>
          </w:divBdr>
        </w:div>
        <w:div w:id="1023675630">
          <w:marLeft w:val="640"/>
          <w:marRight w:val="0"/>
          <w:marTop w:val="0"/>
          <w:marBottom w:val="0"/>
          <w:divBdr>
            <w:top w:val="none" w:sz="0" w:space="0" w:color="auto"/>
            <w:left w:val="none" w:sz="0" w:space="0" w:color="auto"/>
            <w:bottom w:val="none" w:sz="0" w:space="0" w:color="auto"/>
            <w:right w:val="none" w:sz="0" w:space="0" w:color="auto"/>
          </w:divBdr>
        </w:div>
        <w:div w:id="328949762">
          <w:marLeft w:val="640"/>
          <w:marRight w:val="0"/>
          <w:marTop w:val="0"/>
          <w:marBottom w:val="0"/>
          <w:divBdr>
            <w:top w:val="none" w:sz="0" w:space="0" w:color="auto"/>
            <w:left w:val="none" w:sz="0" w:space="0" w:color="auto"/>
            <w:bottom w:val="none" w:sz="0" w:space="0" w:color="auto"/>
            <w:right w:val="none" w:sz="0" w:space="0" w:color="auto"/>
          </w:divBdr>
        </w:div>
        <w:div w:id="1318336189">
          <w:marLeft w:val="640"/>
          <w:marRight w:val="0"/>
          <w:marTop w:val="0"/>
          <w:marBottom w:val="0"/>
          <w:divBdr>
            <w:top w:val="none" w:sz="0" w:space="0" w:color="auto"/>
            <w:left w:val="none" w:sz="0" w:space="0" w:color="auto"/>
            <w:bottom w:val="none" w:sz="0" w:space="0" w:color="auto"/>
            <w:right w:val="none" w:sz="0" w:space="0" w:color="auto"/>
          </w:divBdr>
        </w:div>
        <w:div w:id="166747855">
          <w:marLeft w:val="640"/>
          <w:marRight w:val="0"/>
          <w:marTop w:val="0"/>
          <w:marBottom w:val="0"/>
          <w:divBdr>
            <w:top w:val="none" w:sz="0" w:space="0" w:color="auto"/>
            <w:left w:val="none" w:sz="0" w:space="0" w:color="auto"/>
            <w:bottom w:val="none" w:sz="0" w:space="0" w:color="auto"/>
            <w:right w:val="none" w:sz="0" w:space="0" w:color="auto"/>
          </w:divBdr>
        </w:div>
        <w:div w:id="1178036479">
          <w:marLeft w:val="640"/>
          <w:marRight w:val="0"/>
          <w:marTop w:val="0"/>
          <w:marBottom w:val="0"/>
          <w:divBdr>
            <w:top w:val="none" w:sz="0" w:space="0" w:color="auto"/>
            <w:left w:val="none" w:sz="0" w:space="0" w:color="auto"/>
            <w:bottom w:val="none" w:sz="0" w:space="0" w:color="auto"/>
            <w:right w:val="none" w:sz="0" w:space="0" w:color="auto"/>
          </w:divBdr>
        </w:div>
        <w:div w:id="748624400">
          <w:marLeft w:val="640"/>
          <w:marRight w:val="0"/>
          <w:marTop w:val="0"/>
          <w:marBottom w:val="0"/>
          <w:divBdr>
            <w:top w:val="none" w:sz="0" w:space="0" w:color="auto"/>
            <w:left w:val="none" w:sz="0" w:space="0" w:color="auto"/>
            <w:bottom w:val="none" w:sz="0" w:space="0" w:color="auto"/>
            <w:right w:val="none" w:sz="0" w:space="0" w:color="auto"/>
          </w:divBdr>
        </w:div>
        <w:div w:id="1420444242">
          <w:marLeft w:val="640"/>
          <w:marRight w:val="0"/>
          <w:marTop w:val="0"/>
          <w:marBottom w:val="0"/>
          <w:divBdr>
            <w:top w:val="none" w:sz="0" w:space="0" w:color="auto"/>
            <w:left w:val="none" w:sz="0" w:space="0" w:color="auto"/>
            <w:bottom w:val="none" w:sz="0" w:space="0" w:color="auto"/>
            <w:right w:val="none" w:sz="0" w:space="0" w:color="auto"/>
          </w:divBdr>
        </w:div>
      </w:divsChild>
    </w:div>
    <w:div w:id="1475640863">
      <w:bodyDiv w:val="1"/>
      <w:marLeft w:val="0"/>
      <w:marRight w:val="0"/>
      <w:marTop w:val="0"/>
      <w:marBottom w:val="0"/>
      <w:divBdr>
        <w:top w:val="none" w:sz="0" w:space="0" w:color="auto"/>
        <w:left w:val="none" w:sz="0" w:space="0" w:color="auto"/>
        <w:bottom w:val="none" w:sz="0" w:space="0" w:color="auto"/>
        <w:right w:val="none" w:sz="0" w:space="0" w:color="auto"/>
      </w:divBdr>
      <w:divsChild>
        <w:div w:id="1783567759">
          <w:marLeft w:val="640"/>
          <w:marRight w:val="0"/>
          <w:marTop w:val="0"/>
          <w:marBottom w:val="0"/>
          <w:divBdr>
            <w:top w:val="none" w:sz="0" w:space="0" w:color="auto"/>
            <w:left w:val="none" w:sz="0" w:space="0" w:color="auto"/>
            <w:bottom w:val="none" w:sz="0" w:space="0" w:color="auto"/>
            <w:right w:val="none" w:sz="0" w:space="0" w:color="auto"/>
          </w:divBdr>
        </w:div>
        <w:div w:id="566233279">
          <w:marLeft w:val="640"/>
          <w:marRight w:val="0"/>
          <w:marTop w:val="0"/>
          <w:marBottom w:val="0"/>
          <w:divBdr>
            <w:top w:val="none" w:sz="0" w:space="0" w:color="auto"/>
            <w:left w:val="none" w:sz="0" w:space="0" w:color="auto"/>
            <w:bottom w:val="none" w:sz="0" w:space="0" w:color="auto"/>
            <w:right w:val="none" w:sz="0" w:space="0" w:color="auto"/>
          </w:divBdr>
        </w:div>
        <w:div w:id="405808472">
          <w:marLeft w:val="640"/>
          <w:marRight w:val="0"/>
          <w:marTop w:val="0"/>
          <w:marBottom w:val="0"/>
          <w:divBdr>
            <w:top w:val="none" w:sz="0" w:space="0" w:color="auto"/>
            <w:left w:val="none" w:sz="0" w:space="0" w:color="auto"/>
            <w:bottom w:val="none" w:sz="0" w:space="0" w:color="auto"/>
            <w:right w:val="none" w:sz="0" w:space="0" w:color="auto"/>
          </w:divBdr>
        </w:div>
        <w:div w:id="779377052">
          <w:marLeft w:val="640"/>
          <w:marRight w:val="0"/>
          <w:marTop w:val="0"/>
          <w:marBottom w:val="0"/>
          <w:divBdr>
            <w:top w:val="none" w:sz="0" w:space="0" w:color="auto"/>
            <w:left w:val="none" w:sz="0" w:space="0" w:color="auto"/>
            <w:bottom w:val="none" w:sz="0" w:space="0" w:color="auto"/>
            <w:right w:val="none" w:sz="0" w:space="0" w:color="auto"/>
          </w:divBdr>
        </w:div>
        <w:div w:id="1686400508">
          <w:marLeft w:val="640"/>
          <w:marRight w:val="0"/>
          <w:marTop w:val="0"/>
          <w:marBottom w:val="0"/>
          <w:divBdr>
            <w:top w:val="none" w:sz="0" w:space="0" w:color="auto"/>
            <w:left w:val="none" w:sz="0" w:space="0" w:color="auto"/>
            <w:bottom w:val="none" w:sz="0" w:space="0" w:color="auto"/>
            <w:right w:val="none" w:sz="0" w:space="0" w:color="auto"/>
          </w:divBdr>
        </w:div>
        <w:div w:id="194276465">
          <w:marLeft w:val="640"/>
          <w:marRight w:val="0"/>
          <w:marTop w:val="0"/>
          <w:marBottom w:val="0"/>
          <w:divBdr>
            <w:top w:val="none" w:sz="0" w:space="0" w:color="auto"/>
            <w:left w:val="none" w:sz="0" w:space="0" w:color="auto"/>
            <w:bottom w:val="none" w:sz="0" w:space="0" w:color="auto"/>
            <w:right w:val="none" w:sz="0" w:space="0" w:color="auto"/>
          </w:divBdr>
        </w:div>
        <w:div w:id="1336498946">
          <w:marLeft w:val="640"/>
          <w:marRight w:val="0"/>
          <w:marTop w:val="0"/>
          <w:marBottom w:val="0"/>
          <w:divBdr>
            <w:top w:val="none" w:sz="0" w:space="0" w:color="auto"/>
            <w:left w:val="none" w:sz="0" w:space="0" w:color="auto"/>
            <w:bottom w:val="none" w:sz="0" w:space="0" w:color="auto"/>
            <w:right w:val="none" w:sz="0" w:space="0" w:color="auto"/>
          </w:divBdr>
        </w:div>
        <w:div w:id="94640539">
          <w:marLeft w:val="640"/>
          <w:marRight w:val="0"/>
          <w:marTop w:val="0"/>
          <w:marBottom w:val="0"/>
          <w:divBdr>
            <w:top w:val="none" w:sz="0" w:space="0" w:color="auto"/>
            <w:left w:val="none" w:sz="0" w:space="0" w:color="auto"/>
            <w:bottom w:val="none" w:sz="0" w:space="0" w:color="auto"/>
            <w:right w:val="none" w:sz="0" w:space="0" w:color="auto"/>
          </w:divBdr>
        </w:div>
        <w:div w:id="1563636285">
          <w:marLeft w:val="640"/>
          <w:marRight w:val="0"/>
          <w:marTop w:val="0"/>
          <w:marBottom w:val="0"/>
          <w:divBdr>
            <w:top w:val="none" w:sz="0" w:space="0" w:color="auto"/>
            <w:left w:val="none" w:sz="0" w:space="0" w:color="auto"/>
            <w:bottom w:val="none" w:sz="0" w:space="0" w:color="auto"/>
            <w:right w:val="none" w:sz="0" w:space="0" w:color="auto"/>
          </w:divBdr>
        </w:div>
        <w:div w:id="1759789847">
          <w:marLeft w:val="640"/>
          <w:marRight w:val="0"/>
          <w:marTop w:val="0"/>
          <w:marBottom w:val="0"/>
          <w:divBdr>
            <w:top w:val="none" w:sz="0" w:space="0" w:color="auto"/>
            <w:left w:val="none" w:sz="0" w:space="0" w:color="auto"/>
            <w:bottom w:val="none" w:sz="0" w:space="0" w:color="auto"/>
            <w:right w:val="none" w:sz="0" w:space="0" w:color="auto"/>
          </w:divBdr>
        </w:div>
        <w:div w:id="1604342883">
          <w:marLeft w:val="640"/>
          <w:marRight w:val="0"/>
          <w:marTop w:val="0"/>
          <w:marBottom w:val="0"/>
          <w:divBdr>
            <w:top w:val="none" w:sz="0" w:space="0" w:color="auto"/>
            <w:left w:val="none" w:sz="0" w:space="0" w:color="auto"/>
            <w:bottom w:val="none" w:sz="0" w:space="0" w:color="auto"/>
            <w:right w:val="none" w:sz="0" w:space="0" w:color="auto"/>
          </w:divBdr>
        </w:div>
        <w:div w:id="71317251">
          <w:marLeft w:val="640"/>
          <w:marRight w:val="0"/>
          <w:marTop w:val="0"/>
          <w:marBottom w:val="0"/>
          <w:divBdr>
            <w:top w:val="none" w:sz="0" w:space="0" w:color="auto"/>
            <w:left w:val="none" w:sz="0" w:space="0" w:color="auto"/>
            <w:bottom w:val="none" w:sz="0" w:space="0" w:color="auto"/>
            <w:right w:val="none" w:sz="0" w:space="0" w:color="auto"/>
          </w:divBdr>
        </w:div>
        <w:div w:id="220481411">
          <w:marLeft w:val="640"/>
          <w:marRight w:val="0"/>
          <w:marTop w:val="0"/>
          <w:marBottom w:val="0"/>
          <w:divBdr>
            <w:top w:val="none" w:sz="0" w:space="0" w:color="auto"/>
            <w:left w:val="none" w:sz="0" w:space="0" w:color="auto"/>
            <w:bottom w:val="none" w:sz="0" w:space="0" w:color="auto"/>
            <w:right w:val="none" w:sz="0" w:space="0" w:color="auto"/>
          </w:divBdr>
        </w:div>
        <w:div w:id="77748997">
          <w:marLeft w:val="640"/>
          <w:marRight w:val="0"/>
          <w:marTop w:val="0"/>
          <w:marBottom w:val="0"/>
          <w:divBdr>
            <w:top w:val="none" w:sz="0" w:space="0" w:color="auto"/>
            <w:left w:val="none" w:sz="0" w:space="0" w:color="auto"/>
            <w:bottom w:val="none" w:sz="0" w:space="0" w:color="auto"/>
            <w:right w:val="none" w:sz="0" w:space="0" w:color="auto"/>
          </w:divBdr>
        </w:div>
        <w:div w:id="2113284733">
          <w:marLeft w:val="640"/>
          <w:marRight w:val="0"/>
          <w:marTop w:val="0"/>
          <w:marBottom w:val="0"/>
          <w:divBdr>
            <w:top w:val="none" w:sz="0" w:space="0" w:color="auto"/>
            <w:left w:val="none" w:sz="0" w:space="0" w:color="auto"/>
            <w:bottom w:val="none" w:sz="0" w:space="0" w:color="auto"/>
            <w:right w:val="none" w:sz="0" w:space="0" w:color="auto"/>
          </w:divBdr>
        </w:div>
        <w:div w:id="204758182">
          <w:marLeft w:val="640"/>
          <w:marRight w:val="0"/>
          <w:marTop w:val="0"/>
          <w:marBottom w:val="0"/>
          <w:divBdr>
            <w:top w:val="none" w:sz="0" w:space="0" w:color="auto"/>
            <w:left w:val="none" w:sz="0" w:space="0" w:color="auto"/>
            <w:bottom w:val="none" w:sz="0" w:space="0" w:color="auto"/>
            <w:right w:val="none" w:sz="0" w:space="0" w:color="auto"/>
          </w:divBdr>
        </w:div>
        <w:div w:id="1788424073">
          <w:marLeft w:val="640"/>
          <w:marRight w:val="0"/>
          <w:marTop w:val="0"/>
          <w:marBottom w:val="0"/>
          <w:divBdr>
            <w:top w:val="none" w:sz="0" w:space="0" w:color="auto"/>
            <w:left w:val="none" w:sz="0" w:space="0" w:color="auto"/>
            <w:bottom w:val="none" w:sz="0" w:space="0" w:color="auto"/>
            <w:right w:val="none" w:sz="0" w:space="0" w:color="auto"/>
          </w:divBdr>
        </w:div>
        <w:div w:id="662585584">
          <w:marLeft w:val="640"/>
          <w:marRight w:val="0"/>
          <w:marTop w:val="0"/>
          <w:marBottom w:val="0"/>
          <w:divBdr>
            <w:top w:val="none" w:sz="0" w:space="0" w:color="auto"/>
            <w:left w:val="none" w:sz="0" w:space="0" w:color="auto"/>
            <w:bottom w:val="none" w:sz="0" w:space="0" w:color="auto"/>
            <w:right w:val="none" w:sz="0" w:space="0" w:color="auto"/>
          </w:divBdr>
        </w:div>
        <w:div w:id="1658875723">
          <w:marLeft w:val="640"/>
          <w:marRight w:val="0"/>
          <w:marTop w:val="0"/>
          <w:marBottom w:val="0"/>
          <w:divBdr>
            <w:top w:val="none" w:sz="0" w:space="0" w:color="auto"/>
            <w:left w:val="none" w:sz="0" w:space="0" w:color="auto"/>
            <w:bottom w:val="none" w:sz="0" w:space="0" w:color="auto"/>
            <w:right w:val="none" w:sz="0" w:space="0" w:color="auto"/>
          </w:divBdr>
        </w:div>
        <w:div w:id="1054694373">
          <w:marLeft w:val="640"/>
          <w:marRight w:val="0"/>
          <w:marTop w:val="0"/>
          <w:marBottom w:val="0"/>
          <w:divBdr>
            <w:top w:val="none" w:sz="0" w:space="0" w:color="auto"/>
            <w:left w:val="none" w:sz="0" w:space="0" w:color="auto"/>
            <w:bottom w:val="none" w:sz="0" w:space="0" w:color="auto"/>
            <w:right w:val="none" w:sz="0" w:space="0" w:color="auto"/>
          </w:divBdr>
        </w:div>
        <w:div w:id="124661251">
          <w:marLeft w:val="640"/>
          <w:marRight w:val="0"/>
          <w:marTop w:val="0"/>
          <w:marBottom w:val="0"/>
          <w:divBdr>
            <w:top w:val="none" w:sz="0" w:space="0" w:color="auto"/>
            <w:left w:val="none" w:sz="0" w:space="0" w:color="auto"/>
            <w:bottom w:val="none" w:sz="0" w:space="0" w:color="auto"/>
            <w:right w:val="none" w:sz="0" w:space="0" w:color="auto"/>
          </w:divBdr>
        </w:div>
        <w:div w:id="881016742">
          <w:marLeft w:val="640"/>
          <w:marRight w:val="0"/>
          <w:marTop w:val="0"/>
          <w:marBottom w:val="0"/>
          <w:divBdr>
            <w:top w:val="none" w:sz="0" w:space="0" w:color="auto"/>
            <w:left w:val="none" w:sz="0" w:space="0" w:color="auto"/>
            <w:bottom w:val="none" w:sz="0" w:space="0" w:color="auto"/>
            <w:right w:val="none" w:sz="0" w:space="0" w:color="auto"/>
          </w:divBdr>
        </w:div>
        <w:div w:id="1776056076">
          <w:marLeft w:val="640"/>
          <w:marRight w:val="0"/>
          <w:marTop w:val="0"/>
          <w:marBottom w:val="0"/>
          <w:divBdr>
            <w:top w:val="none" w:sz="0" w:space="0" w:color="auto"/>
            <w:left w:val="none" w:sz="0" w:space="0" w:color="auto"/>
            <w:bottom w:val="none" w:sz="0" w:space="0" w:color="auto"/>
            <w:right w:val="none" w:sz="0" w:space="0" w:color="auto"/>
          </w:divBdr>
        </w:div>
        <w:div w:id="1120339074">
          <w:marLeft w:val="640"/>
          <w:marRight w:val="0"/>
          <w:marTop w:val="0"/>
          <w:marBottom w:val="0"/>
          <w:divBdr>
            <w:top w:val="none" w:sz="0" w:space="0" w:color="auto"/>
            <w:left w:val="none" w:sz="0" w:space="0" w:color="auto"/>
            <w:bottom w:val="none" w:sz="0" w:space="0" w:color="auto"/>
            <w:right w:val="none" w:sz="0" w:space="0" w:color="auto"/>
          </w:divBdr>
        </w:div>
        <w:div w:id="2048673754">
          <w:marLeft w:val="640"/>
          <w:marRight w:val="0"/>
          <w:marTop w:val="0"/>
          <w:marBottom w:val="0"/>
          <w:divBdr>
            <w:top w:val="none" w:sz="0" w:space="0" w:color="auto"/>
            <w:left w:val="none" w:sz="0" w:space="0" w:color="auto"/>
            <w:bottom w:val="none" w:sz="0" w:space="0" w:color="auto"/>
            <w:right w:val="none" w:sz="0" w:space="0" w:color="auto"/>
          </w:divBdr>
        </w:div>
        <w:div w:id="485320785">
          <w:marLeft w:val="640"/>
          <w:marRight w:val="0"/>
          <w:marTop w:val="0"/>
          <w:marBottom w:val="0"/>
          <w:divBdr>
            <w:top w:val="none" w:sz="0" w:space="0" w:color="auto"/>
            <w:left w:val="none" w:sz="0" w:space="0" w:color="auto"/>
            <w:bottom w:val="none" w:sz="0" w:space="0" w:color="auto"/>
            <w:right w:val="none" w:sz="0" w:space="0" w:color="auto"/>
          </w:divBdr>
        </w:div>
        <w:div w:id="2143189887">
          <w:marLeft w:val="640"/>
          <w:marRight w:val="0"/>
          <w:marTop w:val="0"/>
          <w:marBottom w:val="0"/>
          <w:divBdr>
            <w:top w:val="none" w:sz="0" w:space="0" w:color="auto"/>
            <w:left w:val="none" w:sz="0" w:space="0" w:color="auto"/>
            <w:bottom w:val="none" w:sz="0" w:space="0" w:color="auto"/>
            <w:right w:val="none" w:sz="0" w:space="0" w:color="auto"/>
          </w:divBdr>
        </w:div>
      </w:divsChild>
    </w:div>
    <w:div w:id="1482964908">
      <w:bodyDiv w:val="1"/>
      <w:marLeft w:val="0"/>
      <w:marRight w:val="0"/>
      <w:marTop w:val="0"/>
      <w:marBottom w:val="0"/>
      <w:divBdr>
        <w:top w:val="none" w:sz="0" w:space="0" w:color="auto"/>
        <w:left w:val="none" w:sz="0" w:space="0" w:color="auto"/>
        <w:bottom w:val="none" w:sz="0" w:space="0" w:color="auto"/>
        <w:right w:val="none" w:sz="0" w:space="0" w:color="auto"/>
      </w:divBdr>
      <w:divsChild>
        <w:div w:id="1875462490">
          <w:marLeft w:val="640"/>
          <w:marRight w:val="0"/>
          <w:marTop w:val="0"/>
          <w:marBottom w:val="0"/>
          <w:divBdr>
            <w:top w:val="none" w:sz="0" w:space="0" w:color="auto"/>
            <w:left w:val="none" w:sz="0" w:space="0" w:color="auto"/>
            <w:bottom w:val="none" w:sz="0" w:space="0" w:color="auto"/>
            <w:right w:val="none" w:sz="0" w:space="0" w:color="auto"/>
          </w:divBdr>
        </w:div>
        <w:div w:id="637878597">
          <w:marLeft w:val="640"/>
          <w:marRight w:val="0"/>
          <w:marTop w:val="0"/>
          <w:marBottom w:val="0"/>
          <w:divBdr>
            <w:top w:val="none" w:sz="0" w:space="0" w:color="auto"/>
            <w:left w:val="none" w:sz="0" w:space="0" w:color="auto"/>
            <w:bottom w:val="none" w:sz="0" w:space="0" w:color="auto"/>
            <w:right w:val="none" w:sz="0" w:space="0" w:color="auto"/>
          </w:divBdr>
        </w:div>
        <w:div w:id="576744991">
          <w:marLeft w:val="640"/>
          <w:marRight w:val="0"/>
          <w:marTop w:val="0"/>
          <w:marBottom w:val="0"/>
          <w:divBdr>
            <w:top w:val="none" w:sz="0" w:space="0" w:color="auto"/>
            <w:left w:val="none" w:sz="0" w:space="0" w:color="auto"/>
            <w:bottom w:val="none" w:sz="0" w:space="0" w:color="auto"/>
            <w:right w:val="none" w:sz="0" w:space="0" w:color="auto"/>
          </w:divBdr>
        </w:div>
        <w:div w:id="1366369196">
          <w:marLeft w:val="640"/>
          <w:marRight w:val="0"/>
          <w:marTop w:val="0"/>
          <w:marBottom w:val="0"/>
          <w:divBdr>
            <w:top w:val="none" w:sz="0" w:space="0" w:color="auto"/>
            <w:left w:val="none" w:sz="0" w:space="0" w:color="auto"/>
            <w:bottom w:val="none" w:sz="0" w:space="0" w:color="auto"/>
            <w:right w:val="none" w:sz="0" w:space="0" w:color="auto"/>
          </w:divBdr>
        </w:div>
        <w:div w:id="135220223">
          <w:marLeft w:val="640"/>
          <w:marRight w:val="0"/>
          <w:marTop w:val="0"/>
          <w:marBottom w:val="0"/>
          <w:divBdr>
            <w:top w:val="none" w:sz="0" w:space="0" w:color="auto"/>
            <w:left w:val="none" w:sz="0" w:space="0" w:color="auto"/>
            <w:bottom w:val="none" w:sz="0" w:space="0" w:color="auto"/>
            <w:right w:val="none" w:sz="0" w:space="0" w:color="auto"/>
          </w:divBdr>
        </w:div>
        <w:div w:id="639579346">
          <w:marLeft w:val="640"/>
          <w:marRight w:val="0"/>
          <w:marTop w:val="0"/>
          <w:marBottom w:val="0"/>
          <w:divBdr>
            <w:top w:val="none" w:sz="0" w:space="0" w:color="auto"/>
            <w:left w:val="none" w:sz="0" w:space="0" w:color="auto"/>
            <w:bottom w:val="none" w:sz="0" w:space="0" w:color="auto"/>
            <w:right w:val="none" w:sz="0" w:space="0" w:color="auto"/>
          </w:divBdr>
        </w:div>
        <w:div w:id="2143110498">
          <w:marLeft w:val="640"/>
          <w:marRight w:val="0"/>
          <w:marTop w:val="0"/>
          <w:marBottom w:val="0"/>
          <w:divBdr>
            <w:top w:val="none" w:sz="0" w:space="0" w:color="auto"/>
            <w:left w:val="none" w:sz="0" w:space="0" w:color="auto"/>
            <w:bottom w:val="none" w:sz="0" w:space="0" w:color="auto"/>
            <w:right w:val="none" w:sz="0" w:space="0" w:color="auto"/>
          </w:divBdr>
        </w:div>
        <w:div w:id="1523589643">
          <w:marLeft w:val="640"/>
          <w:marRight w:val="0"/>
          <w:marTop w:val="0"/>
          <w:marBottom w:val="0"/>
          <w:divBdr>
            <w:top w:val="none" w:sz="0" w:space="0" w:color="auto"/>
            <w:left w:val="none" w:sz="0" w:space="0" w:color="auto"/>
            <w:bottom w:val="none" w:sz="0" w:space="0" w:color="auto"/>
            <w:right w:val="none" w:sz="0" w:space="0" w:color="auto"/>
          </w:divBdr>
        </w:div>
        <w:div w:id="510335594">
          <w:marLeft w:val="640"/>
          <w:marRight w:val="0"/>
          <w:marTop w:val="0"/>
          <w:marBottom w:val="0"/>
          <w:divBdr>
            <w:top w:val="none" w:sz="0" w:space="0" w:color="auto"/>
            <w:left w:val="none" w:sz="0" w:space="0" w:color="auto"/>
            <w:bottom w:val="none" w:sz="0" w:space="0" w:color="auto"/>
            <w:right w:val="none" w:sz="0" w:space="0" w:color="auto"/>
          </w:divBdr>
        </w:div>
        <w:div w:id="1444883839">
          <w:marLeft w:val="640"/>
          <w:marRight w:val="0"/>
          <w:marTop w:val="0"/>
          <w:marBottom w:val="0"/>
          <w:divBdr>
            <w:top w:val="none" w:sz="0" w:space="0" w:color="auto"/>
            <w:left w:val="none" w:sz="0" w:space="0" w:color="auto"/>
            <w:bottom w:val="none" w:sz="0" w:space="0" w:color="auto"/>
            <w:right w:val="none" w:sz="0" w:space="0" w:color="auto"/>
          </w:divBdr>
        </w:div>
        <w:div w:id="2032954900">
          <w:marLeft w:val="640"/>
          <w:marRight w:val="0"/>
          <w:marTop w:val="0"/>
          <w:marBottom w:val="0"/>
          <w:divBdr>
            <w:top w:val="none" w:sz="0" w:space="0" w:color="auto"/>
            <w:left w:val="none" w:sz="0" w:space="0" w:color="auto"/>
            <w:bottom w:val="none" w:sz="0" w:space="0" w:color="auto"/>
            <w:right w:val="none" w:sz="0" w:space="0" w:color="auto"/>
          </w:divBdr>
        </w:div>
        <w:div w:id="550389489">
          <w:marLeft w:val="640"/>
          <w:marRight w:val="0"/>
          <w:marTop w:val="0"/>
          <w:marBottom w:val="0"/>
          <w:divBdr>
            <w:top w:val="none" w:sz="0" w:space="0" w:color="auto"/>
            <w:left w:val="none" w:sz="0" w:space="0" w:color="auto"/>
            <w:bottom w:val="none" w:sz="0" w:space="0" w:color="auto"/>
            <w:right w:val="none" w:sz="0" w:space="0" w:color="auto"/>
          </w:divBdr>
        </w:div>
        <w:div w:id="750472009">
          <w:marLeft w:val="640"/>
          <w:marRight w:val="0"/>
          <w:marTop w:val="0"/>
          <w:marBottom w:val="0"/>
          <w:divBdr>
            <w:top w:val="none" w:sz="0" w:space="0" w:color="auto"/>
            <w:left w:val="none" w:sz="0" w:space="0" w:color="auto"/>
            <w:bottom w:val="none" w:sz="0" w:space="0" w:color="auto"/>
            <w:right w:val="none" w:sz="0" w:space="0" w:color="auto"/>
          </w:divBdr>
        </w:div>
        <w:div w:id="1616600523">
          <w:marLeft w:val="640"/>
          <w:marRight w:val="0"/>
          <w:marTop w:val="0"/>
          <w:marBottom w:val="0"/>
          <w:divBdr>
            <w:top w:val="none" w:sz="0" w:space="0" w:color="auto"/>
            <w:left w:val="none" w:sz="0" w:space="0" w:color="auto"/>
            <w:bottom w:val="none" w:sz="0" w:space="0" w:color="auto"/>
            <w:right w:val="none" w:sz="0" w:space="0" w:color="auto"/>
          </w:divBdr>
        </w:div>
        <w:div w:id="1175804602">
          <w:marLeft w:val="640"/>
          <w:marRight w:val="0"/>
          <w:marTop w:val="0"/>
          <w:marBottom w:val="0"/>
          <w:divBdr>
            <w:top w:val="none" w:sz="0" w:space="0" w:color="auto"/>
            <w:left w:val="none" w:sz="0" w:space="0" w:color="auto"/>
            <w:bottom w:val="none" w:sz="0" w:space="0" w:color="auto"/>
            <w:right w:val="none" w:sz="0" w:space="0" w:color="auto"/>
          </w:divBdr>
        </w:div>
        <w:div w:id="624115433">
          <w:marLeft w:val="640"/>
          <w:marRight w:val="0"/>
          <w:marTop w:val="0"/>
          <w:marBottom w:val="0"/>
          <w:divBdr>
            <w:top w:val="none" w:sz="0" w:space="0" w:color="auto"/>
            <w:left w:val="none" w:sz="0" w:space="0" w:color="auto"/>
            <w:bottom w:val="none" w:sz="0" w:space="0" w:color="auto"/>
            <w:right w:val="none" w:sz="0" w:space="0" w:color="auto"/>
          </w:divBdr>
        </w:div>
        <w:div w:id="25109124">
          <w:marLeft w:val="640"/>
          <w:marRight w:val="0"/>
          <w:marTop w:val="0"/>
          <w:marBottom w:val="0"/>
          <w:divBdr>
            <w:top w:val="none" w:sz="0" w:space="0" w:color="auto"/>
            <w:left w:val="none" w:sz="0" w:space="0" w:color="auto"/>
            <w:bottom w:val="none" w:sz="0" w:space="0" w:color="auto"/>
            <w:right w:val="none" w:sz="0" w:space="0" w:color="auto"/>
          </w:divBdr>
        </w:div>
        <w:div w:id="873619535">
          <w:marLeft w:val="640"/>
          <w:marRight w:val="0"/>
          <w:marTop w:val="0"/>
          <w:marBottom w:val="0"/>
          <w:divBdr>
            <w:top w:val="none" w:sz="0" w:space="0" w:color="auto"/>
            <w:left w:val="none" w:sz="0" w:space="0" w:color="auto"/>
            <w:bottom w:val="none" w:sz="0" w:space="0" w:color="auto"/>
            <w:right w:val="none" w:sz="0" w:space="0" w:color="auto"/>
          </w:divBdr>
        </w:div>
        <w:div w:id="1231311355">
          <w:marLeft w:val="640"/>
          <w:marRight w:val="0"/>
          <w:marTop w:val="0"/>
          <w:marBottom w:val="0"/>
          <w:divBdr>
            <w:top w:val="none" w:sz="0" w:space="0" w:color="auto"/>
            <w:left w:val="none" w:sz="0" w:space="0" w:color="auto"/>
            <w:bottom w:val="none" w:sz="0" w:space="0" w:color="auto"/>
            <w:right w:val="none" w:sz="0" w:space="0" w:color="auto"/>
          </w:divBdr>
        </w:div>
        <w:div w:id="958412769">
          <w:marLeft w:val="640"/>
          <w:marRight w:val="0"/>
          <w:marTop w:val="0"/>
          <w:marBottom w:val="0"/>
          <w:divBdr>
            <w:top w:val="none" w:sz="0" w:space="0" w:color="auto"/>
            <w:left w:val="none" w:sz="0" w:space="0" w:color="auto"/>
            <w:bottom w:val="none" w:sz="0" w:space="0" w:color="auto"/>
            <w:right w:val="none" w:sz="0" w:space="0" w:color="auto"/>
          </w:divBdr>
        </w:div>
        <w:div w:id="1192959013">
          <w:marLeft w:val="640"/>
          <w:marRight w:val="0"/>
          <w:marTop w:val="0"/>
          <w:marBottom w:val="0"/>
          <w:divBdr>
            <w:top w:val="none" w:sz="0" w:space="0" w:color="auto"/>
            <w:left w:val="none" w:sz="0" w:space="0" w:color="auto"/>
            <w:bottom w:val="none" w:sz="0" w:space="0" w:color="auto"/>
            <w:right w:val="none" w:sz="0" w:space="0" w:color="auto"/>
          </w:divBdr>
        </w:div>
        <w:div w:id="1312103691">
          <w:marLeft w:val="640"/>
          <w:marRight w:val="0"/>
          <w:marTop w:val="0"/>
          <w:marBottom w:val="0"/>
          <w:divBdr>
            <w:top w:val="none" w:sz="0" w:space="0" w:color="auto"/>
            <w:left w:val="none" w:sz="0" w:space="0" w:color="auto"/>
            <w:bottom w:val="none" w:sz="0" w:space="0" w:color="auto"/>
            <w:right w:val="none" w:sz="0" w:space="0" w:color="auto"/>
          </w:divBdr>
        </w:div>
        <w:div w:id="1330478296">
          <w:marLeft w:val="640"/>
          <w:marRight w:val="0"/>
          <w:marTop w:val="0"/>
          <w:marBottom w:val="0"/>
          <w:divBdr>
            <w:top w:val="none" w:sz="0" w:space="0" w:color="auto"/>
            <w:left w:val="none" w:sz="0" w:space="0" w:color="auto"/>
            <w:bottom w:val="none" w:sz="0" w:space="0" w:color="auto"/>
            <w:right w:val="none" w:sz="0" w:space="0" w:color="auto"/>
          </w:divBdr>
        </w:div>
        <w:div w:id="87850431">
          <w:marLeft w:val="640"/>
          <w:marRight w:val="0"/>
          <w:marTop w:val="0"/>
          <w:marBottom w:val="0"/>
          <w:divBdr>
            <w:top w:val="none" w:sz="0" w:space="0" w:color="auto"/>
            <w:left w:val="none" w:sz="0" w:space="0" w:color="auto"/>
            <w:bottom w:val="none" w:sz="0" w:space="0" w:color="auto"/>
            <w:right w:val="none" w:sz="0" w:space="0" w:color="auto"/>
          </w:divBdr>
        </w:div>
        <w:div w:id="1215854409">
          <w:marLeft w:val="640"/>
          <w:marRight w:val="0"/>
          <w:marTop w:val="0"/>
          <w:marBottom w:val="0"/>
          <w:divBdr>
            <w:top w:val="none" w:sz="0" w:space="0" w:color="auto"/>
            <w:left w:val="none" w:sz="0" w:space="0" w:color="auto"/>
            <w:bottom w:val="none" w:sz="0" w:space="0" w:color="auto"/>
            <w:right w:val="none" w:sz="0" w:space="0" w:color="auto"/>
          </w:divBdr>
        </w:div>
        <w:div w:id="1186482414">
          <w:marLeft w:val="640"/>
          <w:marRight w:val="0"/>
          <w:marTop w:val="0"/>
          <w:marBottom w:val="0"/>
          <w:divBdr>
            <w:top w:val="none" w:sz="0" w:space="0" w:color="auto"/>
            <w:left w:val="none" w:sz="0" w:space="0" w:color="auto"/>
            <w:bottom w:val="none" w:sz="0" w:space="0" w:color="auto"/>
            <w:right w:val="none" w:sz="0" w:space="0" w:color="auto"/>
          </w:divBdr>
        </w:div>
        <w:div w:id="1917322456">
          <w:marLeft w:val="640"/>
          <w:marRight w:val="0"/>
          <w:marTop w:val="0"/>
          <w:marBottom w:val="0"/>
          <w:divBdr>
            <w:top w:val="none" w:sz="0" w:space="0" w:color="auto"/>
            <w:left w:val="none" w:sz="0" w:space="0" w:color="auto"/>
            <w:bottom w:val="none" w:sz="0" w:space="0" w:color="auto"/>
            <w:right w:val="none" w:sz="0" w:space="0" w:color="auto"/>
          </w:divBdr>
        </w:div>
        <w:div w:id="1441291878">
          <w:marLeft w:val="640"/>
          <w:marRight w:val="0"/>
          <w:marTop w:val="0"/>
          <w:marBottom w:val="0"/>
          <w:divBdr>
            <w:top w:val="none" w:sz="0" w:space="0" w:color="auto"/>
            <w:left w:val="none" w:sz="0" w:space="0" w:color="auto"/>
            <w:bottom w:val="none" w:sz="0" w:space="0" w:color="auto"/>
            <w:right w:val="none" w:sz="0" w:space="0" w:color="auto"/>
          </w:divBdr>
        </w:div>
        <w:div w:id="267272631">
          <w:marLeft w:val="640"/>
          <w:marRight w:val="0"/>
          <w:marTop w:val="0"/>
          <w:marBottom w:val="0"/>
          <w:divBdr>
            <w:top w:val="none" w:sz="0" w:space="0" w:color="auto"/>
            <w:left w:val="none" w:sz="0" w:space="0" w:color="auto"/>
            <w:bottom w:val="none" w:sz="0" w:space="0" w:color="auto"/>
            <w:right w:val="none" w:sz="0" w:space="0" w:color="auto"/>
          </w:divBdr>
        </w:div>
        <w:div w:id="445462414">
          <w:marLeft w:val="640"/>
          <w:marRight w:val="0"/>
          <w:marTop w:val="0"/>
          <w:marBottom w:val="0"/>
          <w:divBdr>
            <w:top w:val="none" w:sz="0" w:space="0" w:color="auto"/>
            <w:left w:val="none" w:sz="0" w:space="0" w:color="auto"/>
            <w:bottom w:val="none" w:sz="0" w:space="0" w:color="auto"/>
            <w:right w:val="none" w:sz="0" w:space="0" w:color="auto"/>
          </w:divBdr>
        </w:div>
      </w:divsChild>
    </w:div>
    <w:div w:id="1488864052">
      <w:bodyDiv w:val="1"/>
      <w:marLeft w:val="0"/>
      <w:marRight w:val="0"/>
      <w:marTop w:val="0"/>
      <w:marBottom w:val="0"/>
      <w:divBdr>
        <w:top w:val="none" w:sz="0" w:space="0" w:color="auto"/>
        <w:left w:val="none" w:sz="0" w:space="0" w:color="auto"/>
        <w:bottom w:val="none" w:sz="0" w:space="0" w:color="auto"/>
        <w:right w:val="none" w:sz="0" w:space="0" w:color="auto"/>
      </w:divBdr>
    </w:div>
    <w:div w:id="1500467418">
      <w:bodyDiv w:val="1"/>
      <w:marLeft w:val="0"/>
      <w:marRight w:val="0"/>
      <w:marTop w:val="0"/>
      <w:marBottom w:val="0"/>
      <w:divBdr>
        <w:top w:val="none" w:sz="0" w:space="0" w:color="auto"/>
        <w:left w:val="none" w:sz="0" w:space="0" w:color="auto"/>
        <w:bottom w:val="none" w:sz="0" w:space="0" w:color="auto"/>
        <w:right w:val="none" w:sz="0" w:space="0" w:color="auto"/>
      </w:divBdr>
    </w:div>
    <w:div w:id="1514490406">
      <w:bodyDiv w:val="1"/>
      <w:marLeft w:val="0"/>
      <w:marRight w:val="0"/>
      <w:marTop w:val="0"/>
      <w:marBottom w:val="0"/>
      <w:divBdr>
        <w:top w:val="none" w:sz="0" w:space="0" w:color="auto"/>
        <w:left w:val="none" w:sz="0" w:space="0" w:color="auto"/>
        <w:bottom w:val="none" w:sz="0" w:space="0" w:color="auto"/>
        <w:right w:val="none" w:sz="0" w:space="0" w:color="auto"/>
      </w:divBdr>
    </w:div>
    <w:div w:id="1514759687">
      <w:bodyDiv w:val="1"/>
      <w:marLeft w:val="0"/>
      <w:marRight w:val="0"/>
      <w:marTop w:val="0"/>
      <w:marBottom w:val="0"/>
      <w:divBdr>
        <w:top w:val="none" w:sz="0" w:space="0" w:color="auto"/>
        <w:left w:val="none" w:sz="0" w:space="0" w:color="auto"/>
        <w:bottom w:val="none" w:sz="0" w:space="0" w:color="auto"/>
        <w:right w:val="none" w:sz="0" w:space="0" w:color="auto"/>
      </w:divBdr>
      <w:divsChild>
        <w:div w:id="306858793">
          <w:marLeft w:val="640"/>
          <w:marRight w:val="0"/>
          <w:marTop w:val="0"/>
          <w:marBottom w:val="0"/>
          <w:divBdr>
            <w:top w:val="none" w:sz="0" w:space="0" w:color="auto"/>
            <w:left w:val="none" w:sz="0" w:space="0" w:color="auto"/>
            <w:bottom w:val="none" w:sz="0" w:space="0" w:color="auto"/>
            <w:right w:val="none" w:sz="0" w:space="0" w:color="auto"/>
          </w:divBdr>
        </w:div>
        <w:div w:id="2078552351">
          <w:marLeft w:val="640"/>
          <w:marRight w:val="0"/>
          <w:marTop w:val="0"/>
          <w:marBottom w:val="0"/>
          <w:divBdr>
            <w:top w:val="none" w:sz="0" w:space="0" w:color="auto"/>
            <w:left w:val="none" w:sz="0" w:space="0" w:color="auto"/>
            <w:bottom w:val="none" w:sz="0" w:space="0" w:color="auto"/>
            <w:right w:val="none" w:sz="0" w:space="0" w:color="auto"/>
          </w:divBdr>
        </w:div>
        <w:div w:id="227113634">
          <w:marLeft w:val="640"/>
          <w:marRight w:val="0"/>
          <w:marTop w:val="0"/>
          <w:marBottom w:val="0"/>
          <w:divBdr>
            <w:top w:val="none" w:sz="0" w:space="0" w:color="auto"/>
            <w:left w:val="none" w:sz="0" w:space="0" w:color="auto"/>
            <w:bottom w:val="none" w:sz="0" w:space="0" w:color="auto"/>
            <w:right w:val="none" w:sz="0" w:space="0" w:color="auto"/>
          </w:divBdr>
        </w:div>
        <w:div w:id="1414429361">
          <w:marLeft w:val="640"/>
          <w:marRight w:val="0"/>
          <w:marTop w:val="0"/>
          <w:marBottom w:val="0"/>
          <w:divBdr>
            <w:top w:val="none" w:sz="0" w:space="0" w:color="auto"/>
            <w:left w:val="none" w:sz="0" w:space="0" w:color="auto"/>
            <w:bottom w:val="none" w:sz="0" w:space="0" w:color="auto"/>
            <w:right w:val="none" w:sz="0" w:space="0" w:color="auto"/>
          </w:divBdr>
        </w:div>
        <w:div w:id="2117820015">
          <w:marLeft w:val="640"/>
          <w:marRight w:val="0"/>
          <w:marTop w:val="0"/>
          <w:marBottom w:val="0"/>
          <w:divBdr>
            <w:top w:val="none" w:sz="0" w:space="0" w:color="auto"/>
            <w:left w:val="none" w:sz="0" w:space="0" w:color="auto"/>
            <w:bottom w:val="none" w:sz="0" w:space="0" w:color="auto"/>
            <w:right w:val="none" w:sz="0" w:space="0" w:color="auto"/>
          </w:divBdr>
        </w:div>
        <w:div w:id="1592271580">
          <w:marLeft w:val="640"/>
          <w:marRight w:val="0"/>
          <w:marTop w:val="0"/>
          <w:marBottom w:val="0"/>
          <w:divBdr>
            <w:top w:val="none" w:sz="0" w:space="0" w:color="auto"/>
            <w:left w:val="none" w:sz="0" w:space="0" w:color="auto"/>
            <w:bottom w:val="none" w:sz="0" w:space="0" w:color="auto"/>
            <w:right w:val="none" w:sz="0" w:space="0" w:color="auto"/>
          </w:divBdr>
        </w:div>
        <w:div w:id="1392579303">
          <w:marLeft w:val="640"/>
          <w:marRight w:val="0"/>
          <w:marTop w:val="0"/>
          <w:marBottom w:val="0"/>
          <w:divBdr>
            <w:top w:val="none" w:sz="0" w:space="0" w:color="auto"/>
            <w:left w:val="none" w:sz="0" w:space="0" w:color="auto"/>
            <w:bottom w:val="none" w:sz="0" w:space="0" w:color="auto"/>
            <w:right w:val="none" w:sz="0" w:space="0" w:color="auto"/>
          </w:divBdr>
        </w:div>
        <w:div w:id="716899982">
          <w:marLeft w:val="640"/>
          <w:marRight w:val="0"/>
          <w:marTop w:val="0"/>
          <w:marBottom w:val="0"/>
          <w:divBdr>
            <w:top w:val="none" w:sz="0" w:space="0" w:color="auto"/>
            <w:left w:val="none" w:sz="0" w:space="0" w:color="auto"/>
            <w:bottom w:val="none" w:sz="0" w:space="0" w:color="auto"/>
            <w:right w:val="none" w:sz="0" w:space="0" w:color="auto"/>
          </w:divBdr>
        </w:div>
        <w:div w:id="159082376">
          <w:marLeft w:val="640"/>
          <w:marRight w:val="0"/>
          <w:marTop w:val="0"/>
          <w:marBottom w:val="0"/>
          <w:divBdr>
            <w:top w:val="none" w:sz="0" w:space="0" w:color="auto"/>
            <w:left w:val="none" w:sz="0" w:space="0" w:color="auto"/>
            <w:bottom w:val="none" w:sz="0" w:space="0" w:color="auto"/>
            <w:right w:val="none" w:sz="0" w:space="0" w:color="auto"/>
          </w:divBdr>
        </w:div>
        <w:div w:id="1909873770">
          <w:marLeft w:val="640"/>
          <w:marRight w:val="0"/>
          <w:marTop w:val="0"/>
          <w:marBottom w:val="0"/>
          <w:divBdr>
            <w:top w:val="none" w:sz="0" w:space="0" w:color="auto"/>
            <w:left w:val="none" w:sz="0" w:space="0" w:color="auto"/>
            <w:bottom w:val="none" w:sz="0" w:space="0" w:color="auto"/>
            <w:right w:val="none" w:sz="0" w:space="0" w:color="auto"/>
          </w:divBdr>
        </w:div>
        <w:div w:id="395802">
          <w:marLeft w:val="640"/>
          <w:marRight w:val="0"/>
          <w:marTop w:val="0"/>
          <w:marBottom w:val="0"/>
          <w:divBdr>
            <w:top w:val="none" w:sz="0" w:space="0" w:color="auto"/>
            <w:left w:val="none" w:sz="0" w:space="0" w:color="auto"/>
            <w:bottom w:val="none" w:sz="0" w:space="0" w:color="auto"/>
            <w:right w:val="none" w:sz="0" w:space="0" w:color="auto"/>
          </w:divBdr>
        </w:div>
        <w:div w:id="588194766">
          <w:marLeft w:val="640"/>
          <w:marRight w:val="0"/>
          <w:marTop w:val="0"/>
          <w:marBottom w:val="0"/>
          <w:divBdr>
            <w:top w:val="none" w:sz="0" w:space="0" w:color="auto"/>
            <w:left w:val="none" w:sz="0" w:space="0" w:color="auto"/>
            <w:bottom w:val="none" w:sz="0" w:space="0" w:color="auto"/>
            <w:right w:val="none" w:sz="0" w:space="0" w:color="auto"/>
          </w:divBdr>
        </w:div>
        <w:div w:id="851916860">
          <w:marLeft w:val="640"/>
          <w:marRight w:val="0"/>
          <w:marTop w:val="0"/>
          <w:marBottom w:val="0"/>
          <w:divBdr>
            <w:top w:val="none" w:sz="0" w:space="0" w:color="auto"/>
            <w:left w:val="none" w:sz="0" w:space="0" w:color="auto"/>
            <w:bottom w:val="none" w:sz="0" w:space="0" w:color="auto"/>
            <w:right w:val="none" w:sz="0" w:space="0" w:color="auto"/>
          </w:divBdr>
        </w:div>
        <w:div w:id="1652755321">
          <w:marLeft w:val="640"/>
          <w:marRight w:val="0"/>
          <w:marTop w:val="0"/>
          <w:marBottom w:val="0"/>
          <w:divBdr>
            <w:top w:val="none" w:sz="0" w:space="0" w:color="auto"/>
            <w:left w:val="none" w:sz="0" w:space="0" w:color="auto"/>
            <w:bottom w:val="none" w:sz="0" w:space="0" w:color="auto"/>
            <w:right w:val="none" w:sz="0" w:space="0" w:color="auto"/>
          </w:divBdr>
        </w:div>
        <w:div w:id="532959803">
          <w:marLeft w:val="640"/>
          <w:marRight w:val="0"/>
          <w:marTop w:val="0"/>
          <w:marBottom w:val="0"/>
          <w:divBdr>
            <w:top w:val="none" w:sz="0" w:space="0" w:color="auto"/>
            <w:left w:val="none" w:sz="0" w:space="0" w:color="auto"/>
            <w:bottom w:val="none" w:sz="0" w:space="0" w:color="auto"/>
            <w:right w:val="none" w:sz="0" w:space="0" w:color="auto"/>
          </w:divBdr>
        </w:div>
        <w:div w:id="1008479678">
          <w:marLeft w:val="640"/>
          <w:marRight w:val="0"/>
          <w:marTop w:val="0"/>
          <w:marBottom w:val="0"/>
          <w:divBdr>
            <w:top w:val="none" w:sz="0" w:space="0" w:color="auto"/>
            <w:left w:val="none" w:sz="0" w:space="0" w:color="auto"/>
            <w:bottom w:val="none" w:sz="0" w:space="0" w:color="auto"/>
            <w:right w:val="none" w:sz="0" w:space="0" w:color="auto"/>
          </w:divBdr>
        </w:div>
      </w:divsChild>
    </w:div>
    <w:div w:id="1526476454">
      <w:bodyDiv w:val="1"/>
      <w:marLeft w:val="0"/>
      <w:marRight w:val="0"/>
      <w:marTop w:val="0"/>
      <w:marBottom w:val="0"/>
      <w:divBdr>
        <w:top w:val="none" w:sz="0" w:space="0" w:color="auto"/>
        <w:left w:val="none" w:sz="0" w:space="0" w:color="auto"/>
        <w:bottom w:val="none" w:sz="0" w:space="0" w:color="auto"/>
        <w:right w:val="none" w:sz="0" w:space="0" w:color="auto"/>
      </w:divBdr>
    </w:div>
    <w:div w:id="1552762329">
      <w:bodyDiv w:val="1"/>
      <w:marLeft w:val="0"/>
      <w:marRight w:val="0"/>
      <w:marTop w:val="0"/>
      <w:marBottom w:val="0"/>
      <w:divBdr>
        <w:top w:val="none" w:sz="0" w:space="0" w:color="auto"/>
        <w:left w:val="none" w:sz="0" w:space="0" w:color="auto"/>
        <w:bottom w:val="none" w:sz="0" w:space="0" w:color="auto"/>
        <w:right w:val="none" w:sz="0" w:space="0" w:color="auto"/>
      </w:divBdr>
      <w:divsChild>
        <w:div w:id="1140029320">
          <w:marLeft w:val="640"/>
          <w:marRight w:val="0"/>
          <w:marTop w:val="0"/>
          <w:marBottom w:val="0"/>
          <w:divBdr>
            <w:top w:val="none" w:sz="0" w:space="0" w:color="auto"/>
            <w:left w:val="none" w:sz="0" w:space="0" w:color="auto"/>
            <w:bottom w:val="none" w:sz="0" w:space="0" w:color="auto"/>
            <w:right w:val="none" w:sz="0" w:space="0" w:color="auto"/>
          </w:divBdr>
        </w:div>
        <w:div w:id="996298970">
          <w:marLeft w:val="640"/>
          <w:marRight w:val="0"/>
          <w:marTop w:val="0"/>
          <w:marBottom w:val="0"/>
          <w:divBdr>
            <w:top w:val="none" w:sz="0" w:space="0" w:color="auto"/>
            <w:left w:val="none" w:sz="0" w:space="0" w:color="auto"/>
            <w:bottom w:val="none" w:sz="0" w:space="0" w:color="auto"/>
            <w:right w:val="none" w:sz="0" w:space="0" w:color="auto"/>
          </w:divBdr>
        </w:div>
        <w:div w:id="1813328916">
          <w:marLeft w:val="640"/>
          <w:marRight w:val="0"/>
          <w:marTop w:val="0"/>
          <w:marBottom w:val="0"/>
          <w:divBdr>
            <w:top w:val="none" w:sz="0" w:space="0" w:color="auto"/>
            <w:left w:val="none" w:sz="0" w:space="0" w:color="auto"/>
            <w:bottom w:val="none" w:sz="0" w:space="0" w:color="auto"/>
            <w:right w:val="none" w:sz="0" w:space="0" w:color="auto"/>
          </w:divBdr>
        </w:div>
        <w:div w:id="2075161465">
          <w:marLeft w:val="640"/>
          <w:marRight w:val="0"/>
          <w:marTop w:val="0"/>
          <w:marBottom w:val="0"/>
          <w:divBdr>
            <w:top w:val="none" w:sz="0" w:space="0" w:color="auto"/>
            <w:left w:val="none" w:sz="0" w:space="0" w:color="auto"/>
            <w:bottom w:val="none" w:sz="0" w:space="0" w:color="auto"/>
            <w:right w:val="none" w:sz="0" w:space="0" w:color="auto"/>
          </w:divBdr>
        </w:div>
        <w:div w:id="486552810">
          <w:marLeft w:val="640"/>
          <w:marRight w:val="0"/>
          <w:marTop w:val="0"/>
          <w:marBottom w:val="0"/>
          <w:divBdr>
            <w:top w:val="none" w:sz="0" w:space="0" w:color="auto"/>
            <w:left w:val="none" w:sz="0" w:space="0" w:color="auto"/>
            <w:bottom w:val="none" w:sz="0" w:space="0" w:color="auto"/>
            <w:right w:val="none" w:sz="0" w:space="0" w:color="auto"/>
          </w:divBdr>
        </w:div>
        <w:div w:id="2054188515">
          <w:marLeft w:val="640"/>
          <w:marRight w:val="0"/>
          <w:marTop w:val="0"/>
          <w:marBottom w:val="0"/>
          <w:divBdr>
            <w:top w:val="none" w:sz="0" w:space="0" w:color="auto"/>
            <w:left w:val="none" w:sz="0" w:space="0" w:color="auto"/>
            <w:bottom w:val="none" w:sz="0" w:space="0" w:color="auto"/>
            <w:right w:val="none" w:sz="0" w:space="0" w:color="auto"/>
          </w:divBdr>
        </w:div>
        <w:div w:id="1009792236">
          <w:marLeft w:val="640"/>
          <w:marRight w:val="0"/>
          <w:marTop w:val="0"/>
          <w:marBottom w:val="0"/>
          <w:divBdr>
            <w:top w:val="none" w:sz="0" w:space="0" w:color="auto"/>
            <w:left w:val="none" w:sz="0" w:space="0" w:color="auto"/>
            <w:bottom w:val="none" w:sz="0" w:space="0" w:color="auto"/>
            <w:right w:val="none" w:sz="0" w:space="0" w:color="auto"/>
          </w:divBdr>
        </w:div>
        <w:div w:id="1652059527">
          <w:marLeft w:val="640"/>
          <w:marRight w:val="0"/>
          <w:marTop w:val="0"/>
          <w:marBottom w:val="0"/>
          <w:divBdr>
            <w:top w:val="none" w:sz="0" w:space="0" w:color="auto"/>
            <w:left w:val="none" w:sz="0" w:space="0" w:color="auto"/>
            <w:bottom w:val="none" w:sz="0" w:space="0" w:color="auto"/>
            <w:right w:val="none" w:sz="0" w:space="0" w:color="auto"/>
          </w:divBdr>
        </w:div>
        <w:div w:id="1815901835">
          <w:marLeft w:val="640"/>
          <w:marRight w:val="0"/>
          <w:marTop w:val="0"/>
          <w:marBottom w:val="0"/>
          <w:divBdr>
            <w:top w:val="none" w:sz="0" w:space="0" w:color="auto"/>
            <w:left w:val="none" w:sz="0" w:space="0" w:color="auto"/>
            <w:bottom w:val="none" w:sz="0" w:space="0" w:color="auto"/>
            <w:right w:val="none" w:sz="0" w:space="0" w:color="auto"/>
          </w:divBdr>
        </w:div>
        <w:div w:id="1719933297">
          <w:marLeft w:val="640"/>
          <w:marRight w:val="0"/>
          <w:marTop w:val="0"/>
          <w:marBottom w:val="0"/>
          <w:divBdr>
            <w:top w:val="none" w:sz="0" w:space="0" w:color="auto"/>
            <w:left w:val="none" w:sz="0" w:space="0" w:color="auto"/>
            <w:bottom w:val="none" w:sz="0" w:space="0" w:color="auto"/>
            <w:right w:val="none" w:sz="0" w:space="0" w:color="auto"/>
          </w:divBdr>
        </w:div>
        <w:div w:id="349184145">
          <w:marLeft w:val="640"/>
          <w:marRight w:val="0"/>
          <w:marTop w:val="0"/>
          <w:marBottom w:val="0"/>
          <w:divBdr>
            <w:top w:val="none" w:sz="0" w:space="0" w:color="auto"/>
            <w:left w:val="none" w:sz="0" w:space="0" w:color="auto"/>
            <w:bottom w:val="none" w:sz="0" w:space="0" w:color="auto"/>
            <w:right w:val="none" w:sz="0" w:space="0" w:color="auto"/>
          </w:divBdr>
        </w:div>
        <w:div w:id="1667394466">
          <w:marLeft w:val="640"/>
          <w:marRight w:val="0"/>
          <w:marTop w:val="0"/>
          <w:marBottom w:val="0"/>
          <w:divBdr>
            <w:top w:val="none" w:sz="0" w:space="0" w:color="auto"/>
            <w:left w:val="none" w:sz="0" w:space="0" w:color="auto"/>
            <w:bottom w:val="none" w:sz="0" w:space="0" w:color="auto"/>
            <w:right w:val="none" w:sz="0" w:space="0" w:color="auto"/>
          </w:divBdr>
        </w:div>
        <w:div w:id="1328944026">
          <w:marLeft w:val="640"/>
          <w:marRight w:val="0"/>
          <w:marTop w:val="0"/>
          <w:marBottom w:val="0"/>
          <w:divBdr>
            <w:top w:val="none" w:sz="0" w:space="0" w:color="auto"/>
            <w:left w:val="none" w:sz="0" w:space="0" w:color="auto"/>
            <w:bottom w:val="none" w:sz="0" w:space="0" w:color="auto"/>
            <w:right w:val="none" w:sz="0" w:space="0" w:color="auto"/>
          </w:divBdr>
        </w:div>
        <w:div w:id="2098792043">
          <w:marLeft w:val="640"/>
          <w:marRight w:val="0"/>
          <w:marTop w:val="0"/>
          <w:marBottom w:val="0"/>
          <w:divBdr>
            <w:top w:val="none" w:sz="0" w:space="0" w:color="auto"/>
            <w:left w:val="none" w:sz="0" w:space="0" w:color="auto"/>
            <w:bottom w:val="none" w:sz="0" w:space="0" w:color="auto"/>
            <w:right w:val="none" w:sz="0" w:space="0" w:color="auto"/>
          </w:divBdr>
        </w:div>
        <w:div w:id="1184435655">
          <w:marLeft w:val="640"/>
          <w:marRight w:val="0"/>
          <w:marTop w:val="0"/>
          <w:marBottom w:val="0"/>
          <w:divBdr>
            <w:top w:val="none" w:sz="0" w:space="0" w:color="auto"/>
            <w:left w:val="none" w:sz="0" w:space="0" w:color="auto"/>
            <w:bottom w:val="none" w:sz="0" w:space="0" w:color="auto"/>
            <w:right w:val="none" w:sz="0" w:space="0" w:color="auto"/>
          </w:divBdr>
        </w:div>
        <w:div w:id="309946363">
          <w:marLeft w:val="640"/>
          <w:marRight w:val="0"/>
          <w:marTop w:val="0"/>
          <w:marBottom w:val="0"/>
          <w:divBdr>
            <w:top w:val="none" w:sz="0" w:space="0" w:color="auto"/>
            <w:left w:val="none" w:sz="0" w:space="0" w:color="auto"/>
            <w:bottom w:val="none" w:sz="0" w:space="0" w:color="auto"/>
            <w:right w:val="none" w:sz="0" w:space="0" w:color="auto"/>
          </w:divBdr>
        </w:div>
        <w:div w:id="763303196">
          <w:marLeft w:val="640"/>
          <w:marRight w:val="0"/>
          <w:marTop w:val="0"/>
          <w:marBottom w:val="0"/>
          <w:divBdr>
            <w:top w:val="none" w:sz="0" w:space="0" w:color="auto"/>
            <w:left w:val="none" w:sz="0" w:space="0" w:color="auto"/>
            <w:bottom w:val="none" w:sz="0" w:space="0" w:color="auto"/>
            <w:right w:val="none" w:sz="0" w:space="0" w:color="auto"/>
          </w:divBdr>
        </w:div>
        <w:div w:id="1882589921">
          <w:marLeft w:val="640"/>
          <w:marRight w:val="0"/>
          <w:marTop w:val="0"/>
          <w:marBottom w:val="0"/>
          <w:divBdr>
            <w:top w:val="none" w:sz="0" w:space="0" w:color="auto"/>
            <w:left w:val="none" w:sz="0" w:space="0" w:color="auto"/>
            <w:bottom w:val="none" w:sz="0" w:space="0" w:color="auto"/>
            <w:right w:val="none" w:sz="0" w:space="0" w:color="auto"/>
          </w:divBdr>
        </w:div>
        <w:div w:id="1812676516">
          <w:marLeft w:val="640"/>
          <w:marRight w:val="0"/>
          <w:marTop w:val="0"/>
          <w:marBottom w:val="0"/>
          <w:divBdr>
            <w:top w:val="none" w:sz="0" w:space="0" w:color="auto"/>
            <w:left w:val="none" w:sz="0" w:space="0" w:color="auto"/>
            <w:bottom w:val="none" w:sz="0" w:space="0" w:color="auto"/>
            <w:right w:val="none" w:sz="0" w:space="0" w:color="auto"/>
          </w:divBdr>
        </w:div>
        <w:div w:id="373190055">
          <w:marLeft w:val="640"/>
          <w:marRight w:val="0"/>
          <w:marTop w:val="0"/>
          <w:marBottom w:val="0"/>
          <w:divBdr>
            <w:top w:val="none" w:sz="0" w:space="0" w:color="auto"/>
            <w:left w:val="none" w:sz="0" w:space="0" w:color="auto"/>
            <w:bottom w:val="none" w:sz="0" w:space="0" w:color="auto"/>
            <w:right w:val="none" w:sz="0" w:space="0" w:color="auto"/>
          </w:divBdr>
        </w:div>
        <w:div w:id="1151753798">
          <w:marLeft w:val="640"/>
          <w:marRight w:val="0"/>
          <w:marTop w:val="0"/>
          <w:marBottom w:val="0"/>
          <w:divBdr>
            <w:top w:val="none" w:sz="0" w:space="0" w:color="auto"/>
            <w:left w:val="none" w:sz="0" w:space="0" w:color="auto"/>
            <w:bottom w:val="none" w:sz="0" w:space="0" w:color="auto"/>
            <w:right w:val="none" w:sz="0" w:space="0" w:color="auto"/>
          </w:divBdr>
        </w:div>
        <w:div w:id="1223368546">
          <w:marLeft w:val="640"/>
          <w:marRight w:val="0"/>
          <w:marTop w:val="0"/>
          <w:marBottom w:val="0"/>
          <w:divBdr>
            <w:top w:val="none" w:sz="0" w:space="0" w:color="auto"/>
            <w:left w:val="none" w:sz="0" w:space="0" w:color="auto"/>
            <w:bottom w:val="none" w:sz="0" w:space="0" w:color="auto"/>
            <w:right w:val="none" w:sz="0" w:space="0" w:color="auto"/>
          </w:divBdr>
        </w:div>
        <w:div w:id="2032491383">
          <w:marLeft w:val="640"/>
          <w:marRight w:val="0"/>
          <w:marTop w:val="0"/>
          <w:marBottom w:val="0"/>
          <w:divBdr>
            <w:top w:val="none" w:sz="0" w:space="0" w:color="auto"/>
            <w:left w:val="none" w:sz="0" w:space="0" w:color="auto"/>
            <w:bottom w:val="none" w:sz="0" w:space="0" w:color="auto"/>
            <w:right w:val="none" w:sz="0" w:space="0" w:color="auto"/>
          </w:divBdr>
        </w:div>
        <w:div w:id="203565237">
          <w:marLeft w:val="640"/>
          <w:marRight w:val="0"/>
          <w:marTop w:val="0"/>
          <w:marBottom w:val="0"/>
          <w:divBdr>
            <w:top w:val="none" w:sz="0" w:space="0" w:color="auto"/>
            <w:left w:val="none" w:sz="0" w:space="0" w:color="auto"/>
            <w:bottom w:val="none" w:sz="0" w:space="0" w:color="auto"/>
            <w:right w:val="none" w:sz="0" w:space="0" w:color="auto"/>
          </w:divBdr>
        </w:div>
        <w:div w:id="927613038">
          <w:marLeft w:val="640"/>
          <w:marRight w:val="0"/>
          <w:marTop w:val="0"/>
          <w:marBottom w:val="0"/>
          <w:divBdr>
            <w:top w:val="none" w:sz="0" w:space="0" w:color="auto"/>
            <w:left w:val="none" w:sz="0" w:space="0" w:color="auto"/>
            <w:bottom w:val="none" w:sz="0" w:space="0" w:color="auto"/>
            <w:right w:val="none" w:sz="0" w:space="0" w:color="auto"/>
          </w:divBdr>
        </w:div>
        <w:div w:id="1762143206">
          <w:marLeft w:val="640"/>
          <w:marRight w:val="0"/>
          <w:marTop w:val="0"/>
          <w:marBottom w:val="0"/>
          <w:divBdr>
            <w:top w:val="none" w:sz="0" w:space="0" w:color="auto"/>
            <w:left w:val="none" w:sz="0" w:space="0" w:color="auto"/>
            <w:bottom w:val="none" w:sz="0" w:space="0" w:color="auto"/>
            <w:right w:val="none" w:sz="0" w:space="0" w:color="auto"/>
          </w:divBdr>
        </w:div>
        <w:div w:id="1015349756">
          <w:marLeft w:val="640"/>
          <w:marRight w:val="0"/>
          <w:marTop w:val="0"/>
          <w:marBottom w:val="0"/>
          <w:divBdr>
            <w:top w:val="none" w:sz="0" w:space="0" w:color="auto"/>
            <w:left w:val="none" w:sz="0" w:space="0" w:color="auto"/>
            <w:bottom w:val="none" w:sz="0" w:space="0" w:color="auto"/>
            <w:right w:val="none" w:sz="0" w:space="0" w:color="auto"/>
          </w:divBdr>
        </w:div>
        <w:div w:id="468741741">
          <w:marLeft w:val="640"/>
          <w:marRight w:val="0"/>
          <w:marTop w:val="0"/>
          <w:marBottom w:val="0"/>
          <w:divBdr>
            <w:top w:val="none" w:sz="0" w:space="0" w:color="auto"/>
            <w:left w:val="none" w:sz="0" w:space="0" w:color="auto"/>
            <w:bottom w:val="none" w:sz="0" w:space="0" w:color="auto"/>
            <w:right w:val="none" w:sz="0" w:space="0" w:color="auto"/>
          </w:divBdr>
        </w:div>
        <w:div w:id="1697386867">
          <w:marLeft w:val="640"/>
          <w:marRight w:val="0"/>
          <w:marTop w:val="0"/>
          <w:marBottom w:val="0"/>
          <w:divBdr>
            <w:top w:val="none" w:sz="0" w:space="0" w:color="auto"/>
            <w:left w:val="none" w:sz="0" w:space="0" w:color="auto"/>
            <w:bottom w:val="none" w:sz="0" w:space="0" w:color="auto"/>
            <w:right w:val="none" w:sz="0" w:space="0" w:color="auto"/>
          </w:divBdr>
        </w:div>
        <w:div w:id="142360002">
          <w:marLeft w:val="640"/>
          <w:marRight w:val="0"/>
          <w:marTop w:val="0"/>
          <w:marBottom w:val="0"/>
          <w:divBdr>
            <w:top w:val="none" w:sz="0" w:space="0" w:color="auto"/>
            <w:left w:val="none" w:sz="0" w:space="0" w:color="auto"/>
            <w:bottom w:val="none" w:sz="0" w:space="0" w:color="auto"/>
            <w:right w:val="none" w:sz="0" w:space="0" w:color="auto"/>
          </w:divBdr>
        </w:div>
      </w:divsChild>
    </w:div>
    <w:div w:id="1560163428">
      <w:bodyDiv w:val="1"/>
      <w:marLeft w:val="0"/>
      <w:marRight w:val="0"/>
      <w:marTop w:val="0"/>
      <w:marBottom w:val="0"/>
      <w:divBdr>
        <w:top w:val="none" w:sz="0" w:space="0" w:color="auto"/>
        <w:left w:val="none" w:sz="0" w:space="0" w:color="auto"/>
        <w:bottom w:val="none" w:sz="0" w:space="0" w:color="auto"/>
        <w:right w:val="none" w:sz="0" w:space="0" w:color="auto"/>
      </w:divBdr>
    </w:div>
    <w:div w:id="1564636752">
      <w:bodyDiv w:val="1"/>
      <w:marLeft w:val="0"/>
      <w:marRight w:val="0"/>
      <w:marTop w:val="0"/>
      <w:marBottom w:val="0"/>
      <w:divBdr>
        <w:top w:val="none" w:sz="0" w:space="0" w:color="auto"/>
        <w:left w:val="none" w:sz="0" w:space="0" w:color="auto"/>
        <w:bottom w:val="none" w:sz="0" w:space="0" w:color="auto"/>
        <w:right w:val="none" w:sz="0" w:space="0" w:color="auto"/>
      </w:divBdr>
    </w:div>
    <w:div w:id="1572276837">
      <w:bodyDiv w:val="1"/>
      <w:marLeft w:val="0"/>
      <w:marRight w:val="0"/>
      <w:marTop w:val="0"/>
      <w:marBottom w:val="0"/>
      <w:divBdr>
        <w:top w:val="none" w:sz="0" w:space="0" w:color="auto"/>
        <w:left w:val="none" w:sz="0" w:space="0" w:color="auto"/>
        <w:bottom w:val="none" w:sz="0" w:space="0" w:color="auto"/>
        <w:right w:val="none" w:sz="0" w:space="0" w:color="auto"/>
      </w:divBdr>
    </w:div>
    <w:div w:id="1574927543">
      <w:bodyDiv w:val="1"/>
      <w:marLeft w:val="0"/>
      <w:marRight w:val="0"/>
      <w:marTop w:val="0"/>
      <w:marBottom w:val="0"/>
      <w:divBdr>
        <w:top w:val="none" w:sz="0" w:space="0" w:color="auto"/>
        <w:left w:val="none" w:sz="0" w:space="0" w:color="auto"/>
        <w:bottom w:val="none" w:sz="0" w:space="0" w:color="auto"/>
        <w:right w:val="none" w:sz="0" w:space="0" w:color="auto"/>
      </w:divBdr>
    </w:div>
    <w:div w:id="1577671581">
      <w:bodyDiv w:val="1"/>
      <w:marLeft w:val="0"/>
      <w:marRight w:val="0"/>
      <w:marTop w:val="0"/>
      <w:marBottom w:val="0"/>
      <w:divBdr>
        <w:top w:val="none" w:sz="0" w:space="0" w:color="auto"/>
        <w:left w:val="none" w:sz="0" w:space="0" w:color="auto"/>
        <w:bottom w:val="none" w:sz="0" w:space="0" w:color="auto"/>
        <w:right w:val="none" w:sz="0" w:space="0" w:color="auto"/>
      </w:divBdr>
    </w:div>
    <w:div w:id="1624842090">
      <w:bodyDiv w:val="1"/>
      <w:marLeft w:val="0"/>
      <w:marRight w:val="0"/>
      <w:marTop w:val="0"/>
      <w:marBottom w:val="0"/>
      <w:divBdr>
        <w:top w:val="none" w:sz="0" w:space="0" w:color="auto"/>
        <w:left w:val="none" w:sz="0" w:space="0" w:color="auto"/>
        <w:bottom w:val="none" w:sz="0" w:space="0" w:color="auto"/>
        <w:right w:val="none" w:sz="0" w:space="0" w:color="auto"/>
      </w:divBdr>
      <w:divsChild>
        <w:div w:id="1074010605">
          <w:marLeft w:val="640"/>
          <w:marRight w:val="0"/>
          <w:marTop w:val="0"/>
          <w:marBottom w:val="0"/>
          <w:divBdr>
            <w:top w:val="none" w:sz="0" w:space="0" w:color="auto"/>
            <w:left w:val="none" w:sz="0" w:space="0" w:color="auto"/>
            <w:bottom w:val="none" w:sz="0" w:space="0" w:color="auto"/>
            <w:right w:val="none" w:sz="0" w:space="0" w:color="auto"/>
          </w:divBdr>
        </w:div>
        <w:div w:id="733627164">
          <w:marLeft w:val="640"/>
          <w:marRight w:val="0"/>
          <w:marTop w:val="0"/>
          <w:marBottom w:val="0"/>
          <w:divBdr>
            <w:top w:val="none" w:sz="0" w:space="0" w:color="auto"/>
            <w:left w:val="none" w:sz="0" w:space="0" w:color="auto"/>
            <w:bottom w:val="none" w:sz="0" w:space="0" w:color="auto"/>
            <w:right w:val="none" w:sz="0" w:space="0" w:color="auto"/>
          </w:divBdr>
        </w:div>
        <w:div w:id="763502628">
          <w:marLeft w:val="640"/>
          <w:marRight w:val="0"/>
          <w:marTop w:val="0"/>
          <w:marBottom w:val="0"/>
          <w:divBdr>
            <w:top w:val="none" w:sz="0" w:space="0" w:color="auto"/>
            <w:left w:val="none" w:sz="0" w:space="0" w:color="auto"/>
            <w:bottom w:val="none" w:sz="0" w:space="0" w:color="auto"/>
            <w:right w:val="none" w:sz="0" w:space="0" w:color="auto"/>
          </w:divBdr>
        </w:div>
        <w:div w:id="361168968">
          <w:marLeft w:val="640"/>
          <w:marRight w:val="0"/>
          <w:marTop w:val="0"/>
          <w:marBottom w:val="0"/>
          <w:divBdr>
            <w:top w:val="none" w:sz="0" w:space="0" w:color="auto"/>
            <w:left w:val="none" w:sz="0" w:space="0" w:color="auto"/>
            <w:bottom w:val="none" w:sz="0" w:space="0" w:color="auto"/>
            <w:right w:val="none" w:sz="0" w:space="0" w:color="auto"/>
          </w:divBdr>
        </w:div>
        <w:div w:id="1248029717">
          <w:marLeft w:val="640"/>
          <w:marRight w:val="0"/>
          <w:marTop w:val="0"/>
          <w:marBottom w:val="0"/>
          <w:divBdr>
            <w:top w:val="none" w:sz="0" w:space="0" w:color="auto"/>
            <w:left w:val="none" w:sz="0" w:space="0" w:color="auto"/>
            <w:bottom w:val="none" w:sz="0" w:space="0" w:color="auto"/>
            <w:right w:val="none" w:sz="0" w:space="0" w:color="auto"/>
          </w:divBdr>
        </w:div>
        <w:div w:id="374743010">
          <w:marLeft w:val="640"/>
          <w:marRight w:val="0"/>
          <w:marTop w:val="0"/>
          <w:marBottom w:val="0"/>
          <w:divBdr>
            <w:top w:val="none" w:sz="0" w:space="0" w:color="auto"/>
            <w:left w:val="none" w:sz="0" w:space="0" w:color="auto"/>
            <w:bottom w:val="none" w:sz="0" w:space="0" w:color="auto"/>
            <w:right w:val="none" w:sz="0" w:space="0" w:color="auto"/>
          </w:divBdr>
        </w:div>
        <w:div w:id="960724688">
          <w:marLeft w:val="640"/>
          <w:marRight w:val="0"/>
          <w:marTop w:val="0"/>
          <w:marBottom w:val="0"/>
          <w:divBdr>
            <w:top w:val="none" w:sz="0" w:space="0" w:color="auto"/>
            <w:left w:val="none" w:sz="0" w:space="0" w:color="auto"/>
            <w:bottom w:val="none" w:sz="0" w:space="0" w:color="auto"/>
            <w:right w:val="none" w:sz="0" w:space="0" w:color="auto"/>
          </w:divBdr>
        </w:div>
        <w:div w:id="588543149">
          <w:marLeft w:val="640"/>
          <w:marRight w:val="0"/>
          <w:marTop w:val="0"/>
          <w:marBottom w:val="0"/>
          <w:divBdr>
            <w:top w:val="none" w:sz="0" w:space="0" w:color="auto"/>
            <w:left w:val="none" w:sz="0" w:space="0" w:color="auto"/>
            <w:bottom w:val="none" w:sz="0" w:space="0" w:color="auto"/>
            <w:right w:val="none" w:sz="0" w:space="0" w:color="auto"/>
          </w:divBdr>
        </w:div>
        <w:div w:id="703333336">
          <w:marLeft w:val="640"/>
          <w:marRight w:val="0"/>
          <w:marTop w:val="0"/>
          <w:marBottom w:val="0"/>
          <w:divBdr>
            <w:top w:val="none" w:sz="0" w:space="0" w:color="auto"/>
            <w:left w:val="none" w:sz="0" w:space="0" w:color="auto"/>
            <w:bottom w:val="none" w:sz="0" w:space="0" w:color="auto"/>
            <w:right w:val="none" w:sz="0" w:space="0" w:color="auto"/>
          </w:divBdr>
        </w:div>
        <w:div w:id="199754419">
          <w:marLeft w:val="640"/>
          <w:marRight w:val="0"/>
          <w:marTop w:val="0"/>
          <w:marBottom w:val="0"/>
          <w:divBdr>
            <w:top w:val="none" w:sz="0" w:space="0" w:color="auto"/>
            <w:left w:val="none" w:sz="0" w:space="0" w:color="auto"/>
            <w:bottom w:val="none" w:sz="0" w:space="0" w:color="auto"/>
            <w:right w:val="none" w:sz="0" w:space="0" w:color="auto"/>
          </w:divBdr>
        </w:div>
        <w:div w:id="351999822">
          <w:marLeft w:val="640"/>
          <w:marRight w:val="0"/>
          <w:marTop w:val="0"/>
          <w:marBottom w:val="0"/>
          <w:divBdr>
            <w:top w:val="none" w:sz="0" w:space="0" w:color="auto"/>
            <w:left w:val="none" w:sz="0" w:space="0" w:color="auto"/>
            <w:bottom w:val="none" w:sz="0" w:space="0" w:color="auto"/>
            <w:right w:val="none" w:sz="0" w:space="0" w:color="auto"/>
          </w:divBdr>
        </w:div>
        <w:div w:id="425855844">
          <w:marLeft w:val="640"/>
          <w:marRight w:val="0"/>
          <w:marTop w:val="0"/>
          <w:marBottom w:val="0"/>
          <w:divBdr>
            <w:top w:val="none" w:sz="0" w:space="0" w:color="auto"/>
            <w:left w:val="none" w:sz="0" w:space="0" w:color="auto"/>
            <w:bottom w:val="none" w:sz="0" w:space="0" w:color="auto"/>
            <w:right w:val="none" w:sz="0" w:space="0" w:color="auto"/>
          </w:divBdr>
        </w:div>
        <w:div w:id="203912383">
          <w:marLeft w:val="640"/>
          <w:marRight w:val="0"/>
          <w:marTop w:val="0"/>
          <w:marBottom w:val="0"/>
          <w:divBdr>
            <w:top w:val="none" w:sz="0" w:space="0" w:color="auto"/>
            <w:left w:val="none" w:sz="0" w:space="0" w:color="auto"/>
            <w:bottom w:val="none" w:sz="0" w:space="0" w:color="auto"/>
            <w:right w:val="none" w:sz="0" w:space="0" w:color="auto"/>
          </w:divBdr>
        </w:div>
        <w:div w:id="1957715034">
          <w:marLeft w:val="640"/>
          <w:marRight w:val="0"/>
          <w:marTop w:val="0"/>
          <w:marBottom w:val="0"/>
          <w:divBdr>
            <w:top w:val="none" w:sz="0" w:space="0" w:color="auto"/>
            <w:left w:val="none" w:sz="0" w:space="0" w:color="auto"/>
            <w:bottom w:val="none" w:sz="0" w:space="0" w:color="auto"/>
            <w:right w:val="none" w:sz="0" w:space="0" w:color="auto"/>
          </w:divBdr>
        </w:div>
        <w:div w:id="277180789">
          <w:marLeft w:val="640"/>
          <w:marRight w:val="0"/>
          <w:marTop w:val="0"/>
          <w:marBottom w:val="0"/>
          <w:divBdr>
            <w:top w:val="none" w:sz="0" w:space="0" w:color="auto"/>
            <w:left w:val="none" w:sz="0" w:space="0" w:color="auto"/>
            <w:bottom w:val="none" w:sz="0" w:space="0" w:color="auto"/>
            <w:right w:val="none" w:sz="0" w:space="0" w:color="auto"/>
          </w:divBdr>
        </w:div>
        <w:div w:id="991106272">
          <w:marLeft w:val="640"/>
          <w:marRight w:val="0"/>
          <w:marTop w:val="0"/>
          <w:marBottom w:val="0"/>
          <w:divBdr>
            <w:top w:val="none" w:sz="0" w:space="0" w:color="auto"/>
            <w:left w:val="none" w:sz="0" w:space="0" w:color="auto"/>
            <w:bottom w:val="none" w:sz="0" w:space="0" w:color="auto"/>
            <w:right w:val="none" w:sz="0" w:space="0" w:color="auto"/>
          </w:divBdr>
        </w:div>
        <w:div w:id="1732777321">
          <w:marLeft w:val="640"/>
          <w:marRight w:val="0"/>
          <w:marTop w:val="0"/>
          <w:marBottom w:val="0"/>
          <w:divBdr>
            <w:top w:val="none" w:sz="0" w:space="0" w:color="auto"/>
            <w:left w:val="none" w:sz="0" w:space="0" w:color="auto"/>
            <w:bottom w:val="none" w:sz="0" w:space="0" w:color="auto"/>
            <w:right w:val="none" w:sz="0" w:space="0" w:color="auto"/>
          </w:divBdr>
        </w:div>
        <w:div w:id="1810200737">
          <w:marLeft w:val="640"/>
          <w:marRight w:val="0"/>
          <w:marTop w:val="0"/>
          <w:marBottom w:val="0"/>
          <w:divBdr>
            <w:top w:val="none" w:sz="0" w:space="0" w:color="auto"/>
            <w:left w:val="none" w:sz="0" w:space="0" w:color="auto"/>
            <w:bottom w:val="none" w:sz="0" w:space="0" w:color="auto"/>
            <w:right w:val="none" w:sz="0" w:space="0" w:color="auto"/>
          </w:divBdr>
        </w:div>
        <w:div w:id="1469132239">
          <w:marLeft w:val="640"/>
          <w:marRight w:val="0"/>
          <w:marTop w:val="0"/>
          <w:marBottom w:val="0"/>
          <w:divBdr>
            <w:top w:val="none" w:sz="0" w:space="0" w:color="auto"/>
            <w:left w:val="none" w:sz="0" w:space="0" w:color="auto"/>
            <w:bottom w:val="none" w:sz="0" w:space="0" w:color="auto"/>
            <w:right w:val="none" w:sz="0" w:space="0" w:color="auto"/>
          </w:divBdr>
        </w:div>
      </w:divsChild>
    </w:div>
    <w:div w:id="1632978554">
      <w:bodyDiv w:val="1"/>
      <w:marLeft w:val="0"/>
      <w:marRight w:val="0"/>
      <w:marTop w:val="0"/>
      <w:marBottom w:val="0"/>
      <w:divBdr>
        <w:top w:val="none" w:sz="0" w:space="0" w:color="auto"/>
        <w:left w:val="none" w:sz="0" w:space="0" w:color="auto"/>
        <w:bottom w:val="none" w:sz="0" w:space="0" w:color="auto"/>
        <w:right w:val="none" w:sz="0" w:space="0" w:color="auto"/>
      </w:divBdr>
    </w:div>
    <w:div w:id="1669018594">
      <w:bodyDiv w:val="1"/>
      <w:marLeft w:val="0"/>
      <w:marRight w:val="0"/>
      <w:marTop w:val="0"/>
      <w:marBottom w:val="0"/>
      <w:divBdr>
        <w:top w:val="none" w:sz="0" w:space="0" w:color="auto"/>
        <w:left w:val="none" w:sz="0" w:space="0" w:color="auto"/>
        <w:bottom w:val="none" w:sz="0" w:space="0" w:color="auto"/>
        <w:right w:val="none" w:sz="0" w:space="0" w:color="auto"/>
      </w:divBdr>
      <w:divsChild>
        <w:div w:id="1252660579">
          <w:marLeft w:val="640"/>
          <w:marRight w:val="0"/>
          <w:marTop w:val="0"/>
          <w:marBottom w:val="0"/>
          <w:divBdr>
            <w:top w:val="none" w:sz="0" w:space="0" w:color="auto"/>
            <w:left w:val="none" w:sz="0" w:space="0" w:color="auto"/>
            <w:bottom w:val="none" w:sz="0" w:space="0" w:color="auto"/>
            <w:right w:val="none" w:sz="0" w:space="0" w:color="auto"/>
          </w:divBdr>
        </w:div>
        <w:div w:id="260451495">
          <w:marLeft w:val="640"/>
          <w:marRight w:val="0"/>
          <w:marTop w:val="0"/>
          <w:marBottom w:val="0"/>
          <w:divBdr>
            <w:top w:val="none" w:sz="0" w:space="0" w:color="auto"/>
            <w:left w:val="none" w:sz="0" w:space="0" w:color="auto"/>
            <w:bottom w:val="none" w:sz="0" w:space="0" w:color="auto"/>
            <w:right w:val="none" w:sz="0" w:space="0" w:color="auto"/>
          </w:divBdr>
        </w:div>
        <w:div w:id="563877587">
          <w:marLeft w:val="640"/>
          <w:marRight w:val="0"/>
          <w:marTop w:val="0"/>
          <w:marBottom w:val="0"/>
          <w:divBdr>
            <w:top w:val="none" w:sz="0" w:space="0" w:color="auto"/>
            <w:left w:val="none" w:sz="0" w:space="0" w:color="auto"/>
            <w:bottom w:val="none" w:sz="0" w:space="0" w:color="auto"/>
            <w:right w:val="none" w:sz="0" w:space="0" w:color="auto"/>
          </w:divBdr>
        </w:div>
        <w:div w:id="720401057">
          <w:marLeft w:val="640"/>
          <w:marRight w:val="0"/>
          <w:marTop w:val="0"/>
          <w:marBottom w:val="0"/>
          <w:divBdr>
            <w:top w:val="none" w:sz="0" w:space="0" w:color="auto"/>
            <w:left w:val="none" w:sz="0" w:space="0" w:color="auto"/>
            <w:bottom w:val="none" w:sz="0" w:space="0" w:color="auto"/>
            <w:right w:val="none" w:sz="0" w:space="0" w:color="auto"/>
          </w:divBdr>
        </w:div>
        <w:div w:id="660818062">
          <w:marLeft w:val="640"/>
          <w:marRight w:val="0"/>
          <w:marTop w:val="0"/>
          <w:marBottom w:val="0"/>
          <w:divBdr>
            <w:top w:val="none" w:sz="0" w:space="0" w:color="auto"/>
            <w:left w:val="none" w:sz="0" w:space="0" w:color="auto"/>
            <w:bottom w:val="none" w:sz="0" w:space="0" w:color="auto"/>
            <w:right w:val="none" w:sz="0" w:space="0" w:color="auto"/>
          </w:divBdr>
        </w:div>
        <w:div w:id="315844604">
          <w:marLeft w:val="640"/>
          <w:marRight w:val="0"/>
          <w:marTop w:val="0"/>
          <w:marBottom w:val="0"/>
          <w:divBdr>
            <w:top w:val="none" w:sz="0" w:space="0" w:color="auto"/>
            <w:left w:val="none" w:sz="0" w:space="0" w:color="auto"/>
            <w:bottom w:val="none" w:sz="0" w:space="0" w:color="auto"/>
            <w:right w:val="none" w:sz="0" w:space="0" w:color="auto"/>
          </w:divBdr>
        </w:div>
        <w:div w:id="1504587074">
          <w:marLeft w:val="640"/>
          <w:marRight w:val="0"/>
          <w:marTop w:val="0"/>
          <w:marBottom w:val="0"/>
          <w:divBdr>
            <w:top w:val="none" w:sz="0" w:space="0" w:color="auto"/>
            <w:left w:val="none" w:sz="0" w:space="0" w:color="auto"/>
            <w:bottom w:val="none" w:sz="0" w:space="0" w:color="auto"/>
            <w:right w:val="none" w:sz="0" w:space="0" w:color="auto"/>
          </w:divBdr>
        </w:div>
        <w:div w:id="1268153032">
          <w:marLeft w:val="640"/>
          <w:marRight w:val="0"/>
          <w:marTop w:val="0"/>
          <w:marBottom w:val="0"/>
          <w:divBdr>
            <w:top w:val="none" w:sz="0" w:space="0" w:color="auto"/>
            <w:left w:val="none" w:sz="0" w:space="0" w:color="auto"/>
            <w:bottom w:val="none" w:sz="0" w:space="0" w:color="auto"/>
            <w:right w:val="none" w:sz="0" w:space="0" w:color="auto"/>
          </w:divBdr>
        </w:div>
        <w:div w:id="81799119">
          <w:marLeft w:val="640"/>
          <w:marRight w:val="0"/>
          <w:marTop w:val="0"/>
          <w:marBottom w:val="0"/>
          <w:divBdr>
            <w:top w:val="none" w:sz="0" w:space="0" w:color="auto"/>
            <w:left w:val="none" w:sz="0" w:space="0" w:color="auto"/>
            <w:bottom w:val="none" w:sz="0" w:space="0" w:color="auto"/>
            <w:right w:val="none" w:sz="0" w:space="0" w:color="auto"/>
          </w:divBdr>
        </w:div>
        <w:div w:id="1223251812">
          <w:marLeft w:val="640"/>
          <w:marRight w:val="0"/>
          <w:marTop w:val="0"/>
          <w:marBottom w:val="0"/>
          <w:divBdr>
            <w:top w:val="none" w:sz="0" w:space="0" w:color="auto"/>
            <w:left w:val="none" w:sz="0" w:space="0" w:color="auto"/>
            <w:bottom w:val="none" w:sz="0" w:space="0" w:color="auto"/>
            <w:right w:val="none" w:sz="0" w:space="0" w:color="auto"/>
          </w:divBdr>
        </w:div>
        <w:div w:id="673460323">
          <w:marLeft w:val="640"/>
          <w:marRight w:val="0"/>
          <w:marTop w:val="0"/>
          <w:marBottom w:val="0"/>
          <w:divBdr>
            <w:top w:val="none" w:sz="0" w:space="0" w:color="auto"/>
            <w:left w:val="none" w:sz="0" w:space="0" w:color="auto"/>
            <w:bottom w:val="none" w:sz="0" w:space="0" w:color="auto"/>
            <w:right w:val="none" w:sz="0" w:space="0" w:color="auto"/>
          </w:divBdr>
        </w:div>
        <w:div w:id="1312521287">
          <w:marLeft w:val="640"/>
          <w:marRight w:val="0"/>
          <w:marTop w:val="0"/>
          <w:marBottom w:val="0"/>
          <w:divBdr>
            <w:top w:val="none" w:sz="0" w:space="0" w:color="auto"/>
            <w:left w:val="none" w:sz="0" w:space="0" w:color="auto"/>
            <w:bottom w:val="none" w:sz="0" w:space="0" w:color="auto"/>
            <w:right w:val="none" w:sz="0" w:space="0" w:color="auto"/>
          </w:divBdr>
        </w:div>
        <w:div w:id="1396660682">
          <w:marLeft w:val="640"/>
          <w:marRight w:val="0"/>
          <w:marTop w:val="0"/>
          <w:marBottom w:val="0"/>
          <w:divBdr>
            <w:top w:val="none" w:sz="0" w:space="0" w:color="auto"/>
            <w:left w:val="none" w:sz="0" w:space="0" w:color="auto"/>
            <w:bottom w:val="none" w:sz="0" w:space="0" w:color="auto"/>
            <w:right w:val="none" w:sz="0" w:space="0" w:color="auto"/>
          </w:divBdr>
        </w:div>
        <w:div w:id="1297954098">
          <w:marLeft w:val="640"/>
          <w:marRight w:val="0"/>
          <w:marTop w:val="0"/>
          <w:marBottom w:val="0"/>
          <w:divBdr>
            <w:top w:val="none" w:sz="0" w:space="0" w:color="auto"/>
            <w:left w:val="none" w:sz="0" w:space="0" w:color="auto"/>
            <w:bottom w:val="none" w:sz="0" w:space="0" w:color="auto"/>
            <w:right w:val="none" w:sz="0" w:space="0" w:color="auto"/>
          </w:divBdr>
        </w:div>
        <w:div w:id="1558469313">
          <w:marLeft w:val="640"/>
          <w:marRight w:val="0"/>
          <w:marTop w:val="0"/>
          <w:marBottom w:val="0"/>
          <w:divBdr>
            <w:top w:val="none" w:sz="0" w:space="0" w:color="auto"/>
            <w:left w:val="none" w:sz="0" w:space="0" w:color="auto"/>
            <w:bottom w:val="none" w:sz="0" w:space="0" w:color="auto"/>
            <w:right w:val="none" w:sz="0" w:space="0" w:color="auto"/>
          </w:divBdr>
        </w:div>
        <w:div w:id="1179124105">
          <w:marLeft w:val="640"/>
          <w:marRight w:val="0"/>
          <w:marTop w:val="0"/>
          <w:marBottom w:val="0"/>
          <w:divBdr>
            <w:top w:val="none" w:sz="0" w:space="0" w:color="auto"/>
            <w:left w:val="none" w:sz="0" w:space="0" w:color="auto"/>
            <w:bottom w:val="none" w:sz="0" w:space="0" w:color="auto"/>
            <w:right w:val="none" w:sz="0" w:space="0" w:color="auto"/>
          </w:divBdr>
        </w:div>
      </w:divsChild>
    </w:div>
    <w:div w:id="1669668407">
      <w:bodyDiv w:val="1"/>
      <w:marLeft w:val="0"/>
      <w:marRight w:val="0"/>
      <w:marTop w:val="0"/>
      <w:marBottom w:val="0"/>
      <w:divBdr>
        <w:top w:val="none" w:sz="0" w:space="0" w:color="auto"/>
        <w:left w:val="none" w:sz="0" w:space="0" w:color="auto"/>
        <w:bottom w:val="none" w:sz="0" w:space="0" w:color="auto"/>
        <w:right w:val="none" w:sz="0" w:space="0" w:color="auto"/>
      </w:divBdr>
    </w:div>
    <w:div w:id="1681661360">
      <w:bodyDiv w:val="1"/>
      <w:marLeft w:val="0"/>
      <w:marRight w:val="0"/>
      <w:marTop w:val="0"/>
      <w:marBottom w:val="0"/>
      <w:divBdr>
        <w:top w:val="none" w:sz="0" w:space="0" w:color="auto"/>
        <w:left w:val="none" w:sz="0" w:space="0" w:color="auto"/>
        <w:bottom w:val="none" w:sz="0" w:space="0" w:color="auto"/>
        <w:right w:val="none" w:sz="0" w:space="0" w:color="auto"/>
      </w:divBdr>
      <w:divsChild>
        <w:div w:id="1455827460">
          <w:marLeft w:val="640"/>
          <w:marRight w:val="0"/>
          <w:marTop w:val="0"/>
          <w:marBottom w:val="0"/>
          <w:divBdr>
            <w:top w:val="none" w:sz="0" w:space="0" w:color="auto"/>
            <w:left w:val="none" w:sz="0" w:space="0" w:color="auto"/>
            <w:bottom w:val="none" w:sz="0" w:space="0" w:color="auto"/>
            <w:right w:val="none" w:sz="0" w:space="0" w:color="auto"/>
          </w:divBdr>
        </w:div>
        <w:div w:id="1953170225">
          <w:marLeft w:val="640"/>
          <w:marRight w:val="0"/>
          <w:marTop w:val="0"/>
          <w:marBottom w:val="0"/>
          <w:divBdr>
            <w:top w:val="none" w:sz="0" w:space="0" w:color="auto"/>
            <w:left w:val="none" w:sz="0" w:space="0" w:color="auto"/>
            <w:bottom w:val="none" w:sz="0" w:space="0" w:color="auto"/>
            <w:right w:val="none" w:sz="0" w:space="0" w:color="auto"/>
          </w:divBdr>
        </w:div>
        <w:div w:id="1831866541">
          <w:marLeft w:val="640"/>
          <w:marRight w:val="0"/>
          <w:marTop w:val="0"/>
          <w:marBottom w:val="0"/>
          <w:divBdr>
            <w:top w:val="none" w:sz="0" w:space="0" w:color="auto"/>
            <w:left w:val="none" w:sz="0" w:space="0" w:color="auto"/>
            <w:bottom w:val="none" w:sz="0" w:space="0" w:color="auto"/>
            <w:right w:val="none" w:sz="0" w:space="0" w:color="auto"/>
          </w:divBdr>
        </w:div>
        <w:div w:id="1007100592">
          <w:marLeft w:val="640"/>
          <w:marRight w:val="0"/>
          <w:marTop w:val="0"/>
          <w:marBottom w:val="0"/>
          <w:divBdr>
            <w:top w:val="none" w:sz="0" w:space="0" w:color="auto"/>
            <w:left w:val="none" w:sz="0" w:space="0" w:color="auto"/>
            <w:bottom w:val="none" w:sz="0" w:space="0" w:color="auto"/>
            <w:right w:val="none" w:sz="0" w:space="0" w:color="auto"/>
          </w:divBdr>
        </w:div>
        <w:div w:id="1406953365">
          <w:marLeft w:val="640"/>
          <w:marRight w:val="0"/>
          <w:marTop w:val="0"/>
          <w:marBottom w:val="0"/>
          <w:divBdr>
            <w:top w:val="none" w:sz="0" w:space="0" w:color="auto"/>
            <w:left w:val="none" w:sz="0" w:space="0" w:color="auto"/>
            <w:bottom w:val="none" w:sz="0" w:space="0" w:color="auto"/>
            <w:right w:val="none" w:sz="0" w:space="0" w:color="auto"/>
          </w:divBdr>
        </w:div>
        <w:div w:id="1914124355">
          <w:marLeft w:val="640"/>
          <w:marRight w:val="0"/>
          <w:marTop w:val="0"/>
          <w:marBottom w:val="0"/>
          <w:divBdr>
            <w:top w:val="none" w:sz="0" w:space="0" w:color="auto"/>
            <w:left w:val="none" w:sz="0" w:space="0" w:color="auto"/>
            <w:bottom w:val="none" w:sz="0" w:space="0" w:color="auto"/>
            <w:right w:val="none" w:sz="0" w:space="0" w:color="auto"/>
          </w:divBdr>
        </w:div>
        <w:div w:id="2024897654">
          <w:marLeft w:val="640"/>
          <w:marRight w:val="0"/>
          <w:marTop w:val="0"/>
          <w:marBottom w:val="0"/>
          <w:divBdr>
            <w:top w:val="none" w:sz="0" w:space="0" w:color="auto"/>
            <w:left w:val="none" w:sz="0" w:space="0" w:color="auto"/>
            <w:bottom w:val="none" w:sz="0" w:space="0" w:color="auto"/>
            <w:right w:val="none" w:sz="0" w:space="0" w:color="auto"/>
          </w:divBdr>
        </w:div>
        <w:div w:id="1741248583">
          <w:marLeft w:val="640"/>
          <w:marRight w:val="0"/>
          <w:marTop w:val="0"/>
          <w:marBottom w:val="0"/>
          <w:divBdr>
            <w:top w:val="none" w:sz="0" w:space="0" w:color="auto"/>
            <w:left w:val="none" w:sz="0" w:space="0" w:color="auto"/>
            <w:bottom w:val="none" w:sz="0" w:space="0" w:color="auto"/>
            <w:right w:val="none" w:sz="0" w:space="0" w:color="auto"/>
          </w:divBdr>
        </w:div>
        <w:div w:id="1310551984">
          <w:marLeft w:val="640"/>
          <w:marRight w:val="0"/>
          <w:marTop w:val="0"/>
          <w:marBottom w:val="0"/>
          <w:divBdr>
            <w:top w:val="none" w:sz="0" w:space="0" w:color="auto"/>
            <w:left w:val="none" w:sz="0" w:space="0" w:color="auto"/>
            <w:bottom w:val="none" w:sz="0" w:space="0" w:color="auto"/>
            <w:right w:val="none" w:sz="0" w:space="0" w:color="auto"/>
          </w:divBdr>
        </w:div>
        <w:div w:id="1481845524">
          <w:marLeft w:val="640"/>
          <w:marRight w:val="0"/>
          <w:marTop w:val="0"/>
          <w:marBottom w:val="0"/>
          <w:divBdr>
            <w:top w:val="none" w:sz="0" w:space="0" w:color="auto"/>
            <w:left w:val="none" w:sz="0" w:space="0" w:color="auto"/>
            <w:bottom w:val="none" w:sz="0" w:space="0" w:color="auto"/>
            <w:right w:val="none" w:sz="0" w:space="0" w:color="auto"/>
          </w:divBdr>
        </w:div>
        <w:div w:id="775102925">
          <w:marLeft w:val="640"/>
          <w:marRight w:val="0"/>
          <w:marTop w:val="0"/>
          <w:marBottom w:val="0"/>
          <w:divBdr>
            <w:top w:val="none" w:sz="0" w:space="0" w:color="auto"/>
            <w:left w:val="none" w:sz="0" w:space="0" w:color="auto"/>
            <w:bottom w:val="none" w:sz="0" w:space="0" w:color="auto"/>
            <w:right w:val="none" w:sz="0" w:space="0" w:color="auto"/>
          </w:divBdr>
        </w:div>
        <w:div w:id="984704823">
          <w:marLeft w:val="640"/>
          <w:marRight w:val="0"/>
          <w:marTop w:val="0"/>
          <w:marBottom w:val="0"/>
          <w:divBdr>
            <w:top w:val="none" w:sz="0" w:space="0" w:color="auto"/>
            <w:left w:val="none" w:sz="0" w:space="0" w:color="auto"/>
            <w:bottom w:val="none" w:sz="0" w:space="0" w:color="auto"/>
            <w:right w:val="none" w:sz="0" w:space="0" w:color="auto"/>
          </w:divBdr>
        </w:div>
        <w:div w:id="1297292628">
          <w:marLeft w:val="640"/>
          <w:marRight w:val="0"/>
          <w:marTop w:val="0"/>
          <w:marBottom w:val="0"/>
          <w:divBdr>
            <w:top w:val="none" w:sz="0" w:space="0" w:color="auto"/>
            <w:left w:val="none" w:sz="0" w:space="0" w:color="auto"/>
            <w:bottom w:val="none" w:sz="0" w:space="0" w:color="auto"/>
            <w:right w:val="none" w:sz="0" w:space="0" w:color="auto"/>
          </w:divBdr>
        </w:div>
        <w:div w:id="638001933">
          <w:marLeft w:val="640"/>
          <w:marRight w:val="0"/>
          <w:marTop w:val="0"/>
          <w:marBottom w:val="0"/>
          <w:divBdr>
            <w:top w:val="none" w:sz="0" w:space="0" w:color="auto"/>
            <w:left w:val="none" w:sz="0" w:space="0" w:color="auto"/>
            <w:bottom w:val="none" w:sz="0" w:space="0" w:color="auto"/>
            <w:right w:val="none" w:sz="0" w:space="0" w:color="auto"/>
          </w:divBdr>
        </w:div>
        <w:div w:id="977565636">
          <w:marLeft w:val="640"/>
          <w:marRight w:val="0"/>
          <w:marTop w:val="0"/>
          <w:marBottom w:val="0"/>
          <w:divBdr>
            <w:top w:val="none" w:sz="0" w:space="0" w:color="auto"/>
            <w:left w:val="none" w:sz="0" w:space="0" w:color="auto"/>
            <w:bottom w:val="none" w:sz="0" w:space="0" w:color="auto"/>
            <w:right w:val="none" w:sz="0" w:space="0" w:color="auto"/>
          </w:divBdr>
        </w:div>
        <w:div w:id="890192042">
          <w:marLeft w:val="640"/>
          <w:marRight w:val="0"/>
          <w:marTop w:val="0"/>
          <w:marBottom w:val="0"/>
          <w:divBdr>
            <w:top w:val="none" w:sz="0" w:space="0" w:color="auto"/>
            <w:left w:val="none" w:sz="0" w:space="0" w:color="auto"/>
            <w:bottom w:val="none" w:sz="0" w:space="0" w:color="auto"/>
            <w:right w:val="none" w:sz="0" w:space="0" w:color="auto"/>
          </w:divBdr>
        </w:div>
        <w:div w:id="1175455760">
          <w:marLeft w:val="640"/>
          <w:marRight w:val="0"/>
          <w:marTop w:val="0"/>
          <w:marBottom w:val="0"/>
          <w:divBdr>
            <w:top w:val="none" w:sz="0" w:space="0" w:color="auto"/>
            <w:left w:val="none" w:sz="0" w:space="0" w:color="auto"/>
            <w:bottom w:val="none" w:sz="0" w:space="0" w:color="auto"/>
            <w:right w:val="none" w:sz="0" w:space="0" w:color="auto"/>
          </w:divBdr>
        </w:div>
        <w:div w:id="1267957646">
          <w:marLeft w:val="640"/>
          <w:marRight w:val="0"/>
          <w:marTop w:val="0"/>
          <w:marBottom w:val="0"/>
          <w:divBdr>
            <w:top w:val="none" w:sz="0" w:space="0" w:color="auto"/>
            <w:left w:val="none" w:sz="0" w:space="0" w:color="auto"/>
            <w:bottom w:val="none" w:sz="0" w:space="0" w:color="auto"/>
            <w:right w:val="none" w:sz="0" w:space="0" w:color="auto"/>
          </w:divBdr>
        </w:div>
        <w:div w:id="510534274">
          <w:marLeft w:val="640"/>
          <w:marRight w:val="0"/>
          <w:marTop w:val="0"/>
          <w:marBottom w:val="0"/>
          <w:divBdr>
            <w:top w:val="none" w:sz="0" w:space="0" w:color="auto"/>
            <w:left w:val="none" w:sz="0" w:space="0" w:color="auto"/>
            <w:bottom w:val="none" w:sz="0" w:space="0" w:color="auto"/>
            <w:right w:val="none" w:sz="0" w:space="0" w:color="auto"/>
          </w:divBdr>
        </w:div>
        <w:div w:id="1664384612">
          <w:marLeft w:val="640"/>
          <w:marRight w:val="0"/>
          <w:marTop w:val="0"/>
          <w:marBottom w:val="0"/>
          <w:divBdr>
            <w:top w:val="none" w:sz="0" w:space="0" w:color="auto"/>
            <w:left w:val="none" w:sz="0" w:space="0" w:color="auto"/>
            <w:bottom w:val="none" w:sz="0" w:space="0" w:color="auto"/>
            <w:right w:val="none" w:sz="0" w:space="0" w:color="auto"/>
          </w:divBdr>
        </w:div>
        <w:div w:id="1656253277">
          <w:marLeft w:val="640"/>
          <w:marRight w:val="0"/>
          <w:marTop w:val="0"/>
          <w:marBottom w:val="0"/>
          <w:divBdr>
            <w:top w:val="none" w:sz="0" w:space="0" w:color="auto"/>
            <w:left w:val="none" w:sz="0" w:space="0" w:color="auto"/>
            <w:bottom w:val="none" w:sz="0" w:space="0" w:color="auto"/>
            <w:right w:val="none" w:sz="0" w:space="0" w:color="auto"/>
          </w:divBdr>
        </w:div>
        <w:div w:id="2069305404">
          <w:marLeft w:val="640"/>
          <w:marRight w:val="0"/>
          <w:marTop w:val="0"/>
          <w:marBottom w:val="0"/>
          <w:divBdr>
            <w:top w:val="none" w:sz="0" w:space="0" w:color="auto"/>
            <w:left w:val="none" w:sz="0" w:space="0" w:color="auto"/>
            <w:bottom w:val="none" w:sz="0" w:space="0" w:color="auto"/>
            <w:right w:val="none" w:sz="0" w:space="0" w:color="auto"/>
          </w:divBdr>
        </w:div>
        <w:div w:id="1335769247">
          <w:marLeft w:val="640"/>
          <w:marRight w:val="0"/>
          <w:marTop w:val="0"/>
          <w:marBottom w:val="0"/>
          <w:divBdr>
            <w:top w:val="none" w:sz="0" w:space="0" w:color="auto"/>
            <w:left w:val="none" w:sz="0" w:space="0" w:color="auto"/>
            <w:bottom w:val="none" w:sz="0" w:space="0" w:color="auto"/>
            <w:right w:val="none" w:sz="0" w:space="0" w:color="auto"/>
          </w:divBdr>
        </w:div>
        <w:div w:id="897936898">
          <w:marLeft w:val="640"/>
          <w:marRight w:val="0"/>
          <w:marTop w:val="0"/>
          <w:marBottom w:val="0"/>
          <w:divBdr>
            <w:top w:val="none" w:sz="0" w:space="0" w:color="auto"/>
            <w:left w:val="none" w:sz="0" w:space="0" w:color="auto"/>
            <w:bottom w:val="none" w:sz="0" w:space="0" w:color="auto"/>
            <w:right w:val="none" w:sz="0" w:space="0" w:color="auto"/>
          </w:divBdr>
        </w:div>
        <w:div w:id="2049840147">
          <w:marLeft w:val="640"/>
          <w:marRight w:val="0"/>
          <w:marTop w:val="0"/>
          <w:marBottom w:val="0"/>
          <w:divBdr>
            <w:top w:val="none" w:sz="0" w:space="0" w:color="auto"/>
            <w:left w:val="none" w:sz="0" w:space="0" w:color="auto"/>
            <w:bottom w:val="none" w:sz="0" w:space="0" w:color="auto"/>
            <w:right w:val="none" w:sz="0" w:space="0" w:color="auto"/>
          </w:divBdr>
        </w:div>
        <w:div w:id="564031608">
          <w:marLeft w:val="640"/>
          <w:marRight w:val="0"/>
          <w:marTop w:val="0"/>
          <w:marBottom w:val="0"/>
          <w:divBdr>
            <w:top w:val="none" w:sz="0" w:space="0" w:color="auto"/>
            <w:left w:val="none" w:sz="0" w:space="0" w:color="auto"/>
            <w:bottom w:val="none" w:sz="0" w:space="0" w:color="auto"/>
            <w:right w:val="none" w:sz="0" w:space="0" w:color="auto"/>
          </w:divBdr>
        </w:div>
        <w:div w:id="1454523446">
          <w:marLeft w:val="640"/>
          <w:marRight w:val="0"/>
          <w:marTop w:val="0"/>
          <w:marBottom w:val="0"/>
          <w:divBdr>
            <w:top w:val="none" w:sz="0" w:space="0" w:color="auto"/>
            <w:left w:val="none" w:sz="0" w:space="0" w:color="auto"/>
            <w:bottom w:val="none" w:sz="0" w:space="0" w:color="auto"/>
            <w:right w:val="none" w:sz="0" w:space="0" w:color="auto"/>
          </w:divBdr>
        </w:div>
      </w:divsChild>
    </w:div>
    <w:div w:id="1695036514">
      <w:bodyDiv w:val="1"/>
      <w:marLeft w:val="0"/>
      <w:marRight w:val="0"/>
      <w:marTop w:val="0"/>
      <w:marBottom w:val="0"/>
      <w:divBdr>
        <w:top w:val="none" w:sz="0" w:space="0" w:color="auto"/>
        <w:left w:val="none" w:sz="0" w:space="0" w:color="auto"/>
        <w:bottom w:val="none" w:sz="0" w:space="0" w:color="auto"/>
        <w:right w:val="none" w:sz="0" w:space="0" w:color="auto"/>
      </w:divBdr>
      <w:divsChild>
        <w:div w:id="1207453669">
          <w:marLeft w:val="640"/>
          <w:marRight w:val="0"/>
          <w:marTop w:val="0"/>
          <w:marBottom w:val="0"/>
          <w:divBdr>
            <w:top w:val="none" w:sz="0" w:space="0" w:color="auto"/>
            <w:left w:val="none" w:sz="0" w:space="0" w:color="auto"/>
            <w:bottom w:val="none" w:sz="0" w:space="0" w:color="auto"/>
            <w:right w:val="none" w:sz="0" w:space="0" w:color="auto"/>
          </w:divBdr>
        </w:div>
        <w:div w:id="762799850">
          <w:marLeft w:val="640"/>
          <w:marRight w:val="0"/>
          <w:marTop w:val="0"/>
          <w:marBottom w:val="0"/>
          <w:divBdr>
            <w:top w:val="none" w:sz="0" w:space="0" w:color="auto"/>
            <w:left w:val="none" w:sz="0" w:space="0" w:color="auto"/>
            <w:bottom w:val="none" w:sz="0" w:space="0" w:color="auto"/>
            <w:right w:val="none" w:sz="0" w:space="0" w:color="auto"/>
          </w:divBdr>
        </w:div>
        <w:div w:id="1421870799">
          <w:marLeft w:val="640"/>
          <w:marRight w:val="0"/>
          <w:marTop w:val="0"/>
          <w:marBottom w:val="0"/>
          <w:divBdr>
            <w:top w:val="none" w:sz="0" w:space="0" w:color="auto"/>
            <w:left w:val="none" w:sz="0" w:space="0" w:color="auto"/>
            <w:bottom w:val="none" w:sz="0" w:space="0" w:color="auto"/>
            <w:right w:val="none" w:sz="0" w:space="0" w:color="auto"/>
          </w:divBdr>
        </w:div>
        <w:div w:id="898902465">
          <w:marLeft w:val="640"/>
          <w:marRight w:val="0"/>
          <w:marTop w:val="0"/>
          <w:marBottom w:val="0"/>
          <w:divBdr>
            <w:top w:val="none" w:sz="0" w:space="0" w:color="auto"/>
            <w:left w:val="none" w:sz="0" w:space="0" w:color="auto"/>
            <w:bottom w:val="none" w:sz="0" w:space="0" w:color="auto"/>
            <w:right w:val="none" w:sz="0" w:space="0" w:color="auto"/>
          </w:divBdr>
        </w:div>
        <w:div w:id="2015648197">
          <w:marLeft w:val="640"/>
          <w:marRight w:val="0"/>
          <w:marTop w:val="0"/>
          <w:marBottom w:val="0"/>
          <w:divBdr>
            <w:top w:val="none" w:sz="0" w:space="0" w:color="auto"/>
            <w:left w:val="none" w:sz="0" w:space="0" w:color="auto"/>
            <w:bottom w:val="none" w:sz="0" w:space="0" w:color="auto"/>
            <w:right w:val="none" w:sz="0" w:space="0" w:color="auto"/>
          </w:divBdr>
        </w:div>
        <w:div w:id="2139257155">
          <w:marLeft w:val="640"/>
          <w:marRight w:val="0"/>
          <w:marTop w:val="0"/>
          <w:marBottom w:val="0"/>
          <w:divBdr>
            <w:top w:val="none" w:sz="0" w:space="0" w:color="auto"/>
            <w:left w:val="none" w:sz="0" w:space="0" w:color="auto"/>
            <w:bottom w:val="none" w:sz="0" w:space="0" w:color="auto"/>
            <w:right w:val="none" w:sz="0" w:space="0" w:color="auto"/>
          </w:divBdr>
        </w:div>
        <w:div w:id="773550563">
          <w:marLeft w:val="640"/>
          <w:marRight w:val="0"/>
          <w:marTop w:val="0"/>
          <w:marBottom w:val="0"/>
          <w:divBdr>
            <w:top w:val="none" w:sz="0" w:space="0" w:color="auto"/>
            <w:left w:val="none" w:sz="0" w:space="0" w:color="auto"/>
            <w:bottom w:val="none" w:sz="0" w:space="0" w:color="auto"/>
            <w:right w:val="none" w:sz="0" w:space="0" w:color="auto"/>
          </w:divBdr>
        </w:div>
        <w:div w:id="791091180">
          <w:marLeft w:val="640"/>
          <w:marRight w:val="0"/>
          <w:marTop w:val="0"/>
          <w:marBottom w:val="0"/>
          <w:divBdr>
            <w:top w:val="none" w:sz="0" w:space="0" w:color="auto"/>
            <w:left w:val="none" w:sz="0" w:space="0" w:color="auto"/>
            <w:bottom w:val="none" w:sz="0" w:space="0" w:color="auto"/>
            <w:right w:val="none" w:sz="0" w:space="0" w:color="auto"/>
          </w:divBdr>
        </w:div>
        <w:div w:id="1016422263">
          <w:marLeft w:val="640"/>
          <w:marRight w:val="0"/>
          <w:marTop w:val="0"/>
          <w:marBottom w:val="0"/>
          <w:divBdr>
            <w:top w:val="none" w:sz="0" w:space="0" w:color="auto"/>
            <w:left w:val="none" w:sz="0" w:space="0" w:color="auto"/>
            <w:bottom w:val="none" w:sz="0" w:space="0" w:color="auto"/>
            <w:right w:val="none" w:sz="0" w:space="0" w:color="auto"/>
          </w:divBdr>
        </w:div>
        <w:div w:id="119686668">
          <w:marLeft w:val="640"/>
          <w:marRight w:val="0"/>
          <w:marTop w:val="0"/>
          <w:marBottom w:val="0"/>
          <w:divBdr>
            <w:top w:val="none" w:sz="0" w:space="0" w:color="auto"/>
            <w:left w:val="none" w:sz="0" w:space="0" w:color="auto"/>
            <w:bottom w:val="none" w:sz="0" w:space="0" w:color="auto"/>
            <w:right w:val="none" w:sz="0" w:space="0" w:color="auto"/>
          </w:divBdr>
        </w:div>
        <w:div w:id="1198473399">
          <w:marLeft w:val="640"/>
          <w:marRight w:val="0"/>
          <w:marTop w:val="0"/>
          <w:marBottom w:val="0"/>
          <w:divBdr>
            <w:top w:val="none" w:sz="0" w:space="0" w:color="auto"/>
            <w:left w:val="none" w:sz="0" w:space="0" w:color="auto"/>
            <w:bottom w:val="none" w:sz="0" w:space="0" w:color="auto"/>
            <w:right w:val="none" w:sz="0" w:space="0" w:color="auto"/>
          </w:divBdr>
        </w:div>
        <w:div w:id="1402362585">
          <w:marLeft w:val="640"/>
          <w:marRight w:val="0"/>
          <w:marTop w:val="0"/>
          <w:marBottom w:val="0"/>
          <w:divBdr>
            <w:top w:val="none" w:sz="0" w:space="0" w:color="auto"/>
            <w:left w:val="none" w:sz="0" w:space="0" w:color="auto"/>
            <w:bottom w:val="none" w:sz="0" w:space="0" w:color="auto"/>
            <w:right w:val="none" w:sz="0" w:space="0" w:color="auto"/>
          </w:divBdr>
        </w:div>
        <w:div w:id="1504279717">
          <w:marLeft w:val="640"/>
          <w:marRight w:val="0"/>
          <w:marTop w:val="0"/>
          <w:marBottom w:val="0"/>
          <w:divBdr>
            <w:top w:val="none" w:sz="0" w:space="0" w:color="auto"/>
            <w:left w:val="none" w:sz="0" w:space="0" w:color="auto"/>
            <w:bottom w:val="none" w:sz="0" w:space="0" w:color="auto"/>
            <w:right w:val="none" w:sz="0" w:space="0" w:color="auto"/>
          </w:divBdr>
        </w:div>
        <w:div w:id="2082605053">
          <w:marLeft w:val="640"/>
          <w:marRight w:val="0"/>
          <w:marTop w:val="0"/>
          <w:marBottom w:val="0"/>
          <w:divBdr>
            <w:top w:val="none" w:sz="0" w:space="0" w:color="auto"/>
            <w:left w:val="none" w:sz="0" w:space="0" w:color="auto"/>
            <w:bottom w:val="none" w:sz="0" w:space="0" w:color="auto"/>
            <w:right w:val="none" w:sz="0" w:space="0" w:color="auto"/>
          </w:divBdr>
        </w:div>
        <w:div w:id="272127335">
          <w:marLeft w:val="640"/>
          <w:marRight w:val="0"/>
          <w:marTop w:val="0"/>
          <w:marBottom w:val="0"/>
          <w:divBdr>
            <w:top w:val="none" w:sz="0" w:space="0" w:color="auto"/>
            <w:left w:val="none" w:sz="0" w:space="0" w:color="auto"/>
            <w:bottom w:val="none" w:sz="0" w:space="0" w:color="auto"/>
            <w:right w:val="none" w:sz="0" w:space="0" w:color="auto"/>
          </w:divBdr>
        </w:div>
        <w:div w:id="1755932588">
          <w:marLeft w:val="640"/>
          <w:marRight w:val="0"/>
          <w:marTop w:val="0"/>
          <w:marBottom w:val="0"/>
          <w:divBdr>
            <w:top w:val="none" w:sz="0" w:space="0" w:color="auto"/>
            <w:left w:val="none" w:sz="0" w:space="0" w:color="auto"/>
            <w:bottom w:val="none" w:sz="0" w:space="0" w:color="auto"/>
            <w:right w:val="none" w:sz="0" w:space="0" w:color="auto"/>
          </w:divBdr>
        </w:div>
      </w:divsChild>
    </w:div>
    <w:div w:id="1714381233">
      <w:bodyDiv w:val="1"/>
      <w:marLeft w:val="0"/>
      <w:marRight w:val="0"/>
      <w:marTop w:val="0"/>
      <w:marBottom w:val="0"/>
      <w:divBdr>
        <w:top w:val="none" w:sz="0" w:space="0" w:color="auto"/>
        <w:left w:val="none" w:sz="0" w:space="0" w:color="auto"/>
        <w:bottom w:val="none" w:sz="0" w:space="0" w:color="auto"/>
        <w:right w:val="none" w:sz="0" w:space="0" w:color="auto"/>
      </w:divBdr>
    </w:div>
    <w:div w:id="1715763653">
      <w:bodyDiv w:val="1"/>
      <w:marLeft w:val="0"/>
      <w:marRight w:val="0"/>
      <w:marTop w:val="0"/>
      <w:marBottom w:val="0"/>
      <w:divBdr>
        <w:top w:val="none" w:sz="0" w:space="0" w:color="auto"/>
        <w:left w:val="none" w:sz="0" w:space="0" w:color="auto"/>
        <w:bottom w:val="none" w:sz="0" w:space="0" w:color="auto"/>
        <w:right w:val="none" w:sz="0" w:space="0" w:color="auto"/>
      </w:divBdr>
    </w:div>
    <w:div w:id="1742022414">
      <w:bodyDiv w:val="1"/>
      <w:marLeft w:val="0"/>
      <w:marRight w:val="0"/>
      <w:marTop w:val="0"/>
      <w:marBottom w:val="0"/>
      <w:divBdr>
        <w:top w:val="none" w:sz="0" w:space="0" w:color="auto"/>
        <w:left w:val="none" w:sz="0" w:space="0" w:color="auto"/>
        <w:bottom w:val="none" w:sz="0" w:space="0" w:color="auto"/>
        <w:right w:val="none" w:sz="0" w:space="0" w:color="auto"/>
      </w:divBdr>
    </w:div>
    <w:div w:id="1843161123">
      <w:bodyDiv w:val="1"/>
      <w:marLeft w:val="0"/>
      <w:marRight w:val="0"/>
      <w:marTop w:val="0"/>
      <w:marBottom w:val="0"/>
      <w:divBdr>
        <w:top w:val="none" w:sz="0" w:space="0" w:color="auto"/>
        <w:left w:val="none" w:sz="0" w:space="0" w:color="auto"/>
        <w:bottom w:val="none" w:sz="0" w:space="0" w:color="auto"/>
        <w:right w:val="none" w:sz="0" w:space="0" w:color="auto"/>
      </w:divBdr>
    </w:div>
    <w:div w:id="1853106248">
      <w:bodyDiv w:val="1"/>
      <w:marLeft w:val="0"/>
      <w:marRight w:val="0"/>
      <w:marTop w:val="0"/>
      <w:marBottom w:val="0"/>
      <w:divBdr>
        <w:top w:val="none" w:sz="0" w:space="0" w:color="auto"/>
        <w:left w:val="none" w:sz="0" w:space="0" w:color="auto"/>
        <w:bottom w:val="none" w:sz="0" w:space="0" w:color="auto"/>
        <w:right w:val="none" w:sz="0" w:space="0" w:color="auto"/>
      </w:divBdr>
      <w:divsChild>
        <w:div w:id="700127022">
          <w:marLeft w:val="640"/>
          <w:marRight w:val="0"/>
          <w:marTop w:val="0"/>
          <w:marBottom w:val="0"/>
          <w:divBdr>
            <w:top w:val="none" w:sz="0" w:space="0" w:color="auto"/>
            <w:left w:val="none" w:sz="0" w:space="0" w:color="auto"/>
            <w:bottom w:val="none" w:sz="0" w:space="0" w:color="auto"/>
            <w:right w:val="none" w:sz="0" w:space="0" w:color="auto"/>
          </w:divBdr>
        </w:div>
        <w:div w:id="1535077290">
          <w:marLeft w:val="640"/>
          <w:marRight w:val="0"/>
          <w:marTop w:val="0"/>
          <w:marBottom w:val="0"/>
          <w:divBdr>
            <w:top w:val="none" w:sz="0" w:space="0" w:color="auto"/>
            <w:left w:val="none" w:sz="0" w:space="0" w:color="auto"/>
            <w:bottom w:val="none" w:sz="0" w:space="0" w:color="auto"/>
            <w:right w:val="none" w:sz="0" w:space="0" w:color="auto"/>
          </w:divBdr>
        </w:div>
        <w:div w:id="1888099890">
          <w:marLeft w:val="640"/>
          <w:marRight w:val="0"/>
          <w:marTop w:val="0"/>
          <w:marBottom w:val="0"/>
          <w:divBdr>
            <w:top w:val="none" w:sz="0" w:space="0" w:color="auto"/>
            <w:left w:val="none" w:sz="0" w:space="0" w:color="auto"/>
            <w:bottom w:val="none" w:sz="0" w:space="0" w:color="auto"/>
            <w:right w:val="none" w:sz="0" w:space="0" w:color="auto"/>
          </w:divBdr>
        </w:div>
        <w:div w:id="1961374745">
          <w:marLeft w:val="640"/>
          <w:marRight w:val="0"/>
          <w:marTop w:val="0"/>
          <w:marBottom w:val="0"/>
          <w:divBdr>
            <w:top w:val="none" w:sz="0" w:space="0" w:color="auto"/>
            <w:left w:val="none" w:sz="0" w:space="0" w:color="auto"/>
            <w:bottom w:val="none" w:sz="0" w:space="0" w:color="auto"/>
            <w:right w:val="none" w:sz="0" w:space="0" w:color="auto"/>
          </w:divBdr>
        </w:div>
        <w:div w:id="926884522">
          <w:marLeft w:val="640"/>
          <w:marRight w:val="0"/>
          <w:marTop w:val="0"/>
          <w:marBottom w:val="0"/>
          <w:divBdr>
            <w:top w:val="none" w:sz="0" w:space="0" w:color="auto"/>
            <w:left w:val="none" w:sz="0" w:space="0" w:color="auto"/>
            <w:bottom w:val="none" w:sz="0" w:space="0" w:color="auto"/>
            <w:right w:val="none" w:sz="0" w:space="0" w:color="auto"/>
          </w:divBdr>
        </w:div>
        <w:div w:id="1405451008">
          <w:marLeft w:val="640"/>
          <w:marRight w:val="0"/>
          <w:marTop w:val="0"/>
          <w:marBottom w:val="0"/>
          <w:divBdr>
            <w:top w:val="none" w:sz="0" w:space="0" w:color="auto"/>
            <w:left w:val="none" w:sz="0" w:space="0" w:color="auto"/>
            <w:bottom w:val="none" w:sz="0" w:space="0" w:color="auto"/>
            <w:right w:val="none" w:sz="0" w:space="0" w:color="auto"/>
          </w:divBdr>
        </w:div>
        <w:div w:id="1493720892">
          <w:marLeft w:val="640"/>
          <w:marRight w:val="0"/>
          <w:marTop w:val="0"/>
          <w:marBottom w:val="0"/>
          <w:divBdr>
            <w:top w:val="none" w:sz="0" w:space="0" w:color="auto"/>
            <w:left w:val="none" w:sz="0" w:space="0" w:color="auto"/>
            <w:bottom w:val="none" w:sz="0" w:space="0" w:color="auto"/>
            <w:right w:val="none" w:sz="0" w:space="0" w:color="auto"/>
          </w:divBdr>
        </w:div>
        <w:div w:id="601836826">
          <w:marLeft w:val="640"/>
          <w:marRight w:val="0"/>
          <w:marTop w:val="0"/>
          <w:marBottom w:val="0"/>
          <w:divBdr>
            <w:top w:val="none" w:sz="0" w:space="0" w:color="auto"/>
            <w:left w:val="none" w:sz="0" w:space="0" w:color="auto"/>
            <w:bottom w:val="none" w:sz="0" w:space="0" w:color="auto"/>
            <w:right w:val="none" w:sz="0" w:space="0" w:color="auto"/>
          </w:divBdr>
        </w:div>
        <w:div w:id="97994126">
          <w:marLeft w:val="640"/>
          <w:marRight w:val="0"/>
          <w:marTop w:val="0"/>
          <w:marBottom w:val="0"/>
          <w:divBdr>
            <w:top w:val="none" w:sz="0" w:space="0" w:color="auto"/>
            <w:left w:val="none" w:sz="0" w:space="0" w:color="auto"/>
            <w:bottom w:val="none" w:sz="0" w:space="0" w:color="auto"/>
            <w:right w:val="none" w:sz="0" w:space="0" w:color="auto"/>
          </w:divBdr>
        </w:div>
        <w:div w:id="11417720">
          <w:marLeft w:val="640"/>
          <w:marRight w:val="0"/>
          <w:marTop w:val="0"/>
          <w:marBottom w:val="0"/>
          <w:divBdr>
            <w:top w:val="none" w:sz="0" w:space="0" w:color="auto"/>
            <w:left w:val="none" w:sz="0" w:space="0" w:color="auto"/>
            <w:bottom w:val="none" w:sz="0" w:space="0" w:color="auto"/>
            <w:right w:val="none" w:sz="0" w:space="0" w:color="auto"/>
          </w:divBdr>
        </w:div>
        <w:div w:id="1972248110">
          <w:marLeft w:val="640"/>
          <w:marRight w:val="0"/>
          <w:marTop w:val="0"/>
          <w:marBottom w:val="0"/>
          <w:divBdr>
            <w:top w:val="none" w:sz="0" w:space="0" w:color="auto"/>
            <w:left w:val="none" w:sz="0" w:space="0" w:color="auto"/>
            <w:bottom w:val="none" w:sz="0" w:space="0" w:color="auto"/>
            <w:right w:val="none" w:sz="0" w:space="0" w:color="auto"/>
          </w:divBdr>
        </w:div>
        <w:div w:id="1458186723">
          <w:marLeft w:val="640"/>
          <w:marRight w:val="0"/>
          <w:marTop w:val="0"/>
          <w:marBottom w:val="0"/>
          <w:divBdr>
            <w:top w:val="none" w:sz="0" w:space="0" w:color="auto"/>
            <w:left w:val="none" w:sz="0" w:space="0" w:color="auto"/>
            <w:bottom w:val="none" w:sz="0" w:space="0" w:color="auto"/>
            <w:right w:val="none" w:sz="0" w:space="0" w:color="auto"/>
          </w:divBdr>
        </w:div>
        <w:div w:id="236214366">
          <w:marLeft w:val="640"/>
          <w:marRight w:val="0"/>
          <w:marTop w:val="0"/>
          <w:marBottom w:val="0"/>
          <w:divBdr>
            <w:top w:val="none" w:sz="0" w:space="0" w:color="auto"/>
            <w:left w:val="none" w:sz="0" w:space="0" w:color="auto"/>
            <w:bottom w:val="none" w:sz="0" w:space="0" w:color="auto"/>
            <w:right w:val="none" w:sz="0" w:space="0" w:color="auto"/>
          </w:divBdr>
        </w:div>
        <w:div w:id="899943999">
          <w:marLeft w:val="640"/>
          <w:marRight w:val="0"/>
          <w:marTop w:val="0"/>
          <w:marBottom w:val="0"/>
          <w:divBdr>
            <w:top w:val="none" w:sz="0" w:space="0" w:color="auto"/>
            <w:left w:val="none" w:sz="0" w:space="0" w:color="auto"/>
            <w:bottom w:val="none" w:sz="0" w:space="0" w:color="auto"/>
            <w:right w:val="none" w:sz="0" w:space="0" w:color="auto"/>
          </w:divBdr>
        </w:div>
        <w:div w:id="209190955">
          <w:marLeft w:val="640"/>
          <w:marRight w:val="0"/>
          <w:marTop w:val="0"/>
          <w:marBottom w:val="0"/>
          <w:divBdr>
            <w:top w:val="none" w:sz="0" w:space="0" w:color="auto"/>
            <w:left w:val="none" w:sz="0" w:space="0" w:color="auto"/>
            <w:bottom w:val="none" w:sz="0" w:space="0" w:color="auto"/>
            <w:right w:val="none" w:sz="0" w:space="0" w:color="auto"/>
          </w:divBdr>
        </w:div>
        <w:div w:id="1925452927">
          <w:marLeft w:val="640"/>
          <w:marRight w:val="0"/>
          <w:marTop w:val="0"/>
          <w:marBottom w:val="0"/>
          <w:divBdr>
            <w:top w:val="none" w:sz="0" w:space="0" w:color="auto"/>
            <w:left w:val="none" w:sz="0" w:space="0" w:color="auto"/>
            <w:bottom w:val="none" w:sz="0" w:space="0" w:color="auto"/>
            <w:right w:val="none" w:sz="0" w:space="0" w:color="auto"/>
          </w:divBdr>
        </w:div>
        <w:div w:id="1244224947">
          <w:marLeft w:val="640"/>
          <w:marRight w:val="0"/>
          <w:marTop w:val="0"/>
          <w:marBottom w:val="0"/>
          <w:divBdr>
            <w:top w:val="none" w:sz="0" w:space="0" w:color="auto"/>
            <w:left w:val="none" w:sz="0" w:space="0" w:color="auto"/>
            <w:bottom w:val="none" w:sz="0" w:space="0" w:color="auto"/>
            <w:right w:val="none" w:sz="0" w:space="0" w:color="auto"/>
          </w:divBdr>
        </w:div>
        <w:div w:id="1275139789">
          <w:marLeft w:val="640"/>
          <w:marRight w:val="0"/>
          <w:marTop w:val="0"/>
          <w:marBottom w:val="0"/>
          <w:divBdr>
            <w:top w:val="none" w:sz="0" w:space="0" w:color="auto"/>
            <w:left w:val="none" w:sz="0" w:space="0" w:color="auto"/>
            <w:bottom w:val="none" w:sz="0" w:space="0" w:color="auto"/>
            <w:right w:val="none" w:sz="0" w:space="0" w:color="auto"/>
          </w:divBdr>
        </w:div>
        <w:div w:id="964894842">
          <w:marLeft w:val="640"/>
          <w:marRight w:val="0"/>
          <w:marTop w:val="0"/>
          <w:marBottom w:val="0"/>
          <w:divBdr>
            <w:top w:val="none" w:sz="0" w:space="0" w:color="auto"/>
            <w:left w:val="none" w:sz="0" w:space="0" w:color="auto"/>
            <w:bottom w:val="none" w:sz="0" w:space="0" w:color="auto"/>
            <w:right w:val="none" w:sz="0" w:space="0" w:color="auto"/>
          </w:divBdr>
        </w:div>
        <w:div w:id="1849296244">
          <w:marLeft w:val="640"/>
          <w:marRight w:val="0"/>
          <w:marTop w:val="0"/>
          <w:marBottom w:val="0"/>
          <w:divBdr>
            <w:top w:val="none" w:sz="0" w:space="0" w:color="auto"/>
            <w:left w:val="none" w:sz="0" w:space="0" w:color="auto"/>
            <w:bottom w:val="none" w:sz="0" w:space="0" w:color="auto"/>
            <w:right w:val="none" w:sz="0" w:space="0" w:color="auto"/>
          </w:divBdr>
        </w:div>
        <w:div w:id="923227247">
          <w:marLeft w:val="640"/>
          <w:marRight w:val="0"/>
          <w:marTop w:val="0"/>
          <w:marBottom w:val="0"/>
          <w:divBdr>
            <w:top w:val="none" w:sz="0" w:space="0" w:color="auto"/>
            <w:left w:val="none" w:sz="0" w:space="0" w:color="auto"/>
            <w:bottom w:val="none" w:sz="0" w:space="0" w:color="auto"/>
            <w:right w:val="none" w:sz="0" w:space="0" w:color="auto"/>
          </w:divBdr>
        </w:div>
        <w:div w:id="1111433658">
          <w:marLeft w:val="640"/>
          <w:marRight w:val="0"/>
          <w:marTop w:val="0"/>
          <w:marBottom w:val="0"/>
          <w:divBdr>
            <w:top w:val="none" w:sz="0" w:space="0" w:color="auto"/>
            <w:left w:val="none" w:sz="0" w:space="0" w:color="auto"/>
            <w:bottom w:val="none" w:sz="0" w:space="0" w:color="auto"/>
            <w:right w:val="none" w:sz="0" w:space="0" w:color="auto"/>
          </w:divBdr>
        </w:div>
        <w:div w:id="1823886602">
          <w:marLeft w:val="640"/>
          <w:marRight w:val="0"/>
          <w:marTop w:val="0"/>
          <w:marBottom w:val="0"/>
          <w:divBdr>
            <w:top w:val="none" w:sz="0" w:space="0" w:color="auto"/>
            <w:left w:val="none" w:sz="0" w:space="0" w:color="auto"/>
            <w:bottom w:val="none" w:sz="0" w:space="0" w:color="auto"/>
            <w:right w:val="none" w:sz="0" w:space="0" w:color="auto"/>
          </w:divBdr>
        </w:div>
        <w:div w:id="435757664">
          <w:marLeft w:val="640"/>
          <w:marRight w:val="0"/>
          <w:marTop w:val="0"/>
          <w:marBottom w:val="0"/>
          <w:divBdr>
            <w:top w:val="none" w:sz="0" w:space="0" w:color="auto"/>
            <w:left w:val="none" w:sz="0" w:space="0" w:color="auto"/>
            <w:bottom w:val="none" w:sz="0" w:space="0" w:color="auto"/>
            <w:right w:val="none" w:sz="0" w:space="0" w:color="auto"/>
          </w:divBdr>
        </w:div>
        <w:div w:id="1305694691">
          <w:marLeft w:val="640"/>
          <w:marRight w:val="0"/>
          <w:marTop w:val="0"/>
          <w:marBottom w:val="0"/>
          <w:divBdr>
            <w:top w:val="none" w:sz="0" w:space="0" w:color="auto"/>
            <w:left w:val="none" w:sz="0" w:space="0" w:color="auto"/>
            <w:bottom w:val="none" w:sz="0" w:space="0" w:color="auto"/>
            <w:right w:val="none" w:sz="0" w:space="0" w:color="auto"/>
          </w:divBdr>
        </w:div>
        <w:div w:id="135218458">
          <w:marLeft w:val="640"/>
          <w:marRight w:val="0"/>
          <w:marTop w:val="0"/>
          <w:marBottom w:val="0"/>
          <w:divBdr>
            <w:top w:val="none" w:sz="0" w:space="0" w:color="auto"/>
            <w:left w:val="none" w:sz="0" w:space="0" w:color="auto"/>
            <w:bottom w:val="none" w:sz="0" w:space="0" w:color="auto"/>
            <w:right w:val="none" w:sz="0" w:space="0" w:color="auto"/>
          </w:divBdr>
        </w:div>
        <w:div w:id="201140551">
          <w:marLeft w:val="640"/>
          <w:marRight w:val="0"/>
          <w:marTop w:val="0"/>
          <w:marBottom w:val="0"/>
          <w:divBdr>
            <w:top w:val="none" w:sz="0" w:space="0" w:color="auto"/>
            <w:left w:val="none" w:sz="0" w:space="0" w:color="auto"/>
            <w:bottom w:val="none" w:sz="0" w:space="0" w:color="auto"/>
            <w:right w:val="none" w:sz="0" w:space="0" w:color="auto"/>
          </w:divBdr>
        </w:div>
        <w:div w:id="174927214">
          <w:marLeft w:val="640"/>
          <w:marRight w:val="0"/>
          <w:marTop w:val="0"/>
          <w:marBottom w:val="0"/>
          <w:divBdr>
            <w:top w:val="none" w:sz="0" w:space="0" w:color="auto"/>
            <w:left w:val="none" w:sz="0" w:space="0" w:color="auto"/>
            <w:bottom w:val="none" w:sz="0" w:space="0" w:color="auto"/>
            <w:right w:val="none" w:sz="0" w:space="0" w:color="auto"/>
          </w:divBdr>
        </w:div>
      </w:divsChild>
    </w:div>
    <w:div w:id="1859005855">
      <w:bodyDiv w:val="1"/>
      <w:marLeft w:val="0"/>
      <w:marRight w:val="0"/>
      <w:marTop w:val="0"/>
      <w:marBottom w:val="0"/>
      <w:divBdr>
        <w:top w:val="none" w:sz="0" w:space="0" w:color="auto"/>
        <w:left w:val="none" w:sz="0" w:space="0" w:color="auto"/>
        <w:bottom w:val="none" w:sz="0" w:space="0" w:color="auto"/>
        <w:right w:val="none" w:sz="0" w:space="0" w:color="auto"/>
      </w:divBdr>
    </w:div>
    <w:div w:id="1863936399">
      <w:bodyDiv w:val="1"/>
      <w:marLeft w:val="0"/>
      <w:marRight w:val="0"/>
      <w:marTop w:val="0"/>
      <w:marBottom w:val="0"/>
      <w:divBdr>
        <w:top w:val="none" w:sz="0" w:space="0" w:color="auto"/>
        <w:left w:val="none" w:sz="0" w:space="0" w:color="auto"/>
        <w:bottom w:val="none" w:sz="0" w:space="0" w:color="auto"/>
        <w:right w:val="none" w:sz="0" w:space="0" w:color="auto"/>
      </w:divBdr>
      <w:divsChild>
        <w:div w:id="1601182730">
          <w:marLeft w:val="640"/>
          <w:marRight w:val="0"/>
          <w:marTop w:val="0"/>
          <w:marBottom w:val="0"/>
          <w:divBdr>
            <w:top w:val="none" w:sz="0" w:space="0" w:color="auto"/>
            <w:left w:val="none" w:sz="0" w:space="0" w:color="auto"/>
            <w:bottom w:val="none" w:sz="0" w:space="0" w:color="auto"/>
            <w:right w:val="none" w:sz="0" w:space="0" w:color="auto"/>
          </w:divBdr>
        </w:div>
        <w:div w:id="1234394424">
          <w:marLeft w:val="640"/>
          <w:marRight w:val="0"/>
          <w:marTop w:val="0"/>
          <w:marBottom w:val="0"/>
          <w:divBdr>
            <w:top w:val="none" w:sz="0" w:space="0" w:color="auto"/>
            <w:left w:val="none" w:sz="0" w:space="0" w:color="auto"/>
            <w:bottom w:val="none" w:sz="0" w:space="0" w:color="auto"/>
            <w:right w:val="none" w:sz="0" w:space="0" w:color="auto"/>
          </w:divBdr>
        </w:div>
        <w:div w:id="1347950012">
          <w:marLeft w:val="640"/>
          <w:marRight w:val="0"/>
          <w:marTop w:val="0"/>
          <w:marBottom w:val="0"/>
          <w:divBdr>
            <w:top w:val="none" w:sz="0" w:space="0" w:color="auto"/>
            <w:left w:val="none" w:sz="0" w:space="0" w:color="auto"/>
            <w:bottom w:val="none" w:sz="0" w:space="0" w:color="auto"/>
            <w:right w:val="none" w:sz="0" w:space="0" w:color="auto"/>
          </w:divBdr>
        </w:div>
        <w:div w:id="1474373884">
          <w:marLeft w:val="640"/>
          <w:marRight w:val="0"/>
          <w:marTop w:val="0"/>
          <w:marBottom w:val="0"/>
          <w:divBdr>
            <w:top w:val="none" w:sz="0" w:space="0" w:color="auto"/>
            <w:left w:val="none" w:sz="0" w:space="0" w:color="auto"/>
            <w:bottom w:val="none" w:sz="0" w:space="0" w:color="auto"/>
            <w:right w:val="none" w:sz="0" w:space="0" w:color="auto"/>
          </w:divBdr>
        </w:div>
        <w:div w:id="1396855085">
          <w:marLeft w:val="640"/>
          <w:marRight w:val="0"/>
          <w:marTop w:val="0"/>
          <w:marBottom w:val="0"/>
          <w:divBdr>
            <w:top w:val="none" w:sz="0" w:space="0" w:color="auto"/>
            <w:left w:val="none" w:sz="0" w:space="0" w:color="auto"/>
            <w:bottom w:val="none" w:sz="0" w:space="0" w:color="auto"/>
            <w:right w:val="none" w:sz="0" w:space="0" w:color="auto"/>
          </w:divBdr>
        </w:div>
        <w:div w:id="1550652019">
          <w:marLeft w:val="640"/>
          <w:marRight w:val="0"/>
          <w:marTop w:val="0"/>
          <w:marBottom w:val="0"/>
          <w:divBdr>
            <w:top w:val="none" w:sz="0" w:space="0" w:color="auto"/>
            <w:left w:val="none" w:sz="0" w:space="0" w:color="auto"/>
            <w:bottom w:val="none" w:sz="0" w:space="0" w:color="auto"/>
            <w:right w:val="none" w:sz="0" w:space="0" w:color="auto"/>
          </w:divBdr>
        </w:div>
        <w:div w:id="1337923715">
          <w:marLeft w:val="640"/>
          <w:marRight w:val="0"/>
          <w:marTop w:val="0"/>
          <w:marBottom w:val="0"/>
          <w:divBdr>
            <w:top w:val="none" w:sz="0" w:space="0" w:color="auto"/>
            <w:left w:val="none" w:sz="0" w:space="0" w:color="auto"/>
            <w:bottom w:val="none" w:sz="0" w:space="0" w:color="auto"/>
            <w:right w:val="none" w:sz="0" w:space="0" w:color="auto"/>
          </w:divBdr>
        </w:div>
        <w:div w:id="1604461447">
          <w:marLeft w:val="640"/>
          <w:marRight w:val="0"/>
          <w:marTop w:val="0"/>
          <w:marBottom w:val="0"/>
          <w:divBdr>
            <w:top w:val="none" w:sz="0" w:space="0" w:color="auto"/>
            <w:left w:val="none" w:sz="0" w:space="0" w:color="auto"/>
            <w:bottom w:val="none" w:sz="0" w:space="0" w:color="auto"/>
            <w:right w:val="none" w:sz="0" w:space="0" w:color="auto"/>
          </w:divBdr>
        </w:div>
        <w:div w:id="186262223">
          <w:marLeft w:val="640"/>
          <w:marRight w:val="0"/>
          <w:marTop w:val="0"/>
          <w:marBottom w:val="0"/>
          <w:divBdr>
            <w:top w:val="none" w:sz="0" w:space="0" w:color="auto"/>
            <w:left w:val="none" w:sz="0" w:space="0" w:color="auto"/>
            <w:bottom w:val="none" w:sz="0" w:space="0" w:color="auto"/>
            <w:right w:val="none" w:sz="0" w:space="0" w:color="auto"/>
          </w:divBdr>
        </w:div>
        <w:div w:id="1910531141">
          <w:marLeft w:val="640"/>
          <w:marRight w:val="0"/>
          <w:marTop w:val="0"/>
          <w:marBottom w:val="0"/>
          <w:divBdr>
            <w:top w:val="none" w:sz="0" w:space="0" w:color="auto"/>
            <w:left w:val="none" w:sz="0" w:space="0" w:color="auto"/>
            <w:bottom w:val="none" w:sz="0" w:space="0" w:color="auto"/>
            <w:right w:val="none" w:sz="0" w:space="0" w:color="auto"/>
          </w:divBdr>
        </w:div>
        <w:div w:id="1478299769">
          <w:marLeft w:val="640"/>
          <w:marRight w:val="0"/>
          <w:marTop w:val="0"/>
          <w:marBottom w:val="0"/>
          <w:divBdr>
            <w:top w:val="none" w:sz="0" w:space="0" w:color="auto"/>
            <w:left w:val="none" w:sz="0" w:space="0" w:color="auto"/>
            <w:bottom w:val="none" w:sz="0" w:space="0" w:color="auto"/>
            <w:right w:val="none" w:sz="0" w:space="0" w:color="auto"/>
          </w:divBdr>
        </w:div>
        <w:div w:id="1910581268">
          <w:marLeft w:val="640"/>
          <w:marRight w:val="0"/>
          <w:marTop w:val="0"/>
          <w:marBottom w:val="0"/>
          <w:divBdr>
            <w:top w:val="none" w:sz="0" w:space="0" w:color="auto"/>
            <w:left w:val="none" w:sz="0" w:space="0" w:color="auto"/>
            <w:bottom w:val="none" w:sz="0" w:space="0" w:color="auto"/>
            <w:right w:val="none" w:sz="0" w:space="0" w:color="auto"/>
          </w:divBdr>
        </w:div>
        <w:div w:id="670984215">
          <w:marLeft w:val="640"/>
          <w:marRight w:val="0"/>
          <w:marTop w:val="0"/>
          <w:marBottom w:val="0"/>
          <w:divBdr>
            <w:top w:val="none" w:sz="0" w:space="0" w:color="auto"/>
            <w:left w:val="none" w:sz="0" w:space="0" w:color="auto"/>
            <w:bottom w:val="none" w:sz="0" w:space="0" w:color="auto"/>
            <w:right w:val="none" w:sz="0" w:space="0" w:color="auto"/>
          </w:divBdr>
        </w:div>
        <w:div w:id="1717506456">
          <w:marLeft w:val="640"/>
          <w:marRight w:val="0"/>
          <w:marTop w:val="0"/>
          <w:marBottom w:val="0"/>
          <w:divBdr>
            <w:top w:val="none" w:sz="0" w:space="0" w:color="auto"/>
            <w:left w:val="none" w:sz="0" w:space="0" w:color="auto"/>
            <w:bottom w:val="none" w:sz="0" w:space="0" w:color="auto"/>
            <w:right w:val="none" w:sz="0" w:space="0" w:color="auto"/>
          </w:divBdr>
        </w:div>
        <w:div w:id="181668958">
          <w:marLeft w:val="640"/>
          <w:marRight w:val="0"/>
          <w:marTop w:val="0"/>
          <w:marBottom w:val="0"/>
          <w:divBdr>
            <w:top w:val="none" w:sz="0" w:space="0" w:color="auto"/>
            <w:left w:val="none" w:sz="0" w:space="0" w:color="auto"/>
            <w:bottom w:val="none" w:sz="0" w:space="0" w:color="auto"/>
            <w:right w:val="none" w:sz="0" w:space="0" w:color="auto"/>
          </w:divBdr>
        </w:div>
        <w:div w:id="2115396955">
          <w:marLeft w:val="640"/>
          <w:marRight w:val="0"/>
          <w:marTop w:val="0"/>
          <w:marBottom w:val="0"/>
          <w:divBdr>
            <w:top w:val="none" w:sz="0" w:space="0" w:color="auto"/>
            <w:left w:val="none" w:sz="0" w:space="0" w:color="auto"/>
            <w:bottom w:val="none" w:sz="0" w:space="0" w:color="auto"/>
            <w:right w:val="none" w:sz="0" w:space="0" w:color="auto"/>
          </w:divBdr>
        </w:div>
        <w:div w:id="170416930">
          <w:marLeft w:val="640"/>
          <w:marRight w:val="0"/>
          <w:marTop w:val="0"/>
          <w:marBottom w:val="0"/>
          <w:divBdr>
            <w:top w:val="none" w:sz="0" w:space="0" w:color="auto"/>
            <w:left w:val="none" w:sz="0" w:space="0" w:color="auto"/>
            <w:bottom w:val="none" w:sz="0" w:space="0" w:color="auto"/>
            <w:right w:val="none" w:sz="0" w:space="0" w:color="auto"/>
          </w:divBdr>
        </w:div>
        <w:div w:id="1050808300">
          <w:marLeft w:val="640"/>
          <w:marRight w:val="0"/>
          <w:marTop w:val="0"/>
          <w:marBottom w:val="0"/>
          <w:divBdr>
            <w:top w:val="none" w:sz="0" w:space="0" w:color="auto"/>
            <w:left w:val="none" w:sz="0" w:space="0" w:color="auto"/>
            <w:bottom w:val="none" w:sz="0" w:space="0" w:color="auto"/>
            <w:right w:val="none" w:sz="0" w:space="0" w:color="auto"/>
          </w:divBdr>
        </w:div>
        <w:div w:id="1581674326">
          <w:marLeft w:val="640"/>
          <w:marRight w:val="0"/>
          <w:marTop w:val="0"/>
          <w:marBottom w:val="0"/>
          <w:divBdr>
            <w:top w:val="none" w:sz="0" w:space="0" w:color="auto"/>
            <w:left w:val="none" w:sz="0" w:space="0" w:color="auto"/>
            <w:bottom w:val="none" w:sz="0" w:space="0" w:color="auto"/>
            <w:right w:val="none" w:sz="0" w:space="0" w:color="auto"/>
          </w:divBdr>
        </w:div>
        <w:div w:id="1770926773">
          <w:marLeft w:val="640"/>
          <w:marRight w:val="0"/>
          <w:marTop w:val="0"/>
          <w:marBottom w:val="0"/>
          <w:divBdr>
            <w:top w:val="none" w:sz="0" w:space="0" w:color="auto"/>
            <w:left w:val="none" w:sz="0" w:space="0" w:color="auto"/>
            <w:bottom w:val="none" w:sz="0" w:space="0" w:color="auto"/>
            <w:right w:val="none" w:sz="0" w:space="0" w:color="auto"/>
          </w:divBdr>
        </w:div>
      </w:divsChild>
    </w:div>
    <w:div w:id="1917203210">
      <w:bodyDiv w:val="1"/>
      <w:marLeft w:val="0"/>
      <w:marRight w:val="0"/>
      <w:marTop w:val="0"/>
      <w:marBottom w:val="0"/>
      <w:divBdr>
        <w:top w:val="none" w:sz="0" w:space="0" w:color="auto"/>
        <w:left w:val="none" w:sz="0" w:space="0" w:color="auto"/>
        <w:bottom w:val="none" w:sz="0" w:space="0" w:color="auto"/>
        <w:right w:val="none" w:sz="0" w:space="0" w:color="auto"/>
      </w:divBdr>
    </w:div>
    <w:div w:id="1919901585">
      <w:bodyDiv w:val="1"/>
      <w:marLeft w:val="0"/>
      <w:marRight w:val="0"/>
      <w:marTop w:val="0"/>
      <w:marBottom w:val="0"/>
      <w:divBdr>
        <w:top w:val="none" w:sz="0" w:space="0" w:color="auto"/>
        <w:left w:val="none" w:sz="0" w:space="0" w:color="auto"/>
        <w:bottom w:val="none" w:sz="0" w:space="0" w:color="auto"/>
        <w:right w:val="none" w:sz="0" w:space="0" w:color="auto"/>
      </w:divBdr>
      <w:divsChild>
        <w:div w:id="2113160312">
          <w:marLeft w:val="640"/>
          <w:marRight w:val="0"/>
          <w:marTop w:val="0"/>
          <w:marBottom w:val="0"/>
          <w:divBdr>
            <w:top w:val="none" w:sz="0" w:space="0" w:color="auto"/>
            <w:left w:val="none" w:sz="0" w:space="0" w:color="auto"/>
            <w:bottom w:val="none" w:sz="0" w:space="0" w:color="auto"/>
            <w:right w:val="none" w:sz="0" w:space="0" w:color="auto"/>
          </w:divBdr>
        </w:div>
        <w:div w:id="1133400802">
          <w:marLeft w:val="640"/>
          <w:marRight w:val="0"/>
          <w:marTop w:val="0"/>
          <w:marBottom w:val="0"/>
          <w:divBdr>
            <w:top w:val="none" w:sz="0" w:space="0" w:color="auto"/>
            <w:left w:val="none" w:sz="0" w:space="0" w:color="auto"/>
            <w:bottom w:val="none" w:sz="0" w:space="0" w:color="auto"/>
            <w:right w:val="none" w:sz="0" w:space="0" w:color="auto"/>
          </w:divBdr>
        </w:div>
        <w:div w:id="906844814">
          <w:marLeft w:val="640"/>
          <w:marRight w:val="0"/>
          <w:marTop w:val="0"/>
          <w:marBottom w:val="0"/>
          <w:divBdr>
            <w:top w:val="none" w:sz="0" w:space="0" w:color="auto"/>
            <w:left w:val="none" w:sz="0" w:space="0" w:color="auto"/>
            <w:bottom w:val="none" w:sz="0" w:space="0" w:color="auto"/>
            <w:right w:val="none" w:sz="0" w:space="0" w:color="auto"/>
          </w:divBdr>
        </w:div>
        <w:div w:id="183056193">
          <w:marLeft w:val="640"/>
          <w:marRight w:val="0"/>
          <w:marTop w:val="0"/>
          <w:marBottom w:val="0"/>
          <w:divBdr>
            <w:top w:val="none" w:sz="0" w:space="0" w:color="auto"/>
            <w:left w:val="none" w:sz="0" w:space="0" w:color="auto"/>
            <w:bottom w:val="none" w:sz="0" w:space="0" w:color="auto"/>
            <w:right w:val="none" w:sz="0" w:space="0" w:color="auto"/>
          </w:divBdr>
        </w:div>
        <w:div w:id="1172722258">
          <w:marLeft w:val="640"/>
          <w:marRight w:val="0"/>
          <w:marTop w:val="0"/>
          <w:marBottom w:val="0"/>
          <w:divBdr>
            <w:top w:val="none" w:sz="0" w:space="0" w:color="auto"/>
            <w:left w:val="none" w:sz="0" w:space="0" w:color="auto"/>
            <w:bottom w:val="none" w:sz="0" w:space="0" w:color="auto"/>
            <w:right w:val="none" w:sz="0" w:space="0" w:color="auto"/>
          </w:divBdr>
        </w:div>
        <w:div w:id="572618158">
          <w:marLeft w:val="640"/>
          <w:marRight w:val="0"/>
          <w:marTop w:val="0"/>
          <w:marBottom w:val="0"/>
          <w:divBdr>
            <w:top w:val="none" w:sz="0" w:space="0" w:color="auto"/>
            <w:left w:val="none" w:sz="0" w:space="0" w:color="auto"/>
            <w:bottom w:val="none" w:sz="0" w:space="0" w:color="auto"/>
            <w:right w:val="none" w:sz="0" w:space="0" w:color="auto"/>
          </w:divBdr>
        </w:div>
        <w:div w:id="1335303928">
          <w:marLeft w:val="640"/>
          <w:marRight w:val="0"/>
          <w:marTop w:val="0"/>
          <w:marBottom w:val="0"/>
          <w:divBdr>
            <w:top w:val="none" w:sz="0" w:space="0" w:color="auto"/>
            <w:left w:val="none" w:sz="0" w:space="0" w:color="auto"/>
            <w:bottom w:val="none" w:sz="0" w:space="0" w:color="auto"/>
            <w:right w:val="none" w:sz="0" w:space="0" w:color="auto"/>
          </w:divBdr>
        </w:div>
        <w:div w:id="314264126">
          <w:marLeft w:val="640"/>
          <w:marRight w:val="0"/>
          <w:marTop w:val="0"/>
          <w:marBottom w:val="0"/>
          <w:divBdr>
            <w:top w:val="none" w:sz="0" w:space="0" w:color="auto"/>
            <w:left w:val="none" w:sz="0" w:space="0" w:color="auto"/>
            <w:bottom w:val="none" w:sz="0" w:space="0" w:color="auto"/>
            <w:right w:val="none" w:sz="0" w:space="0" w:color="auto"/>
          </w:divBdr>
        </w:div>
        <w:div w:id="1234461989">
          <w:marLeft w:val="640"/>
          <w:marRight w:val="0"/>
          <w:marTop w:val="0"/>
          <w:marBottom w:val="0"/>
          <w:divBdr>
            <w:top w:val="none" w:sz="0" w:space="0" w:color="auto"/>
            <w:left w:val="none" w:sz="0" w:space="0" w:color="auto"/>
            <w:bottom w:val="none" w:sz="0" w:space="0" w:color="auto"/>
            <w:right w:val="none" w:sz="0" w:space="0" w:color="auto"/>
          </w:divBdr>
        </w:div>
        <w:div w:id="1630470439">
          <w:marLeft w:val="640"/>
          <w:marRight w:val="0"/>
          <w:marTop w:val="0"/>
          <w:marBottom w:val="0"/>
          <w:divBdr>
            <w:top w:val="none" w:sz="0" w:space="0" w:color="auto"/>
            <w:left w:val="none" w:sz="0" w:space="0" w:color="auto"/>
            <w:bottom w:val="none" w:sz="0" w:space="0" w:color="auto"/>
            <w:right w:val="none" w:sz="0" w:space="0" w:color="auto"/>
          </w:divBdr>
        </w:div>
        <w:div w:id="1308822008">
          <w:marLeft w:val="640"/>
          <w:marRight w:val="0"/>
          <w:marTop w:val="0"/>
          <w:marBottom w:val="0"/>
          <w:divBdr>
            <w:top w:val="none" w:sz="0" w:space="0" w:color="auto"/>
            <w:left w:val="none" w:sz="0" w:space="0" w:color="auto"/>
            <w:bottom w:val="none" w:sz="0" w:space="0" w:color="auto"/>
            <w:right w:val="none" w:sz="0" w:space="0" w:color="auto"/>
          </w:divBdr>
        </w:div>
        <w:div w:id="2139565248">
          <w:marLeft w:val="640"/>
          <w:marRight w:val="0"/>
          <w:marTop w:val="0"/>
          <w:marBottom w:val="0"/>
          <w:divBdr>
            <w:top w:val="none" w:sz="0" w:space="0" w:color="auto"/>
            <w:left w:val="none" w:sz="0" w:space="0" w:color="auto"/>
            <w:bottom w:val="none" w:sz="0" w:space="0" w:color="auto"/>
            <w:right w:val="none" w:sz="0" w:space="0" w:color="auto"/>
          </w:divBdr>
        </w:div>
        <w:div w:id="1424377793">
          <w:marLeft w:val="640"/>
          <w:marRight w:val="0"/>
          <w:marTop w:val="0"/>
          <w:marBottom w:val="0"/>
          <w:divBdr>
            <w:top w:val="none" w:sz="0" w:space="0" w:color="auto"/>
            <w:left w:val="none" w:sz="0" w:space="0" w:color="auto"/>
            <w:bottom w:val="none" w:sz="0" w:space="0" w:color="auto"/>
            <w:right w:val="none" w:sz="0" w:space="0" w:color="auto"/>
          </w:divBdr>
        </w:div>
        <w:div w:id="1436444462">
          <w:marLeft w:val="640"/>
          <w:marRight w:val="0"/>
          <w:marTop w:val="0"/>
          <w:marBottom w:val="0"/>
          <w:divBdr>
            <w:top w:val="none" w:sz="0" w:space="0" w:color="auto"/>
            <w:left w:val="none" w:sz="0" w:space="0" w:color="auto"/>
            <w:bottom w:val="none" w:sz="0" w:space="0" w:color="auto"/>
            <w:right w:val="none" w:sz="0" w:space="0" w:color="auto"/>
          </w:divBdr>
        </w:div>
        <w:div w:id="162165865">
          <w:marLeft w:val="640"/>
          <w:marRight w:val="0"/>
          <w:marTop w:val="0"/>
          <w:marBottom w:val="0"/>
          <w:divBdr>
            <w:top w:val="none" w:sz="0" w:space="0" w:color="auto"/>
            <w:left w:val="none" w:sz="0" w:space="0" w:color="auto"/>
            <w:bottom w:val="none" w:sz="0" w:space="0" w:color="auto"/>
            <w:right w:val="none" w:sz="0" w:space="0" w:color="auto"/>
          </w:divBdr>
        </w:div>
        <w:div w:id="284314371">
          <w:marLeft w:val="640"/>
          <w:marRight w:val="0"/>
          <w:marTop w:val="0"/>
          <w:marBottom w:val="0"/>
          <w:divBdr>
            <w:top w:val="none" w:sz="0" w:space="0" w:color="auto"/>
            <w:left w:val="none" w:sz="0" w:space="0" w:color="auto"/>
            <w:bottom w:val="none" w:sz="0" w:space="0" w:color="auto"/>
            <w:right w:val="none" w:sz="0" w:space="0" w:color="auto"/>
          </w:divBdr>
        </w:div>
        <w:div w:id="1461072569">
          <w:marLeft w:val="640"/>
          <w:marRight w:val="0"/>
          <w:marTop w:val="0"/>
          <w:marBottom w:val="0"/>
          <w:divBdr>
            <w:top w:val="none" w:sz="0" w:space="0" w:color="auto"/>
            <w:left w:val="none" w:sz="0" w:space="0" w:color="auto"/>
            <w:bottom w:val="none" w:sz="0" w:space="0" w:color="auto"/>
            <w:right w:val="none" w:sz="0" w:space="0" w:color="auto"/>
          </w:divBdr>
        </w:div>
        <w:div w:id="1740833494">
          <w:marLeft w:val="640"/>
          <w:marRight w:val="0"/>
          <w:marTop w:val="0"/>
          <w:marBottom w:val="0"/>
          <w:divBdr>
            <w:top w:val="none" w:sz="0" w:space="0" w:color="auto"/>
            <w:left w:val="none" w:sz="0" w:space="0" w:color="auto"/>
            <w:bottom w:val="none" w:sz="0" w:space="0" w:color="auto"/>
            <w:right w:val="none" w:sz="0" w:space="0" w:color="auto"/>
          </w:divBdr>
        </w:div>
        <w:div w:id="1523743881">
          <w:marLeft w:val="640"/>
          <w:marRight w:val="0"/>
          <w:marTop w:val="0"/>
          <w:marBottom w:val="0"/>
          <w:divBdr>
            <w:top w:val="none" w:sz="0" w:space="0" w:color="auto"/>
            <w:left w:val="none" w:sz="0" w:space="0" w:color="auto"/>
            <w:bottom w:val="none" w:sz="0" w:space="0" w:color="auto"/>
            <w:right w:val="none" w:sz="0" w:space="0" w:color="auto"/>
          </w:divBdr>
        </w:div>
        <w:div w:id="901450582">
          <w:marLeft w:val="640"/>
          <w:marRight w:val="0"/>
          <w:marTop w:val="0"/>
          <w:marBottom w:val="0"/>
          <w:divBdr>
            <w:top w:val="none" w:sz="0" w:space="0" w:color="auto"/>
            <w:left w:val="none" w:sz="0" w:space="0" w:color="auto"/>
            <w:bottom w:val="none" w:sz="0" w:space="0" w:color="auto"/>
            <w:right w:val="none" w:sz="0" w:space="0" w:color="auto"/>
          </w:divBdr>
        </w:div>
      </w:divsChild>
    </w:div>
    <w:div w:id="1921058021">
      <w:bodyDiv w:val="1"/>
      <w:marLeft w:val="0"/>
      <w:marRight w:val="0"/>
      <w:marTop w:val="0"/>
      <w:marBottom w:val="0"/>
      <w:divBdr>
        <w:top w:val="none" w:sz="0" w:space="0" w:color="auto"/>
        <w:left w:val="none" w:sz="0" w:space="0" w:color="auto"/>
        <w:bottom w:val="none" w:sz="0" w:space="0" w:color="auto"/>
        <w:right w:val="none" w:sz="0" w:space="0" w:color="auto"/>
      </w:divBdr>
      <w:divsChild>
        <w:div w:id="1049263172">
          <w:marLeft w:val="640"/>
          <w:marRight w:val="0"/>
          <w:marTop w:val="0"/>
          <w:marBottom w:val="0"/>
          <w:divBdr>
            <w:top w:val="none" w:sz="0" w:space="0" w:color="auto"/>
            <w:left w:val="none" w:sz="0" w:space="0" w:color="auto"/>
            <w:bottom w:val="none" w:sz="0" w:space="0" w:color="auto"/>
            <w:right w:val="none" w:sz="0" w:space="0" w:color="auto"/>
          </w:divBdr>
        </w:div>
        <w:div w:id="1700080035">
          <w:marLeft w:val="640"/>
          <w:marRight w:val="0"/>
          <w:marTop w:val="0"/>
          <w:marBottom w:val="0"/>
          <w:divBdr>
            <w:top w:val="none" w:sz="0" w:space="0" w:color="auto"/>
            <w:left w:val="none" w:sz="0" w:space="0" w:color="auto"/>
            <w:bottom w:val="none" w:sz="0" w:space="0" w:color="auto"/>
            <w:right w:val="none" w:sz="0" w:space="0" w:color="auto"/>
          </w:divBdr>
        </w:div>
        <w:div w:id="1805196916">
          <w:marLeft w:val="640"/>
          <w:marRight w:val="0"/>
          <w:marTop w:val="0"/>
          <w:marBottom w:val="0"/>
          <w:divBdr>
            <w:top w:val="none" w:sz="0" w:space="0" w:color="auto"/>
            <w:left w:val="none" w:sz="0" w:space="0" w:color="auto"/>
            <w:bottom w:val="none" w:sz="0" w:space="0" w:color="auto"/>
            <w:right w:val="none" w:sz="0" w:space="0" w:color="auto"/>
          </w:divBdr>
        </w:div>
        <w:div w:id="1195272755">
          <w:marLeft w:val="640"/>
          <w:marRight w:val="0"/>
          <w:marTop w:val="0"/>
          <w:marBottom w:val="0"/>
          <w:divBdr>
            <w:top w:val="none" w:sz="0" w:space="0" w:color="auto"/>
            <w:left w:val="none" w:sz="0" w:space="0" w:color="auto"/>
            <w:bottom w:val="none" w:sz="0" w:space="0" w:color="auto"/>
            <w:right w:val="none" w:sz="0" w:space="0" w:color="auto"/>
          </w:divBdr>
        </w:div>
        <w:div w:id="1271887866">
          <w:marLeft w:val="640"/>
          <w:marRight w:val="0"/>
          <w:marTop w:val="0"/>
          <w:marBottom w:val="0"/>
          <w:divBdr>
            <w:top w:val="none" w:sz="0" w:space="0" w:color="auto"/>
            <w:left w:val="none" w:sz="0" w:space="0" w:color="auto"/>
            <w:bottom w:val="none" w:sz="0" w:space="0" w:color="auto"/>
            <w:right w:val="none" w:sz="0" w:space="0" w:color="auto"/>
          </w:divBdr>
        </w:div>
        <w:div w:id="1687750553">
          <w:marLeft w:val="640"/>
          <w:marRight w:val="0"/>
          <w:marTop w:val="0"/>
          <w:marBottom w:val="0"/>
          <w:divBdr>
            <w:top w:val="none" w:sz="0" w:space="0" w:color="auto"/>
            <w:left w:val="none" w:sz="0" w:space="0" w:color="auto"/>
            <w:bottom w:val="none" w:sz="0" w:space="0" w:color="auto"/>
            <w:right w:val="none" w:sz="0" w:space="0" w:color="auto"/>
          </w:divBdr>
        </w:div>
        <w:div w:id="1984235565">
          <w:marLeft w:val="640"/>
          <w:marRight w:val="0"/>
          <w:marTop w:val="0"/>
          <w:marBottom w:val="0"/>
          <w:divBdr>
            <w:top w:val="none" w:sz="0" w:space="0" w:color="auto"/>
            <w:left w:val="none" w:sz="0" w:space="0" w:color="auto"/>
            <w:bottom w:val="none" w:sz="0" w:space="0" w:color="auto"/>
            <w:right w:val="none" w:sz="0" w:space="0" w:color="auto"/>
          </w:divBdr>
        </w:div>
        <w:div w:id="950818352">
          <w:marLeft w:val="640"/>
          <w:marRight w:val="0"/>
          <w:marTop w:val="0"/>
          <w:marBottom w:val="0"/>
          <w:divBdr>
            <w:top w:val="none" w:sz="0" w:space="0" w:color="auto"/>
            <w:left w:val="none" w:sz="0" w:space="0" w:color="auto"/>
            <w:bottom w:val="none" w:sz="0" w:space="0" w:color="auto"/>
            <w:right w:val="none" w:sz="0" w:space="0" w:color="auto"/>
          </w:divBdr>
        </w:div>
        <w:div w:id="302930387">
          <w:marLeft w:val="640"/>
          <w:marRight w:val="0"/>
          <w:marTop w:val="0"/>
          <w:marBottom w:val="0"/>
          <w:divBdr>
            <w:top w:val="none" w:sz="0" w:space="0" w:color="auto"/>
            <w:left w:val="none" w:sz="0" w:space="0" w:color="auto"/>
            <w:bottom w:val="none" w:sz="0" w:space="0" w:color="auto"/>
            <w:right w:val="none" w:sz="0" w:space="0" w:color="auto"/>
          </w:divBdr>
        </w:div>
        <w:div w:id="159348295">
          <w:marLeft w:val="640"/>
          <w:marRight w:val="0"/>
          <w:marTop w:val="0"/>
          <w:marBottom w:val="0"/>
          <w:divBdr>
            <w:top w:val="none" w:sz="0" w:space="0" w:color="auto"/>
            <w:left w:val="none" w:sz="0" w:space="0" w:color="auto"/>
            <w:bottom w:val="none" w:sz="0" w:space="0" w:color="auto"/>
            <w:right w:val="none" w:sz="0" w:space="0" w:color="auto"/>
          </w:divBdr>
        </w:div>
        <w:div w:id="632368187">
          <w:marLeft w:val="640"/>
          <w:marRight w:val="0"/>
          <w:marTop w:val="0"/>
          <w:marBottom w:val="0"/>
          <w:divBdr>
            <w:top w:val="none" w:sz="0" w:space="0" w:color="auto"/>
            <w:left w:val="none" w:sz="0" w:space="0" w:color="auto"/>
            <w:bottom w:val="none" w:sz="0" w:space="0" w:color="auto"/>
            <w:right w:val="none" w:sz="0" w:space="0" w:color="auto"/>
          </w:divBdr>
        </w:div>
        <w:div w:id="2059158339">
          <w:marLeft w:val="640"/>
          <w:marRight w:val="0"/>
          <w:marTop w:val="0"/>
          <w:marBottom w:val="0"/>
          <w:divBdr>
            <w:top w:val="none" w:sz="0" w:space="0" w:color="auto"/>
            <w:left w:val="none" w:sz="0" w:space="0" w:color="auto"/>
            <w:bottom w:val="none" w:sz="0" w:space="0" w:color="auto"/>
            <w:right w:val="none" w:sz="0" w:space="0" w:color="auto"/>
          </w:divBdr>
        </w:div>
        <w:div w:id="184485857">
          <w:marLeft w:val="640"/>
          <w:marRight w:val="0"/>
          <w:marTop w:val="0"/>
          <w:marBottom w:val="0"/>
          <w:divBdr>
            <w:top w:val="none" w:sz="0" w:space="0" w:color="auto"/>
            <w:left w:val="none" w:sz="0" w:space="0" w:color="auto"/>
            <w:bottom w:val="none" w:sz="0" w:space="0" w:color="auto"/>
            <w:right w:val="none" w:sz="0" w:space="0" w:color="auto"/>
          </w:divBdr>
        </w:div>
        <w:div w:id="1063794611">
          <w:marLeft w:val="640"/>
          <w:marRight w:val="0"/>
          <w:marTop w:val="0"/>
          <w:marBottom w:val="0"/>
          <w:divBdr>
            <w:top w:val="none" w:sz="0" w:space="0" w:color="auto"/>
            <w:left w:val="none" w:sz="0" w:space="0" w:color="auto"/>
            <w:bottom w:val="none" w:sz="0" w:space="0" w:color="auto"/>
            <w:right w:val="none" w:sz="0" w:space="0" w:color="auto"/>
          </w:divBdr>
        </w:div>
        <w:div w:id="1467383665">
          <w:marLeft w:val="640"/>
          <w:marRight w:val="0"/>
          <w:marTop w:val="0"/>
          <w:marBottom w:val="0"/>
          <w:divBdr>
            <w:top w:val="none" w:sz="0" w:space="0" w:color="auto"/>
            <w:left w:val="none" w:sz="0" w:space="0" w:color="auto"/>
            <w:bottom w:val="none" w:sz="0" w:space="0" w:color="auto"/>
            <w:right w:val="none" w:sz="0" w:space="0" w:color="auto"/>
          </w:divBdr>
        </w:div>
        <w:div w:id="858588438">
          <w:marLeft w:val="640"/>
          <w:marRight w:val="0"/>
          <w:marTop w:val="0"/>
          <w:marBottom w:val="0"/>
          <w:divBdr>
            <w:top w:val="none" w:sz="0" w:space="0" w:color="auto"/>
            <w:left w:val="none" w:sz="0" w:space="0" w:color="auto"/>
            <w:bottom w:val="none" w:sz="0" w:space="0" w:color="auto"/>
            <w:right w:val="none" w:sz="0" w:space="0" w:color="auto"/>
          </w:divBdr>
        </w:div>
        <w:div w:id="483207023">
          <w:marLeft w:val="640"/>
          <w:marRight w:val="0"/>
          <w:marTop w:val="0"/>
          <w:marBottom w:val="0"/>
          <w:divBdr>
            <w:top w:val="none" w:sz="0" w:space="0" w:color="auto"/>
            <w:left w:val="none" w:sz="0" w:space="0" w:color="auto"/>
            <w:bottom w:val="none" w:sz="0" w:space="0" w:color="auto"/>
            <w:right w:val="none" w:sz="0" w:space="0" w:color="auto"/>
          </w:divBdr>
        </w:div>
        <w:div w:id="1933583520">
          <w:marLeft w:val="640"/>
          <w:marRight w:val="0"/>
          <w:marTop w:val="0"/>
          <w:marBottom w:val="0"/>
          <w:divBdr>
            <w:top w:val="none" w:sz="0" w:space="0" w:color="auto"/>
            <w:left w:val="none" w:sz="0" w:space="0" w:color="auto"/>
            <w:bottom w:val="none" w:sz="0" w:space="0" w:color="auto"/>
            <w:right w:val="none" w:sz="0" w:space="0" w:color="auto"/>
          </w:divBdr>
        </w:div>
        <w:div w:id="444809769">
          <w:marLeft w:val="640"/>
          <w:marRight w:val="0"/>
          <w:marTop w:val="0"/>
          <w:marBottom w:val="0"/>
          <w:divBdr>
            <w:top w:val="none" w:sz="0" w:space="0" w:color="auto"/>
            <w:left w:val="none" w:sz="0" w:space="0" w:color="auto"/>
            <w:bottom w:val="none" w:sz="0" w:space="0" w:color="auto"/>
            <w:right w:val="none" w:sz="0" w:space="0" w:color="auto"/>
          </w:divBdr>
        </w:div>
        <w:div w:id="889154520">
          <w:marLeft w:val="640"/>
          <w:marRight w:val="0"/>
          <w:marTop w:val="0"/>
          <w:marBottom w:val="0"/>
          <w:divBdr>
            <w:top w:val="none" w:sz="0" w:space="0" w:color="auto"/>
            <w:left w:val="none" w:sz="0" w:space="0" w:color="auto"/>
            <w:bottom w:val="none" w:sz="0" w:space="0" w:color="auto"/>
            <w:right w:val="none" w:sz="0" w:space="0" w:color="auto"/>
          </w:divBdr>
        </w:div>
        <w:div w:id="1814759462">
          <w:marLeft w:val="640"/>
          <w:marRight w:val="0"/>
          <w:marTop w:val="0"/>
          <w:marBottom w:val="0"/>
          <w:divBdr>
            <w:top w:val="none" w:sz="0" w:space="0" w:color="auto"/>
            <w:left w:val="none" w:sz="0" w:space="0" w:color="auto"/>
            <w:bottom w:val="none" w:sz="0" w:space="0" w:color="auto"/>
            <w:right w:val="none" w:sz="0" w:space="0" w:color="auto"/>
          </w:divBdr>
        </w:div>
        <w:div w:id="404685111">
          <w:marLeft w:val="640"/>
          <w:marRight w:val="0"/>
          <w:marTop w:val="0"/>
          <w:marBottom w:val="0"/>
          <w:divBdr>
            <w:top w:val="none" w:sz="0" w:space="0" w:color="auto"/>
            <w:left w:val="none" w:sz="0" w:space="0" w:color="auto"/>
            <w:bottom w:val="none" w:sz="0" w:space="0" w:color="auto"/>
            <w:right w:val="none" w:sz="0" w:space="0" w:color="auto"/>
          </w:divBdr>
        </w:div>
        <w:div w:id="831724384">
          <w:marLeft w:val="640"/>
          <w:marRight w:val="0"/>
          <w:marTop w:val="0"/>
          <w:marBottom w:val="0"/>
          <w:divBdr>
            <w:top w:val="none" w:sz="0" w:space="0" w:color="auto"/>
            <w:left w:val="none" w:sz="0" w:space="0" w:color="auto"/>
            <w:bottom w:val="none" w:sz="0" w:space="0" w:color="auto"/>
            <w:right w:val="none" w:sz="0" w:space="0" w:color="auto"/>
          </w:divBdr>
        </w:div>
        <w:div w:id="1288897429">
          <w:marLeft w:val="640"/>
          <w:marRight w:val="0"/>
          <w:marTop w:val="0"/>
          <w:marBottom w:val="0"/>
          <w:divBdr>
            <w:top w:val="none" w:sz="0" w:space="0" w:color="auto"/>
            <w:left w:val="none" w:sz="0" w:space="0" w:color="auto"/>
            <w:bottom w:val="none" w:sz="0" w:space="0" w:color="auto"/>
            <w:right w:val="none" w:sz="0" w:space="0" w:color="auto"/>
          </w:divBdr>
        </w:div>
      </w:divsChild>
    </w:div>
    <w:div w:id="1926180601">
      <w:bodyDiv w:val="1"/>
      <w:marLeft w:val="0"/>
      <w:marRight w:val="0"/>
      <w:marTop w:val="0"/>
      <w:marBottom w:val="0"/>
      <w:divBdr>
        <w:top w:val="none" w:sz="0" w:space="0" w:color="auto"/>
        <w:left w:val="none" w:sz="0" w:space="0" w:color="auto"/>
        <w:bottom w:val="none" w:sz="0" w:space="0" w:color="auto"/>
        <w:right w:val="none" w:sz="0" w:space="0" w:color="auto"/>
      </w:divBdr>
    </w:div>
    <w:div w:id="1935893902">
      <w:bodyDiv w:val="1"/>
      <w:marLeft w:val="0"/>
      <w:marRight w:val="0"/>
      <w:marTop w:val="0"/>
      <w:marBottom w:val="0"/>
      <w:divBdr>
        <w:top w:val="none" w:sz="0" w:space="0" w:color="auto"/>
        <w:left w:val="none" w:sz="0" w:space="0" w:color="auto"/>
        <w:bottom w:val="none" w:sz="0" w:space="0" w:color="auto"/>
        <w:right w:val="none" w:sz="0" w:space="0" w:color="auto"/>
      </w:divBdr>
      <w:divsChild>
        <w:div w:id="1965191486">
          <w:marLeft w:val="640"/>
          <w:marRight w:val="0"/>
          <w:marTop w:val="0"/>
          <w:marBottom w:val="0"/>
          <w:divBdr>
            <w:top w:val="none" w:sz="0" w:space="0" w:color="auto"/>
            <w:left w:val="none" w:sz="0" w:space="0" w:color="auto"/>
            <w:bottom w:val="none" w:sz="0" w:space="0" w:color="auto"/>
            <w:right w:val="none" w:sz="0" w:space="0" w:color="auto"/>
          </w:divBdr>
        </w:div>
        <w:div w:id="181480586">
          <w:marLeft w:val="640"/>
          <w:marRight w:val="0"/>
          <w:marTop w:val="0"/>
          <w:marBottom w:val="0"/>
          <w:divBdr>
            <w:top w:val="none" w:sz="0" w:space="0" w:color="auto"/>
            <w:left w:val="none" w:sz="0" w:space="0" w:color="auto"/>
            <w:bottom w:val="none" w:sz="0" w:space="0" w:color="auto"/>
            <w:right w:val="none" w:sz="0" w:space="0" w:color="auto"/>
          </w:divBdr>
        </w:div>
        <w:div w:id="1325546223">
          <w:marLeft w:val="640"/>
          <w:marRight w:val="0"/>
          <w:marTop w:val="0"/>
          <w:marBottom w:val="0"/>
          <w:divBdr>
            <w:top w:val="none" w:sz="0" w:space="0" w:color="auto"/>
            <w:left w:val="none" w:sz="0" w:space="0" w:color="auto"/>
            <w:bottom w:val="none" w:sz="0" w:space="0" w:color="auto"/>
            <w:right w:val="none" w:sz="0" w:space="0" w:color="auto"/>
          </w:divBdr>
        </w:div>
        <w:div w:id="2055764329">
          <w:marLeft w:val="640"/>
          <w:marRight w:val="0"/>
          <w:marTop w:val="0"/>
          <w:marBottom w:val="0"/>
          <w:divBdr>
            <w:top w:val="none" w:sz="0" w:space="0" w:color="auto"/>
            <w:left w:val="none" w:sz="0" w:space="0" w:color="auto"/>
            <w:bottom w:val="none" w:sz="0" w:space="0" w:color="auto"/>
            <w:right w:val="none" w:sz="0" w:space="0" w:color="auto"/>
          </w:divBdr>
        </w:div>
        <w:div w:id="1604801149">
          <w:marLeft w:val="640"/>
          <w:marRight w:val="0"/>
          <w:marTop w:val="0"/>
          <w:marBottom w:val="0"/>
          <w:divBdr>
            <w:top w:val="none" w:sz="0" w:space="0" w:color="auto"/>
            <w:left w:val="none" w:sz="0" w:space="0" w:color="auto"/>
            <w:bottom w:val="none" w:sz="0" w:space="0" w:color="auto"/>
            <w:right w:val="none" w:sz="0" w:space="0" w:color="auto"/>
          </w:divBdr>
        </w:div>
        <w:div w:id="783501790">
          <w:marLeft w:val="640"/>
          <w:marRight w:val="0"/>
          <w:marTop w:val="0"/>
          <w:marBottom w:val="0"/>
          <w:divBdr>
            <w:top w:val="none" w:sz="0" w:space="0" w:color="auto"/>
            <w:left w:val="none" w:sz="0" w:space="0" w:color="auto"/>
            <w:bottom w:val="none" w:sz="0" w:space="0" w:color="auto"/>
            <w:right w:val="none" w:sz="0" w:space="0" w:color="auto"/>
          </w:divBdr>
        </w:div>
        <w:div w:id="1550916291">
          <w:marLeft w:val="640"/>
          <w:marRight w:val="0"/>
          <w:marTop w:val="0"/>
          <w:marBottom w:val="0"/>
          <w:divBdr>
            <w:top w:val="none" w:sz="0" w:space="0" w:color="auto"/>
            <w:left w:val="none" w:sz="0" w:space="0" w:color="auto"/>
            <w:bottom w:val="none" w:sz="0" w:space="0" w:color="auto"/>
            <w:right w:val="none" w:sz="0" w:space="0" w:color="auto"/>
          </w:divBdr>
        </w:div>
        <w:div w:id="910386174">
          <w:marLeft w:val="640"/>
          <w:marRight w:val="0"/>
          <w:marTop w:val="0"/>
          <w:marBottom w:val="0"/>
          <w:divBdr>
            <w:top w:val="none" w:sz="0" w:space="0" w:color="auto"/>
            <w:left w:val="none" w:sz="0" w:space="0" w:color="auto"/>
            <w:bottom w:val="none" w:sz="0" w:space="0" w:color="auto"/>
            <w:right w:val="none" w:sz="0" w:space="0" w:color="auto"/>
          </w:divBdr>
        </w:div>
        <w:div w:id="883643425">
          <w:marLeft w:val="640"/>
          <w:marRight w:val="0"/>
          <w:marTop w:val="0"/>
          <w:marBottom w:val="0"/>
          <w:divBdr>
            <w:top w:val="none" w:sz="0" w:space="0" w:color="auto"/>
            <w:left w:val="none" w:sz="0" w:space="0" w:color="auto"/>
            <w:bottom w:val="none" w:sz="0" w:space="0" w:color="auto"/>
            <w:right w:val="none" w:sz="0" w:space="0" w:color="auto"/>
          </w:divBdr>
        </w:div>
        <w:div w:id="499010555">
          <w:marLeft w:val="640"/>
          <w:marRight w:val="0"/>
          <w:marTop w:val="0"/>
          <w:marBottom w:val="0"/>
          <w:divBdr>
            <w:top w:val="none" w:sz="0" w:space="0" w:color="auto"/>
            <w:left w:val="none" w:sz="0" w:space="0" w:color="auto"/>
            <w:bottom w:val="none" w:sz="0" w:space="0" w:color="auto"/>
            <w:right w:val="none" w:sz="0" w:space="0" w:color="auto"/>
          </w:divBdr>
        </w:div>
        <w:div w:id="1801342796">
          <w:marLeft w:val="640"/>
          <w:marRight w:val="0"/>
          <w:marTop w:val="0"/>
          <w:marBottom w:val="0"/>
          <w:divBdr>
            <w:top w:val="none" w:sz="0" w:space="0" w:color="auto"/>
            <w:left w:val="none" w:sz="0" w:space="0" w:color="auto"/>
            <w:bottom w:val="none" w:sz="0" w:space="0" w:color="auto"/>
            <w:right w:val="none" w:sz="0" w:space="0" w:color="auto"/>
          </w:divBdr>
        </w:div>
        <w:div w:id="976496380">
          <w:marLeft w:val="640"/>
          <w:marRight w:val="0"/>
          <w:marTop w:val="0"/>
          <w:marBottom w:val="0"/>
          <w:divBdr>
            <w:top w:val="none" w:sz="0" w:space="0" w:color="auto"/>
            <w:left w:val="none" w:sz="0" w:space="0" w:color="auto"/>
            <w:bottom w:val="none" w:sz="0" w:space="0" w:color="auto"/>
            <w:right w:val="none" w:sz="0" w:space="0" w:color="auto"/>
          </w:divBdr>
        </w:div>
        <w:div w:id="905608997">
          <w:marLeft w:val="640"/>
          <w:marRight w:val="0"/>
          <w:marTop w:val="0"/>
          <w:marBottom w:val="0"/>
          <w:divBdr>
            <w:top w:val="none" w:sz="0" w:space="0" w:color="auto"/>
            <w:left w:val="none" w:sz="0" w:space="0" w:color="auto"/>
            <w:bottom w:val="none" w:sz="0" w:space="0" w:color="auto"/>
            <w:right w:val="none" w:sz="0" w:space="0" w:color="auto"/>
          </w:divBdr>
        </w:div>
        <w:div w:id="1719553545">
          <w:marLeft w:val="640"/>
          <w:marRight w:val="0"/>
          <w:marTop w:val="0"/>
          <w:marBottom w:val="0"/>
          <w:divBdr>
            <w:top w:val="none" w:sz="0" w:space="0" w:color="auto"/>
            <w:left w:val="none" w:sz="0" w:space="0" w:color="auto"/>
            <w:bottom w:val="none" w:sz="0" w:space="0" w:color="auto"/>
            <w:right w:val="none" w:sz="0" w:space="0" w:color="auto"/>
          </w:divBdr>
        </w:div>
        <w:div w:id="1118182156">
          <w:marLeft w:val="640"/>
          <w:marRight w:val="0"/>
          <w:marTop w:val="0"/>
          <w:marBottom w:val="0"/>
          <w:divBdr>
            <w:top w:val="none" w:sz="0" w:space="0" w:color="auto"/>
            <w:left w:val="none" w:sz="0" w:space="0" w:color="auto"/>
            <w:bottom w:val="none" w:sz="0" w:space="0" w:color="auto"/>
            <w:right w:val="none" w:sz="0" w:space="0" w:color="auto"/>
          </w:divBdr>
        </w:div>
        <w:div w:id="846481965">
          <w:marLeft w:val="640"/>
          <w:marRight w:val="0"/>
          <w:marTop w:val="0"/>
          <w:marBottom w:val="0"/>
          <w:divBdr>
            <w:top w:val="none" w:sz="0" w:space="0" w:color="auto"/>
            <w:left w:val="none" w:sz="0" w:space="0" w:color="auto"/>
            <w:bottom w:val="none" w:sz="0" w:space="0" w:color="auto"/>
            <w:right w:val="none" w:sz="0" w:space="0" w:color="auto"/>
          </w:divBdr>
        </w:div>
        <w:div w:id="1219899269">
          <w:marLeft w:val="640"/>
          <w:marRight w:val="0"/>
          <w:marTop w:val="0"/>
          <w:marBottom w:val="0"/>
          <w:divBdr>
            <w:top w:val="none" w:sz="0" w:space="0" w:color="auto"/>
            <w:left w:val="none" w:sz="0" w:space="0" w:color="auto"/>
            <w:bottom w:val="none" w:sz="0" w:space="0" w:color="auto"/>
            <w:right w:val="none" w:sz="0" w:space="0" w:color="auto"/>
          </w:divBdr>
        </w:div>
        <w:div w:id="682053535">
          <w:marLeft w:val="640"/>
          <w:marRight w:val="0"/>
          <w:marTop w:val="0"/>
          <w:marBottom w:val="0"/>
          <w:divBdr>
            <w:top w:val="none" w:sz="0" w:space="0" w:color="auto"/>
            <w:left w:val="none" w:sz="0" w:space="0" w:color="auto"/>
            <w:bottom w:val="none" w:sz="0" w:space="0" w:color="auto"/>
            <w:right w:val="none" w:sz="0" w:space="0" w:color="auto"/>
          </w:divBdr>
        </w:div>
        <w:div w:id="584845593">
          <w:marLeft w:val="640"/>
          <w:marRight w:val="0"/>
          <w:marTop w:val="0"/>
          <w:marBottom w:val="0"/>
          <w:divBdr>
            <w:top w:val="none" w:sz="0" w:space="0" w:color="auto"/>
            <w:left w:val="none" w:sz="0" w:space="0" w:color="auto"/>
            <w:bottom w:val="none" w:sz="0" w:space="0" w:color="auto"/>
            <w:right w:val="none" w:sz="0" w:space="0" w:color="auto"/>
          </w:divBdr>
        </w:div>
        <w:div w:id="461656823">
          <w:marLeft w:val="640"/>
          <w:marRight w:val="0"/>
          <w:marTop w:val="0"/>
          <w:marBottom w:val="0"/>
          <w:divBdr>
            <w:top w:val="none" w:sz="0" w:space="0" w:color="auto"/>
            <w:left w:val="none" w:sz="0" w:space="0" w:color="auto"/>
            <w:bottom w:val="none" w:sz="0" w:space="0" w:color="auto"/>
            <w:right w:val="none" w:sz="0" w:space="0" w:color="auto"/>
          </w:divBdr>
        </w:div>
      </w:divsChild>
    </w:div>
    <w:div w:id="1938905806">
      <w:bodyDiv w:val="1"/>
      <w:marLeft w:val="0"/>
      <w:marRight w:val="0"/>
      <w:marTop w:val="0"/>
      <w:marBottom w:val="0"/>
      <w:divBdr>
        <w:top w:val="none" w:sz="0" w:space="0" w:color="auto"/>
        <w:left w:val="none" w:sz="0" w:space="0" w:color="auto"/>
        <w:bottom w:val="none" w:sz="0" w:space="0" w:color="auto"/>
        <w:right w:val="none" w:sz="0" w:space="0" w:color="auto"/>
      </w:divBdr>
      <w:divsChild>
        <w:div w:id="826895412">
          <w:marLeft w:val="640"/>
          <w:marRight w:val="0"/>
          <w:marTop w:val="0"/>
          <w:marBottom w:val="0"/>
          <w:divBdr>
            <w:top w:val="none" w:sz="0" w:space="0" w:color="auto"/>
            <w:left w:val="none" w:sz="0" w:space="0" w:color="auto"/>
            <w:bottom w:val="none" w:sz="0" w:space="0" w:color="auto"/>
            <w:right w:val="none" w:sz="0" w:space="0" w:color="auto"/>
          </w:divBdr>
        </w:div>
        <w:div w:id="760296497">
          <w:marLeft w:val="640"/>
          <w:marRight w:val="0"/>
          <w:marTop w:val="0"/>
          <w:marBottom w:val="0"/>
          <w:divBdr>
            <w:top w:val="none" w:sz="0" w:space="0" w:color="auto"/>
            <w:left w:val="none" w:sz="0" w:space="0" w:color="auto"/>
            <w:bottom w:val="none" w:sz="0" w:space="0" w:color="auto"/>
            <w:right w:val="none" w:sz="0" w:space="0" w:color="auto"/>
          </w:divBdr>
        </w:div>
        <w:div w:id="1681156290">
          <w:marLeft w:val="640"/>
          <w:marRight w:val="0"/>
          <w:marTop w:val="0"/>
          <w:marBottom w:val="0"/>
          <w:divBdr>
            <w:top w:val="none" w:sz="0" w:space="0" w:color="auto"/>
            <w:left w:val="none" w:sz="0" w:space="0" w:color="auto"/>
            <w:bottom w:val="none" w:sz="0" w:space="0" w:color="auto"/>
            <w:right w:val="none" w:sz="0" w:space="0" w:color="auto"/>
          </w:divBdr>
        </w:div>
        <w:div w:id="261642879">
          <w:marLeft w:val="640"/>
          <w:marRight w:val="0"/>
          <w:marTop w:val="0"/>
          <w:marBottom w:val="0"/>
          <w:divBdr>
            <w:top w:val="none" w:sz="0" w:space="0" w:color="auto"/>
            <w:left w:val="none" w:sz="0" w:space="0" w:color="auto"/>
            <w:bottom w:val="none" w:sz="0" w:space="0" w:color="auto"/>
            <w:right w:val="none" w:sz="0" w:space="0" w:color="auto"/>
          </w:divBdr>
        </w:div>
        <w:div w:id="1548837011">
          <w:marLeft w:val="640"/>
          <w:marRight w:val="0"/>
          <w:marTop w:val="0"/>
          <w:marBottom w:val="0"/>
          <w:divBdr>
            <w:top w:val="none" w:sz="0" w:space="0" w:color="auto"/>
            <w:left w:val="none" w:sz="0" w:space="0" w:color="auto"/>
            <w:bottom w:val="none" w:sz="0" w:space="0" w:color="auto"/>
            <w:right w:val="none" w:sz="0" w:space="0" w:color="auto"/>
          </w:divBdr>
        </w:div>
        <w:div w:id="274411959">
          <w:marLeft w:val="640"/>
          <w:marRight w:val="0"/>
          <w:marTop w:val="0"/>
          <w:marBottom w:val="0"/>
          <w:divBdr>
            <w:top w:val="none" w:sz="0" w:space="0" w:color="auto"/>
            <w:left w:val="none" w:sz="0" w:space="0" w:color="auto"/>
            <w:bottom w:val="none" w:sz="0" w:space="0" w:color="auto"/>
            <w:right w:val="none" w:sz="0" w:space="0" w:color="auto"/>
          </w:divBdr>
        </w:div>
        <w:div w:id="1462305566">
          <w:marLeft w:val="640"/>
          <w:marRight w:val="0"/>
          <w:marTop w:val="0"/>
          <w:marBottom w:val="0"/>
          <w:divBdr>
            <w:top w:val="none" w:sz="0" w:space="0" w:color="auto"/>
            <w:left w:val="none" w:sz="0" w:space="0" w:color="auto"/>
            <w:bottom w:val="none" w:sz="0" w:space="0" w:color="auto"/>
            <w:right w:val="none" w:sz="0" w:space="0" w:color="auto"/>
          </w:divBdr>
        </w:div>
        <w:div w:id="715467413">
          <w:marLeft w:val="640"/>
          <w:marRight w:val="0"/>
          <w:marTop w:val="0"/>
          <w:marBottom w:val="0"/>
          <w:divBdr>
            <w:top w:val="none" w:sz="0" w:space="0" w:color="auto"/>
            <w:left w:val="none" w:sz="0" w:space="0" w:color="auto"/>
            <w:bottom w:val="none" w:sz="0" w:space="0" w:color="auto"/>
            <w:right w:val="none" w:sz="0" w:space="0" w:color="auto"/>
          </w:divBdr>
        </w:div>
        <w:div w:id="736898498">
          <w:marLeft w:val="640"/>
          <w:marRight w:val="0"/>
          <w:marTop w:val="0"/>
          <w:marBottom w:val="0"/>
          <w:divBdr>
            <w:top w:val="none" w:sz="0" w:space="0" w:color="auto"/>
            <w:left w:val="none" w:sz="0" w:space="0" w:color="auto"/>
            <w:bottom w:val="none" w:sz="0" w:space="0" w:color="auto"/>
            <w:right w:val="none" w:sz="0" w:space="0" w:color="auto"/>
          </w:divBdr>
        </w:div>
        <w:div w:id="1976400774">
          <w:marLeft w:val="640"/>
          <w:marRight w:val="0"/>
          <w:marTop w:val="0"/>
          <w:marBottom w:val="0"/>
          <w:divBdr>
            <w:top w:val="none" w:sz="0" w:space="0" w:color="auto"/>
            <w:left w:val="none" w:sz="0" w:space="0" w:color="auto"/>
            <w:bottom w:val="none" w:sz="0" w:space="0" w:color="auto"/>
            <w:right w:val="none" w:sz="0" w:space="0" w:color="auto"/>
          </w:divBdr>
        </w:div>
        <w:div w:id="1634406920">
          <w:marLeft w:val="640"/>
          <w:marRight w:val="0"/>
          <w:marTop w:val="0"/>
          <w:marBottom w:val="0"/>
          <w:divBdr>
            <w:top w:val="none" w:sz="0" w:space="0" w:color="auto"/>
            <w:left w:val="none" w:sz="0" w:space="0" w:color="auto"/>
            <w:bottom w:val="none" w:sz="0" w:space="0" w:color="auto"/>
            <w:right w:val="none" w:sz="0" w:space="0" w:color="auto"/>
          </w:divBdr>
        </w:div>
        <w:div w:id="1423451496">
          <w:marLeft w:val="640"/>
          <w:marRight w:val="0"/>
          <w:marTop w:val="0"/>
          <w:marBottom w:val="0"/>
          <w:divBdr>
            <w:top w:val="none" w:sz="0" w:space="0" w:color="auto"/>
            <w:left w:val="none" w:sz="0" w:space="0" w:color="auto"/>
            <w:bottom w:val="none" w:sz="0" w:space="0" w:color="auto"/>
            <w:right w:val="none" w:sz="0" w:space="0" w:color="auto"/>
          </w:divBdr>
        </w:div>
        <w:div w:id="285504503">
          <w:marLeft w:val="640"/>
          <w:marRight w:val="0"/>
          <w:marTop w:val="0"/>
          <w:marBottom w:val="0"/>
          <w:divBdr>
            <w:top w:val="none" w:sz="0" w:space="0" w:color="auto"/>
            <w:left w:val="none" w:sz="0" w:space="0" w:color="auto"/>
            <w:bottom w:val="none" w:sz="0" w:space="0" w:color="auto"/>
            <w:right w:val="none" w:sz="0" w:space="0" w:color="auto"/>
          </w:divBdr>
        </w:div>
        <w:div w:id="1750734620">
          <w:marLeft w:val="640"/>
          <w:marRight w:val="0"/>
          <w:marTop w:val="0"/>
          <w:marBottom w:val="0"/>
          <w:divBdr>
            <w:top w:val="none" w:sz="0" w:space="0" w:color="auto"/>
            <w:left w:val="none" w:sz="0" w:space="0" w:color="auto"/>
            <w:bottom w:val="none" w:sz="0" w:space="0" w:color="auto"/>
            <w:right w:val="none" w:sz="0" w:space="0" w:color="auto"/>
          </w:divBdr>
        </w:div>
        <w:div w:id="702286706">
          <w:marLeft w:val="640"/>
          <w:marRight w:val="0"/>
          <w:marTop w:val="0"/>
          <w:marBottom w:val="0"/>
          <w:divBdr>
            <w:top w:val="none" w:sz="0" w:space="0" w:color="auto"/>
            <w:left w:val="none" w:sz="0" w:space="0" w:color="auto"/>
            <w:bottom w:val="none" w:sz="0" w:space="0" w:color="auto"/>
            <w:right w:val="none" w:sz="0" w:space="0" w:color="auto"/>
          </w:divBdr>
        </w:div>
        <w:div w:id="583799921">
          <w:marLeft w:val="640"/>
          <w:marRight w:val="0"/>
          <w:marTop w:val="0"/>
          <w:marBottom w:val="0"/>
          <w:divBdr>
            <w:top w:val="none" w:sz="0" w:space="0" w:color="auto"/>
            <w:left w:val="none" w:sz="0" w:space="0" w:color="auto"/>
            <w:bottom w:val="none" w:sz="0" w:space="0" w:color="auto"/>
            <w:right w:val="none" w:sz="0" w:space="0" w:color="auto"/>
          </w:divBdr>
        </w:div>
        <w:div w:id="855457836">
          <w:marLeft w:val="640"/>
          <w:marRight w:val="0"/>
          <w:marTop w:val="0"/>
          <w:marBottom w:val="0"/>
          <w:divBdr>
            <w:top w:val="none" w:sz="0" w:space="0" w:color="auto"/>
            <w:left w:val="none" w:sz="0" w:space="0" w:color="auto"/>
            <w:bottom w:val="none" w:sz="0" w:space="0" w:color="auto"/>
            <w:right w:val="none" w:sz="0" w:space="0" w:color="auto"/>
          </w:divBdr>
        </w:div>
        <w:div w:id="1670597684">
          <w:marLeft w:val="640"/>
          <w:marRight w:val="0"/>
          <w:marTop w:val="0"/>
          <w:marBottom w:val="0"/>
          <w:divBdr>
            <w:top w:val="none" w:sz="0" w:space="0" w:color="auto"/>
            <w:left w:val="none" w:sz="0" w:space="0" w:color="auto"/>
            <w:bottom w:val="none" w:sz="0" w:space="0" w:color="auto"/>
            <w:right w:val="none" w:sz="0" w:space="0" w:color="auto"/>
          </w:divBdr>
        </w:div>
        <w:div w:id="157427832">
          <w:marLeft w:val="640"/>
          <w:marRight w:val="0"/>
          <w:marTop w:val="0"/>
          <w:marBottom w:val="0"/>
          <w:divBdr>
            <w:top w:val="none" w:sz="0" w:space="0" w:color="auto"/>
            <w:left w:val="none" w:sz="0" w:space="0" w:color="auto"/>
            <w:bottom w:val="none" w:sz="0" w:space="0" w:color="auto"/>
            <w:right w:val="none" w:sz="0" w:space="0" w:color="auto"/>
          </w:divBdr>
        </w:div>
        <w:div w:id="256906955">
          <w:marLeft w:val="640"/>
          <w:marRight w:val="0"/>
          <w:marTop w:val="0"/>
          <w:marBottom w:val="0"/>
          <w:divBdr>
            <w:top w:val="none" w:sz="0" w:space="0" w:color="auto"/>
            <w:left w:val="none" w:sz="0" w:space="0" w:color="auto"/>
            <w:bottom w:val="none" w:sz="0" w:space="0" w:color="auto"/>
            <w:right w:val="none" w:sz="0" w:space="0" w:color="auto"/>
          </w:divBdr>
        </w:div>
        <w:div w:id="1902254893">
          <w:marLeft w:val="640"/>
          <w:marRight w:val="0"/>
          <w:marTop w:val="0"/>
          <w:marBottom w:val="0"/>
          <w:divBdr>
            <w:top w:val="none" w:sz="0" w:space="0" w:color="auto"/>
            <w:left w:val="none" w:sz="0" w:space="0" w:color="auto"/>
            <w:bottom w:val="none" w:sz="0" w:space="0" w:color="auto"/>
            <w:right w:val="none" w:sz="0" w:space="0" w:color="auto"/>
          </w:divBdr>
        </w:div>
        <w:div w:id="289482303">
          <w:marLeft w:val="640"/>
          <w:marRight w:val="0"/>
          <w:marTop w:val="0"/>
          <w:marBottom w:val="0"/>
          <w:divBdr>
            <w:top w:val="none" w:sz="0" w:space="0" w:color="auto"/>
            <w:left w:val="none" w:sz="0" w:space="0" w:color="auto"/>
            <w:bottom w:val="none" w:sz="0" w:space="0" w:color="auto"/>
            <w:right w:val="none" w:sz="0" w:space="0" w:color="auto"/>
          </w:divBdr>
        </w:div>
        <w:div w:id="1456870657">
          <w:marLeft w:val="640"/>
          <w:marRight w:val="0"/>
          <w:marTop w:val="0"/>
          <w:marBottom w:val="0"/>
          <w:divBdr>
            <w:top w:val="none" w:sz="0" w:space="0" w:color="auto"/>
            <w:left w:val="none" w:sz="0" w:space="0" w:color="auto"/>
            <w:bottom w:val="none" w:sz="0" w:space="0" w:color="auto"/>
            <w:right w:val="none" w:sz="0" w:space="0" w:color="auto"/>
          </w:divBdr>
        </w:div>
        <w:div w:id="1750224406">
          <w:marLeft w:val="640"/>
          <w:marRight w:val="0"/>
          <w:marTop w:val="0"/>
          <w:marBottom w:val="0"/>
          <w:divBdr>
            <w:top w:val="none" w:sz="0" w:space="0" w:color="auto"/>
            <w:left w:val="none" w:sz="0" w:space="0" w:color="auto"/>
            <w:bottom w:val="none" w:sz="0" w:space="0" w:color="auto"/>
            <w:right w:val="none" w:sz="0" w:space="0" w:color="auto"/>
          </w:divBdr>
        </w:div>
        <w:div w:id="1128470942">
          <w:marLeft w:val="640"/>
          <w:marRight w:val="0"/>
          <w:marTop w:val="0"/>
          <w:marBottom w:val="0"/>
          <w:divBdr>
            <w:top w:val="none" w:sz="0" w:space="0" w:color="auto"/>
            <w:left w:val="none" w:sz="0" w:space="0" w:color="auto"/>
            <w:bottom w:val="none" w:sz="0" w:space="0" w:color="auto"/>
            <w:right w:val="none" w:sz="0" w:space="0" w:color="auto"/>
          </w:divBdr>
        </w:div>
        <w:div w:id="1576427722">
          <w:marLeft w:val="640"/>
          <w:marRight w:val="0"/>
          <w:marTop w:val="0"/>
          <w:marBottom w:val="0"/>
          <w:divBdr>
            <w:top w:val="none" w:sz="0" w:space="0" w:color="auto"/>
            <w:left w:val="none" w:sz="0" w:space="0" w:color="auto"/>
            <w:bottom w:val="none" w:sz="0" w:space="0" w:color="auto"/>
            <w:right w:val="none" w:sz="0" w:space="0" w:color="auto"/>
          </w:divBdr>
        </w:div>
        <w:div w:id="1303659521">
          <w:marLeft w:val="640"/>
          <w:marRight w:val="0"/>
          <w:marTop w:val="0"/>
          <w:marBottom w:val="0"/>
          <w:divBdr>
            <w:top w:val="none" w:sz="0" w:space="0" w:color="auto"/>
            <w:left w:val="none" w:sz="0" w:space="0" w:color="auto"/>
            <w:bottom w:val="none" w:sz="0" w:space="0" w:color="auto"/>
            <w:right w:val="none" w:sz="0" w:space="0" w:color="auto"/>
          </w:divBdr>
        </w:div>
      </w:divsChild>
    </w:div>
    <w:div w:id="1947537773">
      <w:bodyDiv w:val="1"/>
      <w:marLeft w:val="0"/>
      <w:marRight w:val="0"/>
      <w:marTop w:val="0"/>
      <w:marBottom w:val="0"/>
      <w:divBdr>
        <w:top w:val="none" w:sz="0" w:space="0" w:color="auto"/>
        <w:left w:val="none" w:sz="0" w:space="0" w:color="auto"/>
        <w:bottom w:val="none" w:sz="0" w:space="0" w:color="auto"/>
        <w:right w:val="none" w:sz="0" w:space="0" w:color="auto"/>
      </w:divBdr>
    </w:div>
    <w:div w:id="1972056005">
      <w:bodyDiv w:val="1"/>
      <w:marLeft w:val="0"/>
      <w:marRight w:val="0"/>
      <w:marTop w:val="0"/>
      <w:marBottom w:val="0"/>
      <w:divBdr>
        <w:top w:val="none" w:sz="0" w:space="0" w:color="auto"/>
        <w:left w:val="none" w:sz="0" w:space="0" w:color="auto"/>
        <w:bottom w:val="none" w:sz="0" w:space="0" w:color="auto"/>
        <w:right w:val="none" w:sz="0" w:space="0" w:color="auto"/>
      </w:divBdr>
      <w:divsChild>
        <w:div w:id="778570135">
          <w:marLeft w:val="640"/>
          <w:marRight w:val="0"/>
          <w:marTop w:val="0"/>
          <w:marBottom w:val="0"/>
          <w:divBdr>
            <w:top w:val="none" w:sz="0" w:space="0" w:color="auto"/>
            <w:left w:val="none" w:sz="0" w:space="0" w:color="auto"/>
            <w:bottom w:val="none" w:sz="0" w:space="0" w:color="auto"/>
            <w:right w:val="none" w:sz="0" w:space="0" w:color="auto"/>
          </w:divBdr>
        </w:div>
        <w:div w:id="1959070883">
          <w:marLeft w:val="640"/>
          <w:marRight w:val="0"/>
          <w:marTop w:val="0"/>
          <w:marBottom w:val="0"/>
          <w:divBdr>
            <w:top w:val="none" w:sz="0" w:space="0" w:color="auto"/>
            <w:left w:val="none" w:sz="0" w:space="0" w:color="auto"/>
            <w:bottom w:val="none" w:sz="0" w:space="0" w:color="auto"/>
            <w:right w:val="none" w:sz="0" w:space="0" w:color="auto"/>
          </w:divBdr>
        </w:div>
        <w:div w:id="1547062201">
          <w:marLeft w:val="640"/>
          <w:marRight w:val="0"/>
          <w:marTop w:val="0"/>
          <w:marBottom w:val="0"/>
          <w:divBdr>
            <w:top w:val="none" w:sz="0" w:space="0" w:color="auto"/>
            <w:left w:val="none" w:sz="0" w:space="0" w:color="auto"/>
            <w:bottom w:val="none" w:sz="0" w:space="0" w:color="auto"/>
            <w:right w:val="none" w:sz="0" w:space="0" w:color="auto"/>
          </w:divBdr>
        </w:div>
        <w:div w:id="379792110">
          <w:marLeft w:val="640"/>
          <w:marRight w:val="0"/>
          <w:marTop w:val="0"/>
          <w:marBottom w:val="0"/>
          <w:divBdr>
            <w:top w:val="none" w:sz="0" w:space="0" w:color="auto"/>
            <w:left w:val="none" w:sz="0" w:space="0" w:color="auto"/>
            <w:bottom w:val="none" w:sz="0" w:space="0" w:color="auto"/>
            <w:right w:val="none" w:sz="0" w:space="0" w:color="auto"/>
          </w:divBdr>
        </w:div>
        <w:div w:id="272327972">
          <w:marLeft w:val="640"/>
          <w:marRight w:val="0"/>
          <w:marTop w:val="0"/>
          <w:marBottom w:val="0"/>
          <w:divBdr>
            <w:top w:val="none" w:sz="0" w:space="0" w:color="auto"/>
            <w:left w:val="none" w:sz="0" w:space="0" w:color="auto"/>
            <w:bottom w:val="none" w:sz="0" w:space="0" w:color="auto"/>
            <w:right w:val="none" w:sz="0" w:space="0" w:color="auto"/>
          </w:divBdr>
        </w:div>
        <w:div w:id="1230964582">
          <w:marLeft w:val="640"/>
          <w:marRight w:val="0"/>
          <w:marTop w:val="0"/>
          <w:marBottom w:val="0"/>
          <w:divBdr>
            <w:top w:val="none" w:sz="0" w:space="0" w:color="auto"/>
            <w:left w:val="none" w:sz="0" w:space="0" w:color="auto"/>
            <w:bottom w:val="none" w:sz="0" w:space="0" w:color="auto"/>
            <w:right w:val="none" w:sz="0" w:space="0" w:color="auto"/>
          </w:divBdr>
        </w:div>
        <w:div w:id="1805266889">
          <w:marLeft w:val="640"/>
          <w:marRight w:val="0"/>
          <w:marTop w:val="0"/>
          <w:marBottom w:val="0"/>
          <w:divBdr>
            <w:top w:val="none" w:sz="0" w:space="0" w:color="auto"/>
            <w:left w:val="none" w:sz="0" w:space="0" w:color="auto"/>
            <w:bottom w:val="none" w:sz="0" w:space="0" w:color="auto"/>
            <w:right w:val="none" w:sz="0" w:space="0" w:color="auto"/>
          </w:divBdr>
        </w:div>
        <w:div w:id="1171025005">
          <w:marLeft w:val="640"/>
          <w:marRight w:val="0"/>
          <w:marTop w:val="0"/>
          <w:marBottom w:val="0"/>
          <w:divBdr>
            <w:top w:val="none" w:sz="0" w:space="0" w:color="auto"/>
            <w:left w:val="none" w:sz="0" w:space="0" w:color="auto"/>
            <w:bottom w:val="none" w:sz="0" w:space="0" w:color="auto"/>
            <w:right w:val="none" w:sz="0" w:space="0" w:color="auto"/>
          </w:divBdr>
        </w:div>
        <w:div w:id="964387845">
          <w:marLeft w:val="640"/>
          <w:marRight w:val="0"/>
          <w:marTop w:val="0"/>
          <w:marBottom w:val="0"/>
          <w:divBdr>
            <w:top w:val="none" w:sz="0" w:space="0" w:color="auto"/>
            <w:left w:val="none" w:sz="0" w:space="0" w:color="auto"/>
            <w:bottom w:val="none" w:sz="0" w:space="0" w:color="auto"/>
            <w:right w:val="none" w:sz="0" w:space="0" w:color="auto"/>
          </w:divBdr>
        </w:div>
        <w:div w:id="651832113">
          <w:marLeft w:val="640"/>
          <w:marRight w:val="0"/>
          <w:marTop w:val="0"/>
          <w:marBottom w:val="0"/>
          <w:divBdr>
            <w:top w:val="none" w:sz="0" w:space="0" w:color="auto"/>
            <w:left w:val="none" w:sz="0" w:space="0" w:color="auto"/>
            <w:bottom w:val="none" w:sz="0" w:space="0" w:color="auto"/>
            <w:right w:val="none" w:sz="0" w:space="0" w:color="auto"/>
          </w:divBdr>
        </w:div>
        <w:div w:id="426851539">
          <w:marLeft w:val="640"/>
          <w:marRight w:val="0"/>
          <w:marTop w:val="0"/>
          <w:marBottom w:val="0"/>
          <w:divBdr>
            <w:top w:val="none" w:sz="0" w:space="0" w:color="auto"/>
            <w:left w:val="none" w:sz="0" w:space="0" w:color="auto"/>
            <w:bottom w:val="none" w:sz="0" w:space="0" w:color="auto"/>
            <w:right w:val="none" w:sz="0" w:space="0" w:color="auto"/>
          </w:divBdr>
        </w:div>
        <w:div w:id="283390740">
          <w:marLeft w:val="640"/>
          <w:marRight w:val="0"/>
          <w:marTop w:val="0"/>
          <w:marBottom w:val="0"/>
          <w:divBdr>
            <w:top w:val="none" w:sz="0" w:space="0" w:color="auto"/>
            <w:left w:val="none" w:sz="0" w:space="0" w:color="auto"/>
            <w:bottom w:val="none" w:sz="0" w:space="0" w:color="auto"/>
            <w:right w:val="none" w:sz="0" w:space="0" w:color="auto"/>
          </w:divBdr>
        </w:div>
        <w:div w:id="188028552">
          <w:marLeft w:val="640"/>
          <w:marRight w:val="0"/>
          <w:marTop w:val="0"/>
          <w:marBottom w:val="0"/>
          <w:divBdr>
            <w:top w:val="none" w:sz="0" w:space="0" w:color="auto"/>
            <w:left w:val="none" w:sz="0" w:space="0" w:color="auto"/>
            <w:bottom w:val="none" w:sz="0" w:space="0" w:color="auto"/>
            <w:right w:val="none" w:sz="0" w:space="0" w:color="auto"/>
          </w:divBdr>
        </w:div>
        <w:div w:id="1646622710">
          <w:marLeft w:val="640"/>
          <w:marRight w:val="0"/>
          <w:marTop w:val="0"/>
          <w:marBottom w:val="0"/>
          <w:divBdr>
            <w:top w:val="none" w:sz="0" w:space="0" w:color="auto"/>
            <w:left w:val="none" w:sz="0" w:space="0" w:color="auto"/>
            <w:bottom w:val="none" w:sz="0" w:space="0" w:color="auto"/>
            <w:right w:val="none" w:sz="0" w:space="0" w:color="auto"/>
          </w:divBdr>
        </w:div>
        <w:div w:id="1240410399">
          <w:marLeft w:val="640"/>
          <w:marRight w:val="0"/>
          <w:marTop w:val="0"/>
          <w:marBottom w:val="0"/>
          <w:divBdr>
            <w:top w:val="none" w:sz="0" w:space="0" w:color="auto"/>
            <w:left w:val="none" w:sz="0" w:space="0" w:color="auto"/>
            <w:bottom w:val="none" w:sz="0" w:space="0" w:color="auto"/>
            <w:right w:val="none" w:sz="0" w:space="0" w:color="auto"/>
          </w:divBdr>
        </w:div>
        <w:div w:id="671638703">
          <w:marLeft w:val="640"/>
          <w:marRight w:val="0"/>
          <w:marTop w:val="0"/>
          <w:marBottom w:val="0"/>
          <w:divBdr>
            <w:top w:val="none" w:sz="0" w:space="0" w:color="auto"/>
            <w:left w:val="none" w:sz="0" w:space="0" w:color="auto"/>
            <w:bottom w:val="none" w:sz="0" w:space="0" w:color="auto"/>
            <w:right w:val="none" w:sz="0" w:space="0" w:color="auto"/>
          </w:divBdr>
        </w:div>
        <w:div w:id="1185099826">
          <w:marLeft w:val="640"/>
          <w:marRight w:val="0"/>
          <w:marTop w:val="0"/>
          <w:marBottom w:val="0"/>
          <w:divBdr>
            <w:top w:val="none" w:sz="0" w:space="0" w:color="auto"/>
            <w:left w:val="none" w:sz="0" w:space="0" w:color="auto"/>
            <w:bottom w:val="none" w:sz="0" w:space="0" w:color="auto"/>
            <w:right w:val="none" w:sz="0" w:space="0" w:color="auto"/>
          </w:divBdr>
        </w:div>
        <w:div w:id="192891016">
          <w:marLeft w:val="640"/>
          <w:marRight w:val="0"/>
          <w:marTop w:val="0"/>
          <w:marBottom w:val="0"/>
          <w:divBdr>
            <w:top w:val="none" w:sz="0" w:space="0" w:color="auto"/>
            <w:left w:val="none" w:sz="0" w:space="0" w:color="auto"/>
            <w:bottom w:val="none" w:sz="0" w:space="0" w:color="auto"/>
            <w:right w:val="none" w:sz="0" w:space="0" w:color="auto"/>
          </w:divBdr>
        </w:div>
        <w:div w:id="953635948">
          <w:marLeft w:val="640"/>
          <w:marRight w:val="0"/>
          <w:marTop w:val="0"/>
          <w:marBottom w:val="0"/>
          <w:divBdr>
            <w:top w:val="none" w:sz="0" w:space="0" w:color="auto"/>
            <w:left w:val="none" w:sz="0" w:space="0" w:color="auto"/>
            <w:bottom w:val="none" w:sz="0" w:space="0" w:color="auto"/>
            <w:right w:val="none" w:sz="0" w:space="0" w:color="auto"/>
          </w:divBdr>
        </w:div>
        <w:div w:id="1241135384">
          <w:marLeft w:val="640"/>
          <w:marRight w:val="0"/>
          <w:marTop w:val="0"/>
          <w:marBottom w:val="0"/>
          <w:divBdr>
            <w:top w:val="none" w:sz="0" w:space="0" w:color="auto"/>
            <w:left w:val="none" w:sz="0" w:space="0" w:color="auto"/>
            <w:bottom w:val="none" w:sz="0" w:space="0" w:color="auto"/>
            <w:right w:val="none" w:sz="0" w:space="0" w:color="auto"/>
          </w:divBdr>
        </w:div>
        <w:div w:id="1739015433">
          <w:marLeft w:val="640"/>
          <w:marRight w:val="0"/>
          <w:marTop w:val="0"/>
          <w:marBottom w:val="0"/>
          <w:divBdr>
            <w:top w:val="none" w:sz="0" w:space="0" w:color="auto"/>
            <w:left w:val="none" w:sz="0" w:space="0" w:color="auto"/>
            <w:bottom w:val="none" w:sz="0" w:space="0" w:color="auto"/>
            <w:right w:val="none" w:sz="0" w:space="0" w:color="auto"/>
          </w:divBdr>
        </w:div>
      </w:divsChild>
    </w:div>
    <w:div w:id="1983121166">
      <w:bodyDiv w:val="1"/>
      <w:marLeft w:val="0"/>
      <w:marRight w:val="0"/>
      <w:marTop w:val="0"/>
      <w:marBottom w:val="0"/>
      <w:divBdr>
        <w:top w:val="none" w:sz="0" w:space="0" w:color="auto"/>
        <w:left w:val="none" w:sz="0" w:space="0" w:color="auto"/>
        <w:bottom w:val="none" w:sz="0" w:space="0" w:color="auto"/>
        <w:right w:val="none" w:sz="0" w:space="0" w:color="auto"/>
      </w:divBdr>
      <w:divsChild>
        <w:div w:id="145246498">
          <w:marLeft w:val="640"/>
          <w:marRight w:val="0"/>
          <w:marTop w:val="0"/>
          <w:marBottom w:val="0"/>
          <w:divBdr>
            <w:top w:val="none" w:sz="0" w:space="0" w:color="auto"/>
            <w:left w:val="none" w:sz="0" w:space="0" w:color="auto"/>
            <w:bottom w:val="none" w:sz="0" w:space="0" w:color="auto"/>
            <w:right w:val="none" w:sz="0" w:space="0" w:color="auto"/>
          </w:divBdr>
        </w:div>
        <w:div w:id="971179010">
          <w:marLeft w:val="640"/>
          <w:marRight w:val="0"/>
          <w:marTop w:val="0"/>
          <w:marBottom w:val="0"/>
          <w:divBdr>
            <w:top w:val="none" w:sz="0" w:space="0" w:color="auto"/>
            <w:left w:val="none" w:sz="0" w:space="0" w:color="auto"/>
            <w:bottom w:val="none" w:sz="0" w:space="0" w:color="auto"/>
            <w:right w:val="none" w:sz="0" w:space="0" w:color="auto"/>
          </w:divBdr>
        </w:div>
        <w:div w:id="1361466451">
          <w:marLeft w:val="640"/>
          <w:marRight w:val="0"/>
          <w:marTop w:val="0"/>
          <w:marBottom w:val="0"/>
          <w:divBdr>
            <w:top w:val="none" w:sz="0" w:space="0" w:color="auto"/>
            <w:left w:val="none" w:sz="0" w:space="0" w:color="auto"/>
            <w:bottom w:val="none" w:sz="0" w:space="0" w:color="auto"/>
            <w:right w:val="none" w:sz="0" w:space="0" w:color="auto"/>
          </w:divBdr>
        </w:div>
        <w:div w:id="81493189">
          <w:marLeft w:val="640"/>
          <w:marRight w:val="0"/>
          <w:marTop w:val="0"/>
          <w:marBottom w:val="0"/>
          <w:divBdr>
            <w:top w:val="none" w:sz="0" w:space="0" w:color="auto"/>
            <w:left w:val="none" w:sz="0" w:space="0" w:color="auto"/>
            <w:bottom w:val="none" w:sz="0" w:space="0" w:color="auto"/>
            <w:right w:val="none" w:sz="0" w:space="0" w:color="auto"/>
          </w:divBdr>
        </w:div>
        <w:div w:id="833833914">
          <w:marLeft w:val="640"/>
          <w:marRight w:val="0"/>
          <w:marTop w:val="0"/>
          <w:marBottom w:val="0"/>
          <w:divBdr>
            <w:top w:val="none" w:sz="0" w:space="0" w:color="auto"/>
            <w:left w:val="none" w:sz="0" w:space="0" w:color="auto"/>
            <w:bottom w:val="none" w:sz="0" w:space="0" w:color="auto"/>
            <w:right w:val="none" w:sz="0" w:space="0" w:color="auto"/>
          </w:divBdr>
        </w:div>
        <w:div w:id="785848506">
          <w:marLeft w:val="640"/>
          <w:marRight w:val="0"/>
          <w:marTop w:val="0"/>
          <w:marBottom w:val="0"/>
          <w:divBdr>
            <w:top w:val="none" w:sz="0" w:space="0" w:color="auto"/>
            <w:left w:val="none" w:sz="0" w:space="0" w:color="auto"/>
            <w:bottom w:val="none" w:sz="0" w:space="0" w:color="auto"/>
            <w:right w:val="none" w:sz="0" w:space="0" w:color="auto"/>
          </w:divBdr>
        </w:div>
        <w:div w:id="710568387">
          <w:marLeft w:val="640"/>
          <w:marRight w:val="0"/>
          <w:marTop w:val="0"/>
          <w:marBottom w:val="0"/>
          <w:divBdr>
            <w:top w:val="none" w:sz="0" w:space="0" w:color="auto"/>
            <w:left w:val="none" w:sz="0" w:space="0" w:color="auto"/>
            <w:bottom w:val="none" w:sz="0" w:space="0" w:color="auto"/>
            <w:right w:val="none" w:sz="0" w:space="0" w:color="auto"/>
          </w:divBdr>
        </w:div>
        <w:div w:id="330763824">
          <w:marLeft w:val="640"/>
          <w:marRight w:val="0"/>
          <w:marTop w:val="0"/>
          <w:marBottom w:val="0"/>
          <w:divBdr>
            <w:top w:val="none" w:sz="0" w:space="0" w:color="auto"/>
            <w:left w:val="none" w:sz="0" w:space="0" w:color="auto"/>
            <w:bottom w:val="none" w:sz="0" w:space="0" w:color="auto"/>
            <w:right w:val="none" w:sz="0" w:space="0" w:color="auto"/>
          </w:divBdr>
        </w:div>
        <w:div w:id="1268656886">
          <w:marLeft w:val="640"/>
          <w:marRight w:val="0"/>
          <w:marTop w:val="0"/>
          <w:marBottom w:val="0"/>
          <w:divBdr>
            <w:top w:val="none" w:sz="0" w:space="0" w:color="auto"/>
            <w:left w:val="none" w:sz="0" w:space="0" w:color="auto"/>
            <w:bottom w:val="none" w:sz="0" w:space="0" w:color="auto"/>
            <w:right w:val="none" w:sz="0" w:space="0" w:color="auto"/>
          </w:divBdr>
        </w:div>
        <w:div w:id="1039743018">
          <w:marLeft w:val="640"/>
          <w:marRight w:val="0"/>
          <w:marTop w:val="0"/>
          <w:marBottom w:val="0"/>
          <w:divBdr>
            <w:top w:val="none" w:sz="0" w:space="0" w:color="auto"/>
            <w:left w:val="none" w:sz="0" w:space="0" w:color="auto"/>
            <w:bottom w:val="none" w:sz="0" w:space="0" w:color="auto"/>
            <w:right w:val="none" w:sz="0" w:space="0" w:color="auto"/>
          </w:divBdr>
        </w:div>
        <w:div w:id="709380329">
          <w:marLeft w:val="640"/>
          <w:marRight w:val="0"/>
          <w:marTop w:val="0"/>
          <w:marBottom w:val="0"/>
          <w:divBdr>
            <w:top w:val="none" w:sz="0" w:space="0" w:color="auto"/>
            <w:left w:val="none" w:sz="0" w:space="0" w:color="auto"/>
            <w:bottom w:val="none" w:sz="0" w:space="0" w:color="auto"/>
            <w:right w:val="none" w:sz="0" w:space="0" w:color="auto"/>
          </w:divBdr>
        </w:div>
        <w:div w:id="862859248">
          <w:marLeft w:val="640"/>
          <w:marRight w:val="0"/>
          <w:marTop w:val="0"/>
          <w:marBottom w:val="0"/>
          <w:divBdr>
            <w:top w:val="none" w:sz="0" w:space="0" w:color="auto"/>
            <w:left w:val="none" w:sz="0" w:space="0" w:color="auto"/>
            <w:bottom w:val="none" w:sz="0" w:space="0" w:color="auto"/>
            <w:right w:val="none" w:sz="0" w:space="0" w:color="auto"/>
          </w:divBdr>
        </w:div>
        <w:div w:id="412549358">
          <w:marLeft w:val="640"/>
          <w:marRight w:val="0"/>
          <w:marTop w:val="0"/>
          <w:marBottom w:val="0"/>
          <w:divBdr>
            <w:top w:val="none" w:sz="0" w:space="0" w:color="auto"/>
            <w:left w:val="none" w:sz="0" w:space="0" w:color="auto"/>
            <w:bottom w:val="none" w:sz="0" w:space="0" w:color="auto"/>
            <w:right w:val="none" w:sz="0" w:space="0" w:color="auto"/>
          </w:divBdr>
        </w:div>
        <w:div w:id="635111067">
          <w:marLeft w:val="640"/>
          <w:marRight w:val="0"/>
          <w:marTop w:val="0"/>
          <w:marBottom w:val="0"/>
          <w:divBdr>
            <w:top w:val="none" w:sz="0" w:space="0" w:color="auto"/>
            <w:left w:val="none" w:sz="0" w:space="0" w:color="auto"/>
            <w:bottom w:val="none" w:sz="0" w:space="0" w:color="auto"/>
            <w:right w:val="none" w:sz="0" w:space="0" w:color="auto"/>
          </w:divBdr>
        </w:div>
        <w:div w:id="1791589630">
          <w:marLeft w:val="640"/>
          <w:marRight w:val="0"/>
          <w:marTop w:val="0"/>
          <w:marBottom w:val="0"/>
          <w:divBdr>
            <w:top w:val="none" w:sz="0" w:space="0" w:color="auto"/>
            <w:left w:val="none" w:sz="0" w:space="0" w:color="auto"/>
            <w:bottom w:val="none" w:sz="0" w:space="0" w:color="auto"/>
            <w:right w:val="none" w:sz="0" w:space="0" w:color="auto"/>
          </w:divBdr>
        </w:div>
        <w:div w:id="1002784412">
          <w:marLeft w:val="640"/>
          <w:marRight w:val="0"/>
          <w:marTop w:val="0"/>
          <w:marBottom w:val="0"/>
          <w:divBdr>
            <w:top w:val="none" w:sz="0" w:space="0" w:color="auto"/>
            <w:left w:val="none" w:sz="0" w:space="0" w:color="auto"/>
            <w:bottom w:val="none" w:sz="0" w:space="0" w:color="auto"/>
            <w:right w:val="none" w:sz="0" w:space="0" w:color="auto"/>
          </w:divBdr>
        </w:div>
        <w:div w:id="1584752777">
          <w:marLeft w:val="640"/>
          <w:marRight w:val="0"/>
          <w:marTop w:val="0"/>
          <w:marBottom w:val="0"/>
          <w:divBdr>
            <w:top w:val="none" w:sz="0" w:space="0" w:color="auto"/>
            <w:left w:val="none" w:sz="0" w:space="0" w:color="auto"/>
            <w:bottom w:val="none" w:sz="0" w:space="0" w:color="auto"/>
            <w:right w:val="none" w:sz="0" w:space="0" w:color="auto"/>
          </w:divBdr>
        </w:div>
        <w:div w:id="1704936787">
          <w:marLeft w:val="640"/>
          <w:marRight w:val="0"/>
          <w:marTop w:val="0"/>
          <w:marBottom w:val="0"/>
          <w:divBdr>
            <w:top w:val="none" w:sz="0" w:space="0" w:color="auto"/>
            <w:left w:val="none" w:sz="0" w:space="0" w:color="auto"/>
            <w:bottom w:val="none" w:sz="0" w:space="0" w:color="auto"/>
            <w:right w:val="none" w:sz="0" w:space="0" w:color="auto"/>
          </w:divBdr>
        </w:div>
        <w:div w:id="376590479">
          <w:marLeft w:val="640"/>
          <w:marRight w:val="0"/>
          <w:marTop w:val="0"/>
          <w:marBottom w:val="0"/>
          <w:divBdr>
            <w:top w:val="none" w:sz="0" w:space="0" w:color="auto"/>
            <w:left w:val="none" w:sz="0" w:space="0" w:color="auto"/>
            <w:bottom w:val="none" w:sz="0" w:space="0" w:color="auto"/>
            <w:right w:val="none" w:sz="0" w:space="0" w:color="auto"/>
          </w:divBdr>
        </w:div>
        <w:div w:id="786892680">
          <w:marLeft w:val="640"/>
          <w:marRight w:val="0"/>
          <w:marTop w:val="0"/>
          <w:marBottom w:val="0"/>
          <w:divBdr>
            <w:top w:val="none" w:sz="0" w:space="0" w:color="auto"/>
            <w:left w:val="none" w:sz="0" w:space="0" w:color="auto"/>
            <w:bottom w:val="none" w:sz="0" w:space="0" w:color="auto"/>
            <w:right w:val="none" w:sz="0" w:space="0" w:color="auto"/>
          </w:divBdr>
        </w:div>
        <w:div w:id="110325972">
          <w:marLeft w:val="640"/>
          <w:marRight w:val="0"/>
          <w:marTop w:val="0"/>
          <w:marBottom w:val="0"/>
          <w:divBdr>
            <w:top w:val="none" w:sz="0" w:space="0" w:color="auto"/>
            <w:left w:val="none" w:sz="0" w:space="0" w:color="auto"/>
            <w:bottom w:val="none" w:sz="0" w:space="0" w:color="auto"/>
            <w:right w:val="none" w:sz="0" w:space="0" w:color="auto"/>
          </w:divBdr>
        </w:div>
        <w:div w:id="337924792">
          <w:marLeft w:val="640"/>
          <w:marRight w:val="0"/>
          <w:marTop w:val="0"/>
          <w:marBottom w:val="0"/>
          <w:divBdr>
            <w:top w:val="none" w:sz="0" w:space="0" w:color="auto"/>
            <w:left w:val="none" w:sz="0" w:space="0" w:color="auto"/>
            <w:bottom w:val="none" w:sz="0" w:space="0" w:color="auto"/>
            <w:right w:val="none" w:sz="0" w:space="0" w:color="auto"/>
          </w:divBdr>
        </w:div>
        <w:div w:id="101388531">
          <w:marLeft w:val="640"/>
          <w:marRight w:val="0"/>
          <w:marTop w:val="0"/>
          <w:marBottom w:val="0"/>
          <w:divBdr>
            <w:top w:val="none" w:sz="0" w:space="0" w:color="auto"/>
            <w:left w:val="none" w:sz="0" w:space="0" w:color="auto"/>
            <w:bottom w:val="none" w:sz="0" w:space="0" w:color="auto"/>
            <w:right w:val="none" w:sz="0" w:space="0" w:color="auto"/>
          </w:divBdr>
        </w:div>
        <w:div w:id="1211117462">
          <w:marLeft w:val="640"/>
          <w:marRight w:val="0"/>
          <w:marTop w:val="0"/>
          <w:marBottom w:val="0"/>
          <w:divBdr>
            <w:top w:val="none" w:sz="0" w:space="0" w:color="auto"/>
            <w:left w:val="none" w:sz="0" w:space="0" w:color="auto"/>
            <w:bottom w:val="none" w:sz="0" w:space="0" w:color="auto"/>
            <w:right w:val="none" w:sz="0" w:space="0" w:color="auto"/>
          </w:divBdr>
        </w:div>
        <w:div w:id="729887054">
          <w:marLeft w:val="640"/>
          <w:marRight w:val="0"/>
          <w:marTop w:val="0"/>
          <w:marBottom w:val="0"/>
          <w:divBdr>
            <w:top w:val="none" w:sz="0" w:space="0" w:color="auto"/>
            <w:left w:val="none" w:sz="0" w:space="0" w:color="auto"/>
            <w:bottom w:val="none" w:sz="0" w:space="0" w:color="auto"/>
            <w:right w:val="none" w:sz="0" w:space="0" w:color="auto"/>
          </w:divBdr>
        </w:div>
        <w:div w:id="14118986">
          <w:marLeft w:val="640"/>
          <w:marRight w:val="0"/>
          <w:marTop w:val="0"/>
          <w:marBottom w:val="0"/>
          <w:divBdr>
            <w:top w:val="none" w:sz="0" w:space="0" w:color="auto"/>
            <w:left w:val="none" w:sz="0" w:space="0" w:color="auto"/>
            <w:bottom w:val="none" w:sz="0" w:space="0" w:color="auto"/>
            <w:right w:val="none" w:sz="0" w:space="0" w:color="auto"/>
          </w:divBdr>
        </w:div>
        <w:div w:id="1628126843">
          <w:marLeft w:val="640"/>
          <w:marRight w:val="0"/>
          <w:marTop w:val="0"/>
          <w:marBottom w:val="0"/>
          <w:divBdr>
            <w:top w:val="none" w:sz="0" w:space="0" w:color="auto"/>
            <w:left w:val="none" w:sz="0" w:space="0" w:color="auto"/>
            <w:bottom w:val="none" w:sz="0" w:space="0" w:color="auto"/>
            <w:right w:val="none" w:sz="0" w:space="0" w:color="auto"/>
          </w:divBdr>
        </w:div>
        <w:div w:id="528448927">
          <w:marLeft w:val="640"/>
          <w:marRight w:val="0"/>
          <w:marTop w:val="0"/>
          <w:marBottom w:val="0"/>
          <w:divBdr>
            <w:top w:val="none" w:sz="0" w:space="0" w:color="auto"/>
            <w:left w:val="none" w:sz="0" w:space="0" w:color="auto"/>
            <w:bottom w:val="none" w:sz="0" w:space="0" w:color="auto"/>
            <w:right w:val="none" w:sz="0" w:space="0" w:color="auto"/>
          </w:divBdr>
        </w:div>
      </w:divsChild>
    </w:div>
    <w:div w:id="1987466039">
      <w:bodyDiv w:val="1"/>
      <w:marLeft w:val="0"/>
      <w:marRight w:val="0"/>
      <w:marTop w:val="0"/>
      <w:marBottom w:val="0"/>
      <w:divBdr>
        <w:top w:val="none" w:sz="0" w:space="0" w:color="auto"/>
        <w:left w:val="none" w:sz="0" w:space="0" w:color="auto"/>
        <w:bottom w:val="none" w:sz="0" w:space="0" w:color="auto"/>
        <w:right w:val="none" w:sz="0" w:space="0" w:color="auto"/>
      </w:divBdr>
    </w:div>
    <w:div w:id="1995720682">
      <w:bodyDiv w:val="1"/>
      <w:marLeft w:val="0"/>
      <w:marRight w:val="0"/>
      <w:marTop w:val="0"/>
      <w:marBottom w:val="0"/>
      <w:divBdr>
        <w:top w:val="none" w:sz="0" w:space="0" w:color="auto"/>
        <w:left w:val="none" w:sz="0" w:space="0" w:color="auto"/>
        <w:bottom w:val="none" w:sz="0" w:space="0" w:color="auto"/>
        <w:right w:val="none" w:sz="0" w:space="0" w:color="auto"/>
      </w:divBdr>
      <w:divsChild>
        <w:div w:id="40330830">
          <w:marLeft w:val="640"/>
          <w:marRight w:val="0"/>
          <w:marTop w:val="0"/>
          <w:marBottom w:val="0"/>
          <w:divBdr>
            <w:top w:val="none" w:sz="0" w:space="0" w:color="auto"/>
            <w:left w:val="none" w:sz="0" w:space="0" w:color="auto"/>
            <w:bottom w:val="none" w:sz="0" w:space="0" w:color="auto"/>
            <w:right w:val="none" w:sz="0" w:space="0" w:color="auto"/>
          </w:divBdr>
        </w:div>
        <w:div w:id="1605570082">
          <w:marLeft w:val="640"/>
          <w:marRight w:val="0"/>
          <w:marTop w:val="0"/>
          <w:marBottom w:val="0"/>
          <w:divBdr>
            <w:top w:val="none" w:sz="0" w:space="0" w:color="auto"/>
            <w:left w:val="none" w:sz="0" w:space="0" w:color="auto"/>
            <w:bottom w:val="none" w:sz="0" w:space="0" w:color="auto"/>
            <w:right w:val="none" w:sz="0" w:space="0" w:color="auto"/>
          </w:divBdr>
        </w:div>
        <w:div w:id="1110515964">
          <w:marLeft w:val="640"/>
          <w:marRight w:val="0"/>
          <w:marTop w:val="0"/>
          <w:marBottom w:val="0"/>
          <w:divBdr>
            <w:top w:val="none" w:sz="0" w:space="0" w:color="auto"/>
            <w:left w:val="none" w:sz="0" w:space="0" w:color="auto"/>
            <w:bottom w:val="none" w:sz="0" w:space="0" w:color="auto"/>
            <w:right w:val="none" w:sz="0" w:space="0" w:color="auto"/>
          </w:divBdr>
        </w:div>
        <w:div w:id="2094741800">
          <w:marLeft w:val="640"/>
          <w:marRight w:val="0"/>
          <w:marTop w:val="0"/>
          <w:marBottom w:val="0"/>
          <w:divBdr>
            <w:top w:val="none" w:sz="0" w:space="0" w:color="auto"/>
            <w:left w:val="none" w:sz="0" w:space="0" w:color="auto"/>
            <w:bottom w:val="none" w:sz="0" w:space="0" w:color="auto"/>
            <w:right w:val="none" w:sz="0" w:space="0" w:color="auto"/>
          </w:divBdr>
        </w:div>
        <w:div w:id="1159266540">
          <w:marLeft w:val="640"/>
          <w:marRight w:val="0"/>
          <w:marTop w:val="0"/>
          <w:marBottom w:val="0"/>
          <w:divBdr>
            <w:top w:val="none" w:sz="0" w:space="0" w:color="auto"/>
            <w:left w:val="none" w:sz="0" w:space="0" w:color="auto"/>
            <w:bottom w:val="none" w:sz="0" w:space="0" w:color="auto"/>
            <w:right w:val="none" w:sz="0" w:space="0" w:color="auto"/>
          </w:divBdr>
        </w:div>
        <w:div w:id="1607611254">
          <w:marLeft w:val="640"/>
          <w:marRight w:val="0"/>
          <w:marTop w:val="0"/>
          <w:marBottom w:val="0"/>
          <w:divBdr>
            <w:top w:val="none" w:sz="0" w:space="0" w:color="auto"/>
            <w:left w:val="none" w:sz="0" w:space="0" w:color="auto"/>
            <w:bottom w:val="none" w:sz="0" w:space="0" w:color="auto"/>
            <w:right w:val="none" w:sz="0" w:space="0" w:color="auto"/>
          </w:divBdr>
        </w:div>
        <w:div w:id="1285962500">
          <w:marLeft w:val="640"/>
          <w:marRight w:val="0"/>
          <w:marTop w:val="0"/>
          <w:marBottom w:val="0"/>
          <w:divBdr>
            <w:top w:val="none" w:sz="0" w:space="0" w:color="auto"/>
            <w:left w:val="none" w:sz="0" w:space="0" w:color="auto"/>
            <w:bottom w:val="none" w:sz="0" w:space="0" w:color="auto"/>
            <w:right w:val="none" w:sz="0" w:space="0" w:color="auto"/>
          </w:divBdr>
        </w:div>
        <w:div w:id="528954163">
          <w:marLeft w:val="640"/>
          <w:marRight w:val="0"/>
          <w:marTop w:val="0"/>
          <w:marBottom w:val="0"/>
          <w:divBdr>
            <w:top w:val="none" w:sz="0" w:space="0" w:color="auto"/>
            <w:left w:val="none" w:sz="0" w:space="0" w:color="auto"/>
            <w:bottom w:val="none" w:sz="0" w:space="0" w:color="auto"/>
            <w:right w:val="none" w:sz="0" w:space="0" w:color="auto"/>
          </w:divBdr>
        </w:div>
        <w:div w:id="943803077">
          <w:marLeft w:val="640"/>
          <w:marRight w:val="0"/>
          <w:marTop w:val="0"/>
          <w:marBottom w:val="0"/>
          <w:divBdr>
            <w:top w:val="none" w:sz="0" w:space="0" w:color="auto"/>
            <w:left w:val="none" w:sz="0" w:space="0" w:color="auto"/>
            <w:bottom w:val="none" w:sz="0" w:space="0" w:color="auto"/>
            <w:right w:val="none" w:sz="0" w:space="0" w:color="auto"/>
          </w:divBdr>
        </w:div>
        <w:div w:id="390232811">
          <w:marLeft w:val="640"/>
          <w:marRight w:val="0"/>
          <w:marTop w:val="0"/>
          <w:marBottom w:val="0"/>
          <w:divBdr>
            <w:top w:val="none" w:sz="0" w:space="0" w:color="auto"/>
            <w:left w:val="none" w:sz="0" w:space="0" w:color="auto"/>
            <w:bottom w:val="none" w:sz="0" w:space="0" w:color="auto"/>
            <w:right w:val="none" w:sz="0" w:space="0" w:color="auto"/>
          </w:divBdr>
        </w:div>
        <w:div w:id="996349850">
          <w:marLeft w:val="640"/>
          <w:marRight w:val="0"/>
          <w:marTop w:val="0"/>
          <w:marBottom w:val="0"/>
          <w:divBdr>
            <w:top w:val="none" w:sz="0" w:space="0" w:color="auto"/>
            <w:left w:val="none" w:sz="0" w:space="0" w:color="auto"/>
            <w:bottom w:val="none" w:sz="0" w:space="0" w:color="auto"/>
            <w:right w:val="none" w:sz="0" w:space="0" w:color="auto"/>
          </w:divBdr>
        </w:div>
        <w:div w:id="1903636293">
          <w:marLeft w:val="640"/>
          <w:marRight w:val="0"/>
          <w:marTop w:val="0"/>
          <w:marBottom w:val="0"/>
          <w:divBdr>
            <w:top w:val="none" w:sz="0" w:space="0" w:color="auto"/>
            <w:left w:val="none" w:sz="0" w:space="0" w:color="auto"/>
            <w:bottom w:val="none" w:sz="0" w:space="0" w:color="auto"/>
            <w:right w:val="none" w:sz="0" w:space="0" w:color="auto"/>
          </w:divBdr>
        </w:div>
        <w:div w:id="2065566749">
          <w:marLeft w:val="640"/>
          <w:marRight w:val="0"/>
          <w:marTop w:val="0"/>
          <w:marBottom w:val="0"/>
          <w:divBdr>
            <w:top w:val="none" w:sz="0" w:space="0" w:color="auto"/>
            <w:left w:val="none" w:sz="0" w:space="0" w:color="auto"/>
            <w:bottom w:val="none" w:sz="0" w:space="0" w:color="auto"/>
            <w:right w:val="none" w:sz="0" w:space="0" w:color="auto"/>
          </w:divBdr>
        </w:div>
        <w:div w:id="1263806177">
          <w:marLeft w:val="640"/>
          <w:marRight w:val="0"/>
          <w:marTop w:val="0"/>
          <w:marBottom w:val="0"/>
          <w:divBdr>
            <w:top w:val="none" w:sz="0" w:space="0" w:color="auto"/>
            <w:left w:val="none" w:sz="0" w:space="0" w:color="auto"/>
            <w:bottom w:val="none" w:sz="0" w:space="0" w:color="auto"/>
            <w:right w:val="none" w:sz="0" w:space="0" w:color="auto"/>
          </w:divBdr>
        </w:div>
        <w:div w:id="552810545">
          <w:marLeft w:val="640"/>
          <w:marRight w:val="0"/>
          <w:marTop w:val="0"/>
          <w:marBottom w:val="0"/>
          <w:divBdr>
            <w:top w:val="none" w:sz="0" w:space="0" w:color="auto"/>
            <w:left w:val="none" w:sz="0" w:space="0" w:color="auto"/>
            <w:bottom w:val="none" w:sz="0" w:space="0" w:color="auto"/>
            <w:right w:val="none" w:sz="0" w:space="0" w:color="auto"/>
          </w:divBdr>
        </w:div>
        <w:div w:id="1415590152">
          <w:marLeft w:val="640"/>
          <w:marRight w:val="0"/>
          <w:marTop w:val="0"/>
          <w:marBottom w:val="0"/>
          <w:divBdr>
            <w:top w:val="none" w:sz="0" w:space="0" w:color="auto"/>
            <w:left w:val="none" w:sz="0" w:space="0" w:color="auto"/>
            <w:bottom w:val="none" w:sz="0" w:space="0" w:color="auto"/>
            <w:right w:val="none" w:sz="0" w:space="0" w:color="auto"/>
          </w:divBdr>
        </w:div>
        <w:div w:id="141429322">
          <w:marLeft w:val="640"/>
          <w:marRight w:val="0"/>
          <w:marTop w:val="0"/>
          <w:marBottom w:val="0"/>
          <w:divBdr>
            <w:top w:val="none" w:sz="0" w:space="0" w:color="auto"/>
            <w:left w:val="none" w:sz="0" w:space="0" w:color="auto"/>
            <w:bottom w:val="none" w:sz="0" w:space="0" w:color="auto"/>
            <w:right w:val="none" w:sz="0" w:space="0" w:color="auto"/>
          </w:divBdr>
        </w:div>
        <w:div w:id="926310591">
          <w:marLeft w:val="640"/>
          <w:marRight w:val="0"/>
          <w:marTop w:val="0"/>
          <w:marBottom w:val="0"/>
          <w:divBdr>
            <w:top w:val="none" w:sz="0" w:space="0" w:color="auto"/>
            <w:left w:val="none" w:sz="0" w:space="0" w:color="auto"/>
            <w:bottom w:val="none" w:sz="0" w:space="0" w:color="auto"/>
            <w:right w:val="none" w:sz="0" w:space="0" w:color="auto"/>
          </w:divBdr>
        </w:div>
        <w:div w:id="481118192">
          <w:marLeft w:val="640"/>
          <w:marRight w:val="0"/>
          <w:marTop w:val="0"/>
          <w:marBottom w:val="0"/>
          <w:divBdr>
            <w:top w:val="none" w:sz="0" w:space="0" w:color="auto"/>
            <w:left w:val="none" w:sz="0" w:space="0" w:color="auto"/>
            <w:bottom w:val="none" w:sz="0" w:space="0" w:color="auto"/>
            <w:right w:val="none" w:sz="0" w:space="0" w:color="auto"/>
          </w:divBdr>
        </w:div>
        <w:div w:id="1542324784">
          <w:marLeft w:val="640"/>
          <w:marRight w:val="0"/>
          <w:marTop w:val="0"/>
          <w:marBottom w:val="0"/>
          <w:divBdr>
            <w:top w:val="none" w:sz="0" w:space="0" w:color="auto"/>
            <w:left w:val="none" w:sz="0" w:space="0" w:color="auto"/>
            <w:bottom w:val="none" w:sz="0" w:space="0" w:color="auto"/>
            <w:right w:val="none" w:sz="0" w:space="0" w:color="auto"/>
          </w:divBdr>
        </w:div>
        <w:div w:id="2105880295">
          <w:marLeft w:val="640"/>
          <w:marRight w:val="0"/>
          <w:marTop w:val="0"/>
          <w:marBottom w:val="0"/>
          <w:divBdr>
            <w:top w:val="none" w:sz="0" w:space="0" w:color="auto"/>
            <w:left w:val="none" w:sz="0" w:space="0" w:color="auto"/>
            <w:bottom w:val="none" w:sz="0" w:space="0" w:color="auto"/>
            <w:right w:val="none" w:sz="0" w:space="0" w:color="auto"/>
          </w:divBdr>
        </w:div>
        <w:div w:id="1555773712">
          <w:marLeft w:val="640"/>
          <w:marRight w:val="0"/>
          <w:marTop w:val="0"/>
          <w:marBottom w:val="0"/>
          <w:divBdr>
            <w:top w:val="none" w:sz="0" w:space="0" w:color="auto"/>
            <w:left w:val="none" w:sz="0" w:space="0" w:color="auto"/>
            <w:bottom w:val="none" w:sz="0" w:space="0" w:color="auto"/>
            <w:right w:val="none" w:sz="0" w:space="0" w:color="auto"/>
          </w:divBdr>
        </w:div>
        <w:div w:id="1097940371">
          <w:marLeft w:val="640"/>
          <w:marRight w:val="0"/>
          <w:marTop w:val="0"/>
          <w:marBottom w:val="0"/>
          <w:divBdr>
            <w:top w:val="none" w:sz="0" w:space="0" w:color="auto"/>
            <w:left w:val="none" w:sz="0" w:space="0" w:color="auto"/>
            <w:bottom w:val="none" w:sz="0" w:space="0" w:color="auto"/>
            <w:right w:val="none" w:sz="0" w:space="0" w:color="auto"/>
          </w:divBdr>
        </w:div>
        <w:div w:id="945161269">
          <w:marLeft w:val="640"/>
          <w:marRight w:val="0"/>
          <w:marTop w:val="0"/>
          <w:marBottom w:val="0"/>
          <w:divBdr>
            <w:top w:val="none" w:sz="0" w:space="0" w:color="auto"/>
            <w:left w:val="none" w:sz="0" w:space="0" w:color="auto"/>
            <w:bottom w:val="none" w:sz="0" w:space="0" w:color="auto"/>
            <w:right w:val="none" w:sz="0" w:space="0" w:color="auto"/>
          </w:divBdr>
        </w:div>
        <w:div w:id="1552957851">
          <w:marLeft w:val="640"/>
          <w:marRight w:val="0"/>
          <w:marTop w:val="0"/>
          <w:marBottom w:val="0"/>
          <w:divBdr>
            <w:top w:val="none" w:sz="0" w:space="0" w:color="auto"/>
            <w:left w:val="none" w:sz="0" w:space="0" w:color="auto"/>
            <w:bottom w:val="none" w:sz="0" w:space="0" w:color="auto"/>
            <w:right w:val="none" w:sz="0" w:space="0" w:color="auto"/>
          </w:divBdr>
        </w:div>
        <w:div w:id="1918242420">
          <w:marLeft w:val="640"/>
          <w:marRight w:val="0"/>
          <w:marTop w:val="0"/>
          <w:marBottom w:val="0"/>
          <w:divBdr>
            <w:top w:val="none" w:sz="0" w:space="0" w:color="auto"/>
            <w:left w:val="none" w:sz="0" w:space="0" w:color="auto"/>
            <w:bottom w:val="none" w:sz="0" w:space="0" w:color="auto"/>
            <w:right w:val="none" w:sz="0" w:space="0" w:color="auto"/>
          </w:divBdr>
        </w:div>
        <w:div w:id="1988047445">
          <w:marLeft w:val="640"/>
          <w:marRight w:val="0"/>
          <w:marTop w:val="0"/>
          <w:marBottom w:val="0"/>
          <w:divBdr>
            <w:top w:val="none" w:sz="0" w:space="0" w:color="auto"/>
            <w:left w:val="none" w:sz="0" w:space="0" w:color="auto"/>
            <w:bottom w:val="none" w:sz="0" w:space="0" w:color="auto"/>
            <w:right w:val="none" w:sz="0" w:space="0" w:color="auto"/>
          </w:divBdr>
        </w:div>
        <w:div w:id="73169486">
          <w:marLeft w:val="640"/>
          <w:marRight w:val="0"/>
          <w:marTop w:val="0"/>
          <w:marBottom w:val="0"/>
          <w:divBdr>
            <w:top w:val="none" w:sz="0" w:space="0" w:color="auto"/>
            <w:left w:val="none" w:sz="0" w:space="0" w:color="auto"/>
            <w:bottom w:val="none" w:sz="0" w:space="0" w:color="auto"/>
            <w:right w:val="none" w:sz="0" w:space="0" w:color="auto"/>
          </w:divBdr>
        </w:div>
        <w:div w:id="828710304">
          <w:marLeft w:val="640"/>
          <w:marRight w:val="0"/>
          <w:marTop w:val="0"/>
          <w:marBottom w:val="0"/>
          <w:divBdr>
            <w:top w:val="none" w:sz="0" w:space="0" w:color="auto"/>
            <w:left w:val="none" w:sz="0" w:space="0" w:color="auto"/>
            <w:bottom w:val="none" w:sz="0" w:space="0" w:color="auto"/>
            <w:right w:val="none" w:sz="0" w:space="0" w:color="auto"/>
          </w:divBdr>
        </w:div>
        <w:div w:id="484125258">
          <w:marLeft w:val="640"/>
          <w:marRight w:val="0"/>
          <w:marTop w:val="0"/>
          <w:marBottom w:val="0"/>
          <w:divBdr>
            <w:top w:val="none" w:sz="0" w:space="0" w:color="auto"/>
            <w:left w:val="none" w:sz="0" w:space="0" w:color="auto"/>
            <w:bottom w:val="none" w:sz="0" w:space="0" w:color="auto"/>
            <w:right w:val="none" w:sz="0" w:space="0" w:color="auto"/>
          </w:divBdr>
        </w:div>
      </w:divsChild>
    </w:div>
    <w:div w:id="2011986725">
      <w:bodyDiv w:val="1"/>
      <w:marLeft w:val="0"/>
      <w:marRight w:val="0"/>
      <w:marTop w:val="0"/>
      <w:marBottom w:val="0"/>
      <w:divBdr>
        <w:top w:val="none" w:sz="0" w:space="0" w:color="auto"/>
        <w:left w:val="none" w:sz="0" w:space="0" w:color="auto"/>
        <w:bottom w:val="none" w:sz="0" w:space="0" w:color="auto"/>
        <w:right w:val="none" w:sz="0" w:space="0" w:color="auto"/>
      </w:divBdr>
    </w:div>
    <w:div w:id="2016686117">
      <w:bodyDiv w:val="1"/>
      <w:marLeft w:val="0"/>
      <w:marRight w:val="0"/>
      <w:marTop w:val="0"/>
      <w:marBottom w:val="0"/>
      <w:divBdr>
        <w:top w:val="none" w:sz="0" w:space="0" w:color="auto"/>
        <w:left w:val="none" w:sz="0" w:space="0" w:color="auto"/>
        <w:bottom w:val="none" w:sz="0" w:space="0" w:color="auto"/>
        <w:right w:val="none" w:sz="0" w:space="0" w:color="auto"/>
      </w:divBdr>
      <w:divsChild>
        <w:div w:id="1313875494">
          <w:marLeft w:val="640"/>
          <w:marRight w:val="0"/>
          <w:marTop w:val="0"/>
          <w:marBottom w:val="0"/>
          <w:divBdr>
            <w:top w:val="none" w:sz="0" w:space="0" w:color="auto"/>
            <w:left w:val="none" w:sz="0" w:space="0" w:color="auto"/>
            <w:bottom w:val="none" w:sz="0" w:space="0" w:color="auto"/>
            <w:right w:val="none" w:sz="0" w:space="0" w:color="auto"/>
          </w:divBdr>
        </w:div>
        <w:div w:id="635260760">
          <w:marLeft w:val="640"/>
          <w:marRight w:val="0"/>
          <w:marTop w:val="0"/>
          <w:marBottom w:val="0"/>
          <w:divBdr>
            <w:top w:val="none" w:sz="0" w:space="0" w:color="auto"/>
            <w:left w:val="none" w:sz="0" w:space="0" w:color="auto"/>
            <w:bottom w:val="none" w:sz="0" w:space="0" w:color="auto"/>
            <w:right w:val="none" w:sz="0" w:space="0" w:color="auto"/>
          </w:divBdr>
        </w:div>
        <w:div w:id="2093623646">
          <w:marLeft w:val="640"/>
          <w:marRight w:val="0"/>
          <w:marTop w:val="0"/>
          <w:marBottom w:val="0"/>
          <w:divBdr>
            <w:top w:val="none" w:sz="0" w:space="0" w:color="auto"/>
            <w:left w:val="none" w:sz="0" w:space="0" w:color="auto"/>
            <w:bottom w:val="none" w:sz="0" w:space="0" w:color="auto"/>
            <w:right w:val="none" w:sz="0" w:space="0" w:color="auto"/>
          </w:divBdr>
        </w:div>
        <w:div w:id="491481759">
          <w:marLeft w:val="640"/>
          <w:marRight w:val="0"/>
          <w:marTop w:val="0"/>
          <w:marBottom w:val="0"/>
          <w:divBdr>
            <w:top w:val="none" w:sz="0" w:space="0" w:color="auto"/>
            <w:left w:val="none" w:sz="0" w:space="0" w:color="auto"/>
            <w:bottom w:val="none" w:sz="0" w:space="0" w:color="auto"/>
            <w:right w:val="none" w:sz="0" w:space="0" w:color="auto"/>
          </w:divBdr>
        </w:div>
        <w:div w:id="1915701431">
          <w:marLeft w:val="640"/>
          <w:marRight w:val="0"/>
          <w:marTop w:val="0"/>
          <w:marBottom w:val="0"/>
          <w:divBdr>
            <w:top w:val="none" w:sz="0" w:space="0" w:color="auto"/>
            <w:left w:val="none" w:sz="0" w:space="0" w:color="auto"/>
            <w:bottom w:val="none" w:sz="0" w:space="0" w:color="auto"/>
            <w:right w:val="none" w:sz="0" w:space="0" w:color="auto"/>
          </w:divBdr>
        </w:div>
        <w:div w:id="953445102">
          <w:marLeft w:val="640"/>
          <w:marRight w:val="0"/>
          <w:marTop w:val="0"/>
          <w:marBottom w:val="0"/>
          <w:divBdr>
            <w:top w:val="none" w:sz="0" w:space="0" w:color="auto"/>
            <w:left w:val="none" w:sz="0" w:space="0" w:color="auto"/>
            <w:bottom w:val="none" w:sz="0" w:space="0" w:color="auto"/>
            <w:right w:val="none" w:sz="0" w:space="0" w:color="auto"/>
          </w:divBdr>
        </w:div>
        <w:div w:id="1171212645">
          <w:marLeft w:val="640"/>
          <w:marRight w:val="0"/>
          <w:marTop w:val="0"/>
          <w:marBottom w:val="0"/>
          <w:divBdr>
            <w:top w:val="none" w:sz="0" w:space="0" w:color="auto"/>
            <w:left w:val="none" w:sz="0" w:space="0" w:color="auto"/>
            <w:bottom w:val="none" w:sz="0" w:space="0" w:color="auto"/>
            <w:right w:val="none" w:sz="0" w:space="0" w:color="auto"/>
          </w:divBdr>
        </w:div>
        <w:div w:id="1319730188">
          <w:marLeft w:val="640"/>
          <w:marRight w:val="0"/>
          <w:marTop w:val="0"/>
          <w:marBottom w:val="0"/>
          <w:divBdr>
            <w:top w:val="none" w:sz="0" w:space="0" w:color="auto"/>
            <w:left w:val="none" w:sz="0" w:space="0" w:color="auto"/>
            <w:bottom w:val="none" w:sz="0" w:space="0" w:color="auto"/>
            <w:right w:val="none" w:sz="0" w:space="0" w:color="auto"/>
          </w:divBdr>
        </w:div>
        <w:div w:id="94176606">
          <w:marLeft w:val="640"/>
          <w:marRight w:val="0"/>
          <w:marTop w:val="0"/>
          <w:marBottom w:val="0"/>
          <w:divBdr>
            <w:top w:val="none" w:sz="0" w:space="0" w:color="auto"/>
            <w:left w:val="none" w:sz="0" w:space="0" w:color="auto"/>
            <w:bottom w:val="none" w:sz="0" w:space="0" w:color="auto"/>
            <w:right w:val="none" w:sz="0" w:space="0" w:color="auto"/>
          </w:divBdr>
        </w:div>
        <w:div w:id="2041317856">
          <w:marLeft w:val="640"/>
          <w:marRight w:val="0"/>
          <w:marTop w:val="0"/>
          <w:marBottom w:val="0"/>
          <w:divBdr>
            <w:top w:val="none" w:sz="0" w:space="0" w:color="auto"/>
            <w:left w:val="none" w:sz="0" w:space="0" w:color="auto"/>
            <w:bottom w:val="none" w:sz="0" w:space="0" w:color="auto"/>
            <w:right w:val="none" w:sz="0" w:space="0" w:color="auto"/>
          </w:divBdr>
        </w:div>
        <w:div w:id="1758668754">
          <w:marLeft w:val="640"/>
          <w:marRight w:val="0"/>
          <w:marTop w:val="0"/>
          <w:marBottom w:val="0"/>
          <w:divBdr>
            <w:top w:val="none" w:sz="0" w:space="0" w:color="auto"/>
            <w:left w:val="none" w:sz="0" w:space="0" w:color="auto"/>
            <w:bottom w:val="none" w:sz="0" w:space="0" w:color="auto"/>
            <w:right w:val="none" w:sz="0" w:space="0" w:color="auto"/>
          </w:divBdr>
        </w:div>
        <w:div w:id="910501555">
          <w:marLeft w:val="640"/>
          <w:marRight w:val="0"/>
          <w:marTop w:val="0"/>
          <w:marBottom w:val="0"/>
          <w:divBdr>
            <w:top w:val="none" w:sz="0" w:space="0" w:color="auto"/>
            <w:left w:val="none" w:sz="0" w:space="0" w:color="auto"/>
            <w:bottom w:val="none" w:sz="0" w:space="0" w:color="auto"/>
            <w:right w:val="none" w:sz="0" w:space="0" w:color="auto"/>
          </w:divBdr>
        </w:div>
        <w:div w:id="688220848">
          <w:marLeft w:val="640"/>
          <w:marRight w:val="0"/>
          <w:marTop w:val="0"/>
          <w:marBottom w:val="0"/>
          <w:divBdr>
            <w:top w:val="none" w:sz="0" w:space="0" w:color="auto"/>
            <w:left w:val="none" w:sz="0" w:space="0" w:color="auto"/>
            <w:bottom w:val="none" w:sz="0" w:space="0" w:color="auto"/>
            <w:right w:val="none" w:sz="0" w:space="0" w:color="auto"/>
          </w:divBdr>
        </w:div>
        <w:div w:id="314649093">
          <w:marLeft w:val="640"/>
          <w:marRight w:val="0"/>
          <w:marTop w:val="0"/>
          <w:marBottom w:val="0"/>
          <w:divBdr>
            <w:top w:val="none" w:sz="0" w:space="0" w:color="auto"/>
            <w:left w:val="none" w:sz="0" w:space="0" w:color="auto"/>
            <w:bottom w:val="none" w:sz="0" w:space="0" w:color="auto"/>
            <w:right w:val="none" w:sz="0" w:space="0" w:color="auto"/>
          </w:divBdr>
        </w:div>
        <w:div w:id="322587793">
          <w:marLeft w:val="640"/>
          <w:marRight w:val="0"/>
          <w:marTop w:val="0"/>
          <w:marBottom w:val="0"/>
          <w:divBdr>
            <w:top w:val="none" w:sz="0" w:space="0" w:color="auto"/>
            <w:left w:val="none" w:sz="0" w:space="0" w:color="auto"/>
            <w:bottom w:val="none" w:sz="0" w:space="0" w:color="auto"/>
            <w:right w:val="none" w:sz="0" w:space="0" w:color="auto"/>
          </w:divBdr>
        </w:div>
        <w:div w:id="65882801">
          <w:marLeft w:val="640"/>
          <w:marRight w:val="0"/>
          <w:marTop w:val="0"/>
          <w:marBottom w:val="0"/>
          <w:divBdr>
            <w:top w:val="none" w:sz="0" w:space="0" w:color="auto"/>
            <w:left w:val="none" w:sz="0" w:space="0" w:color="auto"/>
            <w:bottom w:val="none" w:sz="0" w:space="0" w:color="auto"/>
            <w:right w:val="none" w:sz="0" w:space="0" w:color="auto"/>
          </w:divBdr>
        </w:div>
        <w:div w:id="234094981">
          <w:marLeft w:val="640"/>
          <w:marRight w:val="0"/>
          <w:marTop w:val="0"/>
          <w:marBottom w:val="0"/>
          <w:divBdr>
            <w:top w:val="none" w:sz="0" w:space="0" w:color="auto"/>
            <w:left w:val="none" w:sz="0" w:space="0" w:color="auto"/>
            <w:bottom w:val="none" w:sz="0" w:space="0" w:color="auto"/>
            <w:right w:val="none" w:sz="0" w:space="0" w:color="auto"/>
          </w:divBdr>
        </w:div>
        <w:div w:id="1533692744">
          <w:marLeft w:val="640"/>
          <w:marRight w:val="0"/>
          <w:marTop w:val="0"/>
          <w:marBottom w:val="0"/>
          <w:divBdr>
            <w:top w:val="none" w:sz="0" w:space="0" w:color="auto"/>
            <w:left w:val="none" w:sz="0" w:space="0" w:color="auto"/>
            <w:bottom w:val="none" w:sz="0" w:space="0" w:color="auto"/>
            <w:right w:val="none" w:sz="0" w:space="0" w:color="auto"/>
          </w:divBdr>
        </w:div>
        <w:div w:id="595747005">
          <w:marLeft w:val="640"/>
          <w:marRight w:val="0"/>
          <w:marTop w:val="0"/>
          <w:marBottom w:val="0"/>
          <w:divBdr>
            <w:top w:val="none" w:sz="0" w:space="0" w:color="auto"/>
            <w:left w:val="none" w:sz="0" w:space="0" w:color="auto"/>
            <w:bottom w:val="none" w:sz="0" w:space="0" w:color="auto"/>
            <w:right w:val="none" w:sz="0" w:space="0" w:color="auto"/>
          </w:divBdr>
        </w:div>
        <w:div w:id="1184979548">
          <w:marLeft w:val="640"/>
          <w:marRight w:val="0"/>
          <w:marTop w:val="0"/>
          <w:marBottom w:val="0"/>
          <w:divBdr>
            <w:top w:val="none" w:sz="0" w:space="0" w:color="auto"/>
            <w:left w:val="none" w:sz="0" w:space="0" w:color="auto"/>
            <w:bottom w:val="none" w:sz="0" w:space="0" w:color="auto"/>
            <w:right w:val="none" w:sz="0" w:space="0" w:color="auto"/>
          </w:divBdr>
        </w:div>
        <w:div w:id="712198093">
          <w:marLeft w:val="640"/>
          <w:marRight w:val="0"/>
          <w:marTop w:val="0"/>
          <w:marBottom w:val="0"/>
          <w:divBdr>
            <w:top w:val="none" w:sz="0" w:space="0" w:color="auto"/>
            <w:left w:val="none" w:sz="0" w:space="0" w:color="auto"/>
            <w:bottom w:val="none" w:sz="0" w:space="0" w:color="auto"/>
            <w:right w:val="none" w:sz="0" w:space="0" w:color="auto"/>
          </w:divBdr>
        </w:div>
        <w:div w:id="759521882">
          <w:marLeft w:val="640"/>
          <w:marRight w:val="0"/>
          <w:marTop w:val="0"/>
          <w:marBottom w:val="0"/>
          <w:divBdr>
            <w:top w:val="none" w:sz="0" w:space="0" w:color="auto"/>
            <w:left w:val="none" w:sz="0" w:space="0" w:color="auto"/>
            <w:bottom w:val="none" w:sz="0" w:space="0" w:color="auto"/>
            <w:right w:val="none" w:sz="0" w:space="0" w:color="auto"/>
          </w:divBdr>
        </w:div>
        <w:div w:id="1034161076">
          <w:marLeft w:val="640"/>
          <w:marRight w:val="0"/>
          <w:marTop w:val="0"/>
          <w:marBottom w:val="0"/>
          <w:divBdr>
            <w:top w:val="none" w:sz="0" w:space="0" w:color="auto"/>
            <w:left w:val="none" w:sz="0" w:space="0" w:color="auto"/>
            <w:bottom w:val="none" w:sz="0" w:space="0" w:color="auto"/>
            <w:right w:val="none" w:sz="0" w:space="0" w:color="auto"/>
          </w:divBdr>
        </w:div>
        <w:div w:id="158355906">
          <w:marLeft w:val="640"/>
          <w:marRight w:val="0"/>
          <w:marTop w:val="0"/>
          <w:marBottom w:val="0"/>
          <w:divBdr>
            <w:top w:val="none" w:sz="0" w:space="0" w:color="auto"/>
            <w:left w:val="none" w:sz="0" w:space="0" w:color="auto"/>
            <w:bottom w:val="none" w:sz="0" w:space="0" w:color="auto"/>
            <w:right w:val="none" w:sz="0" w:space="0" w:color="auto"/>
          </w:divBdr>
        </w:div>
        <w:div w:id="391201516">
          <w:marLeft w:val="640"/>
          <w:marRight w:val="0"/>
          <w:marTop w:val="0"/>
          <w:marBottom w:val="0"/>
          <w:divBdr>
            <w:top w:val="none" w:sz="0" w:space="0" w:color="auto"/>
            <w:left w:val="none" w:sz="0" w:space="0" w:color="auto"/>
            <w:bottom w:val="none" w:sz="0" w:space="0" w:color="auto"/>
            <w:right w:val="none" w:sz="0" w:space="0" w:color="auto"/>
          </w:divBdr>
        </w:div>
      </w:divsChild>
    </w:div>
    <w:div w:id="2095784442">
      <w:bodyDiv w:val="1"/>
      <w:marLeft w:val="0"/>
      <w:marRight w:val="0"/>
      <w:marTop w:val="0"/>
      <w:marBottom w:val="0"/>
      <w:divBdr>
        <w:top w:val="none" w:sz="0" w:space="0" w:color="auto"/>
        <w:left w:val="none" w:sz="0" w:space="0" w:color="auto"/>
        <w:bottom w:val="none" w:sz="0" w:space="0" w:color="auto"/>
        <w:right w:val="none" w:sz="0" w:space="0" w:color="auto"/>
      </w:divBdr>
      <w:divsChild>
        <w:div w:id="1229804086">
          <w:marLeft w:val="640"/>
          <w:marRight w:val="0"/>
          <w:marTop w:val="0"/>
          <w:marBottom w:val="0"/>
          <w:divBdr>
            <w:top w:val="none" w:sz="0" w:space="0" w:color="auto"/>
            <w:left w:val="none" w:sz="0" w:space="0" w:color="auto"/>
            <w:bottom w:val="none" w:sz="0" w:space="0" w:color="auto"/>
            <w:right w:val="none" w:sz="0" w:space="0" w:color="auto"/>
          </w:divBdr>
        </w:div>
        <w:div w:id="41364652">
          <w:marLeft w:val="640"/>
          <w:marRight w:val="0"/>
          <w:marTop w:val="0"/>
          <w:marBottom w:val="0"/>
          <w:divBdr>
            <w:top w:val="none" w:sz="0" w:space="0" w:color="auto"/>
            <w:left w:val="none" w:sz="0" w:space="0" w:color="auto"/>
            <w:bottom w:val="none" w:sz="0" w:space="0" w:color="auto"/>
            <w:right w:val="none" w:sz="0" w:space="0" w:color="auto"/>
          </w:divBdr>
        </w:div>
        <w:div w:id="1249576216">
          <w:marLeft w:val="640"/>
          <w:marRight w:val="0"/>
          <w:marTop w:val="0"/>
          <w:marBottom w:val="0"/>
          <w:divBdr>
            <w:top w:val="none" w:sz="0" w:space="0" w:color="auto"/>
            <w:left w:val="none" w:sz="0" w:space="0" w:color="auto"/>
            <w:bottom w:val="none" w:sz="0" w:space="0" w:color="auto"/>
            <w:right w:val="none" w:sz="0" w:space="0" w:color="auto"/>
          </w:divBdr>
        </w:div>
        <w:div w:id="1643147649">
          <w:marLeft w:val="640"/>
          <w:marRight w:val="0"/>
          <w:marTop w:val="0"/>
          <w:marBottom w:val="0"/>
          <w:divBdr>
            <w:top w:val="none" w:sz="0" w:space="0" w:color="auto"/>
            <w:left w:val="none" w:sz="0" w:space="0" w:color="auto"/>
            <w:bottom w:val="none" w:sz="0" w:space="0" w:color="auto"/>
            <w:right w:val="none" w:sz="0" w:space="0" w:color="auto"/>
          </w:divBdr>
        </w:div>
        <w:div w:id="444691497">
          <w:marLeft w:val="640"/>
          <w:marRight w:val="0"/>
          <w:marTop w:val="0"/>
          <w:marBottom w:val="0"/>
          <w:divBdr>
            <w:top w:val="none" w:sz="0" w:space="0" w:color="auto"/>
            <w:left w:val="none" w:sz="0" w:space="0" w:color="auto"/>
            <w:bottom w:val="none" w:sz="0" w:space="0" w:color="auto"/>
            <w:right w:val="none" w:sz="0" w:space="0" w:color="auto"/>
          </w:divBdr>
        </w:div>
        <w:div w:id="1758942567">
          <w:marLeft w:val="640"/>
          <w:marRight w:val="0"/>
          <w:marTop w:val="0"/>
          <w:marBottom w:val="0"/>
          <w:divBdr>
            <w:top w:val="none" w:sz="0" w:space="0" w:color="auto"/>
            <w:left w:val="none" w:sz="0" w:space="0" w:color="auto"/>
            <w:bottom w:val="none" w:sz="0" w:space="0" w:color="auto"/>
            <w:right w:val="none" w:sz="0" w:space="0" w:color="auto"/>
          </w:divBdr>
        </w:div>
        <w:div w:id="1928608388">
          <w:marLeft w:val="640"/>
          <w:marRight w:val="0"/>
          <w:marTop w:val="0"/>
          <w:marBottom w:val="0"/>
          <w:divBdr>
            <w:top w:val="none" w:sz="0" w:space="0" w:color="auto"/>
            <w:left w:val="none" w:sz="0" w:space="0" w:color="auto"/>
            <w:bottom w:val="none" w:sz="0" w:space="0" w:color="auto"/>
            <w:right w:val="none" w:sz="0" w:space="0" w:color="auto"/>
          </w:divBdr>
        </w:div>
        <w:div w:id="1688867982">
          <w:marLeft w:val="640"/>
          <w:marRight w:val="0"/>
          <w:marTop w:val="0"/>
          <w:marBottom w:val="0"/>
          <w:divBdr>
            <w:top w:val="none" w:sz="0" w:space="0" w:color="auto"/>
            <w:left w:val="none" w:sz="0" w:space="0" w:color="auto"/>
            <w:bottom w:val="none" w:sz="0" w:space="0" w:color="auto"/>
            <w:right w:val="none" w:sz="0" w:space="0" w:color="auto"/>
          </w:divBdr>
        </w:div>
        <w:div w:id="476456018">
          <w:marLeft w:val="640"/>
          <w:marRight w:val="0"/>
          <w:marTop w:val="0"/>
          <w:marBottom w:val="0"/>
          <w:divBdr>
            <w:top w:val="none" w:sz="0" w:space="0" w:color="auto"/>
            <w:left w:val="none" w:sz="0" w:space="0" w:color="auto"/>
            <w:bottom w:val="none" w:sz="0" w:space="0" w:color="auto"/>
            <w:right w:val="none" w:sz="0" w:space="0" w:color="auto"/>
          </w:divBdr>
        </w:div>
        <w:div w:id="1729450614">
          <w:marLeft w:val="640"/>
          <w:marRight w:val="0"/>
          <w:marTop w:val="0"/>
          <w:marBottom w:val="0"/>
          <w:divBdr>
            <w:top w:val="none" w:sz="0" w:space="0" w:color="auto"/>
            <w:left w:val="none" w:sz="0" w:space="0" w:color="auto"/>
            <w:bottom w:val="none" w:sz="0" w:space="0" w:color="auto"/>
            <w:right w:val="none" w:sz="0" w:space="0" w:color="auto"/>
          </w:divBdr>
        </w:div>
        <w:div w:id="329523676">
          <w:marLeft w:val="640"/>
          <w:marRight w:val="0"/>
          <w:marTop w:val="0"/>
          <w:marBottom w:val="0"/>
          <w:divBdr>
            <w:top w:val="none" w:sz="0" w:space="0" w:color="auto"/>
            <w:left w:val="none" w:sz="0" w:space="0" w:color="auto"/>
            <w:bottom w:val="none" w:sz="0" w:space="0" w:color="auto"/>
            <w:right w:val="none" w:sz="0" w:space="0" w:color="auto"/>
          </w:divBdr>
        </w:div>
        <w:div w:id="337656911">
          <w:marLeft w:val="640"/>
          <w:marRight w:val="0"/>
          <w:marTop w:val="0"/>
          <w:marBottom w:val="0"/>
          <w:divBdr>
            <w:top w:val="none" w:sz="0" w:space="0" w:color="auto"/>
            <w:left w:val="none" w:sz="0" w:space="0" w:color="auto"/>
            <w:bottom w:val="none" w:sz="0" w:space="0" w:color="auto"/>
            <w:right w:val="none" w:sz="0" w:space="0" w:color="auto"/>
          </w:divBdr>
        </w:div>
        <w:div w:id="1252542311">
          <w:marLeft w:val="640"/>
          <w:marRight w:val="0"/>
          <w:marTop w:val="0"/>
          <w:marBottom w:val="0"/>
          <w:divBdr>
            <w:top w:val="none" w:sz="0" w:space="0" w:color="auto"/>
            <w:left w:val="none" w:sz="0" w:space="0" w:color="auto"/>
            <w:bottom w:val="none" w:sz="0" w:space="0" w:color="auto"/>
            <w:right w:val="none" w:sz="0" w:space="0" w:color="auto"/>
          </w:divBdr>
        </w:div>
        <w:div w:id="1179848744">
          <w:marLeft w:val="640"/>
          <w:marRight w:val="0"/>
          <w:marTop w:val="0"/>
          <w:marBottom w:val="0"/>
          <w:divBdr>
            <w:top w:val="none" w:sz="0" w:space="0" w:color="auto"/>
            <w:left w:val="none" w:sz="0" w:space="0" w:color="auto"/>
            <w:bottom w:val="none" w:sz="0" w:space="0" w:color="auto"/>
            <w:right w:val="none" w:sz="0" w:space="0" w:color="auto"/>
          </w:divBdr>
        </w:div>
        <w:div w:id="1780368101">
          <w:marLeft w:val="640"/>
          <w:marRight w:val="0"/>
          <w:marTop w:val="0"/>
          <w:marBottom w:val="0"/>
          <w:divBdr>
            <w:top w:val="none" w:sz="0" w:space="0" w:color="auto"/>
            <w:left w:val="none" w:sz="0" w:space="0" w:color="auto"/>
            <w:bottom w:val="none" w:sz="0" w:space="0" w:color="auto"/>
            <w:right w:val="none" w:sz="0" w:space="0" w:color="auto"/>
          </w:divBdr>
        </w:div>
        <w:div w:id="1650481820">
          <w:marLeft w:val="640"/>
          <w:marRight w:val="0"/>
          <w:marTop w:val="0"/>
          <w:marBottom w:val="0"/>
          <w:divBdr>
            <w:top w:val="none" w:sz="0" w:space="0" w:color="auto"/>
            <w:left w:val="none" w:sz="0" w:space="0" w:color="auto"/>
            <w:bottom w:val="none" w:sz="0" w:space="0" w:color="auto"/>
            <w:right w:val="none" w:sz="0" w:space="0" w:color="auto"/>
          </w:divBdr>
        </w:div>
        <w:div w:id="1151944810">
          <w:marLeft w:val="640"/>
          <w:marRight w:val="0"/>
          <w:marTop w:val="0"/>
          <w:marBottom w:val="0"/>
          <w:divBdr>
            <w:top w:val="none" w:sz="0" w:space="0" w:color="auto"/>
            <w:left w:val="none" w:sz="0" w:space="0" w:color="auto"/>
            <w:bottom w:val="none" w:sz="0" w:space="0" w:color="auto"/>
            <w:right w:val="none" w:sz="0" w:space="0" w:color="auto"/>
          </w:divBdr>
        </w:div>
        <w:div w:id="540094906">
          <w:marLeft w:val="640"/>
          <w:marRight w:val="0"/>
          <w:marTop w:val="0"/>
          <w:marBottom w:val="0"/>
          <w:divBdr>
            <w:top w:val="none" w:sz="0" w:space="0" w:color="auto"/>
            <w:left w:val="none" w:sz="0" w:space="0" w:color="auto"/>
            <w:bottom w:val="none" w:sz="0" w:space="0" w:color="auto"/>
            <w:right w:val="none" w:sz="0" w:space="0" w:color="auto"/>
          </w:divBdr>
        </w:div>
        <w:div w:id="874268720">
          <w:marLeft w:val="640"/>
          <w:marRight w:val="0"/>
          <w:marTop w:val="0"/>
          <w:marBottom w:val="0"/>
          <w:divBdr>
            <w:top w:val="none" w:sz="0" w:space="0" w:color="auto"/>
            <w:left w:val="none" w:sz="0" w:space="0" w:color="auto"/>
            <w:bottom w:val="none" w:sz="0" w:space="0" w:color="auto"/>
            <w:right w:val="none" w:sz="0" w:space="0" w:color="auto"/>
          </w:divBdr>
        </w:div>
        <w:div w:id="81150564">
          <w:marLeft w:val="640"/>
          <w:marRight w:val="0"/>
          <w:marTop w:val="0"/>
          <w:marBottom w:val="0"/>
          <w:divBdr>
            <w:top w:val="none" w:sz="0" w:space="0" w:color="auto"/>
            <w:left w:val="none" w:sz="0" w:space="0" w:color="auto"/>
            <w:bottom w:val="none" w:sz="0" w:space="0" w:color="auto"/>
            <w:right w:val="none" w:sz="0" w:space="0" w:color="auto"/>
          </w:divBdr>
        </w:div>
        <w:div w:id="330723905">
          <w:marLeft w:val="640"/>
          <w:marRight w:val="0"/>
          <w:marTop w:val="0"/>
          <w:marBottom w:val="0"/>
          <w:divBdr>
            <w:top w:val="none" w:sz="0" w:space="0" w:color="auto"/>
            <w:left w:val="none" w:sz="0" w:space="0" w:color="auto"/>
            <w:bottom w:val="none" w:sz="0" w:space="0" w:color="auto"/>
            <w:right w:val="none" w:sz="0" w:space="0" w:color="auto"/>
          </w:divBdr>
        </w:div>
        <w:div w:id="1311592413">
          <w:marLeft w:val="640"/>
          <w:marRight w:val="0"/>
          <w:marTop w:val="0"/>
          <w:marBottom w:val="0"/>
          <w:divBdr>
            <w:top w:val="none" w:sz="0" w:space="0" w:color="auto"/>
            <w:left w:val="none" w:sz="0" w:space="0" w:color="auto"/>
            <w:bottom w:val="none" w:sz="0" w:space="0" w:color="auto"/>
            <w:right w:val="none" w:sz="0" w:space="0" w:color="auto"/>
          </w:divBdr>
        </w:div>
        <w:div w:id="2071267742">
          <w:marLeft w:val="640"/>
          <w:marRight w:val="0"/>
          <w:marTop w:val="0"/>
          <w:marBottom w:val="0"/>
          <w:divBdr>
            <w:top w:val="none" w:sz="0" w:space="0" w:color="auto"/>
            <w:left w:val="none" w:sz="0" w:space="0" w:color="auto"/>
            <w:bottom w:val="none" w:sz="0" w:space="0" w:color="auto"/>
            <w:right w:val="none" w:sz="0" w:space="0" w:color="auto"/>
          </w:divBdr>
        </w:div>
        <w:div w:id="21442613">
          <w:marLeft w:val="640"/>
          <w:marRight w:val="0"/>
          <w:marTop w:val="0"/>
          <w:marBottom w:val="0"/>
          <w:divBdr>
            <w:top w:val="none" w:sz="0" w:space="0" w:color="auto"/>
            <w:left w:val="none" w:sz="0" w:space="0" w:color="auto"/>
            <w:bottom w:val="none" w:sz="0" w:space="0" w:color="auto"/>
            <w:right w:val="none" w:sz="0" w:space="0" w:color="auto"/>
          </w:divBdr>
        </w:div>
        <w:div w:id="1698117285">
          <w:marLeft w:val="640"/>
          <w:marRight w:val="0"/>
          <w:marTop w:val="0"/>
          <w:marBottom w:val="0"/>
          <w:divBdr>
            <w:top w:val="none" w:sz="0" w:space="0" w:color="auto"/>
            <w:left w:val="none" w:sz="0" w:space="0" w:color="auto"/>
            <w:bottom w:val="none" w:sz="0" w:space="0" w:color="auto"/>
            <w:right w:val="none" w:sz="0" w:space="0" w:color="auto"/>
          </w:divBdr>
        </w:div>
      </w:divsChild>
    </w:div>
    <w:div w:id="2133086615">
      <w:bodyDiv w:val="1"/>
      <w:marLeft w:val="0"/>
      <w:marRight w:val="0"/>
      <w:marTop w:val="0"/>
      <w:marBottom w:val="0"/>
      <w:divBdr>
        <w:top w:val="none" w:sz="0" w:space="0" w:color="auto"/>
        <w:left w:val="none" w:sz="0" w:space="0" w:color="auto"/>
        <w:bottom w:val="none" w:sz="0" w:space="0" w:color="auto"/>
        <w:right w:val="none" w:sz="0" w:space="0" w:color="auto"/>
      </w:divBdr>
      <w:divsChild>
        <w:div w:id="1990941067">
          <w:marLeft w:val="640"/>
          <w:marRight w:val="0"/>
          <w:marTop w:val="0"/>
          <w:marBottom w:val="0"/>
          <w:divBdr>
            <w:top w:val="none" w:sz="0" w:space="0" w:color="auto"/>
            <w:left w:val="none" w:sz="0" w:space="0" w:color="auto"/>
            <w:bottom w:val="none" w:sz="0" w:space="0" w:color="auto"/>
            <w:right w:val="none" w:sz="0" w:space="0" w:color="auto"/>
          </w:divBdr>
        </w:div>
        <w:div w:id="1474256170">
          <w:marLeft w:val="640"/>
          <w:marRight w:val="0"/>
          <w:marTop w:val="0"/>
          <w:marBottom w:val="0"/>
          <w:divBdr>
            <w:top w:val="none" w:sz="0" w:space="0" w:color="auto"/>
            <w:left w:val="none" w:sz="0" w:space="0" w:color="auto"/>
            <w:bottom w:val="none" w:sz="0" w:space="0" w:color="auto"/>
            <w:right w:val="none" w:sz="0" w:space="0" w:color="auto"/>
          </w:divBdr>
        </w:div>
        <w:div w:id="1057514848">
          <w:marLeft w:val="640"/>
          <w:marRight w:val="0"/>
          <w:marTop w:val="0"/>
          <w:marBottom w:val="0"/>
          <w:divBdr>
            <w:top w:val="none" w:sz="0" w:space="0" w:color="auto"/>
            <w:left w:val="none" w:sz="0" w:space="0" w:color="auto"/>
            <w:bottom w:val="none" w:sz="0" w:space="0" w:color="auto"/>
            <w:right w:val="none" w:sz="0" w:space="0" w:color="auto"/>
          </w:divBdr>
        </w:div>
        <w:div w:id="705761914">
          <w:marLeft w:val="640"/>
          <w:marRight w:val="0"/>
          <w:marTop w:val="0"/>
          <w:marBottom w:val="0"/>
          <w:divBdr>
            <w:top w:val="none" w:sz="0" w:space="0" w:color="auto"/>
            <w:left w:val="none" w:sz="0" w:space="0" w:color="auto"/>
            <w:bottom w:val="none" w:sz="0" w:space="0" w:color="auto"/>
            <w:right w:val="none" w:sz="0" w:space="0" w:color="auto"/>
          </w:divBdr>
        </w:div>
        <w:div w:id="1445690223">
          <w:marLeft w:val="640"/>
          <w:marRight w:val="0"/>
          <w:marTop w:val="0"/>
          <w:marBottom w:val="0"/>
          <w:divBdr>
            <w:top w:val="none" w:sz="0" w:space="0" w:color="auto"/>
            <w:left w:val="none" w:sz="0" w:space="0" w:color="auto"/>
            <w:bottom w:val="none" w:sz="0" w:space="0" w:color="auto"/>
            <w:right w:val="none" w:sz="0" w:space="0" w:color="auto"/>
          </w:divBdr>
        </w:div>
        <w:div w:id="1870415402">
          <w:marLeft w:val="640"/>
          <w:marRight w:val="0"/>
          <w:marTop w:val="0"/>
          <w:marBottom w:val="0"/>
          <w:divBdr>
            <w:top w:val="none" w:sz="0" w:space="0" w:color="auto"/>
            <w:left w:val="none" w:sz="0" w:space="0" w:color="auto"/>
            <w:bottom w:val="none" w:sz="0" w:space="0" w:color="auto"/>
            <w:right w:val="none" w:sz="0" w:space="0" w:color="auto"/>
          </w:divBdr>
        </w:div>
        <w:div w:id="1223637675">
          <w:marLeft w:val="640"/>
          <w:marRight w:val="0"/>
          <w:marTop w:val="0"/>
          <w:marBottom w:val="0"/>
          <w:divBdr>
            <w:top w:val="none" w:sz="0" w:space="0" w:color="auto"/>
            <w:left w:val="none" w:sz="0" w:space="0" w:color="auto"/>
            <w:bottom w:val="none" w:sz="0" w:space="0" w:color="auto"/>
            <w:right w:val="none" w:sz="0" w:space="0" w:color="auto"/>
          </w:divBdr>
        </w:div>
        <w:div w:id="1272711452">
          <w:marLeft w:val="640"/>
          <w:marRight w:val="0"/>
          <w:marTop w:val="0"/>
          <w:marBottom w:val="0"/>
          <w:divBdr>
            <w:top w:val="none" w:sz="0" w:space="0" w:color="auto"/>
            <w:left w:val="none" w:sz="0" w:space="0" w:color="auto"/>
            <w:bottom w:val="none" w:sz="0" w:space="0" w:color="auto"/>
            <w:right w:val="none" w:sz="0" w:space="0" w:color="auto"/>
          </w:divBdr>
        </w:div>
        <w:div w:id="187723075">
          <w:marLeft w:val="640"/>
          <w:marRight w:val="0"/>
          <w:marTop w:val="0"/>
          <w:marBottom w:val="0"/>
          <w:divBdr>
            <w:top w:val="none" w:sz="0" w:space="0" w:color="auto"/>
            <w:left w:val="none" w:sz="0" w:space="0" w:color="auto"/>
            <w:bottom w:val="none" w:sz="0" w:space="0" w:color="auto"/>
            <w:right w:val="none" w:sz="0" w:space="0" w:color="auto"/>
          </w:divBdr>
        </w:div>
        <w:div w:id="1118135721">
          <w:marLeft w:val="640"/>
          <w:marRight w:val="0"/>
          <w:marTop w:val="0"/>
          <w:marBottom w:val="0"/>
          <w:divBdr>
            <w:top w:val="none" w:sz="0" w:space="0" w:color="auto"/>
            <w:left w:val="none" w:sz="0" w:space="0" w:color="auto"/>
            <w:bottom w:val="none" w:sz="0" w:space="0" w:color="auto"/>
            <w:right w:val="none" w:sz="0" w:space="0" w:color="auto"/>
          </w:divBdr>
        </w:div>
        <w:div w:id="678390790">
          <w:marLeft w:val="640"/>
          <w:marRight w:val="0"/>
          <w:marTop w:val="0"/>
          <w:marBottom w:val="0"/>
          <w:divBdr>
            <w:top w:val="none" w:sz="0" w:space="0" w:color="auto"/>
            <w:left w:val="none" w:sz="0" w:space="0" w:color="auto"/>
            <w:bottom w:val="none" w:sz="0" w:space="0" w:color="auto"/>
            <w:right w:val="none" w:sz="0" w:space="0" w:color="auto"/>
          </w:divBdr>
        </w:div>
        <w:div w:id="1499493245">
          <w:marLeft w:val="640"/>
          <w:marRight w:val="0"/>
          <w:marTop w:val="0"/>
          <w:marBottom w:val="0"/>
          <w:divBdr>
            <w:top w:val="none" w:sz="0" w:space="0" w:color="auto"/>
            <w:left w:val="none" w:sz="0" w:space="0" w:color="auto"/>
            <w:bottom w:val="none" w:sz="0" w:space="0" w:color="auto"/>
            <w:right w:val="none" w:sz="0" w:space="0" w:color="auto"/>
          </w:divBdr>
        </w:div>
        <w:div w:id="801311009">
          <w:marLeft w:val="640"/>
          <w:marRight w:val="0"/>
          <w:marTop w:val="0"/>
          <w:marBottom w:val="0"/>
          <w:divBdr>
            <w:top w:val="none" w:sz="0" w:space="0" w:color="auto"/>
            <w:left w:val="none" w:sz="0" w:space="0" w:color="auto"/>
            <w:bottom w:val="none" w:sz="0" w:space="0" w:color="auto"/>
            <w:right w:val="none" w:sz="0" w:space="0" w:color="auto"/>
          </w:divBdr>
        </w:div>
        <w:div w:id="996687318">
          <w:marLeft w:val="640"/>
          <w:marRight w:val="0"/>
          <w:marTop w:val="0"/>
          <w:marBottom w:val="0"/>
          <w:divBdr>
            <w:top w:val="none" w:sz="0" w:space="0" w:color="auto"/>
            <w:left w:val="none" w:sz="0" w:space="0" w:color="auto"/>
            <w:bottom w:val="none" w:sz="0" w:space="0" w:color="auto"/>
            <w:right w:val="none" w:sz="0" w:space="0" w:color="auto"/>
          </w:divBdr>
        </w:div>
        <w:div w:id="1313751351">
          <w:marLeft w:val="640"/>
          <w:marRight w:val="0"/>
          <w:marTop w:val="0"/>
          <w:marBottom w:val="0"/>
          <w:divBdr>
            <w:top w:val="none" w:sz="0" w:space="0" w:color="auto"/>
            <w:left w:val="none" w:sz="0" w:space="0" w:color="auto"/>
            <w:bottom w:val="none" w:sz="0" w:space="0" w:color="auto"/>
            <w:right w:val="none" w:sz="0" w:space="0" w:color="auto"/>
          </w:divBdr>
        </w:div>
        <w:div w:id="1844320932">
          <w:marLeft w:val="640"/>
          <w:marRight w:val="0"/>
          <w:marTop w:val="0"/>
          <w:marBottom w:val="0"/>
          <w:divBdr>
            <w:top w:val="none" w:sz="0" w:space="0" w:color="auto"/>
            <w:left w:val="none" w:sz="0" w:space="0" w:color="auto"/>
            <w:bottom w:val="none" w:sz="0" w:space="0" w:color="auto"/>
            <w:right w:val="none" w:sz="0" w:space="0" w:color="auto"/>
          </w:divBdr>
        </w:div>
        <w:div w:id="62798609">
          <w:marLeft w:val="640"/>
          <w:marRight w:val="0"/>
          <w:marTop w:val="0"/>
          <w:marBottom w:val="0"/>
          <w:divBdr>
            <w:top w:val="none" w:sz="0" w:space="0" w:color="auto"/>
            <w:left w:val="none" w:sz="0" w:space="0" w:color="auto"/>
            <w:bottom w:val="none" w:sz="0" w:space="0" w:color="auto"/>
            <w:right w:val="none" w:sz="0" w:space="0" w:color="auto"/>
          </w:divBdr>
        </w:div>
        <w:div w:id="294871442">
          <w:marLeft w:val="640"/>
          <w:marRight w:val="0"/>
          <w:marTop w:val="0"/>
          <w:marBottom w:val="0"/>
          <w:divBdr>
            <w:top w:val="none" w:sz="0" w:space="0" w:color="auto"/>
            <w:left w:val="none" w:sz="0" w:space="0" w:color="auto"/>
            <w:bottom w:val="none" w:sz="0" w:space="0" w:color="auto"/>
            <w:right w:val="none" w:sz="0" w:space="0" w:color="auto"/>
          </w:divBdr>
        </w:div>
        <w:div w:id="1252589974">
          <w:marLeft w:val="640"/>
          <w:marRight w:val="0"/>
          <w:marTop w:val="0"/>
          <w:marBottom w:val="0"/>
          <w:divBdr>
            <w:top w:val="none" w:sz="0" w:space="0" w:color="auto"/>
            <w:left w:val="none" w:sz="0" w:space="0" w:color="auto"/>
            <w:bottom w:val="none" w:sz="0" w:space="0" w:color="auto"/>
            <w:right w:val="none" w:sz="0" w:space="0" w:color="auto"/>
          </w:divBdr>
        </w:div>
        <w:div w:id="1680354174">
          <w:marLeft w:val="640"/>
          <w:marRight w:val="0"/>
          <w:marTop w:val="0"/>
          <w:marBottom w:val="0"/>
          <w:divBdr>
            <w:top w:val="none" w:sz="0" w:space="0" w:color="auto"/>
            <w:left w:val="none" w:sz="0" w:space="0" w:color="auto"/>
            <w:bottom w:val="none" w:sz="0" w:space="0" w:color="auto"/>
            <w:right w:val="none" w:sz="0" w:space="0" w:color="auto"/>
          </w:divBdr>
        </w:div>
        <w:div w:id="575021115">
          <w:marLeft w:val="640"/>
          <w:marRight w:val="0"/>
          <w:marTop w:val="0"/>
          <w:marBottom w:val="0"/>
          <w:divBdr>
            <w:top w:val="none" w:sz="0" w:space="0" w:color="auto"/>
            <w:left w:val="none" w:sz="0" w:space="0" w:color="auto"/>
            <w:bottom w:val="none" w:sz="0" w:space="0" w:color="auto"/>
            <w:right w:val="none" w:sz="0" w:space="0" w:color="auto"/>
          </w:divBdr>
        </w:div>
        <w:div w:id="349531380">
          <w:marLeft w:val="640"/>
          <w:marRight w:val="0"/>
          <w:marTop w:val="0"/>
          <w:marBottom w:val="0"/>
          <w:divBdr>
            <w:top w:val="none" w:sz="0" w:space="0" w:color="auto"/>
            <w:left w:val="none" w:sz="0" w:space="0" w:color="auto"/>
            <w:bottom w:val="none" w:sz="0" w:space="0" w:color="auto"/>
            <w:right w:val="none" w:sz="0" w:space="0" w:color="auto"/>
          </w:divBdr>
        </w:div>
      </w:divsChild>
    </w:div>
    <w:div w:id="214323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khanmanjur56@gmail.com" TargetMode="External"/><Relationship Id="rId18" Type="http://schemas.openxmlformats.org/officeDocument/2006/relationships/hyperlink" Target="mailto:r.galizi@keele.ac.uk" TargetMode="External"/><Relationship Id="rId26" Type="http://schemas.openxmlformats.org/officeDocument/2006/relationships/hyperlink" Target="https://live3.bmd.gov.bd/" TargetMode="External"/><Relationship Id="rId3" Type="http://schemas.openxmlformats.org/officeDocument/2006/relationships/styles" Target="styles.xml"/><Relationship Id="rId21" Type="http://schemas.openxmlformats.org/officeDocument/2006/relationships/image" Target="media/image1.tiff"/><Relationship Id="rId7" Type="http://schemas.openxmlformats.org/officeDocument/2006/relationships/endnotes" Target="endnotes.xml"/><Relationship Id="rId12" Type="http://schemas.openxmlformats.org/officeDocument/2006/relationships/hyperlink" Target="mailto:dr_mahbub@yahoo.com" TargetMode="External"/><Relationship Id="rId17" Type="http://schemas.openxmlformats.org/officeDocument/2006/relationships/hyperlink" Target="mailto:n.haider@keele.ac.uk" TargetMode="External"/><Relationship Id="rId25" Type="http://schemas.openxmlformats.org/officeDocument/2006/relationships/hyperlink" Target="https://dghs.gov.bd/" TargetMode="External"/><Relationship Id="rId2" Type="http://schemas.openxmlformats.org/officeDocument/2006/relationships/numbering" Target="numbering.xml"/><Relationship Id="rId16" Type="http://schemas.openxmlformats.org/officeDocument/2006/relationships/hyperlink" Target="mailto:jamal-sta@sust.edu" TargetMode="External"/><Relationship Id="rId20" Type="http://schemas.openxmlformats.org/officeDocument/2006/relationships/hyperlink" Target="mailto:a.zumla@ucl.ac.uk"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r_mahbub@yahoo.com" TargetMode="External"/><Relationship Id="rId24"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hyperlink" Target="mailto:Md.Asaduzzaman@staffs.ac.uk" TargetMode="External"/><Relationship Id="rId23" Type="http://schemas.openxmlformats.org/officeDocument/2006/relationships/image" Target="media/image3.tiff"/><Relationship Id="rId28" Type="http://schemas.openxmlformats.org/officeDocument/2006/relationships/fontTable" Target="fontTable.xml"/><Relationship Id="rId10" Type="http://schemas.openxmlformats.org/officeDocument/2006/relationships/hyperlink" Target="mailto:baker.chowdhury@neurosurgery.ufl.edu" TargetMode="External"/><Relationship Id="rId19" Type="http://schemas.openxmlformats.org/officeDocument/2006/relationships/hyperlink" Target="mailto:i.russo@keele.ac.u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ribrahim.dls@gmail.com" TargetMode="External"/><Relationship Id="rId14" Type="http://schemas.openxmlformats.org/officeDocument/2006/relationships/hyperlink" Target="mailto:masum.billah@staffs.ac.uk" TargetMode="External"/><Relationship Id="rId22" Type="http://schemas.openxmlformats.org/officeDocument/2006/relationships/image" Target="media/image2.tiff"/><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28D2B32-ECA5-4499-8173-F27A67DF0F4F}"/>
      </w:docPartPr>
      <w:docPartBody>
        <w:p w:rsidR="005216E9" w:rsidRDefault="00DD159D">
          <w:r w:rsidRPr="000E1FF9">
            <w:rPr>
              <w:rStyle w:val="PlaceholderText"/>
            </w:rPr>
            <w:t>Click or tap here to enter text.</w:t>
          </w:r>
        </w:p>
      </w:docPartBody>
    </w:docPart>
    <w:docPart>
      <w:docPartPr>
        <w:name w:val="1387FFC77F0243FDBC4F6AF89F643966"/>
        <w:category>
          <w:name w:val="General"/>
          <w:gallery w:val="placeholder"/>
        </w:category>
        <w:types>
          <w:type w:val="bbPlcHdr"/>
        </w:types>
        <w:behaviors>
          <w:behavior w:val="content"/>
        </w:behaviors>
        <w:guid w:val="{7567A748-782E-4A30-A09E-6A70620DDFE9}"/>
      </w:docPartPr>
      <w:docPartBody>
        <w:p w:rsidR="005216E9" w:rsidRDefault="00DD159D" w:rsidP="00DD159D">
          <w:pPr>
            <w:pStyle w:val="1387FFC77F0243FDBC4F6AF89F643966"/>
          </w:pPr>
          <w:r w:rsidRPr="000E1FF9">
            <w:rPr>
              <w:rStyle w:val="PlaceholderText"/>
            </w:rPr>
            <w:t>Click or tap here to enter text.</w:t>
          </w:r>
        </w:p>
      </w:docPartBody>
    </w:docPart>
    <w:docPart>
      <w:docPartPr>
        <w:name w:val="2F8EB0D0AD0A49E783A3C14B9A1483AE"/>
        <w:category>
          <w:name w:val="General"/>
          <w:gallery w:val="placeholder"/>
        </w:category>
        <w:types>
          <w:type w:val="bbPlcHdr"/>
        </w:types>
        <w:behaviors>
          <w:behavior w:val="content"/>
        </w:behaviors>
        <w:guid w:val="{0455F9B5-251A-4CF1-9F09-DFC1C3B1ED95}"/>
      </w:docPartPr>
      <w:docPartBody>
        <w:p w:rsidR="005216E9" w:rsidRDefault="00DD159D" w:rsidP="00DD159D">
          <w:pPr>
            <w:pStyle w:val="2F8EB0D0AD0A49E783A3C14B9A1483AE"/>
          </w:pPr>
          <w:r w:rsidRPr="000E1FF9">
            <w:rPr>
              <w:rStyle w:val="PlaceholderText"/>
            </w:rPr>
            <w:t>Click or tap here to enter text.</w:t>
          </w:r>
        </w:p>
      </w:docPartBody>
    </w:docPart>
    <w:docPart>
      <w:docPartPr>
        <w:name w:val="4DB533FE9C7A40AAA29E0C5104C77A43"/>
        <w:category>
          <w:name w:val="General"/>
          <w:gallery w:val="placeholder"/>
        </w:category>
        <w:types>
          <w:type w:val="bbPlcHdr"/>
        </w:types>
        <w:behaviors>
          <w:behavior w:val="content"/>
        </w:behaviors>
        <w:guid w:val="{6187D297-F7FA-4D54-8A4C-E14B82D791A1}"/>
      </w:docPartPr>
      <w:docPartBody>
        <w:p w:rsidR="005216E9" w:rsidRDefault="00DD159D" w:rsidP="00DD159D">
          <w:pPr>
            <w:pStyle w:val="4DB533FE9C7A40AAA29E0C5104C77A43"/>
          </w:pPr>
          <w:r w:rsidRPr="000E1FF9">
            <w:rPr>
              <w:rStyle w:val="PlaceholderText"/>
            </w:rPr>
            <w:t>Click or tap here to enter text.</w:t>
          </w:r>
        </w:p>
      </w:docPartBody>
    </w:docPart>
    <w:docPart>
      <w:docPartPr>
        <w:name w:val="B8D4FEF1F2F146E59C701D03B666613C"/>
        <w:category>
          <w:name w:val="General"/>
          <w:gallery w:val="placeholder"/>
        </w:category>
        <w:types>
          <w:type w:val="bbPlcHdr"/>
        </w:types>
        <w:behaviors>
          <w:behavior w:val="content"/>
        </w:behaviors>
        <w:guid w:val="{F7DD66C8-F5EC-4833-B052-2A37C84D4474}"/>
      </w:docPartPr>
      <w:docPartBody>
        <w:p w:rsidR="00940A16" w:rsidRDefault="005216E9" w:rsidP="005216E9">
          <w:pPr>
            <w:pStyle w:val="B8D4FEF1F2F146E59C701D03B666613C"/>
          </w:pPr>
          <w:r w:rsidRPr="000E1FF9">
            <w:rPr>
              <w:rStyle w:val="PlaceholderText"/>
            </w:rPr>
            <w:t>Click or tap here to enter text.</w:t>
          </w:r>
        </w:p>
      </w:docPartBody>
    </w:docPart>
    <w:docPart>
      <w:docPartPr>
        <w:name w:val="3D4EC402D43845E694EA75CAE08D261E"/>
        <w:category>
          <w:name w:val="General"/>
          <w:gallery w:val="placeholder"/>
        </w:category>
        <w:types>
          <w:type w:val="bbPlcHdr"/>
        </w:types>
        <w:behaviors>
          <w:behavior w:val="content"/>
        </w:behaviors>
        <w:guid w:val="{7D20FE37-B3BD-4693-B586-7AC9C92259E5}"/>
      </w:docPartPr>
      <w:docPartBody>
        <w:p w:rsidR="00940A16" w:rsidRDefault="005216E9" w:rsidP="005216E9">
          <w:pPr>
            <w:pStyle w:val="3D4EC402D43845E694EA75CAE08D261E"/>
          </w:pPr>
          <w:r w:rsidRPr="000E1FF9">
            <w:rPr>
              <w:rStyle w:val="PlaceholderText"/>
            </w:rPr>
            <w:t>Click or tap here to enter text.</w:t>
          </w:r>
        </w:p>
      </w:docPartBody>
    </w:docPart>
    <w:docPart>
      <w:docPartPr>
        <w:name w:val="CAC4EFEF7A754B05AE90CE82299D0D51"/>
        <w:category>
          <w:name w:val="General"/>
          <w:gallery w:val="placeholder"/>
        </w:category>
        <w:types>
          <w:type w:val="bbPlcHdr"/>
        </w:types>
        <w:behaviors>
          <w:behavior w:val="content"/>
        </w:behaviors>
        <w:guid w:val="{31E66160-DC3C-4A38-B8E8-20C4264702DB}"/>
      </w:docPartPr>
      <w:docPartBody>
        <w:p w:rsidR="00571FCD" w:rsidRDefault="00AA15F5" w:rsidP="00AA15F5">
          <w:pPr>
            <w:pStyle w:val="CAC4EFEF7A754B05AE90CE82299D0D51"/>
          </w:pPr>
          <w:r w:rsidRPr="000E1FF9">
            <w:rPr>
              <w:rStyle w:val="PlaceholderText"/>
            </w:rPr>
            <w:t>Click or tap here to enter text.</w:t>
          </w:r>
        </w:p>
      </w:docPartBody>
    </w:docPart>
    <w:docPart>
      <w:docPartPr>
        <w:name w:val="9681AB89318E4DBBA078D9AD89E98A07"/>
        <w:category>
          <w:name w:val="General"/>
          <w:gallery w:val="placeholder"/>
        </w:category>
        <w:types>
          <w:type w:val="bbPlcHdr"/>
        </w:types>
        <w:behaviors>
          <w:behavior w:val="content"/>
        </w:behaviors>
        <w:guid w:val="{43B311FA-670C-440B-A15E-2084F1169BF2}"/>
      </w:docPartPr>
      <w:docPartBody>
        <w:p w:rsidR="00DE31C1" w:rsidRDefault="00571FCD" w:rsidP="00571FCD">
          <w:pPr>
            <w:pStyle w:val="9681AB89318E4DBBA078D9AD89E98A07"/>
          </w:pPr>
          <w:r w:rsidRPr="000E1FF9">
            <w:rPr>
              <w:rStyle w:val="PlaceholderText"/>
            </w:rPr>
            <w:t>Click or tap here to enter text.</w:t>
          </w:r>
        </w:p>
      </w:docPartBody>
    </w:docPart>
    <w:docPart>
      <w:docPartPr>
        <w:name w:val="9A7C96D4BEE34501820DCB66F547C507"/>
        <w:category>
          <w:name w:val="General"/>
          <w:gallery w:val="placeholder"/>
        </w:category>
        <w:types>
          <w:type w:val="bbPlcHdr"/>
        </w:types>
        <w:behaviors>
          <w:behavior w:val="content"/>
        </w:behaviors>
        <w:guid w:val="{D6CAF262-DE35-43B9-8DD8-BC3B5374FAE7}"/>
      </w:docPartPr>
      <w:docPartBody>
        <w:p w:rsidR="00556CF8" w:rsidRDefault="00DE31C1" w:rsidP="00DE31C1">
          <w:pPr>
            <w:pStyle w:val="9A7C96D4BEE34501820DCB66F547C507"/>
          </w:pPr>
          <w:r w:rsidRPr="000E1FF9">
            <w:rPr>
              <w:rStyle w:val="PlaceholderText"/>
            </w:rPr>
            <w:t>Click or tap here to enter text.</w:t>
          </w:r>
        </w:p>
      </w:docPartBody>
    </w:docPart>
    <w:docPart>
      <w:docPartPr>
        <w:name w:val="784E77B473A04DE3A6677324D92F5CBF"/>
        <w:category>
          <w:name w:val="General"/>
          <w:gallery w:val="placeholder"/>
        </w:category>
        <w:types>
          <w:type w:val="bbPlcHdr"/>
        </w:types>
        <w:behaviors>
          <w:behavior w:val="content"/>
        </w:behaviors>
        <w:guid w:val="{0193F590-B81B-4FC0-A569-9A70561BFDC7}"/>
      </w:docPartPr>
      <w:docPartBody>
        <w:p w:rsidR="00556CF8" w:rsidRDefault="00DE31C1" w:rsidP="00DE31C1">
          <w:pPr>
            <w:pStyle w:val="784E77B473A04DE3A6677324D92F5CBF"/>
          </w:pPr>
          <w:r w:rsidRPr="000E1F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59D"/>
    <w:rsid w:val="000D44FA"/>
    <w:rsid w:val="0035774A"/>
    <w:rsid w:val="005216E9"/>
    <w:rsid w:val="00556CF8"/>
    <w:rsid w:val="00571FCD"/>
    <w:rsid w:val="00637E9F"/>
    <w:rsid w:val="006879EE"/>
    <w:rsid w:val="0076561F"/>
    <w:rsid w:val="008E2DC0"/>
    <w:rsid w:val="008E74FB"/>
    <w:rsid w:val="00940A16"/>
    <w:rsid w:val="009E255C"/>
    <w:rsid w:val="009F1E14"/>
    <w:rsid w:val="00AA15F5"/>
    <w:rsid w:val="00CA5C68"/>
    <w:rsid w:val="00DD159D"/>
    <w:rsid w:val="00DE31C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2DC0"/>
    <w:rPr>
      <w:color w:val="808080"/>
    </w:rPr>
  </w:style>
  <w:style w:type="paragraph" w:customStyle="1" w:styleId="B8D4FEF1F2F146E59C701D03B666613C">
    <w:name w:val="B8D4FEF1F2F146E59C701D03B666613C"/>
    <w:rsid w:val="005216E9"/>
    <w:rPr>
      <w:lang w:val="en-GB" w:eastAsia="en-GB"/>
    </w:rPr>
  </w:style>
  <w:style w:type="paragraph" w:customStyle="1" w:styleId="1387FFC77F0243FDBC4F6AF89F643966">
    <w:name w:val="1387FFC77F0243FDBC4F6AF89F643966"/>
    <w:rsid w:val="00DD159D"/>
  </w:style>
  <w:style w:type="paragraph" w:customStyle="1" w:styleId="2F8EB0D0AD0A49E783A3C14B9A1483AE">
    <w:name w:val="2F8EB0D0AD0A49E783A3C14B9A1483AE"/>
    <w:rsid w:val="00DD159D"/>
  </w:style>
  <w:style w:type="paragraph" w:customStyle="1" w:styleId="4DB533FE9C7A40AAA29E0C5104C77A43">
    <w:name w:val="4DB533FE9C7A40AAA29E0C5104C77A43"/>
    <w:rsid w:val="00DD159D"/>
  </w:style>
  <w:style w:type="paragraph" w:customStyle="1" w:styleId="3D4EC402D43845E694EA75CAE08D261E">
    <w:name w:val="3D4EC402D43845E694EA75CAE08D261E"/>
    <w:rsid w:val="005216E9"/>
    <w:rPr>
      <w:lang w:val="en-GB" w:eastAsia="en-GB"/>
    </w:rPr>
  </w:style>
  <w:style w:type="paragraph" w:customStyle="1" w:styleId="CAC4EFEF7A754B05AE90CE82299D0D51">
    <w:name w:val="CAC4EFEF7A754B05AE90CE82299D0D51"/>
    <w:rsid w:val="00AA15F5"/>
    <w:rPr>
      <w:lang w:val="en-GB" w:eastAsia="en-GB"/>
    </w:rPr>
  </w:style>
  <w:style w:type="paragraph" w:customStyle="1" w:styleId="9681AB89318E4DBBA078D9AD89E98A07">
    <w:name w:val="9681AB89318E4DBBA078D9AD89E98A07"/>
    <w:rsid w:val="00571FCD"/>
    <w:rPr>
      <w:lang w:val="en-GB" w:eastAsia="en-GB"/>
    </w:rPr>
  </w:style>
  <w:style w:type="paragraph" w:customStyle="1" w:styleId="9A7C96D4BEE34501820DCB66F547C507">
    <w:name w:val="9A7C96D4BEE34501820DCB66F547C507"/>
    <w:rsid w:val="00DE31C1"/>
    <w:rPr>
      <w:lang w:val="en-GB" w:eastAsia="en-GB"/>
    </w:rPr>
  </w:style>
  <w:style w:type="paragraph" w:customStyle="1" w:styleId="784E77B473A04DE3A6677324D92F5CBF">
    <w:name w:val="784E77B473A04DE3A6677324D92F5CBF"/>
    <w:rsid w:val="00DE31C1"/>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FA0BC7-172C-4997-AE0E-26A0A3A3B75B}">
  <we:reference id="wa104382081" version="1.46.0.0" store="en-US" storeType="OMEX"/>
  <we:alternateReferences>
    <we:reference id="wa104382081" version="1.46.0.0" store="" storeType="OMEX"/>
  </we:alternateReferences>
  <we:properties>
    <we:property name="MENDELEY_CITATIONS" value="[{&quot;citationID&quot;:&quot;MENDELEY_CITATION_4fec318f-1238-45b0-974f-c89826784788&quot;,&quot;properties&quot;:{&quot;noteIndex&quot;:0},&quot;isEdited&quot;:false,&quot;manualOverride&quot;:{&quot;isManuallyOverridden&quot;:false,&quot;citeprocText&quot;:&quot;[1]&quot;,&quot;manualOverrideText&quot;:&quot;&quot;},&quot;citationTag&quot;:&quot;MENDELEY_CITATION_v3_eyJjaXRhdGlvbklEIjoiTUVOREVMRVlfQ0lUQVRJT05fNGZlYzMxOGYtMTIzOC00NWIwLTk3NGYtYzg5ODI2Nzg0Nzg4IiwicHJvcGVydGllcyI6eyJub3RlSW5kZXgiOjB9LCJpc0VkaXRlZCI6ZmFsc2UsIm1hbnVhbE92ZXJyaWRlIjp7ImlzTWFudWFsbHlPdmVycmlkZGVuIjpmYWxzZSwiY2l0ZXByb2NUZXh0IjoiWzFdIiwibWFudWFsT3ZlcnJpZGVUZXh0IjoiIn0sImNpdGF0aW9uSXRlbXMiOlt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quot;,&quot;citationItems&quot;:[{&quot;id&quot;:&quot;6966ac05-a642-3220-a6a3-549c184ee616&quot;,&quot;itemData&quot;:{&quot;type&quot;:&quot;report&quot;,&quot;id&quot;:&quot;6966ac05-a642-3220-a6a3-549c184ee616&quot;,&quot;title&quot;:&quot;DENGUE: GUIDELINES FOR DIAGNOSIS, TREATMENT, PREVENTION AND CONTROL&quot;,&quot;author&quot;:[{&quot;family&quot;:&quot;WHO&quot;,&quot;given&quot;:&quot;&quot;,&quot;parse-names&quot;:false,&quot;dropping-particle&quot;:&quot;&quot;,&quot;non-dropping-particle&quot;:&quot;&quot;}],&quot;issued&quot;:{&quot;date-parts&quot;:[[2009]]},&quot;publisher-place&quot;:&quot;Geneva, Switzerland&quot;,&quot;number-of-pages&quot;:&quot;160&quot;,&quot;container-title-short&quot;:&quot;&quot;},&quot;isTemporary&quot;:false}]},{&quot;citationID&quot;:&quot;MENDELEY_CITATION_fcad04f9-1823-483e-9050-a75d150dc93d&quot;,&quot;properties&quot;:{&quot;noteIndex&quot;:0},&quot;isEdited&quot;:false,&quot;manualOverride&quot;:{&quot;isManuallyOverridden&quot;:false,&quot;citeprocText&quot;:&quot;[1,2]&quot;,&quot;manualOverrideText&quot;:&quot;&quot;},&quot;citationTag&quot;:&quot;MENDELEY_CITATION_v3_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quot;,&quot;citationItems&quot;:[{&quot;id&quot;:&quot;bf845afc-9b9e-33ea-b44f-2a03b20591a7&quot;,&quot;itemData&quot;:{&quot;type&quot;:&quot;webpage&quot;,&quot;id&quot;:&quot;bf845afc-9b9e-33ea-b44f-2a03b20591a7&quot;,&quot;title&quot;:&quot;Transmission through mosquito bites&quot;,&quot;author&quot;:[{&quot;family&quot;:&quot;CDC&quot;,&quot;given&quot;:&quot;&quot;,&quot;parse-names&quot;:false,&quot;dropping-particle&quot;:&quot;&quot;,&quot;non-dropping-particle&quot;:&quot;&quot;}],&quot;accessed&quot;:{&quot;date-parts&quot;:[[2023,5,15]]},&quot;URL&quot;:&quot;https://www.cdc.gov/dengue/transmission/index.html&quot;,&quot;issued&quot;:{&quot;date-parts&quot;:[[2019]]},&quot;container-title-short&quot;:&quot;&quot;},&quot;isTemporary&quot;:false},{&quot;id&quot;:&quot;6966ac05-a642-3220-a6a3-549c184ee616&quot;,&quot;itemData&quot;:{&quot;type&quot;:&quot;report&quot;,&quot;id&quot;:&quot;6966ac05-a642-3220-a6a3-549c184ee616&quot;,&quot;title&quot;:&quot;DENGUE: GUIDELINES FOR DIAGNOSIS, TREATMENT, PREVENTION AND CONTROL&quot;,&quot;author&quot;:[{&quot;family&quot;:&quot;WHO&quot;,&quot;given&quot;:&quot;&quot;,&quot;parse-names&quot;:false,&quot;dropping-particle&quot;:&quot;&quot;,&quot;non-dropping-particle&quot;:&quot;&quot;}],&quot;issued&quot;:{&quot;date-parts&quot;:[[2009]]},&quot;publisher-place&quot;:&quot;Geneva, Switzerland&quot;,&quot;number-of-pages&quot;:&quot;160&quot;,&quot;container-title-short&quot;:&quot;&quot;},&quot;isTemporary&quot;:false}]},{&quot;citationID&quot;:&quot;MENDELEY_CITATION_8e886356-bb69-44c4-9aad-36799ba510a6&quot;,&quot;properties&quot;:{&quot;noteIndex&quot;:0},&quot;isEdited&quot;:false,&quot;manualOverride&quot;:{&quot;isManuallyOverridden&quot;:false,&quot;citeprocText&quot;:&quot;[3]&quot;,&quot;manualOverrideText&quot;:&quot;&quot;},&quot;citationTag&quot;:&quot;MENDELEY_CITATION_v3_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&quot;,&quot;citationItems&quot;:[{&quot;id&quot;:&quot;942186a3-4fd3-3261-bccb-67f190d2aee3&quot;,&quot;itemData&quot;:{&quot;type&quot;:&quot;webpage&quot;,&quot;id&quot;:&quot;942186a3-4fd3-3261-bccb-67f190d2aee3&quot;,&quot;title&quot;:&quot;Dengue - Bangladesh&quot;,&quot;author&quot;:[{&quot;family&quot;:&quot;WHO-Bangladesh&quot;,&quot;given&quot;:&quot;&quot;,&quot;parse-names&quot;:false,&quot;dropping-particle&quot;:&quot;&quot;,&quot;non-dropping-particle&quot;:&quot;&quot;}],&quot;container-title&quot;:&quot;https://www.who.int/emergencies/disease-outbreak-news/item/2022-DON424&quot;,&quot;issued&quot;:{&quot;date-parts&quot;:[[2022,11,28]]},&quot;container-title-short&quot;:&quot;&quot;},&quot;isTemporary&quot;:false}]},{&quot;citationID&quot;:&quot;MENDELEY_CITATION_c8c92276-867f-4992-b09f-16a24402b775&quot;,&quot;properties&quot;:{&quot;noteIndex&quot;:0},&quot;isEdited&quot;:false,&quot;manualOverride&quot;:{&quot;isManuallyOverridden&quot;:false,&quot;citeprocText&quot;:&quot;[4]&quot;,&quot;manualOverrideText&quot;:&quot;&quot;},&quot;citationTag&quot;:&quot;MENDELEY_CITATION_v3_eyJjaXRhdGlvbklEIjoiTUVOREVMRVlfQ0lUQVRJT05fYzhjOTIyNzYtODY3Zi00OTkyLWIwOWYtMTZhMjQ0MDJiNzc1IiwicHJvcGVydGllcyI6eyJub3RlSW5kZXgiOjB9LCJpc0VkaXRlZCI6ZmFsc2UsIm1hbnVhbE92ZXJyaWRlIjp7ImlzTWFudWFsbHlPdmVycmlkZGVuIjpmYWxzZSwiY2l0ZXByb2NUZXh0IjoiWzRd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DOI&quot;:&quot;10.1371/journal.ppat.1011223&quot;,&quot;ISSN&quot;:&quot;1553-7374&quot;,&quot;issued&quot;:{&quot;date-parts&quot;:[[2023,3,30]]},&quot;page&quot;:&quot;e1011223&quot;,&quot;issue&quot;:&quot;3&quot;,&quot;volume&quot;:&quot;19&quot;},&quot;isTemporary&quot;:false}]},{&quot;citationID&quot;:&quot;MENDELEY_CITATION_ad7213b4-598d-44d9-a93f-bc5b0c545f90&quot;,&quot;properties&quot;:{&quot;noteIndex&quot;:0},&quot;isEdited&quot;:false,&quot;manualOverride&quot;:{&quot;isManuallyOverridden&quot;:false,&quot;citeprocText&quot;:&quot;[5,6]&quot;,&quot;manualOverrideText&quot;:&quot;&quot;},&quot;citationTag&quot;:&quot;MENDELEY_CITATION_v3_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&quot;,&quot;citationItems&quot;:[{&quot;id&quot;:&quot;093bf491-1a12-3251-80e0-06c041c85ad8&quot;,&quot;itemData&quot;:{&quot;type&quot;:&quot;webpage&quot;,&quot;id&quot;:&quot;093bf491-1a12-3251-80e0-06c041c85ad8&quot;,&quot;title&quot;:&quot;Dengue and severe dengue&quot;,&quot;author&quot;:[{&quot;family&quot;:&quot;WHO&quot;,&quot;given&quot;:&quot;&quot;,&quot;parse-names&quot;:false,&quot;dropping-particle&quot;:&quot;&quot;,&quot;non-dropping-particle&quot;:&quot;&quot;}],&quot;accessed&quot;:{&quot;date-parts&quot;:[[2023,5,15]]},&quot;URL&quot;:&quot;https://www.who.int/news-room/fact-sheets/detail/dengue-and-severe-dengue&quot;,&quot;issued&quot;:{&quot;date-parts&quot;:[[2023]]},&quot;container-title-short&quot;:&quot;&quot;},&quot;isTemporary&quot;:false},{&quot;id&quot;:&quot;e0a3d521-557f-3c6c-82d6-8306920bc83a&quot;,&quot;itemData&quot;:{&quot;type&quot;:&quot;article-journal&quot;,&quot;id&quot;:&quot;e0a3d521-557f-3c6c-82d6-8306920bc83a&quot;,&quot;title&quot;:&quot;Epidemiology of dengue: past, present and future prospects&quot;,&quot;author&quot;:[{&quot;family&quot;:&quot;Murray&quot;,&quot;given&quot;:&quot;Natasha Evelyn Anne&quot;,&quot;parse-names&quot;:false,&quot;dropping-particle&quot;:&quot;&quot;,&quot;non-dropping-particle&quot;:&quot;&quot;},{&quot;family&quot;:&quot;Quam&quot;,&quot;given&quot;:&quot;Mikkel B.&quot;,&quot;parse-names&quot;:false,&quot;dropping-particle&quot;:&quot;&quot;,&quot;non-dropping-particle&quot;:&quot;&quot;},{&quot;family&quot;:&quot;Wilder-Smith&quot;,&quot;given&quot;:&quot;Annelies&quot;,&quot;parse-names&quot;:false,&quot;dropping-particle&quot;:&quot;&quot;,&quot;non-dropping-particle&quot;:&quot;&quot;}],&quot;container-title&quot;:&quot;Clinical epidemiology&quot;,&quot;container-title-short&quot;:&quot;Clin Epidemiol&quot;,&quot;accessed&quot;:{&quot;date-parts&quot;:[[2023,5,15]]},&quot;DOI&quot;:&quot;10.2147/CLEP.S34440&quot;,&quot;ISSN&quot;:&quot;1179-1349&quot;,&quot;PMID&quot;:&quot;23990732&quot;,&quot;URL&quot;:&quot;https://pubmed.ncbi.nlm.nih.gov/23990732/&quot;,&quot;issued&quot;:{&quot;date-parts&quot;:[[2013,8,19]]},&quot;page&quot;:&quot;299-309&quot;,&quot;abstract&quot;:&quot;Dengue is currently regarded globally as the most important mosquito-borne viral disease. A history of symptoms compatible with dengue can be traced back to the Chin Dynasty of 265-420 AD. The virus and its vectors have now become widely distributed throughout tropical and subtropical regions of the world, particularly over the last half-century. Significant geographic expansion has been coupled with rapid increases in incident cases, epidemics, and hyperendemicity, leading to the more severe forms of dengue. Transmission of dengue is now present in every World Health Organization (WHO) region of the world and more than 125 countries are known to be dengue endemic. The true impact of dengue globally is difficult to ascertain due to factors such as inadequate disease surveillance, misdiagnosis, and low levels of reporting. Currently available data likely grossly underestimates the social, economic, and disease burden. Estimates of the global incidence of dengue infections per year have ranged between 50 million and 200 million; however, recent estimates using cartographic approaches suggest this number is closer to almost 400 million. The expansion of dengue is expected to increase due to factors such as the modern dynamics of climate change, globalization, travel, trade, socioeconomics, settlement and also viral evolution. No vaccine or specific antiviral therapy currently exists to address the growing threat of dengue. Prompt case detection and appropriate clinical management can reduce the mortality from severe dengue. Effective vector control is the mainstay of dengue prevention and control. Surveillance and improved reporting of dengue cases is also essential to gauge the true global situation as indicated in the objectives of the WHO Global Strategy for Dengue Prevention and Control, 2012-2020. More accurate data will inform the prioritization of research, health policy, and financial resources toward reducing this poorly controlled disease. The objective of this paper is to review historical and current epidemiology of dengue worldwide and, additionally, reflect on some potential reasons for expansion of dengue into the future. © 2013 Murray et al, publisher and licensee Dove Medical Press Ltd.&quot;,&quot;publisher&quot;:&quot;Clin Epidemiol&quot;,&quot;issue&quot;:&quot;1&quot;,&quot;volume&quot;:&quot;5&quot;},&quot;isTemporary&quot;:false}]},{&quot;citationID&quot;:&quot;MENDELEY_CITATION_20aee439-1387-4cb5-8fec-97975731544b&quot;,&quot;properties&quot;:{&quot;noteIndex&quot;:0},&quot;isEdited&quot;:false,&quot;manualOverride&quot;:{&quot;isManuallyOverridden&quot;:false,&quot;citeprocText&quot;:&quot;[7]&quot;,&quot;manualOverrideText&quot;:&quot;&quot;},&quot;citationTag&quot;:&quot;MENDELEY_CITATION_v3_eyJjaXRhdGlvbklEIjoiTUVOREVMRVlfQ0lUQVRJT05fMjBhZWU0MzktMTM4Ny00Y2I1LThmZWMtOTc5NzU3MzE1NDRiIiwicHJvcGVydGllcyI6eyJub3RlSW5kZXgiOjB9LCJpc0VkaXRlZCI6ZmFsc2UsIm1hbnVhbE92ZXJyaWRlIjp7ImlzTWFudWFsbHlPdmVycmlkZGVuIjpmYWxzZSwiY2l0ZXByb2NUZXh0IjoiWzdd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2f646c3c-f348-4458-983b-d6856b3c23ab&quot;,&quot;properties&quot;:{&quot;noteIndex&quot;:0},&quot;isEdited&quot;:false,&quot;manualOverride&quot;:{&quot;isManuallyOverridden&quot;:false,&quot;citeprocText&quot;:&quot;[8]&quot;,&quot;manualOverrideText&quot;:&quot;&quot;},&quot;citationTag&quot;:&quot;MENDELEY_CITATION_v3_eyJjaXRhdGlvbklEIjoiTUVOREVMRVlfQ0lUQVRJT05fMmY2NDZjM2MtZjM0OC00NDU4LTk4M2ItZDY4NTZiM2MyM2FiIiwicHJvcGVydGllcyI6eyJub3RlSW5kZXgiOjB9LCJpc0VkaXRlZCI6ZmFsc2UsIm1hbnVhbE92ZXJyaWRlIjp7ImlzTWFudWFsbHlPdmVycmlkZGVuIjpmYWxzZSwiY2l0ZXByb2NUZXh0IjoiWzhd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quot;,&quot;citationItems&quot;:[{&quot;id&quot;:&quot;74bb5b10-db8a-3c0b-919f-846eeb09fdf8&quot;,&quot;itemData&quot;:{&quot;type&quot;:&quot;article-journal&quot;,&quot;id&quot;:&quot;74bb5b10-db8a-3c0b-919f-846eeb09fdf8&quot;,&quot;title&quot;:&quot;The emergence of dengue in Bangladesh: epidemiology, challenges and future disease risk&quot;,&quot;author&quot;:[{&quot;family&quot;:&quot;Sharmin&quot;,&quot;given&quot;:&quot;Sifat&quot;,&quot;parse-names&quot;:false,&quot;dropping-particle&quot;:&quot;&quot;,&quot;non-dropping-particle&quot;:&quot;&quot;},{&quot;family&quot;:&quot;Viennet&quot;,&quot;given&quot;:&quot;Elvina&quot;,&quot;parse-names&quot;:false,&quot;dropping-particle&quot;:&quot;&quot;,&quot;non-dropping-particle&quot;:&quot;&quot;},{&quot;family&quot;:&quot;Glass&quot;,&quot;given&quot;:&quot;Kathryn&quot;,&quot;parse-names&quot;:false,&quot;dropping-particle&quot;:&quot;&quot;,&quot;non-dropping-particle&quot;:&quot;&quot;},{&quot;family&quot;:&quot;Harley&quot;,&quot;given&quot;:&quot;David&quot;,&quot;parse-names&quot;:false,&quot;dropping-particle&quot;:&quot;&quot;,&quot;non-dropping-particle&quot;:&quot;&quot;}],&quot;container-title&quot;:&quot;Transactions of the Royal Society of Tropical Medicine and Hygiene&quot;,&quot;container-title-short&quot;:&quot;Trans R Soc Trop Med Hyg&quot;,&quot;accessed&quot;:{&quot;date-parts&quot;:[[2023,5,15]]},&quot;DOI&quot;:&quot;10.1093/TRSTMH/TRV067&quot;,&quot;ISSN&quot;:&quot;1878-3503&quot;,&quot;PMID&quot;:&quot;26333430&quot;,&quot;URL&quot;:&quot;https://pubmed.ncbi.nlm.nih.gov/26333430/&quot;,&quot;issued&quot;:{&quot;date-parts&quot;:[[2015,6,23]]},&quot;page&quot;:&quot;619-627&quot;,&quot;abstract&quot;:&quot;Dengue occurred sporadically in Bangladesh from 1964 until a large epidemic in 2000 established the virus. We trace dengue from the time it was first identified in Bangladesh and identify factors favourable to future dengue haemorrhagic fever epidemics. The epidemic in 2000 was likely due to introduction of a dengue virus strain from a nearby endemic country, probably Thailand. Cessation of dichlorodiphenyltrichloroethane (DDT) spraying, climatic, socio-demographic, and lifestyle factors also contributed to epidemic transmission. The largest number of cases was notified in 2002 and since then reported outbreaks have generally declined, although with increased notifications in alternate years. The apparent decline might be partially due to public awareness with consequent reduction in mosquito breeding and increased prevalence of immunity. However, passive hospital-based surveillance has changed with mandatory serological confirmation now required for case reporting. Further, a large number of cases remain undetected because only patients with severe dengue require hospitalisation. Thus, the reduction in notification numbers may be an artefact of the surveillance system. Indeed, population-based serological survey indicates that dengue transmission continues to be common. In the future, the absence of active interventions, unplanned urbanisation, environmental deterioration, increasing population mobility, and economic factors will heighten dengue risk. Projected increases in temperature and rainfall may exacerbate this.&quot;,&quot;publisher&quot;:&quot;Trans R Soc Trop Med Hyg&quot;,&quot;issue&quot;:&quot;10&quot;,&quot;volume&quot;:&quot;109&quot;},&quot;isTemporary&quot;:false}]},{&quot;citationID&quot;:&quot;MENDELEY_CITATION_e67b32c7-d0a5-439a-b7b5-84d4b8b24c98&quot;,&quot;properties&quot;:{&quot;noteIndex&quot;:0},&quot;isEdited&quot;:false,&quot;manualOverride&quot;:{&quot;isManuallyOverridden&quot;:false,&quot;citeprocText&quot;:&quot;[9]&quot;,&quot;manualOverrideText&quot;:&quot;&quot;},&quot;citationTag&quot;:&quot;MENDELEY_CITATION_v3_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&quot;,&quot;citationItems&quot;:[{&quot;id&quot;:&quot;4fc8e5e2-9569-358f-a488-cd15bdabf57e&quot;,&quot;itemData&quot;:{&quot;type&quot;:&quot;article-journal&quot;,&quot;id&quot;:&quot;4fc8e5e2-9569-358f-a488-cd15bdabf57e&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accessed&quot;:{&quot;date-parts&quot;:[[2023,5,15]]},&quot;DOI&quot;:&quot;10.7554/ELIFE.42869&quot;,&quot;ISSN&quot;:&quot;2050084X&quot;,&quot;PMID&quot;:&quot;30958263&quot;,&quot;URL&quot;:&quot;/pmc/articles/PMC6513551/&quot;,&quot;issued&quot;:{&quot;date-parts&quot;:[[2019]]},&quot;abstract&quot;:&quo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quot;,&quot;publisher&quot;:&quot;eLife Sciences Publications, Ltd&quot;,&quot;volume&quot;:&quot;8&quot;},&quot;isTemporary&quot;:false}]},{&quot;citationID&quot;:&quot;MENDELEY_CITATION_43291460-c971-4444-b34c-7ae06716441d&quot;,&quot;properties&quot;:{&quot;noteIndex&quot;:0},&quot;isEdited&quot;:false,&quot;manualOverride&quot;:{&quot;isManuallyOverridden&quot;:false,&quot;citeprocText&quot;:&quot;[10,11]&quot;,&quot;manualOverrideText&quot;:&quot;&quot;},&quot;citationTag&quot;:&quot;MENDELEY_CITATION_v3_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NZWRpY2FsIEVudG9tb2xvZ3kiLCJjb250YWluZXItdGl0bGUtc2hvcnQiOiJKIE1lZCBFbnRvbW9sIiwiYWNjZXNzZWQiOnsiZGF0ZS1wYXJ0cyI6W1syMDIzLDUsMTVdXX0sIkRPSSI6IjEwLjEwOTMvSk1FL1RKQUExNTAiLCJJU1NOIjoiMDAyMi0yNTg1IiwiUE1JRCI6IjMyNzI1MTkyIiwiVVJMIjoiaHR0cHM6Ly9hY2FkZW1pYy5vdXAuY29tL2ptZS9hcnRpY2xlLzU4LzEvMzcvNTg3Nzg5NiIsImlzc3VlZCI6eyJkYXRlLXBhcnRzIjpbWzIwMjEsMSwxMl1dfSwicGFnZSI6IjM3LTM5IiwicHVibGlzaGVyIjoiT3hmb3JkIEFjYWRlbWljIiwiaXNzdWUiOiIxIiwidm9sdW1lIjoiNTgifSwiaXNUZW1wb3JhcnkiOmZhbHNlfSx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c499edd9-d69a-3512-81aa-d7c2ae61fad9&quot;,&quot;itemData&quot;:{&quot;type&quot;:&quot;article-journal&quot;,&quot;id&quot;:&quot;c499edd9-d69a-3512-81aa-d7c2ae61fad9&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accessed&quot;:{&quot;date-parts&quot;:[[2023,5,15]]},&quot;DOI&quot;:&quot;10.1093/JME/TJAA150&quot;,&quot;ISSN&quot;:&quot;0022-2585&quot;,&quot;PMID&quot;:&quot;32725192&quot;,&quot;URL&quot;:&quot;https://academic.oup.com/jme/article/58/1/37/5877896&quot;,&quot;issued&quot;:{&quot;date-parts&quot;:[[2021,1,12]]},&quot;page&quot;:&quot;37-39&quot;,&quot;publisher&quot;:&quot;Oxford Academic&quot;,&quot;issue&quot;:&quot;1&quot;,&quot;volume&quot;:&quot;58&quot;},&quot;isTemporary&quot;:false},{&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37999c8-bbf4-4601-ac1f-fad7e27243ff&quot;,&quot;properties&quot;:{&quot;noteIndex&quot;:0},&quot;isEdited&quot;:false,&quot;manualOverride&quot;:{&quot;isManuallyOverridden&quot;:false,&quot;citeprocText&quot;:&quot;[10,11]&quot;,&quot;manualOverrideText&quot;:&quot;&quot;},&quot;citationTag&quot;:&quot;MENDELEY_CITATION_v3_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&quot;,&quot;citationItems&quot;:[{&quot;id&quot;:&quot;c499edd9-d69a-3512-81aa-d7c2ae61fad9&quot;,&quot;itemData&quot;:{&quot;type&quot;:&quot;article-journal&quot;,&quot;id&quot;:&quot;c499edd9-d69a-3512-81aa-d7c2ae61fad9&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accessed&quot;:{&quot;date-parts&quot;:[[2023,5,15]]},&quot;DOI&quot;:&quot;10.1093/JME/TJAA150&quot;,&quot;ISSN&quot;:&quot;0022-2585&quot;,&quot;PMID&quot;:&quot;32725192&quot;,&quot;URL&quot;:&quot;https://academic.oup.com/jme/article/58/1/37/5877896&quot;,&quot;issued&quot;:{&quot;date-parts&quot;:[[2021,1,12]]},&quot;page&quot;:&quot;37-39&quot;,&quot;publisher&quot;:&quot;Oxford Academic&quot;,&quot;issue&quot;:&quot;1&quot;,&quot;volume&quot;:&quot;58&quot;},&quot;isTemporary&quot;:false},{&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e2649671-6cf3-495e-8e2e-4e13e69e8663&quot;,&quot;properties&quot;:{&quot;noteIndex&quot;:0},&quot;isEdited&quot;:false,&quot;manualOverride&quot;:{&quot;isManuallyOverridden&quot;:false,&quot;citeprocText&quot;:&quot;[11,12]&quot;,&quot;manualOverrideText&quot;:&quot;&quot;},&quot;citationTag&quot;:&quot;MENDELEY_CITATION_v3_eyJjaXRhdGlvbklEIjoiTUVOREVMRVlfQ0lUQVRJT05fZTI2NDk2NzEtNmNmMy00OTVlLThlMmUtNGUxM2U2OWU4NjYzIiwicHJvcGVydGllcyI6eyJub3RlSW5kZXgiOjB9LCJpc0VkaXRlZCI6ZmFsc2UsIm1hbnVhbE92ZXJyaWRlIjp7ImlzTWFudWFsbHlPdmVycmlkZGVuIjpmYWxzZSwiY2l0ZXByb2NUZXh0IjoiWzExLDEy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LHsiaWQiOiI2NWE5Nzg0NS05NzQ4LTNmNzAtYmI1Mi1kMzdkNGZiYWFjOWYiLCJpdGVtRGF0YSI6eyJ0eXBlIjoiYXJ0aWNsZS1qb3VybmFsIiwiaWQiOiI2NWE5Nzg0NS05NzQ4LTNmNzAtYmI1Mi1kMzdkNGZiYWFjOWYiLCJ0aXRsZSI6IlRoZSAyMDIyIGRlbmd1ZSBvdXRicmVhayBpbiBCYW5nbGFkZXNoOiBoeXBvdGhlc2VzIGZvciB0aGUgbGF0ZSByZXN1cmdlbmNlIG9mIGNhc2VzIGFuZCBmYXRhbGl0aWVzIiwiYXV0aG9yIjpbeyJmYW1pbHkiOiJIYWlkZXIiLCJnaXZlbiI6Ik5ham11bCIsInBhcnNlLW5hbWVzIjpmYWxzZSwiZHJvcHBpbmctcGFydGljbGUiOiIiLCJub24tZHJvcHBpbmctcGFydGljbGUiOiIifSx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&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881e25b9-7abf-43c5-9dec-1ef1e9f9588f&quot;,&quot;properties&quot;:{&quot;noteIndex&quot;:0},&quot;isEdited&quot;:false,&quot;manualOverride&quot;:{&quot;isManuallyOverridden&quot;:false,&quot;citeprocText&quot;:&quot;[13,14]&quot;,&quot;manualOverrideText&quot;:&quot;&quot;},&quot;citationTag&quot;:&quot;MENDELEY_CITATION_v3_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&quot;,&quot;citationItems&quot;:[{&quot;id&quot;:&quot;7ef78904-0524-3573-91b8-b0cef1c6347b&quot;,&quot;itemData&quot;:{&quot;type&quot;:&quot;article-journal&quot;,&quot;id&quot;:&quot;7ef78904-0524-3573-91b8-b0cef1c6347b&quot;,&quot;title&quot;:&quot;Increasing Dengue Burden and Severe Dengue Risk in Bangladesh: An Overview&quot;,&quot;author&quot;:[{&quot;family&quot;:&quot;Kayesh&quot;,&quot;given&quot;:&quot;Mohammad Enamul Hoque&quot;,&quot;parse-names&quot;:false,&quot;dropping-particle&quot;:&quot;&quot;,&quot;non-dropping-particle&quot;:&quot;&quot;},{&quot;family&quot;:&quot;Khalil&quot;,&quot;given&quot;:&quot;Ibrahim&quot;,&quot;parse-names&quot;:false,&quot;dropping-particle&quot;:&quot;&quot;,&quot;non-dropping-particle&quot;:&quot;&quot;},{&quot;family&quot;:&quot;Kohara&quot;,&quot;given&quot;:&quot;Michinori&quot;,&quot;parse-names&quot;:false,&quot;dropping-particle&quot;:&quot;&quot;,&quot;non-dropping-particle&quot;:&quot;&quot;},{&quot;family&quot;:&quot;Tsukiyama-Kohara&quot;,&quot;given&quot;:&quot;Kyoko&quot;,&quot;parse-names&quot;:false,&quot;dropping-particle&quot;:&quot;&quot;,&quot;non-dropping-particle&quot;:&quot;&quot;}],&quot;container-title&quot;:&quot;Tropical Medicine and Infectious Disease 2023, Vol. 8, Page 32&quot;,&quot;accessed&quot;:{&quot;date-parts&quot;:[[2023,5,15]]},&quot;DOI&quot;:&quot;10.3390/TROPICALMED8010032&quot;,&quot;ISSN&quot;:&quot;2414-6366&quot;,&quot;URL&quot;:&quot;https://www.mdpi.com/2414-6366/8/1/32/htm&quot;,&quot;issued&quot;:{&quot;date-parts&quot;:[[2023,1,3]]},&quot;page&quot;:&quot;32&quot;,&quot;abstract&quot;:&quot;Dengue is a prevalent and rapidly spreading mosquito-borne viral disease affecting humans. The geographic range of dengue is expanding, and much like in many other tropical regions of the world, dengue has become a major public health issue in Bangladesh. Until a large epidemic dengue outbreak in 2000, sporadic outbreaks have occurred in Bangladesh since 1964. After 2000, varying intensities of dengue activity were observed each year until 2018. However, in 2019, Bangladesh experienced the largest dengue epidemic in its history, with 101,354 dengue cases and 164 dengue-related deaths. Notably, this outbreak occurred in many regions that were previously considered free of the disease. As of 10 December 2022, a total of 60,078 dengue cases and 266 dengue-related deaths were reported in Bangladesh, with the 2022 outbreak being the second largest since 2000. There is an increased genetic diversity of the dengue virus (DENV) in Bangladesh and all four DENV serotypes are prevalent and co-circulating, which increases the risk for severe dengue owing to the antibody-dependent enhancement effect. Vector control remains the mainstay of dengue outbreak prevention; however, the vector control programs adopted in Bangladesh seem inadequate, requiring improved vector control strategies. In this review, we provide an overview of the epidemiology of DENV infection and the risks for a severe dengue outbreak in Bangladesh. Additionally, we discuss different dengue vector control strategies, from which the most suitable and effective measures can be applied in the context of Bangladesh for tackling future dengue epidemics.&quot;,&quot;publisher&quot;:&quot;Multidisciplinary Digital Publishing Institute&quot;,&quot;issue&quot;:&quot;1&quot;,&quot;volume&quot;:&quot;8&quot;,&quot;container-title-short&quot;:&quot;&quot;},&quot;isTemporary&quot;:false},{&quot;id&quot;:&quot;eeb2fb96-f5c6-3b8b-985b-6a1485e74fe8&quot;,&quot;itemData&quot;:{&quot;type&quot;:&quot;article-journal&quot;,&quot;id&quot;:&quot;eeb2fb96-f5c6-3b8b-985b-6a1485e74fe8&quot;,&quot;title&quot;:&quot;Unprecedented rise in dengue outbreaks in Bangladesh&quot;,&quot;author&quot;:[{&quot;family&quot;:&quot;Hsan&quot;,&quot;given&quot;:&quot;Kamrul&quot;,&quot;parse-names&quot;:false,&quot;dropping-particle&quot;:&quot;&quot;,&quot;non-dropping-particle&quot;:&quot;&quot;},{&quot;family&quot;:&quot;Hossain&quot;,&quot;given&quot;:&quot;Md Mahfuz&quot;,&quot;parse-names&quot;:false,&quot;dropping-particle&quot;:&quot;&quot;,&quot;non-dropping-particle&quot;:&quot;&quot;},{&quot;family&quot;:&quot;Sarwar&quot;,&quot;given&quot;:&quot;Md Shanjid&quot;,&quot;parse-names&quot;:false,&quot;dropping-particle&quot;:&quot;&quot;,&quot;non-dropping-particle&quot;:&quot;&quot;},{&quot;family&quot;:&quot;Wilder-Smith&quot;,&quot;given&quot;:&quot;Annelies&quot;,&quot;parse-names&quot;:false,&quot;dropping-particle&quot;:&quot;&quot;,&quot;non-dropping-particle&quot;:&quot;&quot;},{&quot;family&quot;:&quot;Gozal&quot;,&quot;given&quot;:&quot;David&quot;,&quot;parse-names&quot;:false,&quot;dropping-particle&quot;:&quot;&quot;,&quot;non-dropping-particle&quot;:&quot;&quot;}],&quot;container-title&quot;:&quot;The Lancet Infectious Diseases&quot;,&quot;container-title-short&quot;:&quot;Lancet Infect Dis&quot;,&quot;accessed&quot;:{&quot;date-parts&quot;:[[2023,5,15]]},&quot;DOI&quot;:&quot;10.1016/S1473-3099(19)30616-4&quot;,&quot;ISSN&quot;:&quot;14744457&quot;,&quot;PMID&quot;:&quot;31782396&quot;,&quot;URL&quot;:&quot;http://www.thelancet.com/article/S1473309919306164/fulltext&quot;,&quot;issued&quot;:{&quot;date-parts&quot;:[[2019,12,1]]},&quot;page&quot;:&quot;1287&quot;,&quot;publisher&quot;:&quot;Lancet Publishing Group&quot;,&quot;issue&quot;:&quot;12&quot;,&quot;volume&quot;:&quot;19&quot;},&quot;isTemporary&quot;:false}]},{&quot;citationID&quot;:&quot;MENDELEY_CITATION_265c187b-415d-4458-98c6-3ec0d8b8f6e4&quot;,&quot;properties&quot;:{&quot;noteIndex&quot;:0},&quot;isEdited&quot;:false,&quot;manualOverride&quot;:{&quot;isManuallyOverridden&quot;:false,&quot;citeprocText&quot;:&quot;[15]&quot;,&quot;manualOverrideText&quot;:&quot;&quot;},&quot;citationTag&quot;:&quot;MENDELEY_CITATION_v3_eyJjaXRhdGlvbklEIjoiTUVOREVMRVlfQ0lUQVRJT05fMjY1YzE4N2ItNDE1ZC00NDU4LTk4YzYtM2VjMGQ4YjhmNmU0IiwicHJvcGVydGllcyI6eyJub3RlSW5kZXgiOjB9LCJpc0VkaXRlZCI6ZmFsc2UsIm1hbnVhbE92ZXJyaWRlIjp7ImlzTWFudWFsbHlPdmVycmlkZGVuIjpmYWxzZSwiY2l0ZXByb2NUZXh0IjoiWzE1XS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quot;,&quot;citationItems&quot;:[{&quot;id&quot;:&quot;9dd102fa-f8b5-3f69-b0d9-7c0ee6d3c4b2&quot;,&quot;itemData&quot;:{&quot;type&quot;:&quot;webpage&quot;,&quot;id&quot;:&quot;9dd102fa-f8b5-3f69-b0d9-7c0ee6d3c4b2&quot;,&quot;title&quot;:&quot;DGHS&quot;,&quot;author&quot;:[{&quot;family&quot;:&quot;DGHS&quot;,&quot;given&quot;:&quot;&quot;,&quot;parse-names&quot;:false,&quot;dropping-particle&quot;:&quot;&quot;,&quot;non-dropping-particle&quot;:&quot;&quot;}],&quot;accessed&quot;:{&quot;date-parts&quot;:[[2023,5,15]]},&quot;URL&quot;:&quot;https://old.dghs.gov.bd/index.php/bd/home/5200-daily-dengue-status-report&quot;,&quot;issued&quot;:{&quot;date-parts&quot;:[[2023]]},&quot;container-title-short&quot;:&quot;&quot;},&quot;isTemporary&quot;:false}]},{&quot;citationID&quot;:&quot;MENDELEY_CITATION_2e01d5fe-3c86-452c-a57f-d28c5d185bff&quot;,&quot;properties&quot;:{&quot;noteIndex&quot;:0},&quot;isEdited&quot;:false,&quot;manualOverride&quot;:{&quot;isManuallyOverridden&quot;:false,&quot;citeprocText&quot;:&quot;[11]&quot;,&quot;manualOverrideText&quot;:&quot;&quot;},&quot;citationTag&quot;:&quot;MENDELEY_CITATION_v3_eyJjaXRhdGlvbklEIjoiTUVOREVMRVlfQ0lUQVRJT05fMmUwMWQ1ZmUtM2M4Ni00NTJjLWE1N2YtZDI4YzVkMTg1YmZm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ebd11301-754b-4135-803a-7cbbb4f12ab5&quot;,&quot;properties&quot;:{&quot;noteIndex&quot;:0},&quot;isEdited&quot;:false,&quot;manualOverride&quot;:{&quot;isManuallyOverridden&quot;:false,&quot;citeprocText&quot;:&quot;[16]&quot;,&quot;manualOverrideText&quot;:&quot;&quot;},&quot;citationTag&quot;:&quot;MENDELEY_CITATION_v3_eyJjaXRhdGlvbklEIjoiTUVOREVMRVlfQ0lUQVRJT05fZWJkMTEzMDEtNzU0Yi00MTM1LTgwM2EtN2NiYmI0ZjEyYWI1IiwicHJvcGVydGllcyI6eyJub3RlSW5kZXgiOjB9LCJpc0VkaXRlZCI6ZmFsc2UsIm1hbnVhbE92ZXJyaWRlIjp7ImlzTWFudWFsbHlPdmVycmlkZGVuIjpmYWxzZSwiY2l0ZXByb2NUZXh0IjoiWzE2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e349e816-0d27-439f-a018-289e99b15c08&quot;,&quot;properties&quot;:{&quot;noteIndex&quot;:0},&quot;isEdited&quot;:false,&quot;manualOverride&quot;:{&quot;isManuallyOverridden&quot;:false,&quot;citeprocText&quot;:&quot;[16]&quot;,&quot;manualOverrideText&quot;:&quot;&quot;},&quot;citationTag&quot;:&quot;MENDELEY_CITATION_v3_eyJjaXRhdGlvbklEIjoiTUVOREVMRVlfQ0lUQVRJT05fZTM0OWU4MTYtMGQyNy00MzlmLWEwMTgtMjg5ZTk5YjE1YzA4IiwicHJvcGVydGllcyI6eyJub3RlSW5kZXgiOjB9LCJpc0VkaXRlZCI6ZmFsc2UsIm1hbnVhbE92ZXJyaWRlIjp7ImlzTWFudWFsbHlPdmVycmlkZGVuIjpmYWxzZSwiY2l0ZXByb2NUZXh0IjoiWzE2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c1047921-3d95-4e40-a0e8-83de1426aa0e&quot;,&quot;properties&quot;:{&quot;noteIndex&quot;:0},&quot;isEdited&quot;:false,&quot;manualOverride&quot;:{&quot;isManuallyOverridden&quot;:false,&quot;citeprocText&quot;:&quot;[16]&quot;,&quot;manualOverrideText&quot;:&quot;&quot;},&quot;citationTag&quot;:&quot;MENDELEY_CITATION_v3_eyJjaXRhdGlvbklEIjoiTUVOREVMRVlfQ0lUQVRJT05fYzEwNDc5MjEtM2Q5NS00ZTQwLWEwZTgtODNkZTE0MjZhYTBlIiwicHJvcGVydGllcyI6eyJub3RlSW5kZXgiOjB9LCJpc0VkaXRlZCI6ZmFsc2UsIm1hbnVhbE92ZXJyaWRlIjp7ImlzTWFudWFsbHlPdmVycmlkZGVuIjpmYWxzZSwiY2l0ZXByb2NUZXh0IjoiWzE2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227b66b6-e51a-4793-ba7d-630caf20f5b7&quot;,&quot;properties&quot;:{&quot;noteIndex&quot;:0},&quot;isEdited&quot;:false,&quot;manualOverride&quot;:{&quot;isManuallyOverridden&quot;:false,&quot;citeprocText&quot;:&quot;[16]&quot;,&quot;manualOverrideText&quot;:&quot;&quot;},&quot;citationTag&quot;:&quot;MENDELEY_CITATION_v3_eyJjaXRhdGlvbklEIjoiTUVOREVMRVlfQ0lUQVRJT05fMjI3YjY2YjYtZTUxYS00NzkzLWJhN2QtNjMwY2FmMjBmNWI3IiwicHJvcGVydGllcyI6eyJub3RlSW5kZXgiOjB9LCJpc0VkaXRlZCI6ZmFsc2UsIm1hbnVhbE92ZXJyaWRlIjp7ImlzTWFudWFsbHlPdmVycmlkZGVuIjpmYWxzZSwiY2l0ZXByb2NUZXh0IjoiWzE2XS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04123fc3-cc9b-4008-816e-101b91c0d2fa&quot;,&quot;properties&quot;:{&quot;noteIndex&quot;:0},&quot;isEdited&quot;:false,&quot;manualOverride&quot;:{&quot;isManuallyOverridden&quot;:false,&quot;citeprocText&quot;:&quot;[15]&quot;,&quot;manualOverrideText&quot;:&quot;&quot;},&quot;citationTag&quot;:&quot;MENDELEY_CITATION_v3_eyJjaXRhdGlvbklEIjoiTUVOREVMRVlfQ0lUQVRJT05fMDQxMjNmYzMtY2M5Yi00MDA4LTgxNmUtMTAxYjkxYzBkMmZhIiwicHJvcGVydGllcyI6eyJub3RlSW5kZXgiOjB9LCJpc0VkaXRlZCI6ZmFsc2UsIm1hbnVhbE92ZXJyaWRlIjp7ImlzTWFudWFsbHlPdmVycmlkZGVuIjpmYWxzZSwiY2l0ZXByb2NUZXh0IjoiWzE1XS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quot;,&quot;citationItems&quot;:[{&quot;id&quot;:&quot;9dd102fa-f8b5-3f69-b0d9-7c0ee6d3c4b2&quot;,&quot;itemData&quot;:{&quot;type&quot;:&quot;webpage&quot;,&quot;id&quot;:&quot;9dd102fa-f8b5-3f69-b0d9-7c0ee6d3c4b2&quot;,&quot;title&quot;:&quot;DGHS&quot;,&quot;author&quot;:[{&quot;family&quot;:&quot;DGHS&quot;,&quot;given&quot;:&quot;&quot;,&quot;parse-names&quot;:false,&quot;dropping-particle&quot;:&quot;&quot;,&quot;non-dropping-particle&quot;:&quot;&quot;}],&quot;accessed&quot;:{&quot;date-parts&quot;:[[2023,5,15]]},&quot;URL&quot;:&quot;https://old.dghs.gov.bd/index.php/bd/home/5200-daily-dengue-status-report&quot;,&quot;issued&quot;:{&quot;date-parts&quot;:[[2023]]},&quot;container-title-short&quot;:&quot;&quot;},&quot;isTemporary&quot;:false}]},{&quot;citationID&quot;:&quot;MENDELEY_CITATION_02032f65-65dc-40ea-a8ca-6f25e74d4cbd&quot;,&quot;properties&quot;:{&quot;noteIndex&quot;:0},&quot;isEdited&quot;:false,&quot;manualOverride&quot;:{&quot;isManuallyOverridden&quot;:false,&quot;citeprocText&quot;:&quot;[10]&quot;,&quot;manualOverrideText&quot;:&quot;&quot;},&quot;citationTag&quot;:&quot;MENDELEY_CITATION_v3_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NZWRpY2FsIEVudG9tb2xvZ3kiLCJjb250YWluZXItdGl0bGUtc2hvcnQiOiJKIE1lZCBFbnRvbW9sIiwiYWNjZXNzZWQiOnsiZGF0ZS1wYXJ0cyI6W1syMDIzLDUsMTVdXX0sIkRPSSI6IjEwLjEwOTMvSk1FL1RKQUExNTAiLCJJU1NOIjoiMDAyMi0yNTg1IiwiUE1JRCI6IjMyNzI1MTkyIiwiVVJMIjoiaHR0cHM6Ly9hY2FkZW1pYy5vdXAuY29tL2ptZS9hcnRpY2xlLzU4LzEvMzcvNTg3Nzg5NiIsImlzc3VlZCI6eyJkYXRlLXBhcnRzIjpbWzIwMjEsMSwxMl1dfSwicGFnZSI6IjM3LTM5IiwicHVibGlzaGVyIjoiT3hmb3JkIEFjYWRlbWljIiwiaXNzdWUiOiIxIiwidm9sdW1lIjoiNTgifSwiaXNUZW1wb3JhcnkiOmZhbHNlfV19&quot;,&quot;citationItems&quot;:[{&quot;id&quot;:&quot;c499edd9-d69a-3512-81aa-d7c2ae61fad9&quot;,&quot;itemData&quot;:{&quot;type&quot;:&quot;article-journal&quot;,&quot;id&quot;:&quot;c499edd9-d69a-3512-81aa-d7c2ae61fad9&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accessed&quot;:{&quot;date-parts&quot;:[[2023,5,15]]},&quot;DOI&quot;:&quot;10.1093/JME/TJAA150&quot;,&quot;ISSN&quot;:&quot;0022-2585&quot;,&quot;PMID&quot;:&quot;32725192&quot;,&quot;URL&quot;:&quot;https://academic.oup.com/jme/article/58/1/37/5877896&quot;,&quot;issued&quot;:{&quot;date-parts&quot;:[[2021,1,12]]},&quot;page&quot;:&quot;37-39&quot;,&quot;publisher&quot;:&quot;Oxford Academic&quot;,&quot;issue&quot;:&quot;1&quot;,&quot;volume&quot;:&quot;58&quot;},&quot;isTemporary&quot;:false}]},{&quot;citationID&quot;:&quot;MENDELEY_CITATION_7dcbbfb3-8e14-438a-8f53-f0f275860373&quot;,&quot;properties&quot;:{&quot;noteIndex&quot;:0},&quot;isEdited&quot;:false,&quot;manualOverride&quot;:{&quot;isManuallyOverridden&quot;:false,&quot;citeprocText&quot;:&quot;[17]&quot;,&quot;manualOverrideText&quot;:&quot;&quot;},&quot;citationTag&quot;:&quot;MENDELEY_CITATION_v3_eyJjaXRhdGlvbklEIjoiTUVOREVMRVlfQ0lUQVRJT05fN2RjYmJmYjMtOGUxNC00MzhhLThmNTMtZjBmMjc1ODYwMzczIiwicHJvcGVydGllcyI6eyJub3RlSW5kZXgiOjB9LCJpc0VkaXRlZCI6ZmFsc2UsIm1hbnVhbE92ZXJyaWRlIjp7ImlzTWFudWFsbHlPdmVycmlkZGVuIjpmYWxzZSwiY2l0ZXByb2NUZXh0IjoiWzE3XS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LCJjb250YWluZXItdGl0bGUtc2hvcnQiOiIifSwiaXNUZW1wb3JhcnkiOmZhbHNlfV19&quot;,&quot;citationItems&quot;:[{&quot;id&quot;:&quot;387ae405-70d9-347e-8114-18fd6f28de02&quot;,&quot;itemData&quot;:{&quot;type&quot;:&quot;webpage&quot;,&quot;id&quot;:&quot;387ae405-70d9-347e-8114-18fd6f28de02&quot;,&quot;title&quot;:&quot;Climate and Weather Data Portal | Bangladesh Meteorological Department&quot;,&quot;author&quot;:[{&quot;family&quot;:&quot;BMD&quot;,&quot;given&quot;:&quot;&quot;,&quot;parse-names&quot;:false,&quot;dropping-particle&quot;:&quot;&quot;,&quot;non-dropping-particle&quot;:&quot;&quot;}],&quot;accessed&quot;:{&quot;date-parts&quot;:[[2023,5,15]]},&quot;URL&quot;:&quot;http://www.bmddataportal.com/#/&quot;,&quot;issued&quot;:{&quot;date-parts&quot;:[[2023]]},&quot;container-title-short&quot;:&quot;&quot;},&quot;isTemporary&quot;:false}]},{&quot;citationID&quot;:&quot;MENDELEY_CITATION_4b478d2e-0f04-4c39-a07c-2a877f8eb5aa&quot;,&quot;properties&quot;:{&quot;noteIndex&quot;:0},&quot;isEdited&quot;:false,&quot;manualOverride&quot;:{&quot;isManuallyOverridden&quot;:false,&quot;citeprocText&quot;:&quot;[18]&quot;,&quot;manualOverrideText&quot;:&quot;&quot;},&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WzE4XSIsIm1hbnVhbE92ZXJyaWRlVGV4dCI6IiJ9LCJjaXRhdGlvbkl0ZW1zIjpbeyJpZCI6IjNkZTZhYmQ1LTVlNDgtMzZlYS05ZmM5LWNlMzVlN2I2ZmM0MiIsIml0ZW1EYXRhIjp7InR5cGUiOiJhcnRpY2xlLWpvdXJuYWwiLCJpZCI6IjNkZTZhYmQ1LTVlNDgtMzZlYS05ZmM5LWNlMzVlN2I2ZmM0Mi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IE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&quot;,&quot;citationItems&quot;:[{&quot;id&quot;:&quot;3de6abd5-5e48-36ea-9fc9-ce35e7b6fc42&quot;,&quot;itemData&quot;:{&quot;type&quot;:&quot;article-journal&quot;,&quot;id&quot;:&quot;3de6abd5-5e48-36ea-9fc9-ce35e7b6fc42&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 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accessed&quot;:{&quot;date-parts&quot;:[[2023,5,15]]},&quot;DOI&quot;:&quot;10.1016/J.CRPVBD.2021.100063&quot;,&quot;ISSN&quot;:&quot;2667-114X&quot;,&quot;issued&quot;:{&quot;date-parts&quot;:[[2021,1,1]]},&quot;page&quot;:&quot;100063&quot;,&quot;abstract&quot;:&quot;Dengue is endemic in Bangladesh and is an important cause of morbidity and mortality. Suppressing the mosquito vector activity at the optimal time annually is a practical strategy to control dengue outbreaks. The objective of this study was to estimate the monthly growth factor (GF) of dengue cases over the past 12 years as a means to identify the optimal time for a vector-control programme in Bangladesh. We reviewed the monthly cases reported by the Institute of Epidemiology, Disease Control and Research of Bangladesh during the period of January 2008–December 2019. We calculated the GF of dengue cases between successive months during this period and report means and 95% confidence intervals (CI). The median number of patients admitted to the hospital with dengue fever per year was 1554 (range: 375–101,354). The mean monthly GF of dengue cases was 1.2 (95% CI: 0.4–2.4). The monthly GF lower CI between April and July was &gt; 1, whereas from September to November and January the upper CI was &lt;1. The highest GF of dengue was recorded in June (mean: 2.4; 95% CI: 1.7–3.5) and lowest in October (mean: 0.43; 95% CI: 0.24–0.73). More than 81% (39/48) months between April and July for the period 2008–2019 had monthly GF &gt; 1 compared to 20% (19/96) months between August and March of the same period. The monthly GF was significantly correlated with monthly rainfall (r = 0.39) and monthly mean temperature (r = 0.30). The growth factor of the dengue cases over the last 12 years appeared to follow a marked periodicity linked to regional rainfall patterns. The increased transmission rate during the months of April–July, a seasonally determined peak suggests the need for strengthening a range of public health interventions, including targeted vector control efforts and community education campaigns.&quot;,&quot;publisher&quot;:&quot;Elsevier&quot;,&quot;volume&quot;:&quot;1&quot;,&quot;container-title-short&quot;:&quot;&quot;},&quot;isTemporary&quot;:false}]},{&quot;citationID&quot;:&quot;MENDELEY_CITATION_246927b5-814f-4e4d-882d-b9374c341f79&quot;,&quot;properties&quot;:{&quot;noteIndex&quot;:0},&quot;isEdited&quot;:false,&quot;manualOverride&quot;:{&quot;isManuallyOverridden&quot;:false,&quot;citeprocText&quot;:&quot;[19]&quot;,&quot;manualOverrideText&quot;:&quot;&quot;},&quot;citationTag&quot;:&quot;MENDELEY_CITATION_v3_eyJjaXRhdGlvbklEIjoiTUVOREVMRVlfQ0lUQVRJT05fMjQ2OTI3YjUtODE0Zi00ZTRkLTg4MmQtYjkzNzRjMzQxZjc5IiwicHJvcGVydGllcyI6eyJub3RlSW5kZXgiOjB9LCJpc0VkaXRlZCI6ZmFsc2UsIm1hbnVhbE92ZXJyaWRlIjp7ImlzTWFudWFsbHlPdmVycmlkZGVuIjpmYWxzZSwiY2l0ZXByb2NUZXh0IjoiWzE5XS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015a1986-ebda-44da-9168-fcb1f1f00c1a&quot;,&quot;properties&quot;:{&quot;noteIndex&quot;:0},&quot;isEdited&quot;:false,&quot;manualOverride&quot;:{&quot;isManuallyOverridden&quot;:false,&quot;citeprocText&quot;:&quot;[20]&quot;,&quot;manualOverrideText&quot;:&quot;&quot;},&quot;citationTag&quot;:&quot;MENDELEY_CITATION_v3_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&quot;,&quot;citationItems&quot;:[{&quot;id&quot;:&quot;a17f728b-00b8-33df-86ef-d1e01bffec01&quot;,&quot;itemData&quot;:{&quot;type&quot;:&quot;article-journal&quot;,&quot;id&quot;:&quot;a17f728b-00b8-33df-86ef-d1e01bffec01&quot;,&quot;title&quot;:&quot;Identification and Epidemiology of a Rare HoBi-Like Pestivirus Strain in Bangladesh&quot;,&quot;author&quot;:[{&quot;family&quot;:&quot;Haider&quot;,&quot;given&quot;:&quot;N.&quot;,&quot;parse-names&quot;:false,&quot;dropping-particle&quot;:&quot;&quot;,&quot;non-dropping-particle&quot;:&quot;&quot;},{&quot;family&quot;:&quot;Rahman&quot;,&quot;given&quot;:&quot;M. S.&quot;,&quot;parse-names&quot;:false,&quot;dropping-particle&quot;:&quot;&quot;,&quot;non-dropping-particle&quot;:&quot;&quot;},{&quot;family&quot;:&quot;Khan&quot;,&quot;given&quot;:&quot;S. U.&quot;,&quot;parse-names&quot;:false,&quot;dropping-particle&quot;:&quot;&quot;,&quot;non-dropping-particle&quot;:&quot;&quot;},{&quot;family&quot;:&quot;Mikolon&quot;,&quot;given&quot;:&quot;A.&quot;,&quot;parse-names&quot;:false,&quot;dropping-particle&quot;:&quot;&quot;,&quot;non-dropping-particle&quot;:&quot;&quot;},{&quot;family&quot;:&quot;Gurley&quot;,&quot;given&quot;:&quot;E. S.&quot;,&quot;parse-names&quot;:false,&quot;dropping-particle&quot;:&quot;&quot;,&quot;non-dropping-particle&quot;:&quot;&quot;},{&quot;family&quot;:&quot;Osmani&quot;,&quot;given&quot;:&quot;M. G.&quot;,&quot;parse-names&quot;:false,&quot;dropping-particle&quot;:&quot;&quot;,&quot;non-dropping-particle&quot;:&quot;&quot;},{&quot;family&quot;:&quot;Shanta&quot;,&quot;given&quot;:&quot;I. S.&quot;,&quot;parse-names&quot;:false,&quot;dropping-particle&quot;:&quot;&quot;,&quot;non-dropping-particle&quot;:&quot;&quot;},{&quot;family&quot;:&quot;Paul&quot;,&quot;given&quot;:&quot;S. K.&quot;,&quot;parse-names&quot;:false,&quot;dropping-particle&quot;:&quot;&quot;,&quot;non-dropping-particle&quot;:&quot;&quot;},{&quot;family&quot;:&quot;Macfarlane-Berry&quot;,&quot;given&quot;:&quot;L.&quot;,&quot;parse-names&quot;:false,&quot;dropping-particle&quot;:&quot;&quot;,&quot;non-dropping-particle&quot;:&quot;&quot;},{&quot;family&quot;:&quot;Islam&quot;,&quot;given&quot;:&quot;A.&quot;,&quot;parse-names&quot;:false,&quot;dropping-particle&quot;:&quot;&quot;,&quot;non-dropping-particle&quot;:&quot;&quot;},{&quot;family&quot;:&quot;Desmond&quot;,&quot;given&quot;:&quot;J.&quot;,&quot;parse-names&quot;:false,&quot;dropping-particle&quot;:&quot;&quot;,&quot;non-dropping-particle&quot;:&quot;&quot;},{&quot;family&quot;:&quot;Epstein&quot;,&quot;given&quot;:&quot;J. H.&quot;,&quot;parse-names&quot;:false,&quot;dropping-particle&quot;:&quot;&quot;,&quot;non-dropping-particle&quot;:&quot;&quot;},{&quot;family&quot;:&quot;Daszak&quot;,&quot;given&quot;:&quot;P.&quot;,&quot;parse-names&quot;:false,&quot;dropping-particle&quot;:&quot;&quot;,&quot;non-dropping-particle&quot;:&quot;&quot;},{&quot;family&quot;:&quot;Azim&quot;,&quot;given&quot;:&quot;T.&quot;,&quot;parse-names&quot;:false,&quot;dropping-particle&quot;:&quot;&quot;,&quot;non-dropping-particle&quot;:&quot;&quot;},{&quot;family&quot;:&quot;Luby&quot;,&quot;given&quot;:&quot;S. P.&quot;,&quot;parse-names&quot;:false,&quot;dropping-particle&quot;:&quot;&quot;,&quot;non-dropping-particle&quot;:&quot;&quot;},{&quot;family&quot;:&quot;Zeidner&quot;,&quot;given&quot;:&quot;N.&quot;,&quot;parse-names&quot;:false,&quot;dropping-particle&quot;:&quot;&quot;,&quot;non-dropping-particle&quot;:&quot;&quot;},{&quot;family&quot;:&quot;Rahman&quot;,&quot;given&quot;:&quot;M. Z.&quot;,&quot;parse-names&quot;:false,&quot;dropping-particle&quot;:&quot;&quot;,&quot;non-dropping-particle&quot;:&quot;&quot;}],&quot;container-title&quot;:&quot;Transboundary and Emerging Diseases&quot;,&quot;container-title-short&quot;:&quot;Transbound Emerg Dis&quot;,&quot;DOI&quot;:&quot;10.1111/tbed.12218&quot;,&quot;ISSN&quot;:&quot;18651674&quot;,&quot;URL&quot;:&quot;http://doi.wiley.com/10.1111/tbed.12218&quot;,&quot;issued&quot;:{&quot;date-parts&quot;:[[2014,6]]},&quot;page&quot;:&quot;193-198&quot;,&quot;abstract&quot;:&quot;The genus pestivirus of the family flaviviridae consists of four recognized species: bovine viral diarrhoea virus 1 (BVDV-1), bovine viral diarrhoea virus 2 (BVDV-2), classical swine fever virus and border disease virus. A new putative pestivirus species tentatively named as either 'HoBi-like pestivirus' or BVDV-3 has recently been identified in Brazil, Italy and Thailand. Despite reports of serological evidence of BVDV in Bangladesh, the types of the virus circulating in cattle have not been identified. We conducted surveillance in cattle from May 2009 to August 2010 in three government veterinary hospitals to characterize BVDV in cattle of Bangladesh. We tested serum for BVDV using an antigen-capture ELISA. Of 638 cattle samples, 3% (16/638) tested positive for BVDV antigen. The ELISA-positive samples were selected for further molecular detection and characterization of BVDV. Molecular analysis of the partial 5′ untranslated region (UTR) nucleotide sequences of BVDV-positive samples identified the rare HoBi-like pestivirus or BVDV-3 virus circulating in cattle of Bangladesh. The identification of this rare HoBi-like pestivirus or BVDV-3 strain in Bangladesh warrants further surveillance to evaluate its impact on livestock production. © 2014 Blackwell Verlag GmbH.&quot;,&quot;issue&quot;:&quot;3&quot;,&quot;volume&quot;:&quot;61&quot;},&quot;isTemporary&quot;:false}]},{&quot;citationID&quot;:&quot;MENDELEY_CITATION_09539915-7571-4de6-a107-99da5f658b15&quot;,&quot;properties&quot;:{&quot;noteIndex&quot;:0},&quot;isEdited&quot;:false,&quot;manualOverride&quot;:{&quot;isManuallyOverridden&quot;:false,&quot;citeprocText&quot;:&quot;[10]&quot;,&quot;manualOverrideText&quot;:&quot;&quot;},&quot;citationTag&quot;:&quot;MENDELEY_CITATION_v3_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&quot;,&quot;citationItems&quot;:[{&quot;id&quot;:&quot;c499edd9-d69a-3512-81aa-d7c2ae61fad9&quot;,&quot;itemData&quot;:{&quot;type&quot;:&quot;article-journal&quot;,&quot;id&quot;:&quot;c499edd9-d69a-3512-81aa-d7c2ae61fad9&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accessed&quot;:{&quot;date-parts&quot;:[[2023,5,15]]},&quot;DOI&quot;:&quot;10.1093/JME/TJAA150&quot;,&quot;ISSN&quot;:&quot;0022-2585&quot;,&quot;PMID&quot;:&quot;32725192&quot;,&quot;URL&quot;:&quot;https://academic.oup.com/jme/article/58/1/37/5877896&quot;,&quot;issued&quot;:{&quot;date-parts&quot;:[[2021,1,12]]},&quot;page&quot;:&quot;37-39&quot;,&quot;publisher&quot;:&quot;Oxford Academic&quot;,&quot;issue&quot;:&quot;1&quot;,&quot;volume&quot;:&quot;58&quot;},&quot;isTemporary&quot;:false}]},{&quot;citationID&quot;:&quot;MENDELEY_CITATION_8ed1db5d-d7fc-481d-acc1-5926c3e28130&quot;,&quot;properties&quot;:{&quot;noteIndex&quot;:0},&quot;isEdited&quot;:false,&quot;manualOverride&quot;:{&quot;isManuallyOverridden&quot;:false,&quot;citeprocText&quot;:&quot;[21]&quot;,&quot;manualOverrideText&quot;:&quot;&quot;},&quot;citationTag&quot;:&quot;MENDELEY_CITATION_v3_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&quot;,&quot;citationItems&quot;:[{&quot;id&quot;:&quot;209f7482-15c7-3740-97f3-f25528a057d9&quot;,&quot;itemData&quot;:{&quot;type&quot;:&quot;article-journal&quot;,&quot;id&quot;:&quot;209f7482-15c7-3740-97f3-f25528a057d9&quot;,&quot;title&quot;:&quot;The 2022 dengue outbreak in Bangladesh: hypotheses for the late resurgence of cases and fatalities&quot;,&quot;author&quot;:[{&quot;family&quot;:&quot;Haider N&quot;,&quot;given&quot;:&quot;&quot;,&quot;parse-names&quot;:false,&quot;dropping-particle&quot;:&quot;&quot;,&quot;non-dropping-particle&quot;:&quot;&quot;},{&quot;family&quot;:&quot;Hasan MN&quot;,&quot;given&quot;:&quot;&quot;,&quot;parse-names&quot;:false,&quot;dropping-particle&quot;:&quot;&quot;,&quot;non-dropping-particle&quot;:&quot;&quot;}],&quot;container-title&quot;:&quot;The Journal of Medical Entomology&quot;,&quot;issued&quot;:{&quot;date-parts&quot;:[[2023]]},&quot;container-title-short&quot;:&quot;&quot;},&quot;isTemporary&quot;:false}]},{&quot;citationID&quot;:&quot;MENDELEY_CITATION_01246435-8403-43ca-a8d8-d7a373aa3e3d&quot;,&quot;properties&quot;:{&quot;noteIndex&quot;:0},&quot;isEdited&quot;:false,&quot;manualOverride&quot;:{&quot;isManuallyOverridden&quot;:false,&quot;citeprocText&quot;:&quot;[22]&quot;,&quot;manualOverrideText&quot;:&quot;&quot;},&quot;citationTag&quot;:&quot;MENDELEY_CITATION_v3_eyJjaXRhdGlvbklEIjoiTUVOREVMRVlfQ0lUQVRJT05fMDEyNDY0MzUtODQwMy00M2NhLWE4ZDgtZDdhMzczYWEzZTNkIiwicHJvcGVydGllcyI6eyJub3RlSW5kZXgiOjB9LCJpc0VkaXRlZCI6ZmFsc2UsIm1hbnVhbE92ZXJyaWRlIjp7ImlzTWFudWFsbHlPdmVycmlkZGVuIjpmYWxzZSwiY2l0ZXByb2NUZXh0IjoiWzIyXS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quot;,&quot;citationItems&quot;:[{&quot;id&quot;:&quot;162e6e31-5f1c-396f-ba25-6433ec075263&quot;,&quot;itemData&quot;:{&quot;type&quot;:&quot;article-journal&quot;,&quot;id&quot;:&quot;162e6e31-5f1c-396f-ba25-6433ec075263&quot;,&quot;title&quot;:&quot;Seasonal Distribution and Climatic Correlates of Dengue Disease in Dhaka, Bangladesh&quot;,&quot;author&quot;:[{&quot;family&quot;:&quot;Salje&quot;,&quot;given&quot;:&quot;Henrik&quot;,&quot;parse-names&quot;:false,&quot;dropping-particle&quot;:&quot;&quot;,&quot;non-dropping-particle&quot;:&quot;&quot;},{&quot;family&quot;:&quot;Morales&quot;,&quot;given&quot;:&quot;Ivonne&quot;,&quot;parse-names&quot;:false,&quot;dropping-particle&quot;:&quot;&quot;,&quot;non-dropping-particle&quot;:&quot;&quot;},{&quot;family&quot;:&quot;Gurley&quot;,&quot;given&quot;:&quot;Emily S.&quot;,&quot;parse-names&quot;:false,&quot;dropping-particle&quot;:&quot;&quot;,&quot;non-dropping-particle&quot;:&quot;&quot;},{&quot;family&quot;:&quot;Saha&quot;,&quot;given&quot;:&quot;Samir&quot;,&quot;parse-names&quot;:false,&quot;dropping-particle&quot;:&quot;&quot;,&quot;non-dropping-particle&quot;:&quot;&quot;}],&quot;container-title&quot;:&quot;The American Journal of Tropical Medicine and Hygiene&quot;,&quot;container-title-short&quot;:&quot;Am J Trop Med Hyg&quot;,&quot;DOI&quot;:&quot;10.4269/ajtmh.15-0846&quot;,&quot;ISSN&quot;:&quot;0002-9637&quot;,&quot;URL&quot;:&quot;http://www.ajtmh.org/content/journals/10.4269/ajtmh.15-0846&quot;,&quot;issued&quot;:{&quot;date-parts&quot;:[[2016,6,1]]},&quot;page&quot;:&quot;1359-1361&quot;,&quot;abstract&quot;:&quot;Dengue has been regularly reported in Dhaka, Bangladesh, since a large outbreak in 2000. However, to date, we have limited information on the seasonal distribution of dengue disease and how case distribution correlates with climate. Here, we analyzed dengue cases detected at a private diagnostic facility in Dhaka during 2010-2014. We calculated Pearson cross-correlation coefficients to examine the relationship between the timing of cases and both rainfall and temperature. There were 2,334 cases diagnosed during the study period with 76% over the age of 15 years. Cases were reported in every month of the study; however, 90% of cases occurred between June and November. Increases in rainfall were correlated with increases in cases 2 months later (correlation of 0.7). The large proportion of adult cases is consistent with substantial population susceptibility and suggests Dhaka remains at risk for outbreaks. Although cases occurred year-round, public health preparedness should be focused during peak months.&quot;,&quot;issue&quot;:&quot;6&quot;,&quot;volume&quot;:&quot;94&quot;},&quot;isTemporary&quot;:false}]},{&quot;citationID&quot;:&quot;MENDELEY_CITATION_1daa8338-5ca7-42ac-a107-b4eaa0a28880&quot;,&quot;properties&quot;:{&quot;noteIndex&quot;:0},&quot;isEdited&quot;:false,&quot;manualOverride&quot;:{&quot;isManuallyOverridden&quot;:false,&quot;citeprocText&quot;:&quot;[4]&quot;,&quot;manualOverrideText&quot;:&quot;&quot;},&quot;citationTag&quot;:&quot;MENDELEY_CITATION_v3_eyJjaXRhdGlvbklEIjoiTUVOREVMRVlfQ0lUQVRJT05fMWRhYTgzMzgtNWNhNy00MmFjLWExMDctYjRlYWEwYTI4ODgwIiwicHJvcGVydGllcyI6eyJub3RlSW5kZXgiOjB9LCJpc0VkaXRlZCI6ZmFsc2UsIm1hbnVhbE92ZXJyaWRlIjp7ImlzTWFudWFsbHlPdmVycmlkZGVuIjpmYWxzZSwiY2l0ZXByb2NUZXh0IjoiWzRd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DOI&quot;:&quot;10.1371/journal.ppat.1011223&quot;,&quot;ISSN&quot;:&quot;1553-7374&quot;,&quot;issued&quot;:{&quot;date-parts&quot;:[[2023,3,30]]},&quot;page&quot;:&quot;e1011223&quot;,&quot;issue&quot;:&quot;3&quot;,&quot;volume&quot;:&quot;19&quot;},&quot;isTemporary&quot;:false}]},{&quot;citationID&quot;:&quot;MENDELEY_CITATION_e63632ee-dee7-4a59-b815-f665d950d59c&quot;,&quot;properties&quot;:{&quot;noteIndex&quot;:0},&quot;isEdited&quot;:false,&quot;manualOverride&quot;:{&quot;isManuallyOverridden&quot;:false,&quot;citeprocText&quot;:&quot;[11]&quot;,&quot;manualOverrideText&quot;:&quot;&quot;},&quot;citationTag&quot;:&quot;MENDELEY_CITATION_v3_eyJjaXRhdGlvbklEIjoiTUVOREVMRVlfQ0lUQVRJT05fZTYzNjMyZWUtZGVlNy00YTU5LWI4MTUtZjY2NWQ5NTBkNTlj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49370b8e-7a9f-48e6-9e4f-b5937140b094&quot;,&quot;properties&quot;:{&quot;noteIndex&quot;:0},&quot;isEdited&quot;:false,&quot;manualOverride&quot;:{&quot;isManuallyOverridden&quot;:false,&quot;citeprocText&quot;:&quot;[22]&quot;,&quot;manualOverrideText&quot;:&quot;&quot;},&quot;citationTag&quot;:&quot;MENDELEY_CITATION_v3_eyJjaXRhdGlvbklEIjoiTUVOREVMRVlfQ0lUQVRJT05fNDkzNzBiOGUtN2E5Zi00OGU2LTllNGYtYjU5MzcxNDBiMDk0IiwicHJvcGVydGllcyI6eyJub3RlSW5kZXgiOjB9LCJpc0VkaXRlZCI6ZmFsc2UsIm1hbnVhbE92ZXJyaWRlIjp7ImlzTWFudWFsbHlPdmVycmlkZGVuIjpmYWxzZSwiY2l0ZXByb2NUZXh0IjoiWzIyXS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quot;,&quot;citationItems&quot;:[{&quot;id&quot;:&quot;162e6e31-5f1c-396f-ba25-6433ec075263&quot;,&quot;itemData&quot;:{&quot;type&quot;:&quot;article-journal&quot;,&quot;id&quot;:&quot;162e6e31-5f1c-396f-ba25-6433ec075263&quot;,&quot;title&quot;:&quot;Seasonal Distribution and Climatic Correlates of Dengue Disease in Dhaka, Bangladesh&quot;,&quot;author&quot;:[{&quot;family&quot;:&quot;Salje&quot;,&quot;given&quot;:&quot;Henrik&quot;,&quot;parse-names&quot;:false,&quot;dropping-particle&quot;:&quot;&quot;,&quot;non-dropping-particle&quot;:&quot;&quot;},{&quot;family&quot;:&quot;Morales&quot;,&quot;given&quot;:&quot;Ivonne&quot;,&quot;parse-names&quot;:false,&quot;dropping-particle&quot;:&quot;&quot;,&quot;non-dropping-particle&quot;:&quot;&quot;},{&quot;family&quot;:&quot;Gurley&quot;,&quot;given&quot;:&quot;Emily S.&quot;,&quot;parse-names&quot;:false,&quot;dropping-particle&quot;:&quot;&quot;,&quot;non-dropping-particle&quot;:&quot;&quot;},{&quot;family&quot;:&quot;Saha&quot;,&quot;given&quot;:&quot;Samir&quot;,&quot;parse-names&quot;:false,&quot;dropping-particle&quot;:&quot;&quot;,&quot;non-dropping-particle&quot;:&quot;&quot;}],&quot;container-title&quot;:&quot;The American Journal of Tropical Medicine and Hygiene&quot;,&quot;container-title-short&quot;:&quot;Am J Trop Med Hyg&quot;,&quot;DOI&quot;:&quot;10.4269/ajtmh.15-0846&quot;,&quot;ISSN&quot;:&quot;0002-9637&quot;,&quot;URL&quot;:&quot;http://www.ajtmh.org/content/journals/10.4269/ajtmh.15-0846&quot;,&quot;issued&quot;:{&quot;date-parts&quot;:[[2016,6,1]]},&quot;page&quot;:&quot;1359-1361&quot;,&quot;abstract&quot;:&quot;Dengue has been regularly reported in Dhaka, Bangladesh, since a large outbreak in 2000. However, to date, we have limited information on the seasonal distribution of dengue disease and how case distribution correlates with climate. Here, we analyzed dengue cases detected at a private diagnostic facility in Dhaka during 2010-2014. We calculated Pearson cross-correlation coefficients to examine the relationship between the timing of cases and both rainfall and temperature. There were 2,334 cases diagnosed during the study period with 76% over the age of 15 years. Cases were reported in every month of the study; however, 90% of cases occurred between June and November. Increases in rainfall were correlated with increases in cases 2 months later (correlation of 0.7). The large proportion of adult cases is consistent with substantial population susceptibility and suggests Dhaka remains at risk for outbreaks. Although cases occurred year-round, public health preparedness should be focused during peak months.&quot;,&quot;issue&quot;:&quot;6&quot;,&quot;volume&quot;:&quot;94&quot;},&quot;isTemporary&quot;:false}]},{&quot;citationID&quot;:&quot;MENDELEY_CITATION_cf9bc551-3667-4674-98c2-aa977c14be86&quot;,&quot;properties&quot;:{&quot;noteIndex&quot;:0},&quot;isEdited&quot;:false,&quot;manualOverride&quot;:{&quot;isManuallyOverridden&quot;:false,&quot;citeprocText&quot;:&quot;[23]&quot;,&quot;manualOverrideText&quot;:&quot;&quot;},&quot;citationTag&quot;:&quot;MENDELEY_CITATION_v3_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&quot;,&quot;citationItems&quot;:[{&quot;id&quot;:&quot;c38d35d6-1a2c-3695-8d87-3431c3a4265f&quot;,&quot;itemData&quot;:{&quot;type&quot;:&quot;article-journal&quot;,&quot;id&quot;:&quot;c38d35d6-1a2c-3695-8d87-3431c3a4265f&quot;,&quot;title&quot;:&quot;Quantifying the Emergence of Dengue in Hanoi, Vietnam: 1998–2009&quot;,&quot;author&quot;:[{&quot;family&quot;:&quot;Cuong&quot;,&quot;given&quot;:&quot;Hoang Quoc&quot;,&quot;parse-names&quot;:false,&quot;dropping-particle&quot;:&quot;&quot;,&quot;non-dropping-particle&quot;:&quot;&quot;},{&quot;family&quot;:&quot;Hien&quot;,&quot;given&quot;:&quot;Nguyen Tran&quot;,&quot;parse-names&quot;:false,&quot;dropping-particle&quot;:&quot;&quot;,&quot;non-dropping-particle&quot;:&quot;&quot;},{&quot;family&quot;:&quot;Duong&quot;,&quot;given&quot;:&quot;Tran Nhu&quot;,&quot;parse-names&quot;:false,&quot;dropping-particle&quot;:&quot;&quot;,&quot;non-dropping-particle&quot;:&quot;&quot;},{&quot;family&quot;:&quot;Phong&quot;,&quot;given&quot;:&quot;Tran Vu&quot;,&quot;parse-names&quot;:false,&quot;dropping-particle&quot;:&quot;&quot;,&quot;non-dropping-particle&quot;:&quot;&quot;},{&quot;family&quot;:&quot;Cam&quot;,&quot;given&quot;:&quot;Nguyen Nhat&quot;,&quot;parse-names&quot;:false,&quot;dropping-particle&quot;:&quot;&quot;,&quot;non-dropping-particle&quot;:&quot;&quot;},{&quot;family&quot;:&quot;Farrar&quot;,&quot;given&quot;:&quot;Jeremy&quot;,&quot;parse-names&quot;:false,&quot;dropping-particle&quot;:&quot;&quot;,&quot;non-dropping-particle&quot;:&quot;&quot;},{&quot;family&quot;:&quot;Nam&quot;,&quot;given&quot;:&quot;Vu Sinh&quot;,&quot;parse-names&quot;:false,&quot;dropping-particle&quot;:&quot;&quot;,&quot;non-dropping-particle&quot;:&quot;&quot;},{&quot;family&quot;:&quot;Thai&quot;,&quot;given&quot;:&quot;Khoa T. D.&quot;,&quot;parse-names&quot;:false,&quot;dropping-particle&quot;:&quot;&quot;,&quot;non-dropping-particle&quot;:&quot;&quot;},{&quot;family&quot;:&quot;Horby&quot;,&quot;given&quot;:&quot;Peter&quot;,&quot;parse-names&quot;:false,&quot;dropping-particle&quot;:&quot;&quot;,&quot;non-dropping-particle&quot;:&quot;&quot;}],&quot;container-title&quot;:&quot;PLoS Neglected Tropical Diseases&quot;,&quot;container-title-short&quot;:&quot;PLoS Negl Trop Dis&quot;,&quot;DOI&quot;:&quot;10.1371/journal.pntd.0001322&quot;,&quot;ISSN&quot;:&quot;1935-2735&quot;,&quot;issued&quot;:{&quot;date-parts&quot;:[[2011,9,27]]},&quot;page&quot;:&quot;e1322&quot;,&quot;issue&quot;:&quot;9&quot;,&quot;volume&quot;:&quot;5&quot;},&quot;isTemporary&quot;:false}]},{&quot;citationID&quot;:&quot;MENDELEY_CITATION_fa27592b-64f0-4184-a715-f9a5e7b32be9&quot;,&quot;properties&quot;:{&quot;noteIndex&quot;:0},&quot;isEdited&quot;:false,&quot;manualOverride&quot;:{&quot;isManuallyOverridden&quot;:false,&quot;citeprocText&quot;:&quot;[24]&quot;,&quot;manualOverrideText&quot;:&quot;&quot;},&quot;citationTag&quot;:&quot;MENDELEY_CITATION_v3_eyJjaXRhdGlvbklEIjoiTUVOREVMRVlfQ0lUQVRJT05fZmEyNzU5MmItNjRmMC00MTg0LWE3MTUtZjlhNWU3YjMyYmU5IiwicHJvcGVydGllcyI6eyJub3RlSW5kZXgiOjB9LCJpc0VkaXRlZCI6ZmFsc2UsIm1hbnVhbE92ZXJyaWRlIjp7ImlzTWFudWFsbHlPdmVycmlkZGVuIjpmYWxzZSwiY2l0ZXByb2NUZXh0IjoiWzI0X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03eb2725-a353-4d34-81d4-51f95efdd3ac&quot;,&quot;properties&quot;:{&quot;noteIndex&quot;:0},&quot;isEdited&quot;:false,&quot;manualOverride&quot;:{&quot;isManuallyOverridden&quot;:false,&quot;citeprocText&quot;:&quot;[24]&quot;,&quot;manualOverrideText&quot;:&quot;&quot;},&quot;citationTag&quot;:&quot;MENDELEY_CITATION_v3_eyJjaXRhdGlvbklEIjoiTUVOREVMRVlfQ0lUQVRJT05fMDNlYjI3MjUtYTM1My00ZDM0LTgxZDQtNTFmOTVlZmRkM2FjIiwicHJvcGVydGllcyI6eyJub3RlSW5kZXgiOjB9LCJpc0VkaXRlZCI6ZmFsc2UsIm1hbnVhbE92ZXJyaWRlIjp7ImlzTWFudWFsbHlPdmVycmlkZGVuIjpmYWxzZSwiY2l0ZXByb2NUZXh0IjoiWzI0X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85352e35-21b3-49b1-afa2-8934376a60bf&quot;,&quot;properties&quot;:{&quot;noteIndex&quot;:0},&quot;isEdited&quot;:false,&quot;manualOverride&quot;:{&quot;isManuallyOverridden&quot;:false,&quot;citeprocText&quot;:&quot;[24]&quot;,&quot;manualOverrideText&quot;:&quot;&quot;},&quot;citationTag&quot;:&quot;MENDELEY_CITATION_v3_eyJjaXRhdGlvbklEIjoiTUVOREVMRVlfQ0lUQVRJT05fODUzNTJlMzUtMjFiMy00OWIxLWFmYTItODkzNDM3NmE2MGJmIiwicHJvcGVydGllcyI6eyJub3RlSW5kZXgiOjB9LCJpc0VkaXRlZCI6ZmFsc2UsIm1hbnVhbE92ZXJyaWRlIjp7ImlzTWFudWFsbHlPdmVycmlkZGVuIjpmYWxzZSwiY2l0ZXByb2NUZXh0IjoiWzI0XS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791de675-5bc8-4af2-8d8b-aa93a2f33c66&quot;,&quot;properties&quot;:{&quot;noteIndex&quot;:0},&quot;isEdited&quot;:false,&quot;manualOverride&quot;:{&quot;isManuallyOverridden&quot;:false,&quot;citeprocText&quot;:&quot;[7]&quot;,&quot;manualOverrideText&quot;:&quot;&quot;},&quot;citationTag&quot;:&quot;MENDELEY_CITATION_v3_eyJjaXRhdGlvbklEIjoiTUVOREVMRVlfQ0lUQVRJT05fNzkxZGU2NzUtNWJjOC00YWYyLThkOGItYWE5M2EyZjMzYzY2IiwicHJvcGVydGllcyI6eyJub3RlSW5kZXgiOjB9LCJpc0VkaXRlZCI6ZmFsc2UsIm1hbnVhbE92ZXJyaWRlIjp7ImlzTWFudWFsbHlPdmVycmlkZGVuIjpmYWxzZSwiY2l0ZXByb2NUZXh0IjoiWzdd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de283e5d-658c-4980-bb38-818f48703f21&quot;,&quot;properties&quot;:{&quot;noteIndex&quot;:0},&quot;isEdited&quot;:false,&quot;manualOverride&quot;:{&quot;isManuallyOverridden&quot;:false,&quot;citeprocText&quot;:&quot;[12]&quot;,&quot;manualOverrideText&quot;:&quot;&quot;},&quot;citationTag&quot;:&quot;MENDELEY_CITATION_v3_eyJjaXRhdGlvbklEIjoiTUVOREVMRVlfQ0lUQVRJT05fZGUyODNlNWQtNjU4Yy00OTgwLWJiMzgtODE4ZjQ4NzAzZjIxIiwicHJvcGVydGllcyI6eyJub3RlSW5kZXgiOjB9LCJpc0VkaXRlZCI6ZmFsc2UsIm1hbnVhbE92ZXJyaWRlIjp7ImlzTWFudWFsbHlPdmVycmlkZGVuIjpmYWxzZSwiY2l0ZXByb2NUZXh0IjoiWzEy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0f2cb604-fe75-4fee-9519-6c67aecfaa4a&quot;,&quot;properties&quot;:{&quot;noteIndex&quot;:0},&quot;isEdited&quot;:false,&quot;manualOverride&quot;:{&quot;isManuallyOverridden&quot;:false,&quot;citeprocText&quot;:&quot;[7]&quot;,&quot;manualOverrideText&quot;:&quot;&quot;},&quot;citationTag&quot;:&quot;MENDELEY_CITATION_v3_eyJjaXRhdGlvbklEIjoiTUVOREVMRVlfQ0lUQVRJT05fMGYyY2I2MDQtZmU3NS00ZmVlLTk1MTktNmM2N2FlY2ZhYTRhIiwicHJvcGVydGllcyI6eyJub3RlSW5kZXgiOjB9LCJpc0VkaXRlZCI6ZmFsc2UsIm1hbnVhbE92ZXJyaWRlIjp7ImlzTWFudWFsbHlPdmVycmlkZGVuIjpmYWxzZSwiY2l0ZXByb2NUZXh0IjoiWzdd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73e60ee7-fd30-4e33-9aae-589bf90f95cb&quot;,&quot;properties&quot;:{&quot;noteIndex&quot;:0},&quot;isEdited&quot;:false,&quot;manualOverride&quot;:{&quot;isManuallyOverridden&quot;:false,&quot;citeprocText&quot;:&quot;[25]&quot;,&quot;manualOverrideText&quot;:&quot;&quot;},&quot;citationTag&quot;:&quot;MENDELEY_CITATION_v3_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&quot;,&quot;citationItems&quot;:[{&quot;id&quot;:&quot;99a11ff8-80ac-3bb5-b7f3-b6f7759c47ce&quot;,&quot;itemData&quot;:{&quot;type&quot;:&quot;article-journal&quot;,&quot;id&quot;:&quot;99a11ff8-80ac-3bb5-b7f3-b6f7759c47ce&quot;,&quot;title&quot;:&quot;Fatal outcomes of imported dengue fever in adult travelers from non-endemic areas are associated with primary infections&quot;,&quot;author&quot;:[{&quot;family&quot;:&quot;Huits&quot;,&quot;given&quot;:&quot;Ralph&quot;,&quot;parse-names&quot;:false,&quot;dropping-particle&quot;:&quot;&quot;,&quot;non-dropping-particle&quot;:&quot;&quot;},{&quot;family&quot;:&quot;Schwartz&quot;,&quot;given&quot;:&quot;Eli&quot;,&quot;parse-names&quot;:false,&quot;dropping-particle&quot;:&quot;&quot;,&quot;non-dropping-particle&quot;:&quot;&quot;}],&quot;container-title&quot;:&quot;Journal of Travel Medicine&quot;,&quot;container-title-short&quot;:&quot;J Travel Med&quot;,&quot;DOI&quot;:&quot;10.1093/jtm/taab020&quot;,&quot;ISSN&quot;:&quot;1195-1982&quot;,&quot;issued&quot;:{&quot;date-parts&quot;:[[2021,7,7]]},&quot;issue&quot;:&quot;5&quot;,&quot;volume&quot;:&quot;28&quot;},&quot;isTemporary&quot;:false}]},{&quot;citationID&quot;:&quot;MENDELEY_CITATION_00a3d43c-49e4-49c9-8993-92b5f214c097&quot;,&quot;properties&quot;:{&quot;noteIndex&quot;:0},&quot;isEdited&quot;:false,&quot;manualOverride&quot;:{&quot;isManuallyOverridden&quot;:false,&quot;citeprocText&quot;:&quot;[26]&quot;,&quot;manualOverrideText&quot;:&quot;&quot;},&quot;citationTag&quot;:&quot;MENDELEY_CITATION_v3_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&quot;,&quot;citationItems&quot;:[{&quot;id&quot;:&quot;ad672313-3d05-3a17-bab6-7f6aa3606f85&quot;,&quot;itemData&quot;:{&quot;type&quot;:&quot;article&quot;,&quot;id&quot;:&quot;ad672313-3d05-3a17-bab6-7f6aa3606f85&quot;,&quot;title&quot;:&quot;Reviewing estimates of the basic reproduction number for dengue, Zika and chikungunya across global climate zones&quot;,&quot;author&quot;:[{&quot;family&quot;:&quot;Liu&quot;,&quot;given&quot;:&quot;Ying&quot;,&quot;parse-names&quot;:false,&quot;dropping-particle&quot;:&quot;&quot;,&quot;non-dropping-particle&quot;:&quot;&quot;},{&quot;family&quot;:&quot;Lillepold&quot;,&quot;given&quot;:&quot;Kate&quot;,&quot;parse-names&quot;:false,&quot;dropping-particle&quot;:&quot;&quot;,&quot;non-dropping-particle&quot;:&quot;&quot;},{&quot;family&quot;:&quot;Semenza&quot;,&quot;given&quot;:&quot;Jan C.&quot;,&quot;parse-names&quot;:false,&quot;dropping-particle&quot;:&quot;&quot;,&quot;non-dropping-particle&quot;:&quot;&quot;},{&quot;family&quot;:&quot;Tozan&quot;,&quot;given&quot;:&quot;Yesim&quot;,&quot;parse-names&quot;:false,&quot;dropping-particle&quot;:&quot;&quot;,&quot;non-dropping-particle&quot;:&quot;&quot;},{&quot;family&quot;:&quot;Quam&quot;,&quot;given&quot;:&quot;Mikkel B.M.&quot;,&quot;parse-names&quot;:false,&quot;dropping-particle&quot;:&quot;&quot;,&quot;non-dropping-particle&quot;:&quot;&quot;},{&quot;family&quot;:&quot;Rocklöv&quot;,&quot;given&quot;:&quot;Joacim&quot;,&quot;parse-names&quot;:false,&quot;dropping-particle&quot;:&quot;&quot;,&quot;non-dropping-particle&quot;:&quot;&quot;}],&quot;container-title&quot;:&quot;Environmental Research&quot;,&quot;container-title-short&quot;:&quot;Environ Res&quot;,&quot;DOI&quot;:&quot;10.1016/j.envres.2020.109114&quot;,&quot;ISSN&quot;:&quot;10960953&quot;,&quot;issued&quot;:{&quot;date-parts&quot;:[[2020]]},&quot;abstract&quot;:&quot;Background: Globally, dengue, Zika virus, and chikungunya are important viral mosquito-borne diseases that infect millions of people annually. Their geographic range includes not only tropical areas but also sub-tropical and temperate zones such as Japan and Italy. The relative severity of these arboviral disease outbreaks can vary depending on the setting. In this study we explore variation in the epidemiologic potential of outbreaks amongst these climatic zones and arboviruses in order to elucidate potential reasons behind such differences. Methodology: We reviewed the peer-reviewed literature (PubMed) to obtain basic reproduction number (R0) estimates for dengue, Zika virus, and chikungunya from tropical, sub-tropical and temperate regions. We also computed R0 estimates for temperate and sub-tropical climate zones, based on the outbreak curves in the initial outbreak phase. Lastly we compared these estimates across climate zones, defined by latitude. Results: Of 2115 studies, we reviewed the full text of 128 studies and included 65 studies in our analysis. Our results suggest that the R0 of an arboviral outbreak depends on climate zone, with lower R0 estimates, on average, in temperate zones (R0 = 2.03) compared to tropical (R0 = 3.44) and sub-tropical zones (R0 = 10.29). The variation in R0 was considerable, ranging from 0.16 to 65. The largest R0 was for dengue (65) and was estimated by the Ross-Macdonald model in the tropical zone, whereas the smallest R0 (0.16) was for Zika virus and was estimated statistically from an outbreak curve in the sub-tropical zone. Conclusions: The results indicate climate zone to be an important determinant of the basic reproduction number, R0, for dengue, Zika virus, and chikungunya. The role of other factors as determinants of R0, such as methods, environmental and social conditions, and disease control, should be further investigated. The results suggest that R0 may increase in temperate regions in response to global warming, and highlight the increasing need for strengthening preparedness and control activities.&quot;},&quot;isTemporary&quot;:false}]},{&quot;citationID&quot;:&quot;MENDELEY_CITATION_643b7c37-006e-4cc1-8c3b-284d37d1f91d&quot;,&quot;properties&quot;:{&quot;noteIndex&quot;:0},&quot;isEdited&quot;:false,&quot;manualOverride&quot;:{&quot;isManuallyOverridden&quot;:false,&quot;citeprocText&quot;:&quot;[7]&quot;,&quot;manualOverrideText&quot;:&quot;&quot;},&quot;citationTag&quot;:&quot;MENDELEY_CITATION_v3_eyJjaXRhdGlvbklEIjoiTUVOREVMRVlfQ0lUQVRJT05fNjQzYjdjMzctMDA2ZS00Y2MxLThjM2ItMjg0ZDM3ZDFmOTFkIiwicHJvcGVydGllcyI6eyJub3RlSW5kZXgiOjB9LCJpc0VkaXRlZCI6ZmFsc2UsIm1hbnVhbE92ZXJyaWRlIjp7ImlzTWFudWFsbHlPdmVycmlkZGVuIjpmYWxzZSwiY2l0ZXByb2NUZXh0IjoiWzdd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4d037de5-ba61-4096-8e1d-12a0aaa15873&quot;,&quot;properties&quot;:{&quot;noteIndex&quot;:0},&quot;isEdited&quot;:false,&quot;manualOverride&quot;:{&quot;isManuallyOverridden&quot;:false,&quot;citeprocText&quot;:&quot;[12]&quot;,&quot;manualOverrideText&quot;:&quot;&quot;},&quot;citationTag&quot;:&quot;MENDELEY_CITATION_v3_eyJjaXRhdGlvbklEIjoiTUVOREVMRVlfQ0lUQVRJT05fNGQwMzdkZTUtYmE2MS00MDk2LThlMWQtMTJhMGFhYTE1ODczIiwicHJvcGVydGllcyI6eyJub3RlSW5kZXgiOjB9LCJpc0VkaXRlZCI6ZmFsc2UsIm1hbnVhbE92ZXJyaWRlIjp7ImlzTWFudWFsbHlPdmVycmlkZGVuIjpmYWxzZSwiY2l0ZXByb2NUZXh0IjoiWzEyXS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f34d2561-e87b-4837-a7f1-f39b2627de0c&quot;,&quot;properties&quot;:{&quot;noteIndex&quot;:0},&quot;isEdited&quot;:false,&quot;manualOverride&quot;:{&quot;isManuallyOverridden&quot;:false,&quot;citeprocText&quot;:&quot;[11]&quot;,&quot;manualOverrideText&quot;:&quot;&quot;},&quot;citationTag&quot;:&quot;MENDELEY_CITATION_v3_eyJjaXRhdGlvbklEIjoiTUVOREVMRVlfQ0lUQVRJT05fZjM0ZDI1NjEtZTg3Yi00ODM3LWE3ZjEtZjM5YjI2MjdkZTBj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e40a9222-9033-4cbb-aa8d-3d11d9806c3b&quot;,&quot;properties&quot;:{&quot;noteIndex&quot;:0},&quot;isEdited&quot;:false,&quot;manualOverride&quot;:{&quot;isManuallyOverridden&quot;:false,&quot;citeprocText&quot;:&quot;[11]&quot;,&quot;manualOverrideText&quot;:&quot;&quot;},&quot;citationTag&quot;:&quot;MENDELEY_CITATION_v3_eyJjaXRhdGlvbklEIjoiTUVOREVMRVlfQ0lUQVRJT05fZTQwYTkyMjItOTAzMy00Y2JiLWFhOGQtM2QxMWQ5ODA2YzNi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c63d35f0-a203-4aca-867f-a779993e813f&quot;,&quot;properties&quot;:{&quot;noteIndex&quot;:0},&quot;isEdited&quot;:false,&quot;manualOverride&quot;:{&quot;isManuallyOverridden&quot;:false,&quot;citeprocText&quot;:&quot;[27]&quot;,&quot;manualOverrideText&quot;:&quot;&quot;},&quot;citationTag&quot;:&quot;MENDELEY_CITATION_v3_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&quot;,&quot;citationItems&quot;:[{&quot;id&quot;:&quot;6f397c52-5b0b-3899-8039-90fe5f3d5b76&quot;,&quot;itemData&quot;:{&quot;type&quot;:&quot;article-journal&quot;,&quot;id&quot;:&quot;6f397c52-5b0b-3899-8039-90fe5f3d5b76&quot;,&quot;title&quot;:&quot;IgG antibodies to dengue enhanced for FcγRIIIA binding determine disease severity&quot;,&quot;author&quot;:[{&quot;family&quot;:&quot;Wang&quot;,&quot;given&quot;:&quot;Taia T.&quot;,&quot;parse-names&quot;:false,&quot;dropping-particle&quot;:&quot;&quot;,&quot;non-dropping-particle&quot;:&quot;&quot;},{&quot;family&quot;:&quot;Sewatanon&quot;,&quot;given&quot;:&quot;Jaturong&quot;,&quot;parse-names&quot;:false,&quot;dropping-particle&quot;:&quot;&quot;,&quot;non-dropping-particle&quot;:&quot;&quot;},{&quot;family&quot;:&quot;Memoli&quot;,&quot;given&quot;:&quot;Matthew J.&quot;,&quot;parse-names&quot;:false,&quot;dropping-particle&quot;:&quot;&quot;,&quot;non-dropping-particle&quot;:&quot;&quot;},{&quot;family&quot;:&quot;Wrammert&quot;,&quot;given&quot;:&quot;Jens&quot;,&quot;parse-names&quot;:false,&quot;dropping-particle&quot;:&quot;&quot;,&quot;non-dropping-particle&quot;:&quot;&quot;},{&quot;family&quot;:&quot;Bournazos&quot;,&quot;given&quot;:&quot;Stylianos&quot;,&quot;parse-names&quot;:false,&quot;dropping-particle&quot;:&quot;&quot;,&quot;non-dropping-particle&quot;:&quot;&quot;},{&quot;family&quot;:&quot;Bhaumik&quot;,&quot;given&quot;:&quot;Siddhartha Kumar&quot;,&quot;parse-names&quot;:false,&quot;dropping-particle&quot;:&quot;&quot;,&quot;non-dropping-particle&quot;:&quot;&quot;},{&quot;family&quot;:&quot;Pinsky&quot;,&quot;given&quot;:&quot;Benjamin A.&quot;,&quot;parse-names&quot;:false,&quot;dropping-particle&quot;:&quot;&quot;,&quot;non-dropping-particle&quot;:&quot;&quot;},{&quot;family&quot;:&quot;Chokephaibulkit&quot;,&quot;given&quot;:&quot;Kulkanya&quot;,&quot;parse-names&quot;:false,&quot;dropping-particle&quot;:&quot;&quot;,&quot;non-dropping-particle&quot;:&quot;&quot;},{&quot;family&quot;:&quot;Onlamoon&quot;,&quot;given&quot;:&quot;Nattawat&quot;,&quot;parse-names&quot;:false,&quot;dropping-particle&quot;:&quot;&quot;,&quot;non-dropping-particle&quot;:&quot;&quot;},{&quot;family&quot;:&quot;Pattanapanyasat&quot;,&quot;given&quot;:&quot;Kovit&quot;,&quot;parse-names&quot;:false,&quot;dropping-particle&quot;:&quot;&quot;,&quot;non-dropping-particle&quot;:&quot;&quot;},{&quot;family&quot;:&quot;Taubenberger&quot;,&quot;given&quot;:&quot;Jeffery K.&quot;,&quot;parse-names&quot;:false,&quot;dropping-particle&quot;:&quot;&quot;,&quot;non-dropping-particle&quot;:&quot;&quot;},{&quot;family&quot;:&quot;Ahmed&quot;,&quot;given&quot;:&quot;Rafi&quot;,&quot;parse-names&quot;:false,&quot;dropping-particle&quot;:&quot;&quot;,&quot;non-dropping-particle&quot;:&quot;&quot;},{&quot;family&quot;:&quot;Ravetch&quot;,&quot;given&quot;:&quot;Jeffrey&quot;,&quot;parse-names&quot;:false,&quot;dropping-particle&quot;:&quot;V.&quot;,&quot;non-dropping-particle&quot;:&quot;&quot;}],&quot;container-title&quot;:&quot;Science&quot;,&quot;container-title-short&quot;:&quot;Science (1979)&quot;,&quot;DOI&quot;:&quot;10.1126/science.aai8128&quot;,&quot;ISSN&quot;:&quot;0036-8075&quot;,&quot;issued&quot;:{&quot;date-parts&quot;:[[2017,1,27]]},&quot;page&quot;:&quot;395-398&quot;,&quot;abstract&quot;:&quot;&lt;p&gt; In some cases, secondary infections of dengue virus can be extremely serious and result in plasma leakage, thrombocytopenia, and hemorrhagic disease. This phenomenon has been attributed to antibody-dependent enhancement. Wang &lt;italic&gt;et al.&lt;/italic&gt; show that a specific subclass of antibody, IgG1, which lacks fucosyl residues on the Fc segment of the heavy chain of the immunoglobulin, is elevated in patients with severe secondary dengue disease. These non-neutralizing antibodies bind activating Fc receptors and appear to cross-react with platelet antigens to cause platelet depletion, contributing to thrombocytopenia. &lt;/p&gt;&quot;,&quot;issue&quot;:&quot;6323&quot;,&quot;volume&quot;:&quot;355&quot;},&quot;isTemporary&quot;:false}]},{&quot;citationID&quot;:&quot;MENDELEY_CITATION_7e153b18-676a-41c6-bfb3-4aefa3338fcd&quot;,&quot;properties&quot;:{&quot;noteIndex&quot;:0},&quot;isEdited&quot;:false,&quot;manualOverride&quot;:{&quot;isManuallyOverridden&quot;:false,&quot;citeprocText&quot;:&quot;[11]&quot;,&quot;manualOverrideText&quot;:&quot;&quot;},&quot;citationTag&quot;:&quot;MENDELEY_CITATION_v3_eyJjaXRhdGlvbklEIjoiTUVOREVMRVlfQ0lUQVRJT05fN2UxNTNiMTgtNjc2YS00MWM2LWJmYjMtNGFlZmEzMzM4ZmNkIiwicHJvcGVydGllcyI6eyJub3RlSW5kZXgiOjB9LCJpc0VkaXRlZCI6ZmFsc2UsIm1hbnVhbE92ZXJyaWRlIjp7ImlzTWFudWFsbHlPdmVycmlkZGVuIjpmYWxzZSwiY2l0ZXByb2NUZXh0IjoiWzExXS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0107c67b-b99a-4a70-a58c-6212efdaf72a&quot;,&quot;properties&quot;:{&quot;noteIndex&quot;:0},&quot;isEdited&quot;:false,&quot;manualOverride&quot;:{&quot;isManuallyOverridden&quot;:false,&quot;citeprocText&quot;:&quot;[28]&quot;,&quot;manualOverrideText&quot;:&quot;&quot;},&quot;citationTag&quot;:&quot;MENDELEY_CITATION_v3_eyJjaXRhdGlvbklEIjoiTUVOREVMRVlfQ0lUQVRJT05fMDEwN2M2N2ItYjk5YS00YTcwLWE1OGMtNjIxMmVmZGFmNzJhIiwicHJvcGVydGllcyI6eyJub3RlSW5kZXgiOjB9LCJpc0VkaXRlZCI6ZmFsc2UsIm1hbnVhbE92ZXJyaWRlIjp7ImlzTWFudWFsbHlPdmVycmlkZGVuIjpmYWxzZSwiY2l0ZXByb2NUZXh0IjoiWzI4XSIsIm1hbnVhbE92ZXJyaWRlVGV4dCI6IiJ9LCJjaXRhdGlvbkl0ZW1zIjpbeyJpZCI6ImNjNjJkOTIwLTY2NjUtM2NiMi04MmQyLTU1YzMzYjNmMjI2YiIsIml0ZW1EYXRhIjp7InR5cGUiOiJhcnRpY2xlLWpvdXJuYWwiLCJpZCI6ImNjNjJkOTIwLTY2NjUtM2NiMi04MmQyLTU1YzMzYjNmMjI2Yi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kRPSSI6IjEwLjc1NTQvZUxpZmUuNDI4NjkiLCJJU1NOIjoiMjA1MC0wODRYIiwiaXNzdWVkIjp7ImRhdGUtcGFydHMiOltbMjAxOSw0LDhdXX0sImFic3RyYWN0IjoiPHA+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mZ3Q7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8L3A+Iiwidm9sdW1lIjoiOCJ9LCJpc1RlbXBvcmFyeSI6ZmFsc2V9XX0=&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
    <we:property name="MENDELEY_CITATIONS_LOCALE_CODE" value="&quot;en-GB&quot;"/>
    <we:property name="MENDELEY_CITATIONS_STYLE" value="{&quot;id&quot;:&quot;https://www.zotero.org/styles/epidemiology-and-infection&quot;,&quot;title&quot;:&quot;Epidemiology &amp; Infection&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20C63-4548-434E-84A6-6BD7F8D1D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5003</Words>
  <Characters>28519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Food for the Hungry</Company>
  <LinksUpToDate>false</LinksUpToDate>
  <CharactersWithSpaces>33456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16</cp:revision>
  <cp:lastPrinted>2023-05-24T12:30:00Z</cp:lastPrinted>
  <dcterms:created xsi:type="dcterms:W3CDTF">2023-05-29T22:18:00Z</dcterms:created>
  <dcterms:modified xsi:type="dcterms:W3CDTF">2023-06-01T07:07:00Z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http://www.zotero.org/styles/international-journal-of-infectious-diseases</vt:lpwstr>
  </property>
  <property fmtid="{D5CDD505-2E9C-101B-9397-08002B2CF9AE}" pid="4" name="Mendeley Unique User Id_1">
    <vt:lpwstr>829c6a2b-d9ed-3503-b700-b046929b31fe</vt:lpwstr>
  </property>
  <property fmtid="{D5CDD505-2E9C-101B-9397-08002B2CF9AE}" pid="5" name="GrammarlyDocumentId">
    <vt:lpwstr>93f23eba6c8a85a0048ec70379c1d0f986b5bf9e574d86b827e490a91c772c4a</vt:lpwstr>
  </property>
</Properties>
</file>