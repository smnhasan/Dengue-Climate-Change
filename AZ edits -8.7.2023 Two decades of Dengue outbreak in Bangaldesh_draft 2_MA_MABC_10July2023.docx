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62312" w14:textId="643D39CC" w:rsidR="00D00A97" w:rsidRPr="00D00A97" w:rsidRDefault="00D00A97">
      <w:pPr>
        <w:ind w:left="284" w:right="-279"/>
        <w:jc w:val="center"/>
        <w:rPr>
          <w:ins w:id="0" w:author="Zumla, Ali" w:date="2023-07-08T09:12:00Z"/>
          <w:rFonts w:ascii="Times New Roman" w:hAnsi="Times New Roman" w:cs="Times New Roman"/>
          <w:b/>
          <w:bCs/>
          <w:sz w:val="20"/>
          <w:szCs w:val="20"/>
          <w:rPrChange w:id="1" w:author="Zumla, Ali" w:date="2023-07-08T09:12:00Z">
            <w:rPr>
              <w:ins w:id="2" w:author="Zumla, Ali" w:date="2023-07-08T09:12:00Z"/>
              <w:rFonts w:ascii="Times New Roman" w:hAnsi="Times New Roman" w:cs="Times New Roman"/>
              <w:b/>
              <w:bCs/>
              <w:sz w:val="28"/>
              <w:szCs w:val="28"/>
            </w:rPr>
          </w:rPrChange>
        </w:rPr>
        <w:pPrChange w:id="3" w:author="Zumla, Ali" w:date="2023-07-08T09:15:00Z">
          <w:pPr/>
        </w:pPrChange>
      </w:pPr>
      <w:ins w:id="4" w:author="Zumla, Ali" w:date="2023-07-08T09:12:00Z">
        <w:r w:rsidRPr="00D00A97">
          <w:rPr>
            <w:rFonts w:ascii="Times New Roman" w:hAnsi="Times New Roman" w:cs="Times New Roman"/>
            <w:b/>
            <w:bCs/>
            <w:sz w:val="20"/>
            <w:szCs w:val="20"/>
            <w:rPrChange w:id="5" w:author="Zumla, Ali" w:date="2023-07-08T09:12:00Z">
              <w:rPr>
                <w:rFonts w:ascii="Times New Roman" w:hAnsi="Times New Roman" w:cs="Times New Roman"/>
                <w:b/>
                <w:bCs/>
                <w:sz w:val="28"/>
                <w:szCs w:val="28"/>
              </w:rPr>
            </w:rPrChange>
          </w:rPr>
          <w:t>Target Journal: Journal of Medical Entomology</w:t>
        </w:r>
      </w:ins>
    </w:p>
    <w:p w14:paraId="0CC1D376" w14:textId="4CF31FD8" w:rsidR="00A251AE" w:rsidRDefault="003F583A">
      <w:pPr>
        <w:spacing w:after="120"/>
        <w:ind w:left="284" w:right="-279"/>
        <w:rPr>
          <w:ins w:id="6" w:author="Zumla, Ali" w:date="2023-07-08T09:08:00Z"/>
          <w:rFonts w:ascii="Times New Roman" w:hAnsi="Times New Roman" w:cs="Times New Roman"/>
          <w:b/>
          <w:bCs/>
          <w:sz w:val="28"/>
          <w:szCs w:val="28"/>
        </w:rPr>
        <w:pPrChange w:id="7" w:author="Zumla, Ali" w:date="2023-07-08T11:25:00Z">
          <w:pPr>
            <w:ind w:left="284"/>
          </w:pPr>
        </w:pPrChange>
      </w:pPr>
      <w:r>
        <w:rPr>
          <w:rFonts w:ascii="Times New Roman" w:hAnsi="Times New Roman" w:cs="Times New Roman"/>
          <w:b/>
          <w:bCs/>
          <w:sz w:val="28"/>
          <w:szCs w:val="28"/>
        </w:rPr>
        <w:t xml:space="preserve">Title: </w:t>
      </w:r>
      <w:bookmarkStart w:id="8" w:name="_Hlk139705088"/>
      <w:r w:rsidR="00B16955" w:rsidRPr="00D744D5">
        <w:rPr>
          <w:rFonts w:ascii="Times New Roman" w:hAnsi="Times New Roman" w:cs="Times New Roman"/>
          <w:b/>
          <w:bCs/>
          <w:sz w:val="28"/>
          <w:szCs w:val="28"/>
        </w:rPr>
        <w:t xml:space="preserve">Two </w:t>
      </w:r>
      <w:r w:rsidR="00AE330B">
        <w:rPr>
          <w:rFonts w:ascii="Times New Roman" w:hAnsi="Times New Roman" w:cs="Times New Roman"/>
          <w:b/>
          <w:bCs/>
          <w:sz w:val="28"/>
          <w:szCs w:val="28"/>
        </w:rPr>
        <w:t>Decades</w:t>
      </w:r>
      <w:r w:rsidR="00B16955" w:rsidRPr="00D744D5">
        <w:rPr>
          <w:rFonts w:ascii="Times New Roman" w:hAnsi="Times New Roman" w:cs="Times New Roman"/>
          <w:b/>
          <w:bCs/>
          <w:sz w:val="28"/>
          <w:szCs w:val="28"/>
        </w:rPr>
        <w:t xml:space="preserve"> of </w:t>
      </w:r>
      <w:ins w:id="9" w:author="Zumla, Ali" w:date="2023-07-08T09:14:00Z">
        <w:r w:rsidR="00D00A97">
          <w:rPr>
            <w:rFonts w:ascii="Times New Roman" w:hAnsi="Times New Roman" w:cs="Times New Roman"/>
            <w:b/>
            <w:bCs/>
            <w:sz w:val="28"/>
            <w:szCs w:val="28"/>
          </w:rPr>
          <w:t xml:space="preserve">Endemic </w:t>
        </w:r>
      </w:ins>
      <w:r w:rsidR="00B16955" w:rsidRPr="00D744D5">
        <w:rPr>
          <w:rFonts w:ascii="Times New Roman" w:hAnsi="Times New Roman" w:cs="Times New Roman"/>
          <w:b/>
          <w:bCs/>
          <w:sz w:val="28"/>
          <w:szCs w:val="28"/>
        </w:rPr>
        <w:t xml:space="preserve">Dengue </w:t>
      </w:r>
      <w:del w:id="10" w:author="Zumla, Ali" w:date="2023-07-08T09:14:00Z">
        <w:r w:rsidR="00AE330B" w:rsidDel="00D00A97">
          <w:rPr>
            <w:rFonts w:ascii="Times New Roman" w:hAnsi="Times New Roman" w:cs="Times New Roman"/>
            <w:b/>
            <w:bCs/>
            <w:sz w:val="28"/>
            <w:szCs w:val="28"/>
          </w:rPr>
          <w:delText>Outbreaks</w:delText>
        </w:r>
        <w:r w:rsidR="00B16955" w:rsidRPr="00D744D5" w:rsidDel="00D00A97">
          <w:rPr>
            <w:rFonts w:ascii="Times New Roman" w:hAnsi="Times New Roman" w:cs="Times New Roman"/>
            <w:b/>
            <w:bCs/>
            <w:sz w:val="28"/>
            <w:szCs w:val="28"/>
          </w:rPr>
          <w:delText xml:space="preserve"> </w:delText>
        </w:r>
      </w:del>
      <w:ins w:id="11" w:author="Zumla, Ali" w:date="2023-07-08T09:14:00Z">
        <w:r w:rsidR="00D00A97">
          <w:rPr>
            <w:rFonts w:ascii="Times New Roman" w:hAnsi="Times New Roman" w:cs="Times New Roman"/>
            <w:b/>
            <w:bCs/>
            <w:sz w:val="28"/>
            <w:szCs w:val="28"/>
          </w:rPr>
          <w:t xml:space="preserve"> </w:t>
        </w:r>
        <w:r w:rsidR="00D00A97" w:rsidRPr="00D744D5">
          <w:rPr>
            <w:rFonts w:ascii="Times New Roman" w:hAnsi="Times New Roman" w:cs="Times New Roman"/>
            <w:b/>
            <w:bCs/>
            <w:sz w:val="28"/>
            <w:szCs w:val="28"/>
          </w:rPr>
          <w:t xml:space="preserve"> </w:t>
        </w:r>
      </w:ins>
      <w:r w:rsidR="00B16955" w:rsidRPr="00D744D5">
        <w:rPr>
          <w:rFonts w:ascii="Times New Roman" w:hAnsi="Times New Roman" w:cs="Times New Roman"/>
          <w:b/>
          <w:bCs/>
          <w:sz w:val="28"/>
          <w:szCs w:val="28"/>
        </w:rPr>
        <w:t>in Bangladesh (2000-2022):</w:t>
      </w:r>
      <w:r w:rsidR="00A251AE">
        <w:rPr>
          <w:rFonts w:ascii="Times New Roman" w:hAnsi="Times New Roman" w:cs="Times New Roman"/>
          <w:b/>
          <w:bCs/>
          <w:sz w:val="28"/>
          <w:szCs w:val="28"/>
        </w:rPr>
        <w:t xml:space="preserve"> </w:t>
      </w:r>
      <w:ins w:id="12" w:author="Zumla, Ali" w:date="2023-07-08T09:11:00Z">
        <w:r w:rsidR="00D00A97">
          <w:rPr>
            <w:rFonts w:ascii="Times New Roman" w:hAnsi="Times New Roman" w:cs="Times New Roman"/>
            <w:b/>
            <w:bCs/>
            <w:sz w:val="28"/>
            <w:szCs w:val="28"/>
          </w:rPr>
          <w:t>Trends, S</w:t>
        </w:r>
      </w:ins>
      <w:ins w:id="13" w:author="Zumla, Ali" w:date="2023-07-08T09:10:00Z">
        <w:r w:rsidR="00D00A97">
          <w:rPr>
            <w:rFonts w:ascii="Times New Roman" w:hAnsi="Times New Roman" w:cs="Times New Roman"/>
            <w:b/>
            <w:bCs/>
            <w:sz w:val="28"/>
            <w:szCs w:val="28"/>
          </w:rPr>
          <w:t xml:space="preserve">easonality, </w:t>
        </w:r>
      </w:ins>
      <w:del w:id="14" w:author="Zumla, Ali" w:date="2023-07-08T09:10:00Z">
        <w:r w:rsidR="002E3DCB" w:rsidDel="00D00A97">
          <w:rPr>
            <w:rFonts w:ascii="Times New Roman" w:hAnsi="Times New Roman" w:cs="Times New Roman"/>
            <w:b/>
            <w:bCs/>
            <w:sz w:val="28"/>
            <w:szCs w:val="28"/>
          </w:rPr>
          <w:delText>unraveling the</w:delText>
        </w:r>
      </w:del>
      <w:ins w:id="15" w:author="Zumla, Ali" w:date="2023-07-08T09:10:00Z">
        <w:r w:rsidR="00D00A97">
          <w:rPr>
            <w:rFonts w:ascii="Times New Roman" w:hAnsi="Times New Roman" w:cs="Times New Roman"/>
            <w:b/>
            <w:bCs/>
            <w:sz w:val="28"/>
            <w:szCs w:val="28"/>
          </w:rPr>
          <w:t>and</w:t>
        </w:r>
      </w:ins>
      <w:r w:rsidR="002E3DCB">
        <w:rPr>
          <w:rFonts w:ascii="Times New Roman" w:hAnsi="Times New Roman" w:cs="Times New Roman"/>
          <w:b/>
          <w:bCs/>
          <w:sz w:val="28"/>
          <w:szCs w:val="28"/>
        </w:rPr>
        <w:t xml:space="preserve"> impact of </w:t>
      </w:r>
      <w:r w:rsidR="00BD6239">
        <w:rPr>
          <w:rFonts w:ascii="Times New Roman" w:hAnsi="Times New Roman" w:cs="Times New Roman"/>
          <w:b/>
          <w:bCs/>
          <w:sz w:val="28"/>
          <w:szCs w:val="28"/>
        </w:rPr>
        <w:t>Temperature</w:t>
      </w:r>
      <w:r w:rsidR="002E3DCB">
        <w:rPr>
          <w:rFonts w:ascii="Times New Roman" w:hAnsi="Times New Roman" w:cs="Times New Roman"/>
          <w:b/>
          <w:bCs/>
          <w:sz w:val="28"/>
          <w:szCs w:val="28"/>
        </w:rPr>
        <w:t xml:space="preserve"> and </w:t>
      </w:r>
      <w:ins w:id="16" w:author="Zumla, Ali" w:date="2023-07-08T09:10:00Z">
        <w:r w:rsidR="00D00A97">
          <w:rPr>
            <w:rFonts w:ascii="Times New Roman" w:hAnsi="Times New Roman" w:cs="Times New Roman"/>
            <w:b/>
            <w:bCs/>
            <w:sz w:val="28"/>
            <w:szCs w:val="28"/>
          </w:rPr>
          <w:t>R</w:t>
        </w:r>
      </w:ins>
      <w:del w:id="17" w:author="Zumla, Ali" w:date="2023-07-08T09:10:00Z">
        <w:r w:rsidR="00E842B1" w:rsidDel="00D00A97">
          <w:rPr>
            <w:rFonts w:ascii="Times New Roman" w:hAnsi="Times New Roman" w:cs="Times New Roman"/>
            <w:b/>
            <w:bCs/>
            <w:sz w:val="28"/>
            <w:szCs w:val="28"/>
          </w:rPr>
          <w:delText>r</w:delText>
        </w:r>
      </w:del>
      <w:r w:rsidR="00E842B1">
        <w:rPr>
          <w:rFonts w:ascii="Times New Roman" w:hAnsi="Times New Roman" w:cs="Times New Roman"/>
          <w:b/>
          <w:bCs/>
          <w:sz w:val="28"/>
          <w:szCs w:val="28"/>
        </w:rPr>
        <w:t>ainfall</w:t>
      </w:r>
      <w:r w:rsidR="002E3DCB">
        <w:rPr>
          <w:rFonts w:ascii="Times New Roman" w:hAnsi="Times New Roman" w:cs="Times New Roman"/>
          <w:b/>
          <w:bCs/>
          <w:sz w:val="28"/>
          <w:szCs w:val="28"/>
        </w:rPr>
        <w:t xml:space="preserve"> </w:t>
      </w:r>
      <w:ins w:id="18" w:author="Zumla, Ali" w:date="2023-07-08T09:10:00Z">
        <w:r w:rsidR="00D00A97">
          <w:rPr>
            <w:rFonts w:ascii="Times New Roman" w:hAnsi="Times New Roman" w:cs="Times New Roman"/>
            <w:b/>
            <w:bCs/>
            <w:sz w:val="28"/>
            <w:szCs w:val="28"/>
          </w:rPr>
          <w:t>P</w:t>
        </w:r>
      </w:ins>
      <w:del w:id="19" w:author="Zumla, Ali" w:date="2023-07-08T09:10:00Z">
        <w:r w:rsidR="002E3DCB" w:rsidDel="00D00A97">
          <w:rPr>
            <w:rFonts w:ascii="Times New Roman" w:hAnsi="Times New Roman" w:cs="Times New Roman"/>
            <w:b/>
            <w:bCs/>
            <w:sz w:val="28"/>
            <w:szCs w:val="28"/>
          </w:rPr>
          <w:delText>p</w:delText>
        </w:r>
      </w:del>
      <w:r w:rsidR="002E3DCB">
        <w:rPr>
          <w:rFonts w:ascii="Times New Roman" w:hAnsi="Times New Roman" w:cs="Times New Roman"/>
          <w:b/>
          <w:bCs/>
          <w:sz w:val="28"/>
          <w:szCs w:val="28"/>
        </w:rPr>
        <w:t xml:space="preserve">atterns </w:t>
      </w:r>
      <w:r w:rsidR="00310047">
        <w:rPr>
          <w:rFonts w:ascii="Times New Roman" w:hAnsi="Times New Roman" w:cs="Times New Roman"/>
          <w:b/>
          <w:bCs/>
          <w:sz w:val="28"/>
          <w:szCs w:val="28"/>
        </w:rPr>
        <w:t xml:space="preserve">on transmission dynamics </w:t>
      </w:r>
      <w:bookmarkEnd w:id="8"/>
    </w:p>
    <w:p w14:paraId="3EB8F2BF" w14:textId="233A2638" w:rsidR="00D00A97" w:rsidDel="00D00A97" w:rsidRDefault="00D00A97">
      <w:pPr>
        <w:spacing w:after="120"/>
        <w:ind w:left="284" w:right="-279"/>
        <w:rPr>
          <w:del w:id="20" w:author="Zumla, Ali" w:date="2023-07-08T09:12:00Z"/>
          <w:rFonts w:ascii="Times New Roman" w:hAnsi="Times New Roman" w:cs="Times New Roman"/>
          <w:b/>
          <w:bCs/>
          <w:sz w:val="28"/>
          <w:szCs w:val="28"/>
        </w:rPr>
        <w:pPrChange w:id="21" w:author="Zumla, Ali" w:date="2023-07-08T11:25:00Z">
          <w:pPr/>
        </w:pPrChange>
      </w:pPr>
      <w:ins w:id="22" w:author="Zumla, Ali" w:date="2023-07-08T09:11:00Z">
        <w:r>
          <w:rPr>
            <w:rFonts w:ascii="Times New Roman" w:hAnsi="Times New Roman" w:cs="Times New Roman"/>
            <w:sz w:val="24"/>
            <w:szCs w:val="24"/>
          </w:rPr>
          <w:t xml:space="preserve"> </w:t>
        </w:r>
      </w:ins>
    </w:p>
    <w:p w14:paraId="2B5F861C" w14:textId="77777777" w:rsidR="00D744D5" w:rsidRPr="00AE330B" w:rsidRDefault="00D744D5">
      <w:pPr>
        <w:spacing w:after="120"/>
        <w:ind w:left="284" w:right="-279"/>
        <w:rPr>
          <w:rFonts w:ascii="Times New Roman" w:hAnsi="Times New Roman" w:cs="Times New Roman"/>
          <w:b/>
          <w:bCs/>
          <w:sz w:val="24"/>
          <w:szCs w:val="24"/>
        </w:rPr>
        <w:pPrChange w:id="23" w:author="Zumla, Ali" w:date="2023-07-08T11:25:00Z">
          <w:pPr>
            <w:spacing w:line="276" w:lineRule="auto"/>
          </w:pPr>
        </w:pPrChange>
      </w:pPr>
    </w:p>
    <w:p w14:paraId="5402BDC5" w14:textId="255F005D" w:rsidR="007105ED" w:rsidRDefault="00D744D5">
      <w:pPr>
        <w:spacing w:after="120" w:line="360" w:lineRule="auto"/>
        <w:ind w:left="284" w:right="-278"/>
        <w:rPr>
          <w:rFonts w:ascii="Times New Roman" w:hAnsi="Times New Roman" w:cs="Times New Roman"/>
          <w:sz w:val="24"/>
          <w:szCs w:val="24"/>
          <w:vertAlign w:val="superscript"/>
        </w:rPr>
        <w:pPrChange w:id="24" w:author="Zumla, Ali" w:date="2023-07-08T11:51:00Z">
          <w:pPr>
            <w:ind w:left="284"/>
          </w:pPr>
        </w:pPrChange>
      </w:pPr>
      <w:r w:rsidRPr="00973B49">
        <w:rPr>
          <w:rFonts w:ascii="Times New Roman" w:hAnsi="Times New Roman" w:cs="Times New Roman"/>
          <w:b/>
          <w:bCs/>
          <w:sz w:val="24"/>
          <w:szCs w:val="24"/>
        </w:rPr>
        <w:t>Authors:</w:t>
      </w:r>
      <w:r>
        <w:rPr>
          <w:rFonts w:ascii="Times New Roman" w:hAnsi="Times New Roman" w:cs="Times New Roman"/>
          <w:sz w:val="24"/>
          <w:szCs w:val="24"/>
        </w:rPr>
        <w:t xml:space="preserve"> </w:t>
      </w:r>
      <w:r w:rsidR="007105ED" w:rsidRPr="00FE0836">
        <w:rPr>
          <w:rFonts w:ascii="Times New Roman" w:hAnsi="Times New Roman" w:cs="Times New Roman"/>
          <w:sz w:val="24"/>
          <w:szCs w:val="24"/>
        </w:rPr>
        <w:t>Mohammad Nayeem Hasan</w:t>
      </w:r>
      <w:r w:rsidR="00CB2A06">
        <w:rPr>
          <w:rFonts w:ascii="Times New Roman" w:hAnsi="Times New Roman" w:cs="Times New Roman"/>
          <w:sz w:val="24"/>
          <w:szCs w:val="24"/>
          <w:vertAlign w:val="superscript"/>
        </w:rPr>
        <w:t>1</w:t>
      </w:r>
      <w:r w:rsidR="007105ED" w:rsidRPr="00FE0836">
        <w:rPr>
          <w:rFonts w:ascii="Times New Roman" w:hAnsi="Times New Roman" w:cs="Times New Roman"/>
          <w:sz w:val="24"/>
          <w:szCs w:val="24"/>
        </w:rPr>
        <w:t xml:space="preserve">, Ibrahim Khalil </w:t>
      </w:r>
      <w:r w:rsidR="00CB2A06">
        <w:rPr>
          <w:rFonts w:ascii="Times New Roman" w:hAnsi="Times New Roman" w:cs="Times New Roman"/>
          <w:sz w:val="24"/>
          <w:szCs w:val="24"/>
          <w:vertAlign w:val="superscript"/>
        </w:rPr>
        <w:t>2</w:t>
      </w:r>
      <w:r w:rsidR="00257B9A">
        <w:rPr>
          <w:rFonts w:ascii="Times New Roman" w:hAnsi="Times New Roman" w:cs="Times New Roman"/>
          <w:sz w:val="24"/>
          <w:szCs w:val="24"/>
        </w:rPr>
        <w:t xml:space="preserve">, </w:t>
      </w:r>
      <w:r w:rsidR="007105ED" w:rsidRPr="00FE0836">
        <w:rPr>
          <w:rFonts w:ascii="Times New Roman" w:hAnsi="Times New Roman" w:cs="Times New Roman"/>
          <w:sz w:val="24"/>
          <w:szCs w:val="24"/>
        </w:rPr>
        <w:t>Muhammad Abdul Baker Chowdhury</w:t>
      </w:r>
      <w:r w:rsidR="009F0A11">
        <w:rPr>
          <w:rFonts w:ascii="Times New Roman" w:hAnsi="Times New Roman" w:cs="Times New Roman"/>
          <w:sz w:val="24"/>
          <w:szCs w:val="24"/>
        </w:rPr>
        <w:t xml:space="preserve"> </w:t>
      </w:r>
      <w:r w:rsidR="009F0A11">
        <w:rPr>
          <w:rFonts w:ascii="Times New Roman" w:hAnsi="Times New Roman" w:cs="Times New Roman"/>
          <w:sz w:val="24"/>
          <w:szCs w:val="24"/>
          <w:vertAlign w:val="superscript"/>
        </w:rPr>
        <w:t>3</w:t>
      </w:r>
      <w:r w:rsidR="007105ED" w:rsidRPr="00FE0836">
        <w:rPr>
          <w:rFonts w:ascii="Times New Roman" w:hAnsi="Times New Roman" w:cs="Times New Roman"/>
          <w:sz w:val="24"/>
          <w:szCs w:val="24"/>
        </w:rPr>
        <w:t xml:space="preserve">, Mahbubur Rahman </w:t>
      </w:r>
      <w:r w:rsidR="009F0A11">
        <w:rPr>
          <w:rFonts w:ascii="Times New Roman" w:hAnsi="Times New Roman" w:cs="Times New Roman"/>
          <w:sz w:val="24"/>
          <w:szCs w:val="24"/>
          <w:vertAlign w:val="superscript"/>
        </w:rPr>
        <w:t>4</w:t>
      </w:r>
      <w:r w:rsidR="007105ED" w:rsidRPr="00FE0836">
        <w:rPr>
          <w:rFonts w:ascii="Times New Roman" w:hAnsi="Times New Roman" w:cs="Times New Roman"/>
          <w:sz w:val="24"/>
          <w:szCs w:val="24"/>
          <w:vertAlign w:val="superscript"/>
        </w:rPr>
        <w:t>,</w:t>
      </w:r>
      <w:r w:rsidR="009F0A11">
        <w:rPr>
          <w:rFonts w:ascii="Times New Roman" w:hAnsi="Times New Roman" w:cs="Times New Roman"/>
          <w:sz w:val="24"/>
          <w:szCs w:val="24"/>
          <w:vertAlign w:val="superscript"/>
        </w:rPr>
        <w:t>5</w:t>
      </w:r>
      <w:r w:rsidR="007105ED" w:rsidRPr="00FE0836">
        <w:rPr>
          <w:rFonts w:ascii="Times New Roman" w:hAnsi="Times New Roman" w:cs="Times New Roman"/>
          <w:sz w:val="24"/>
          <w:szCs w:val="24"/>
        </w:rPr>
        <w:t>,</w:t>
      </w:r>
      <w:r w:rsidR="00AB1743">
        <w:rPr>
          <w:rFonts w:ascii="Times New Roman" w:hAnsi="Times New Roman" w:cs="Times New Roman"/>
          <w:sz w:val="24"/>
          <w:szCs w:val="24"/>
        </w:rPr>
        <w:t xml:space="preserve"> Md Asaduzzaman</w:t>
      </w:r>
      <w:r w:rsidR="003F725F">
        <w:rPr>
          <w:rFonts w:ascii="Times New Roman" w:hAnsi="Times New Roman" w:cs="Times New Roman"/>
          <w:sz w:val="24"/>
          <w:szCs w:val="24"/>
        </w:rPr>
        <w:t xml:space="preserve"> </w:t>
      </w:r>
      <w:r w:rsidR="00AE7B37">
        <w:rPr>
          <w:rFonts w:ascii="Times New Roman" w:hAnsi="Times New Roman" w:cs="Times New Roman"/>
          <w:sz w:val="24"/>
          <w:szCs w:val="24"/>
          <w:vertAlign w:val="superscript"/>
        </w:rPr>
        <w:t>6</w:t>
      </w:r>
      <w:r w:rsidR="00AB1743">
        <w:rPr>
          <w:rFonts w:ascii="Times New Roman" w:hAnsi="Times New Roman" w:cs="Times New Roman"/>
          <w:sz w:val="24"/>
          <w:szCs w:val="24"/>
        </w:rPr>
        <w:t>,</w:t>
      </w:r>
      <w:r w:rsidR="003F725F">
        <w:rPr>
          <w:rFonts w:ascii="Times New Roman" w:hAnsi="Times New Roman" w:cs="Times New Roman"/>
          <w:sz w:val="24"/>
          <w:szCs w:val="24"/>
        </w:rPr>
        <w:t xml:space="preserve"> Masum Billah </w:t>
      </w:r>
      <w:r w:rsidR="00B335EB">
        <w:rPr>
          <w:rFonts w:ascii="Times New Roman" w:hAnsi="Times New Roman" w:cs="Times New Roman"/>
          <w:sz w:val="24"/>
          <w:szCs w:val="24"/>
          <w:vertAlign w:val="superscript"/>
        </w:rPr>
        <w:t>6</w:t>
      </w:r>
      <w:r w:rsidR="00781E09">
        <w:rPr>
          <w:rFonts w:ascii="Times New Roman" w:hAnsi="Times New Roman" w:cs="Times New Roman"/>
          <w:sz w:val="24"/>
          <w:szCs w:val="24"/>
        </w:rPr>
        <w:t xml:space="preserve">, </w:t>
      </w:r>
      <w:r w:rsidR="00731D36">
        <w:rPr>
          <w:rFonts w:ascii="Times New Roman" w:hAnsi="Times New Roman" w:cs="Times New Roman"/>
          <w:sz w:val="24"/>
          <w:szCs w:val="24"/>
        </w:rPr>
        <w:t xml:space="preserve">Laila </w:t>
      </w:r>
      <w:r w:rsidR="0092599C">
        <w:rPr>
          <w:rFonts w:ascii="Times New Roman" w:hAnsi="Times New Roman" w:cs="Times New Roman"/>
          <w:sz w:val="24"/>
          <w:szCs w:val="24"/>
        </w:rPr>
        <w:t xml:space="preserve">Arjuman </w:t>
      </w:r>
      <w:r w:rsidR="00731D36">
        <w:rPr>
          <w:rFonts w:ascii="Times New Roman" w:hAnsi="Times New Roman" w:cs="Times New Roman"/>
          <w:sz w:val="24"/>
          <w:szCs w:val="24"/>
        </w:rPr>
        <w:t>Banu</w:t>
      </w:r>
      <w:r w:rsidR="0079645D">
        <w:rPr>
          <w:rFonts w:ascii="Times New Roman" w:hAnsi="Times New Roman" w:cs="Times New Roman"/>
          <w:sz w:val="24"/>
          <w:szCs w:val="24"/>
        </w:rPr>
        <w:t xml:space="preserve"> </w:t>
      </w:r>
      <w:r w:rsidR="0079645D" w:rsidRPr="00BD6239">
        <w:rPr>
          <w:rFonts w:ascii="Times New Roman" w:hAnsi="Times New Roman" w:cs="Times New Roman"/>
          <w:sz w:val="24"/>
          <w:szCs w:val="24"/>
          <w:vertAlign w:val="superscript"/>
        </w:rPr>
        <w:t>7</w:t>
      </w:r>
      <w:r w:rsidR="00731D36">
        <w:rPr>
          <w:rFonts w:ascii="Times New Roman" w:hAnsi="Times New Roman" w:cs="Times New Roman"/>
          <w:sz w:val="24"/>
          <w:szCs w:val="24"/>
        </w:rPr>
        <w:t>, Atik Ahsan</w:t>
      </w:r>
      <w:r w:rsidR="0079645D">
        <w:rPr>
          <w:rFonts w:ascii="Times New Roman" w:hAnsi="Times New Roman" w:cs="Times New Roman"/>
          <w:sz w:val="24"/>
          <w:szCs w:val="24"/>
        </w:rPr>
        <w:t xml:space="preserve"> </w:t>
      </w:r>
      <w:r w:rsidR="0079645D" w:rsidRPr="00BD6239">
        <w:rPr>
          <w:rFonts w:ascii="Times New Roman" w:hAnsi="Times New Roman" w:cs="Times New Roman"/>
          <w:sz w:val="24"/>
          <w:szCs w:val="24"/>
          <w:vertAlign w:val="superscript"/>
        </w:rPr>
        <w:t>8</w:t>
      </w:r>
      <w:r w:rsidR="00731D36">
        <w:rPr>
          <w:rFonts w:ascii="Times New Roman" w:hAnsi="Times New Roman" w:cs="Times New Roman"/>
          <w:sz w:val="24"/>
          <w:szCs w:val="24"/>
        </w:rPr>
        <w:t>, Tieble Traore</w:t>
      </w:r>
      <w:r w:rsidR="0079645D">
        <w:rPr>
          <w:rFonts w:ascii="Times New Roman" w:hAnsi="Times New Roman" w:cs="Times New Roman"/>
          <w:sz w:val="24"/>
          <w:szCs w:val="24"/>
        </w:rPr>
        <w:t xml:space="preserve"> </w:t>
      </w:r>
      <w:r w:rsidR="0079645D" w:rsidRPr="00BD6239">
        <w:rPr>
          <w:rFonts w:ascii="Times New Roman" w:hAnsi="Times New Roman" w:cs="Times New Roman"/>
          <w:sz w:val="24"/>
          <w:szCs w:val="24"/>
          <w:vertAlign w:val="superscript"/>
        </w:rPr>
        <w:t>9</w:t>
      </w:r>
      <w:r w:rsidR="00731D36">
        <w:rPr>
          <w:rFonts w:ascii="Times New Roman" w:hAnsi="Times New Roman" w:cs="Times New Roman"/>
          <w:sz w:val="24"/>
          <w:szCs w:val="24"/>
        </w:rPr>
        <w:t xml:space="preserve">, </w:t>
      </w:r>
      <w:r w:rsidR="00781E09" w:rsidRPr="00FE0836">
        <w:rPr>
          <w:rFonts w:ascii="Times New Roman" w:hAnsi="Times New Roman" w:cs="Times New Roman"/>
          <w:sz w:val="24"/>
          <w:szCs w:val="24"/>
        </w:rPr>
        <w:t>Md.</w:t>
      </w:r>
      <w:r w:rsidR="007105ED" w:rsidRPr="00FE0836">
        <w:rPr>
          <w:rFonts w:ascii="Times New Roman" w:hAnsi="Times New Roman" w:cs="Times New Roman"/>
          <w:sz w:val="24"/>
          <w:szCs w:val="24"/>
        </w:rPr>
        <w:t xml:space="preserve"> Jamal Uddin</w:t>
      </w:r>
      <w:r w:rsidR="00CB2A06">
        <w:rPr>
          <w:rFonts w:ascii="Times New Roman" w:hAnsi="Times New Roman" w:cs="Times New Roman"/>
          <w:sz w:val="24"/>
          <w:szCs w:val="24"/>
          <w:vertAlign w:val="superscript"/>
        </w:rPr>
        <w:t>1</w:t>
      </w:r>
      <w:r w:rsidR="007105ED" w:rsidRPr="00FE0836">
        <w:rPr>
          <w:rFonts w:ascii="Times New Roman" w:hAnsi="Times New Roman" w:cs="Times New Roman"/>
          <w:sz w:val="24"/>
          <w:szCs w:val="24"/>
          <w:vertAlign w:val="superscript"/>
        </w:rPr>
        <w:t>,</w:t>
      </w:r>
      <w:r w:rsidR="00723DAE">
        <w:rPr>
          <w:rFonts w:ascii="Times New Roman" w:hAnsi="Times New Roman" w:cs="Times New Roman"/>
          <w:sz w:val="24"/>
          <w:szCs w:val="24"/>
          <w:vertAlign w:val="superscript"/>
        </w:rPr>
        <w:t>10</w:t>
      </w:r>
      <w:r w:rsidR="007105ED">
        <w:rPr>
          <w:rFonts w:ascii="Times New Roman" w:hAnsi="Times New Roman" w:cs="Times New Roman"/>
          <w:sz w:val="24"/>
          <w:szCs w:val="24"/>
          <w:vertAlign w:val="superscript"/>
        </w:rPr>
        <w:t xml:space="preserve"> </w:t>
      </w:r>
      <w:r w:rsidR="0038287C">
        <w:rPr>
          <w:rFonts w:ascii="Times New Roman" w:hAnsi="Times New Roman" w:cs="Times New Roman"/>
          <w:sz w:val="24"/>
          <w:szCs w:val="24"/>
        </w:rPr>
        <w:t>Roberto Galizi</w:t>
      </w:r>
      <w:r w:rsidR="000703E6">
        <w:rPr>
          <w:rFonts w:ascii="Times New Roman" w:hAnsi="Times New Roman" w:cs="Times New Roman"/>
          <w:sz w:val="24"/>
          <w:szCs w:val="24"/>
        </w:rPr>
        <w:t xml:space="preserve"> </w:t>
      </w:r>
      <w:r w:rsidR="00723DAE">
        <w:rPr>
          <w:rFonts w:ascii="Times New Roman" w:hAnsi="Times New Roman" w:cs="Times New Roman"/>
          <w:sz w:val="24"/>
          <w:szCs w:val="24"/>
          <w:vertAlign w:val="superscript"/>
        </w:rPr>
        <w:t>11</w:t>
      </w:r>
      <w:r w:rsidR="0038287C">
        <w:rPr>
          <w:rFonts w:ascii="Times New Roman" w:hAnsi="Times New Roman" w:cs="Times New Roman"/>
          <w:sz w:val="24"/>
          <w:szCs w:val="24"/>
        </w:rPr>
        <w:t xml:space="preserve">, </w:t>
      </w:r>
      <w:r w:rsidR="00781E09">
        <w:rPr>
          <w:rFonts w:ascii="Times New Roman" w:hAnsi="Times New Roman" w:cs="Times New Roman"/>
          <w:sz w:val="24"/>
          <w:szCs w:val="24"/>
        </w:rPr>
        <w:t>Ilaria Russo</w:t>
      </w:r>
      <w:r w:rsidR="00723DAE">
        <w:rPr>
          <w:rFonts w:ascii="Times New Roman" w:hAnsi="Times New Roman" w:cs="Times New Roman"/>
          <w:sz w:val="24"/>
          <w:szCs w:val="24"/>
          <w:vertAlign w:val="superscript"/>
        </w:rPr>
        <w:t>12</w:t>
      </w:r>
      <w:r w:rsidR="00781E09">
        <w:rPr>
          <w:rFonts w:ascii="Times New Roman" w:hAnsi="Times New Roman" w:cs="Times New Roman"/>
          <w:sz w:val="24"/>
          <w:szCs w:val="24"/>
        </w:rPr>
        <w:t xml:space="preserve">, </w:t>
      </w:r>
      <w:r w:rsidR="0038287C" w:rsidRPr="009E7478">
        <w:rPr>
          <w:rFonts w:ascii="Times New Roman" w:hAnsi="Times New Roman" w:cs="Times New Roman"/>
          <w:sz w:val="24"/>
          <w:szCs w:val="24"/>
        </w:rPr>
        <w:t>Alimuddin</w:t>
      </w:r>
      <w:r w:rsidR="0038287C" w:rsidRPr="007E6F4A">
        <w:rPr>
          <w:rFonts w:ascii="Times New Roman" w:hAnsi="Times New Roman" w:cs="Times New Roman"/>
          <w:sz w:val="24"/>
          <w:szCs w:val="24"/>
        </w:rPr>
        <w:t xml:space="preserve"> </w:t>
      </w:r>
      <w:r w:rsidR="0038287C" w:rsidRPr="000703E6">
        <w:rPr>
          <w:rFonts w:ascii="Times New Roman" w:hAnsi="Times New Roman" w:cs="Times New Roman"/>
          <w:sz w:val="24"/>
          <w:szCs w:val="24"/>
        </w:rPr>
        <w:t>Zumla</w:t>
      </w:r>
      <w:r w:rsidR="003F725F">
        <w:rPr>
          <w:rFonts w:ascii="Times New Roman" w:hAnsi="Times New Roman" w:cs="Times New Roman"/>
          <w:sz w:val="24"/>
          <w:szCs w:val="24"/>
          <w:vertAlign w:val="superscript"/>
        </w:rPr>
        <w:t>1</w:t>
      </w:r>
      <w:r w:rsidR="00723DAE">
        <w:rPr>
          <w:rFonts w:ascii="Times New Roman" w:hAnsi="Times New Roman" w:cs="Times New Roman"/>
          <w:sz w:val="24"/>
          <w:szCs w:val="24"/>
          <w:vertAlign w:val="superscript"/>
        </w:rPr>
        <w:t>3</w:t>
      </w:r>
      <w:r w:rsidR="000703E6">
        <w:rPr>
          <w:rFonts w:ascii="Times New Roman" w:hAnsi="Times New Roman" w:cs="Times New Roman"/>
          <w:sz w:val="24"/>
          <w:szCs w:val="24"/>
        </w:rPr>
        <w:t xml:space="preserve">, </w:t>
      </w:r>
      <w:r w:rsidR="007105ED" w:rsidRPr="000703E6">
        <w:rPr>
          <w:rFonts w:ascii="Times New Roman" w:hAnsi="Times New Roman" w:cs="Times New Roman"/>
          <w:sz w:val="24"/>
          <w:szCs w:val="24"/>
        </w:rPr>
        <w:t>Najmul</w:t>
      </w:r>
      <w:r w:rsidR="007105ED" w:rsidRPr="00FE0836">
        <w:rPr>
          <w:rFonts w:ascii="Times New Roman" w:hAnsi="Times New Roman" w:cs="Times New Roman"/>
          <w:sz w:val="24"/>
          <w:szCs w:val="24"/>
        </w:rPr>
        <w:t xml:space="preserve"> </w:t>
      </w:r>
      <w:r w:rsidR="00575DB1" w:rsidRPr="00FE0836">
        <w:rPr>
          <w:rFonts w:ascii="Times New Roman" w:hAnsi="Times New Roman" w:cs="Times New Roman"/>
          <w:sz w:val="24"/>
          <w:szCs w:val="24"/>
        </w:rPr>
        <w:t>Haider</w:t>
      </w:r>
      <w:r w:rsidR="006C5553">
        <w:rPr>
          <w:rFonts w:ascii="Times New Roman" w:hAnsi="Times New Roman" w:cs="Times New Roman"/>
          <w:sz w:val="24"/>
          <w:szCs w:val="24"/>
          <w:vertAlign w:val="superscript"/>
        </w:rPr>
        <w:t>11*</w:t>
      </w:r>
    </w:p>
    <w:p w14:paraId="74A3A623" w14:textId="77777777" w:rsidR="000703E6" w:rsidRPr="004654B6" w:rsidRDefault="000703E6">
      <w:pPr>
        <w:autoSpaceDE w:val="0"/>
        <w:autoSpaceDN w:val="0"/>
        <w:adjustRightInd w:val="0"/>
        <w:spacing w:after="120" w:line="240" w:lineRule="auto"/>
        <w:ind w:left="284" w:right="-279"/>
        <w:rPr>
          <w:rFonts w:ascii="Times New Roman" w:hAnsi="Times New Roman" w:cs="Times New Roman"/>
          <w:color w:val="000000"/>
          <w:sz w:val="24"/>
          <w:szCs w:val="24"/>
          <w:vertAlign w:val="superscript"/>
          <w:rPrChange w:id="25" w:author="Zumla, Ali" w:date="2023-07-08T09:16:00Z">
            <w:rPr>
              <w:rFonts w:ascii="Times New Roman" w:hAnsi="Times New Roman" w:cs="Times New Roman"/>
              <w:color w:val="000000"/>
              <w:vertAlign w:val="superscript"/>
            </w:rPr>
          </w:rPrChange>
        </w:rPr>
        <w:pPrChange w:id="26" w:author="Zumla, Ali" w:date="2023-07-08T11:25:00Z">
          <w:pPr>
            <w:autoSpaceDE w:val="0"/>
            <w:autoSpaceDN w:val="0"/>
            <w:adjustRightInd w:val="0"/>
            <w:spacing w:after="0" w:line="240" w:lineRule="auto"/>
            <w:ind w:left="284"/>
          </w:pPr>
        </w:pPrChange>
      </w:pPr>
    </w:p>
    <w:p w14:paraId="09590557" w14:textId="6442E04C" w:rsidR="001E0285" w:rsidRPr="004654B6" w:rsidRDefault="00C92DE7">
      <w:pPr>
        <w:autoSpaceDE w:val="0"/>
        <w:autoSpaceDN w:val="0"/>
        <w:adjustRightInd w:val="0"/>
        <w:spacing w:after="120" w:line="360" w:lineRule="auto"/>
        <w:ind w:left="284" w:right="-279"/>
        <w:rPr>
          <w:rFonts w:ascii="Times New Roman" w:hAnsi="Times New Roman" w:cs="Times New Roman"/>
          <w:color w:val="000000"/>
          <w:sz w:val="24"/>
          <w:szCs w:val="24"/>
          <w:rPrChange w:id="27" w:author="Zumla, Ali" w:date="2023-07-08T09:16:00Z">
            <w:rPr>
              <w:rFonts w:ascii="Times New Roman" w:hAnsi="Times New Roman" w:cs="Times New Roman"/>
              <w:color w:val="000000"/>
            </w:rPr>
          </w:rPrChange>
        </w:rPr>
        <w:pPrChange w:id="28" w:author="Zumla, Ali" w:date="2023-07-08T11:25:00Z">
          <w:pPr>
            <w:autoSpaceDE w:val="0"/>
            <w:autoSpaceDN w:val="0"/>
            <w:adjustRightInd w:val="0"/>
            <w:spacing w:after="0" w:line="360" w:lineRule="auto"/>
            <w:ind w:left="284"/>
          </w:pPr>
        </w:pPrChange>
      </w:pPr>
      <w:r w:rsidRPr="004654B6">
        <w:rPr>
          <w:rFonts w:ascii="Times New Roman" w:hAnsi="Times New Roman" w:cs="Times New Roman"/>
          <w:color w:val="000000"/>
          <w:sz w:val="24"/>
          <w:szCs w:val="24"/>
          <w:vertAlign w:val="superscript"/>
          <w:rPrChange w:id="29" w:author="Zumla, Ali" w:date="2023-07-08T09:16:00Z">
            <w:rPr>
              <w:rFonts w:ascii="Times New Roman" w:hAnsi="Times New Roman" w:cs="Times New Roman"/>
              <w:color w:val="000000"/>
              <w:vertAlign w:val="superscript"/>
            </w:rPr>
          </w:rPrChange>
        </w:rPr>
        <w:t>1</w:t>
      </w:r>
      <w:r w:rsidR="001E0285" w:rsidRPr="004654B6">
        <w:rPr>
          <w:rFonts w:ascii="Times New Roman" w:hAnsi="Times New Roman" w:cs="Times New Roman"/>
          <w:color w:val="000000"/>
          <w:sz w:val="24"/>
          <w:szCs w:val="24"/>
          <w:vertAlign w:val="superscript"/>
          <w:rPrChange w:id="30" w:author="Zumla, Ali" w:date="2023-07-08T09:16:00Z">
            <w:rPr>
              <w:rFonts w:ascii="Times New Roman" w:hAnsi="Times New Roman" w:cs="Times New Roman"/>
              <w:color w:val="000000"/>
              <w:vertAlign w:val="superscript"/>
            </w:rPr>
          </w:rPrChange>
        </w:rPr>
        <w:t xml:space="preserve"> </w:t>
      </w:r>
      <w:r w:rsidR="001E0285" w:rsidRPr="004654B6">
        <w:rPr>
          <w:rFonts w:ascii="Times New Roman" w:hAnsi="Times New Roman" w:cs="Times New Roman"/>
          <w:color w:val="000000"/>
          <w:sz w:val="24"/>
          <w:szCs w:val="24"/>
          <w:rPrChange w:id="31" w:author="Zumla, Ali" w:date="2023-07-08T09:16:00Z">
            <w:rPr>
              <w:rFonts w:ascii="Times New Roman" w:hAnsi="Times New Roman" w:cs="Times New Roman"/>
              <w:color w:val="000000"/>
            </w:rPr>
          </w:rPrChange>
        </w:rPr>
        <w:t>Department of Statistics, Shahjalal University of Science and Technology, Sylhet 3114, Bangladesh</w:t>
      </w:r>
    </w:p>
    <w:p w14:paraId="372E7DD3" w14:textId="00A5736B" w:rsidR="001E0285" w:rsidRPr="004654B6" w:rsidRDefault="001E0285">
      <w:pPr>
        <w:spacing w:after="120" w:line="360" w:lineRule="auto"/>
        <w:ind w:left="284" w:right="-279"/>
        <w:rPr>
          <w:rFonts w:ascii="Times New Roman" w:hAnsi="Times New Roman" w:cs="Times New Roman"/>
          <w:color w:val="000000"/>
          <w:sz w:val="24"/>
          <w:szCs w:val="24"/>
          <w:rPrChange w:id="32" w:author="Zumla, Ali" w:date="2023-07-08T09:16:00Z">
            <w:rPr>
              <w:rFonts w:ascii="Times New Roman" w:hAnsi="Times New Roman" w:cs="Times New Roman"/>
              <w:color w:val="000000"/>
            </w:rPr>
          </w:rPrChange>
        </w:rPr>
        <w:pPrChange w:id="33" w:author="Zumla, Ali" w:date="2023-07-08T11:25:00Z">
          <w:pPr>
            <w:spacing w:after="0" w:line="360" w:lineRule="auto"/>
            <w:ind w:left="284"/>
          </w:pPr>
        </w:pPrChange>
      </w:pPr>
      <w:r w:rsidRPr="004654B6">
        <w:rPr>
          <w:rFonts w:ascii="Times New Roman" w:hAnsi="Times New Roman" w:cs="Times New Roman"/>
          <w:color w:val="000000"/>
          <w:sz w:val="24"/>
          <w:szCs w:val="24"/>
          <w:rPrChange w:id="34" w:author="Zumla, Ali" w:date="2023-07-08T09:16:00Z">
            <w:rPr>
              <w:rFonts w:ascii="Times New Roman" w:hAnsi="Times New Roman" w:cs="Times New Roman"/>
              <w:color w:val="000000"/>
            </w:rPr>
          </w:rPrChange>
        </w:rPr>
        <w:t xml:space="preserve"> (</w:t>
      </w:r>
      <w:r w:rsidR="00C95D20" w:rsidRPr="004654B6">
        <w:rPr>
          <w:rFonts w:ascii="Times New Roman" w:hAnsi="Times New Roman" w:cs="Times New Roman"/>
          <w:color w:val="000000"/>
          <w:sz w:val="24"/>
          <w:szCs w:val="24"/>
          <w:rPrChange w:id="35" w:author="Zumla, Ali" w:date="2023-07-08T09:16:00Z">
            <w:rPr>
              <w:rFonts w:ascii="Times New Roman" w:hAnsi="Times New Roman" w:cs="Times New Roman"/>
              <w:color w:val="000000"/>
            </w:rPr>
          </w:rPrChange>
        </w:rPr>
        <w:t>MN</w:t>
      </w:r>
      <w:r w:rsidRPr="004654B6">
        <w:rPr>
          <w:rFonts w:ascii="Times New Roman" w:hAnsi="Times New Roman" w:cs="Times New Roman"/>
          <w:color w:val="000000"/>
          <w:sz w:val="24"/>
          <w:szCs w:val="24"/>
          <w:rPrChange w:id="36" w:author="Zumla, Ali" w:date="2023-07-08T09:16:00Z">
            <w:rPr>
              <w:rFonts w:ascii="Times New Roman" w:hAnsi="Times New Roman" w:cs="Times New Roman"/>
              <w:color w:val="000000"/>
            </w:rPr>
          </w:rPrChange>
        </w:rPr>
        <w:t xml:space="preserve">H: </w:t>
      </w:r>
      <w:r w:rsidRPr="004654B6">
        <w:rPr>
          <w:rFonts w:ascii="Times New Roman" w:hAnsi="Times New Roman" w:cs="Times New Roman"/>
          <w:sz w:val="24"/>
          <w:szCs w:val="24"/>
          <w:rPrChange w:id="37" w:author="Zumla, Ali" w:date="2023-07-08T09:16:00Z">
            <w:rPr/>
          </w:rPrChange>
        </w:rPr>
        <w:fldChar w:fldCharType="begin"/>
      </w:r>
      <w:r w:rsidRPr="004654B6">
        <w:rPr>
          <w:rFonts w:ascii="Times New Roman" w:hAnsi="Times New Roman" w:cs="Times New Roman"/>
          <w:sz w:val="24"/>
          <w:szCs w:val="24"/>
          <w:rPrChange w:id="38" w:author="Zumla, Ali" w:date="2023-07-08T09:16:00Z">
            <w:rPr/>
          </w:rPrChange>
        </w:rPr>
        <w:instrText>HYPERLINK "mailto:nayeem5847@gmail.com"</w:instrText>
      </w:r>
      <w:r w:rsidRPr="00DA752C">
        <w:rPr>
          <w:rFonts w:ascii="Times New Roman" w:hAnsi="Times New Roman" w:cs="Times New Roman"/>
          <w:sz w:val="24"/>
          <w:szCs w:val="24"/>
        </w:rPr>
      </w:r>
      <w:r w:rsidRPr="004654B6">
        <w:rPr>
          <w:sz w:val="24"/>
          <w:szCs w:val="24"/>
          <w:rPrChange w:id="39" w:author="Zumla, Ali" w:date="2023-07-08T09:16:00Z">
            <w:rPr>
              <w:rStyle w:val="Hyperlink"/>
              <w:rFonts w:ascii="Times New Roman" w:hAnsi="Times New Roman" w:cs="Times New Roman"/>
            </w:rPr>
          </w:rPrChange>
        </w:rPr>
        <w:fldChar w:fldCharType="separate"/>
      </w:r>
      <w:r w:rsidRPr="004654B6">
        <w:rPr>
          <w:rStyle w:val="Hyperlink"/>
          <w:rFonts w:ascii="Times New Roman" w:hAnsi="Times New Roman" w:cs="Times New Roman"/>
          <w:sz w:val="24"/>
          <w:szCs w:val="24"/>
          <w:rPrChange w:id="40" w:author="Zumla, Ali" w:date="2023-07-08T09:16:00Z">
            <w:rPr>
              <w:rStyle w:val="Hyperlink"/>
              <w:rFonts w:ascii="Times New Roman" w:hAnsi="Times New Roman" w:cs="Times New Roman"/>
            </w:rPr>
          </w:rPrChange>
        </w:rPr>
        <w:t>nayeem5847@gmail.com</w:t>
      </w:r>
      <w:r w:rsidRPr="004654B6">
        <w:rPr>
          <w:rStyle w:val="Hyperlink"/>
          <w:rFonts w:ascii="Times New Roman" w:hAnsi="Times New Roman" w:cs="Times New Roman"/>
          <w:sz w:val="24"/>
          <w:szCs w:val="24"/>
          <w:rPrChange w:id="41" w:author="Zumla, Ali" w:date="2023-07-08T09:16:00Z">
            <w:rPr>
              <w:rStyle w:val="Hyperlink"/>
              <w:rFonts w:ascii="Times New Roman" w:hAnsi="Times New Roman" w:cs="Times New Roman"/>
            </w:rPr>
          </w:rPrChange>
        </w:rPr>
        <w:fldChar w:fldCharType="end"/>
      </w:r>
      <w:r w:rsidRPr="004654B6">
        <w:rPr>
          <w:rFonts w:ascii="Times New Roman" w:hAnsi="Times New Roman" w:cs="Times New Roman"/>
          <w:color w:val="0000FF"/>
          <w:sz w:val="24"/>
          <w:szCs w:val="24"/>
          <w:rPrChange w:id="42" w:author="Zumla, Ali" w:date="2023-07-08T09:16:00Z">
            <w:rPr>
              <w:rFonts w:ascii="Times New Roman" w:hAnsi="Times New Roman" w:cs="Times New Roman"/>
              <w:color w:val="0000FF"/>
            </w:rPr>
          </w:rPrChange>
        </w:rPr>
        <w:t xml:space="preserve">, </w:t>
      </w:r>
      <w:r w:rsidRPr="004654B6">
        <w:rPr>
          <w:rFonts w:ascii="Times New Roman" w:hAnsi="Times New Roman" w:cs="Times New Roman"/>
          <w:color w:val="000000"/>
          <w:sz w:val="24"/>
          <w:szCs w:val="24"/>
          <w:rPrChange w:id="43" w:author="Zumla, Ali" w:date="2023-07-08T09:16:00Z">
            <w:rPr>
              <w:rFonts w:ascii="Times New Roman" w:hAnsi="Times New Roman" w:cs="Times New Roman"/>
              <w:color w:val="000000"/>
            </w:rPr>
          </w:rPrChange>
        </w:rPr>
        <w:t xml:space="preserve">MJU: </w:t>
      </w:r>
      <w:r w:rsidRPr="004654B6">
        <w:rPr>
          <w:rFonts w:ascii="Times New Roman" w:hAnsi="Times New Roman" w:cs="Times New Roman"/>
          <w:color w:val="0000FF"/>
          <w:sz w:val="24"/>
          <w:szCs w:val="24"/>
          <w:rPrChange w:id="44" w:author="Zumla, Ali" w:date="2023-07-08T09:16:00Z">
            <w:rPr>
              <w:rFonts w:ascii="Times New Roman" w:hAnsi="Times New Roman" w:cs="Times New Roman"/>
              <w:color w:val="0000FF"/>
            </w:rPr>
          </w:rPrChange>
        </w:rPr>
        <w:t>jamal-sta@sust.edu</w:t>
      </w:r>
      <w:r w:rsidRPr="004654B6">
        <w:rPr>
          <w:rFonts w:ascii="Times New Roman" w:hAnsi="Times New Roman" w:cs="Times New Roman"/>
          <w:color w:val="000000"/>
          <w:sz w:val="24"/>
          <w:szCs w:val="24"/>
          <w:rPrChange w:id="45" w:author="Zumla, Ali" w:date="2023-07-08T09:16:00Z">
            <w:rPr>
              <w:rFonts w:ascii="Times New Roman" w:hAnsi="Times New Roman" w:cs="Times New Roman"/>
              <w:color w:val="000000"/>
            </w:rPr>
          </w:rPrChange>
        </w:rPr>
        <w:t xml:space="preserve">) </w:t>
      </w:r>
    </w:p>
    <w:p w14:paraId="0D9DC95E" w14:textId="1386E492" w:rsidR="001E0285" w:rsidRPr="004654B6" w:rsidRDefault="00C92DE7">
      <w:pPr>
        <w:spacing w:after="120" w:line="360" w:lineRule="auto"/>
        <w:ind w:left="284" w:right="-279"/>
        <w:rPr>
          <w:rFonts w:ascii="Times New Roman" w:hAnsi="Times New Roman" w:cs="Times New Roman"/>
          <w:color w:val="000000"/>
          <w:sz w:val="24"/>
          <w:szCs w:val="24"/>
          <w:vertAlign w:val="superscript"/>
          <w:rPrChange w:id="46" w:author="Zumla, Ali" w:date="2023-07-08T09:16:00Z">
            <w:rPr>
              <w:rFonts w:ascii="Times New Roman" w:hAnsi="Times New Roman" w:cs="Times New Roman"/>
              <w:color w:val="000000"/>
              <w:vertAlign w:val="superscript"/>
            </w:rPr>
          </w:rPrChange>
        </w:rPr>
        <w:pPrChange w:id="47" w:author="Zumla, Ali" w:date="2023-07-08T11:25:00Z">
          <w:pPr>
            <w:spacing w:after="0" w:line="360" w:lineRule="auto"/>
            <w:ind w:left="284"/>
          </w:pPr>
        </w:pPrChange>
      </w:pPr>
      <w:r w:rsidRPr="004654B6">
        <w:rPr>
          <w:rFonts w:ascii="Times New Roman" w:hAnsi="Times New Roman" w:cs="Times New Roman"/>
          <w:color w:val="000000"/>
          <w:sz w:val="24"/>
          <w:szCs w:val="24"/>
          <w:vertAlign w:val="superscript"/>
          <w:rPrChange w:id="48" w:author="Zumla, Ali" w:date="2023-07-08T09:16:00Z">
            <w:rPr>
              <w:rFonts w:ascii="Times New Roman" w:hAnsi="Times New Roman" w:cs="Times New Roman"/>
              <w:color w:val="000000"/>
              <w:vertAlign w:val="superscript"/>
            </w:rPr>
          </w:rPrChange>
        </w:rPr>
        <w:t>2</w:t>
      </w:r>
      <w:r w:rsidR="00167517" w:rsidRPr="004654B6">
        <w:rPr>
          <w:rFonts w:ascii="Times New Roman" w:hAnsi="Times New Roman" w:cs="Times New Roman"/>
          <w:color w:val="000000"/>
          <w:sz w:val="24"/>
          <w:szCs w:val="24"/>
          <w:vertAlign w:val="superscript"/>
          <w:rPrChange w:id="49" w:author="Zumla, Ali" w:date="2023-07-08T09:16:00Z">
            <w:rPr>
              <w:rFonts w:ascii="Times New Roman" w:hAnsi="Times New Roman" w:cs="Times New Roman"/>
              <w:color w:val="000000"/>
              <w:vertAlign w:val="superscript"/>
            </w:rPr>
          </w:rPrChange>
        </w:rPr>
        <w:t xml:space="preserve"> </w:t>
      </w:r>
      <w:r w:rsidR="001E0285" w:rsidRPr="004654B6">
        <w:rPr>
          <w:rFonts w:ascii="Times New Roman" w:hAnsi="Times New Roman" w:cs="Times New Roman"/>
          <w:color w:val="000000"/>
          <w:sz w:val="24"/>
          <w:szCs w:val="24"/>
          <w:rPrChange w:id="50" w:author="Zumla, Ali" w:date="2023-07-08T09:16:00Z">
            <w:rPr>
              <w:rFonts w:ascii="Times New Roman" w:hAnsi="Times New Roman" w:cs="Times New Roman"/>
              <w:color w:val="000000"/>
            </w:rPr>
          </w:rPrChange>
        </w:rPr>
        <w:t xml:space="preserve">Department of Livestock Services, Ministry of Fisheries and Livestock, Bangladesh, Dhaka, Bangladesh (IK: </w:t>
      </w:r>
      <w:r w:rsidRPr="004654B6">
        <w:rPr>
          <w:rFonts w:ascii="Times New Roman" w:hAnsi="Times New Roman" w:cs="Times New Roman"/>
          <w:sz w:val="24"/>
          <w:szCs w:val="24"/>
          <w:rPrChange w:id="51" w:author="Zumla, Ali" w:date="2023-07-08T09:16:00Z">
            <w:rPr/>
          </w:rPrChange>
        </w:rPr>
        <w:fldChar w:fldCharType="begin"/>
      </w:r>
      <w:r w:rsidRPr="004654B6">
        <w:rPr>
          <w:rFonts w:ascii="Times New Roman" w:hAnsi="Times New Roman" w:cs="Times New Roman"/>
          <w:sz w:val="24"/>
          <w:szCs w:val="24"/>
          <w:rPrChange w:id="52" w:author="Zumla, Ali" w:date="2023-07-08T09:16:00Z">
            <w:rPr/>
          </w:rPrChange>
        </w:rPr>
        <w:instrText>HYPERLINK "mailto:dribrahim.dls@gmail.com"</w:instrText>
      </w:r>
      <w:r w:rsidRPr="00DA752C">
        <w:rPr>
          <w:rFonts w:ascii="Times New Roman" w:hAnsi="Times New Roman" w:cs="Times New Roman"/>
          <w:sz w:val="24"/>
          <w:szCs w:val="24"/>
        </w:rPr>
      </w:r>
      <w:r w:rsidRPr="004654B6">
        <w:rPr>
          <w:sz w:val="24"/>
          <w:szCs w:val="24"/>
          <w:rPrChange w:id="53" w:author="Zumla, Ali" w:date="2023-07-08T09:16:00Z">
            <w:rPr>
              <w:rStyle w:val="Hyperlink"/>
              <w:rFonts w:ascii="Times New Roman" w:hAnsi="Times New Roman" w:cs="Times New Roman"/>
            </w:rPr>
          </w:rPrChange>
        </w:rPr>
        <w:fldChar w:fldCharType="separate"/>
      </w:r>
      <w:r w:rsidR="001E0285" w:rsidRPr="004654B6">
        <w:rPr>
          <w:rStyle w:val="Hyperlink"/>
          <w:rFonts w:ascii="Times New Roman" w:hAnsi="Times New Roman" w:cs="Times New Roman"/>
          <w:sz w:val="24"/>
          <w:szCs w:val="24"/>
          <w:rPrChange w:id="54" w:author="Zumla, Ali" w:date="2023-07-08T09:16:00Z">
            <w:rPr>
              <w:rStyle w:val="Hyperlink"/>
              <w:rFonts w:ascii="Times New Roman" w:hAnsi="Times New Roman" w:cs="Times New Roman"/>
            </w:rPr>
          </w:rPrChange>
        </w:rPr>
        <w:t>dribrahim.dls@gmail.com</w:t>
      </w:r>
      <w:r w:rsidRPr="004654B6">
        <w:rPr>
          <w:rStyle w:val="Hyperlink"/>
          <w:rFonts w:ascii="Times New Roman" w:hAnsi="Times New Roman" w:cs="Times New Roman"/>
          <w:sz w:val="24"/>
          <w:szCs w:val="24"/>
          <w:rPrChange w:id="55" w:author="Zumla, Ali" w:date="2023-07-08T09:16:00Z">
            <w:rPr>
              <w:rStyle w:val="Hyperlink"/>
              <w:rFonts w:ascii="Times New Roman" w:hAnsi="Times New Roman" w:cs="Times New Roman"/>
            </w:rPr>
          </w:rPrChange>
        </w:rPr>
        <w:fldChar w:fldCharType="end"/>
      </w:r>
      <w:r w:rsidR="001E0285" w:rsidRPr="004654B6">
        <w:rPr>
          <w:rFonts w:ascii="Times New Roman" w:hAnsi="Times New Roman" w:cs="Times New Roman"/>
          <w:color w:val="000000"/>
          <w:sz w:val="24"/>
          <w:szCs w:val="24"/>
          <w:rPrChange w:id="56" w:author="Zumla, Ali" w:date="2023-07-08T09:16:00Z">
            <w:rPr>
              <w:rFonts w:ascii="Times New Roman" w:hAnsi="Times New Roman" w:cs="Times New Roman"/>
              <w:color w:val="000000"/>
            </w:rPr>
          </w:rPrChange>
        </w:rPr>
        <w:t>)</w:t>
      </w:r>
    </w:p>
    <w:p w14:paraId="7942DA16" w14:textId="13742240" w:rsidR="001E0285" w:rsidRPr="004654B6" w:rsidRDefault="009F0A11">
      <w:pPr>
        <w:spacing w:after="120" w:line="360" w:lineRule="auto"/>
        <w:ind w:left="284" w:right="-279"/>
        <w:rPr>
          <w:rFonts w:ascii="Times New Roman" w:hAnsi="Times New Roman" w:cs="Times New Roman"/>
          <w:sz w:val="24"/>
          <w:szCs w:val="24"/>
          <w:rPrChange w:id="57" w:author="Zumla, Ali" w:date="2023-07-08T09:16:00Z">
            <w:rPr>
              <w:rFonts w:ascii="Times New Roman" w:hAnsi="Times New Roman" w:cs="Times New Roman"/>
            </w:rPr>
          </w:rPrChange>
        </w:rPr>
        <w:pPrChange w:id="58" w:author="Zumla, Ali" w:date="2023-07-08T11:25:00Z">
          <w:pPr>
            <w:spacing w:after="0" w:line="360" w:lineRule="auto"/>
            <w:ind w:left="284"/>
          </w:pPr>
        </w:pPrChange>
      </w:pPr>
      <w:r w:rsidRPr="004654B6">
        <w:rPr>
          <w:rFonts w:ascii="Times New Roman" w:hAnsi="Times New Roman" w:cs="Times New Roman"/>
          <w:sz w:val="24"/>
          <w:szCs w:val="24"/>
          <w:vertAlign w:val="superscript"/>
          <w:rPrChange w:id="59" w:author="Zumla, Ali" w:date="2023-07-08T09:16:00Z">
            <w:rPr>
              <w:rFonts w:ascii="Times New Roman" w:hAnsi="Times New Roman" w:cs="Times New Roman"/>
              <w:vertAlign w:val="superscript"/>
            </w:rPr>
          </w:rPrChange>
        </w:rPr>
        <w:t>3</w:t>
      </w:r>
      <w:r w:rsidR="001E0285" w:rsidRPr="004654B6">
        <w:rPr>
          <w:rFonts w:ascii="Times New Roman" w:hAnsi="Times New Roman" w:cs="Times New Roman"/>
          <w:sz w:val="24"/>
          <w:szCs w:val="24"/>
          <w:rPrChange w:id="60" w:author="Zumla, Ali" w:date="2023-07-08T09:16:00Z">
            <w:rPr>
              <w:rFonts w:ascii="Times New Roman" w:hAnsi="Times New Roman" w:cs="Times New Roman"/>
            </w:rPr>
          </w:rPrChange>
        </w:rPr>
        <w:t xml:space="preserve"> Department of Neurosurgery, University of Florida College of Medicine, Gainesville, Florida FL 32610, USA</w:t>
      </w:r>
      <w:r w:rsidR="00556B24" w:rsidRPr="004654B6">
        <w:rPr>
          <w:rFonts w:ascii="Times New Roman" w:hAnsi="Times New Roman" w:cs="Times New Roman"/>
          <w:sz w:val="24"/>
          <w:szCs w:val="24"/>
          <w:rPrChange w:id="61" w:author="Zumla, Ali" w:date="2023-07-08T09:16:00Z">
            <w:rPr>
              <w:rFonts w:ascii="Times New Roman" w:hAnsi="Times New Roman" w:cs="Times New Roman"/>
            </w:rPr>
          </w:rPrChange>
        </w:rPr>
        <w:t xml:space="preserve"> </w:t>
      </w:r>
      <w:r w:rsidR="001E0285" w:rsidRPr="004654B6">
        <w:rPr>
          <w:rFonts w:ascii="Times New Roman" w:hAnsi="Times New Roman" w:cs="Times New Roman"/>
          <w:sz w:val="24"/>
          <w:szCs w:val="24"/>
          <w:rPrChange w:id="62" w:author="Zumla, Ali" w:date="2023-07-08T09:16:00Z">
            <w:rPr>
              <w:rFonts w:ascii="Times New Roman" w:hAnsi="Times New Roman" w:cs="Times New Roman"/>
            </w:rPr>
          </w:rPrChange>
        </w:rPr>
        <w:t xml:space="preserve">(MABC: </w:t>
      </w:r>
      <w:r w:rsidRPr="004654B6">
        <w:rPr>
          <w:rFonts w:ascii="Times New Roman" w:hAnsi="Times New Roman" w:cs="Times New Roman"/>
          <w:sz w:val="24"/>
          <w:szCs w:val="24"/>
          <w:rPrChange w:id="63" w:author="Zumla, Ali" w:date="2023-07-08T09:16:00Z">
            <w:rPr/>
          </w:rPrChange>
        </w:rPr>
        <w:fldChar w:fldCharType="begin"/>
      </w:r>
      <w:r w:rsidRPr="004654B6">
        <w:rPr>
          <w:rFonts w:ascii="Times New Roman" w:hAnsi="Times New Roman" w:cs="Times New Roman"/>
          <w:sz w:val="24"/>
          <w:szCs w:val="24"/>
          <w:rPrChange w:id="64" w:author="Zumla, Ali" w:date="2023-07-08T09:16:00Z">
            <w:rPr/>
          </w:rPrChange>
        </w:rPr>
        <w:instrText>HYPERLINK "mailto:baker.chowdhury@neurosurgery.ufl.edu"</w:instrText>
      </w:r>
      <w:r w:rsidRPr="00DA752C">
        <w:rPr>
          <w:rFonts w:ascii="Times New Roman" w:hAnsi="Times New Roman" w:cs="Times New Roman"/>
          <w:sz w:val="24"/>
          <w:szCs w:val="24"/>
        </w:rPr>
      </w:r>
      <w:r w:rsidRPr="004654B6">
        <w:rPr>
          <w:sz w:val="24"/>
          <w:szCs w:val="24"/>
          <w:rPrChange w:id="65" w:author="Zumla, Ali" w:date="2023-07-08T09:16:00Z">
            <w:rPr>
              <w:rStyle w:val="Hyperlink"/>
              <w:rFonts w:ascii="Times New Roman" w:hAnsi="Times New Roman" w:cs="Times New Roman"/>
            </w:rPr>
          </w:rPrChange>
        </w:rPr>
        <w:fldChar w:fldCharType="separate"/>
      </w:r>
      <w:r w:rsidR="001E0285" w:rsidRPr="004654B6">
        <w:rPr>
          <w:rStyle w:val="Hyperlink"/>
          <w:rFonts w:ascii="Times New Roman" w:hAnsi="Times New Roman" w:cs="Times New Roman"/>
          <w:sz w:val="24"/>
          <w:szCs w:val="24"/>
          <w:rPrChange w:id="66" w:author="Zumla, Ali" w:date="2023-07-08T09:16:00Z">
            <w:rPr>
              <w:rStyle w:val="Hyperlink"/>
              <w:rFonts w:ascii="Times New Roman" w:hAnsi="Times New Roman" w:cs="Times New Roman"/>
            </w:rPr>
          </w:rPrChange>
        </w:rPr>
        <w:t>baker.chowdhury@neurosurgery.ufl.edu</w:t>
      </w:r>
      <w:r w:rsidRPr="004654B6">
        <w:rPr>
          <w:rStyle w:val="Hyperlink"/>
          <w:rFonts w:ascii="Times New Roman" w:hAnsi="Times New Roman" w:cs="Times New Roman"/>
          <w:sz w:val="24"/>
          <w:szCs w:val="24"/>
          <w:rPrChange w:id="67" w:author="Zumla, Ali" w:date="2023-07-08T09:16:00Z">
            <w:rPr>
              <w:rStyle w:val="Hyperlink"/>
              <w:rFonts w:ascii="Times New Roman" w:hAnsi="Times New Roman" w:cs="Times New Roman"/>
            </w:rPr>
          </w:rPrChange>
        </w:rPr>
        <w:fldChar w:fldCharType="end"/>
      </w:r>
      <w:r w:rsidR="001E0285" w:rsidRPr="004654B6">
        <w:rPr>
          <w:rFonts w:ascii="Times New Roman" w:hAnsi="Times New Roman" w:cs="Times New Roman"/>
          <w:sz w:val="24"/>
          <w:szCs w:val="24"/>
          <w:rPrChange w:id="68" w:author="Zumla, Ali" w:date="2023-07-08T09:16:00Z">
            <w:rPr>
              <w:rFonts w:ascii="Times New Roman" w:hAnsi="Times New Roman" w:cs="Times New Roman"/>
            </w:rPr>
          </w:rPrChange>
        </w:rPr>
        <w:t xml:space="preserve"> )</w:t>
      </w:r>
    </w:p>
    <w:p w14:paraId="14B56E03" w14:textId="23BCB747" w:rsidR="001E0285" w:rsidRPr="004654B6" w:rsidRDefault="00556B24">
      <w:pPr>
        <w:spacing w:after="120" w:line="360" w:lineRule="auto"/>
        <w:ind w:left="284" w:right="-279"/>
        <w:rPr>
          <w:rFonts w:ascii="Times New Roman" w:hAnsi="Times New Roman" w:cs="Times New Roman"/>
          <w:sz w:val="24"/>
          <w:szCs w:val="24"/>
          <w:vertAlign w:val="superscript"/>
          <w:rPrChange w:id="69" w:author="Zumla, Ali" w:date="2023-07-08T09:16:00Z">
            <w:rPr>
              <w:rFonts w:ascii="Times New Roman" w:hAnsi="Times New Roman" w:cs="Times New Roman"/>
              <w:vertAlign w:val="superscript"/>
            </w:rPr>
          </w:rPrChange>
        </w:rPr>
        <w:pPrChange w:id="70" w:author="Zumla, Ali" w:date="2023-07-08T11:25:00Z">
          <w:pPr>
            <w:spacing w:after="0" w:line="360" w:lineRule="auto"/>
            <w:ind w:left="284"/>
          </w:pPr>
        </w:pPrChange>
      </w:pPr>
      <w:r w:rsidRPr="004654B6">
        <w:rPr>
          <w:rFonts w:ascii="Times New Roman" w:hAnsi="Times New Roman" w:cs="Times New Roman"/>
          <w:sz w:val="24"/>
          <w:szCs w:val="24"/>
          <w:vertAlign w:val="superscript"/>
          <w:rPrChange w:id="71" w:author="Zumla, Ali" w:date="2023-07-08T09:16:00Z">
            <w:rPr>
              <w:rFonts w:ascii="Times New Roman" w:hAnsi="Times New Roman" w:cs="Times New Roman"/>
              <w:vertAlign w:val="superscript"/>
            </w:rPr>
          </w:rPrChange>
        </w:rPr>
        <w:t>4</w:t>
      </w:r>
      <w:r w:rsidR="001E0285" w:rsidRPr="004654B6">
        <w:rPr>
          <w:rFonts w:ascii="Times New Roman" w:hAnsi="Times New Roman" w:cs="Times New Roman"/>
          <w:sz w:val="24"/>
          <w:szCs w:val="24"/>
          <w:vertAlign w:val="superscript"/>
          <w:rPrChange w:id="72" w:author="Zumla, Ali" w:date="2023-07-08T09:16:00Z">
            <w:rPr>
              <w:rFonts w:ascii="Times New Roman" w:hAnsi="Times New Roman" w:cs="Times New Roman"/>
              <w:vertAlign w:val="superscript"/>
            </w:rPr>
          </w:rPrChange>
        </w:rPr>
        <w:t xml:space="preserve"> </w:t>
      </w:r>
      <w:r w:rsidR="001E0285" w:rsidRPr="004654B6">
        <w:rPr>
          <w:rFonts w:ascii="Times New Roman" w:hAnsi="Times New Roman" w:cs="Times New Roman"/>
          <w:sz w:val="24"/>
          <w:szCs w:val="24"/>
          <w:rPrChange w:id="73" w:author="Zumla, Ali" w:date="2023-07-08T09:16:00Z">
            <w:rPr>
              <w:rFonts w:ascii="Times New Roman" w:hAnsi="Times New Roman" w:cs="Times New Roman"/>
            </w:rPr>
          </w:rPrChange>
        </w:rPr>
        <w:t xml:space="preserve">The Royal Veterinary College, University of London, Hawkshead Lane, North Mymms, Hatfield, Hertfordshire, United Kingdom (Email: MR: </w:t>
      </w:r>
      <w:r w:rsidRPr="004654B6">
        <w:rPr>
          <w:rFonts w:ascii="Times New Roman" w:hAnsi="Times New Roman" w:cs="Times New Roman"/>
          <w:sz w:val="24"/>
          <w:szCs w:val="24"/>
          <w:rPrChange w:id="74" w:author="Zumla, Ali" w:date="2023-07-08T09:16:00Z">
            <w:rPr/>
          </w:rPrChange>
        </w:rPr>
        <w:fldChar w:fldCharType="begin"/>
      </w:r>
      <w:r w:rsidRPr="004654B6">
        <w:rPr>
          <w:rFonts w:ascii="Times New Roman" w:hAnsi="Times New Roman" w:cs="Times New Roman"/>
          <w:sz w:val="24"/>
          <w:szCs w:val="24"/>
          <w:rPrChange w:id="75" w:author="Zumla, Ali" w:date="2023-07-08T09:16:00Z">
            <w:rPr/>
          </w:rPrChange>
        </w:rPr>
        <w:instrText>HYPERLINK "mailto:dr_mahbub@yahoo.com"</w:instrText>
      </w:r>
      <w:r w:rsidRPr="00DA752C">
        <w:rPr>
          <w:rFonts w:ascii="Times New Roman" w:hAnsi="Times New Roman" w:cs="Times New Roman"/>
          <w:sz w:val="24"/>
          <w:szCs w:val="24"/>
        </w:rPr>
      </w:r>
      <w:r w:rsidRPr="004654B6">
        <w:rPr>
          <w:sz w:val="24"/>
          <w:szCs w:val="24"/>
          <w:rPrChange w:id="76" w:author="Zumla, Ali" w:date="2023-07-08T09:16:00Z">
            <w:rPr>
              <w:rStyle w:val="Hyperlink"/>
              <w:rFonts w:ascii="Times New Roman" w:hAnsi="Times New Roman" w:cs="Times New Roman"/>
            </w:rPr>
          </w:rPrChange>
        </w:rPr>
        <w:fldChar w:fldCharType="separate"/>
      </w:r>
      <w:r w:rsidR="001E0285" w:rsidRPr="004654B6">
        <w:rPr>
          <w:rStyle w:val="Hyperlink"/>
          <w:rFonts w:ascii="Times New Roman" w:hAnsi="Times New Roman" w:cs="Times New Roman"/>
          <w:sz w:val="24"/>
          <w:szCs w:val="24"/>
          <w:rPrChange w:id="77" w:author="Zumla, Ali" w:date="2023-07-08T09:16:00Z">
            <w:rPr>
              <w:rStyle w:val="Hyperlink"/>
              <w:rFonts w:ascii="Times New Roman" w:hAnsi="Times New Roman" w:cs="Times New Roman"/>
            </w:rPr>
          </w:rPrChange>
        </w:rPr>
        <w:t>dr_mahbub@yahoo.com</w:t>
      </w:r>
      <w:r w:rsidRPr="004654B6">
        <w:rPr>
          <w:rStyle w:val="Hyperlink"/>
          <w:rFonts w:ascii="Times New Roman" w:hAnsi="Times New Roman" w:cs="Times New Roman"/>
          <w:sz w:val="24"/>
          <w:szCs w:val="24"/>
          <w:rPrChange w:id="78" w:author="Zumla, Ali" w:date="2023-07-08T09:16:00Z">
            <w:rPr>
              <w:rStyle w:val="Hyperlink"/>
              <w:rFonts w:ascii="Times New Roman" w:hAnsi="Times New Roman" w:cs="Times New Roman"/>
            </w:rPr>
          </w:rPrChange>
        </w:rPr>
        <w:fldChar w:fldCharType="end"/>
      </w:r>
      <w:r w:rsidR="001E0285" w:rsidRPr="004654B6">
        <w:rPr>
          <w:rFonts w:ascii="Times New Roman" w:hAnsi="Times New Roman" w:cs="Times New Roman"/>
          <w:sz w:val="24"/>
          <w:szCs w:val="24"/>
          <w:rPrChange w:id="79" w:author="Zumla, Ali" w:date="2023-07-08T09:16:00Z">
            <w:rPr>
              <w:rFonts w:ascii="Times New Roman" w:hAnsi="Times New Roman" w:cs="Times New Roman"/>
            </w:rPr>
          </w:rPrChange>
        </w:rPr>
        <w:t xml:space="preserve">)  </w:t>
      </w:r>
    </w:p>
    <w:p w14:paraId="0F4A31D9" w14:textId="0D2E7C68" w:rsidR="001E0285" w:rsidRPr="004654B6" w:rsidRDefault="00556B24">
      <w:pPr>
        <w:spacing w:after="120" w:line="360" w:lineRule="auto"/>
        <w:ind w:left="284" w:right="-279"/>
        <w:rPr>
          <w:rFonts w:ascii="Times New Roman" w:hAnsi="Times New Roman" w:cs="Times New Roman"/>
          <w:sz w:val="24"/>
          <w:szCs w:val="24"/>
          <w:rPrChange w:id="80" w:author="Zumla, Ali" w:date="2023-07-08T09:16:00Z">
            <w:rPr>
              <w:rFonts w:ascii="Times New Roman" w:hAnsi="Times New Roman" w:cs="Times New Roman"/>
            </w:rPr>
          </w:rPrChange>
        </w:rPr>
        <w:pPrChange w:id="81" w:author="Zumla, Ali" w:date="2023-07-08T11:25:00Z">
          <w:pPr>
            <w:spacing w:after="0" w:line="360" w:lineRule="auto"/>
            <w:ind w:left="284"/>
          </w:pPr>
        </w:pPrChange>
      </w:pPr>
      <w:r w:rsidRPr="004654B6">
        <w:rPr>
          <w:rFonts w:ascii="Times New Roman" w:hAnsi="Times New Roman" w:cs="Times New Roman"/>
          <w:sz w:val="24"/>
          <w:szCs w:val="24"/>
          <w:vertAlign w:val="superscript"/>
          <w:rPrChange w:id="82" w:author="Zumla, Ali" w:date="2023-07-08T09:16:00Z">
            <w:rPr>
              <w:rFonts w:ascii="Times New Roman" w:hAnsi="Times New Roman" w:cs="Times New Roman"/>
              <w:vertAlign w:val="superscript"/>
            </w:rPr>
          </w:rPrChange>
        </w:rPr>
        <w:t xml:space="preserve">5 </w:t>
      </w:r>
      <w:r w:rsidR="001E0285" w:rsidRPr="004654B6">
        <w:rPr>
          <w:rFonts w:ascii="Times New Roman" w:hAnsi="Times New Roman" w:cs="Times New Roman"/>
          <w:sz w:val="24"/>
          <w:szCs w:val="24"/>
          <w:rPrChange w:id="83" w:author="Zumla, Ali" w:date="2023-07-08T09:16:00Z">
            <w:rPr>
              <w:rFonts w:ascii="Times New Roman" w:hAnsi="Times New Roman" w:cs="Times New Roman"/>
            </w:rPr>
          </w:rPrChange>
        </w:rPr>
        <w:t xml:space="preserve">Institute of Epidemiology, Disease Control and Research (IEDCR), Ministry of Health and Family Welfare, Mohakhali, Dhaka, Bangladesh (MR: </w:t>
      </w:r>
      <w:r w:rsidRPr="004654B6">
        <w:rPr>
          <w:rFonts w:ascii="Times New Roman" w:hAnsi="Times New Roman" w:cs="Times New Roman"/>
          <w:sz w:val="24"/>
          <w:szCs w:val="24"/>
          <w:rPrChange w:id="84" w:author="Zumla, Ali" w:date="2023-07-08T09:16:00Z">
            <w:rPr/>
          </w:rPrChange>
        </w:rPr>
        <w:fldChar w:fldCharType="begin"/>
      </w:r>
      <w:r w:rsidRPr="004654B6">
        <w:rPr>
          <w:rFonts w:ascii="Times New Roman" w:hAnsi="Times New Roman" w:cs="Times New Roman"/>
          <w:sz w:val="24"/>
          <w:szCs w:val="24"/>
          <w:rPrChange w:id="85" w:author="Zumla, Ali" w:date="2023-07-08T09:16:00Z">
            <w:rPr/>
          </w:rPrChange>
        </w:rPr>
        <w:instrText>HYPERLINK "mailto:dr_mahbub@yahoo.com"</w:instrText>
      </w:r>
      <w:r w:rsidRPr="00DA752C">
        <w:rPr>
          <w:rFonts w:ascii="Times New Roman" w:hAnsi="Times New Roman" w:cs="Times New Roman"/>
          <w:sz w:val="24"/>
          <w:szCs w:val="24"/>
        </w:rPr>
      </w:r>
      <w:r w:rsidRPr="004654B6">
        <w:rPr>
          <w:sz w:val="24"/>
          <w:szCs w:val="24"/>
          <w:rPrChange w:id="86" w:author="Zumla, Ali" w:date="2023-07-08T09:16:00Z">
            <w:rPr>
              <w:rStyle w:val="Hyperlink"/>
              <w:rFonts w:ascii="Times New Roman" w:hAnsi="Times New Roman" w:cs="Times New Roman"/>
            </w:rPr>
          </w:rPrChange>
        </w:rPr>
        <w:fldChar w:fldCharType="separate"/>
      </w:r>
      <w:r w:rsidR="001E0285" w:rsidRPr="004654B6">
        <w:rPr>
          <w:rStyle w:val="Hyperlink"/>
          <w:rFonts w:ascii="Times New Roman" w:hAnsi="Times New Roman" w:cs="Times New Roman"/>
          <w:sz w:val="24"/>
          <w:szCs w:val="24"/>
          <w:rPrChange w:id="87" w:author="Zumla, Ali" w:date="2023-07-08T09:16:00Z">
            <w:rPr>
              <w:rStyle w:val="Hyperlink"/>
              <w:rFonts w:ascii="Times New Roman" w:hAnsi="Times New Roman" w:cs="Times New Roman"/>
            </w:rPr>
          </w:rPrChange>
        </w:rPr>
        <w:t>dr_mahbub@yahoo.com</w:t>
      </w:r>
      <w:r w:rsidRPr="004654B6">
        <w:rPr>
          <w:rStyle w:val="Hyperlink"/>
          <w:rFonts w:ascii="Times New Roman" w:hAnsi="Times New Roman" w:cs="Times New Roman"/>
          <w:sz w:val="24"/>
          <w:szCs w:val="24"/>
          <w:rPrChange w:id="88" w:author="Zumla, Ali" w:date="2023-07-08T09:16:00Z">
            <w:rPr>
              <w:rStyle w:val="Hyperlink"/>
              <w:rFonts w:ascii="Times New Roman" w:hAnsi="Times New Roman" w:cs="Times New Roman"/>
            </w:rPr>
          </w:rPrChange>
        </w:rPr>
        <w:fldChar w:fldCharType="end"/>
      </w:r>
      <w:r w:rsidR="001E0285" w:rsidRPr="004654B6">
        <w:rPr>
          <w:rStyle w:val="Hyperlink"/>
          <w:rFonts w:ascii="Times New Roman" w:hAnsi="Times New Roman" w:cs="Times New Roman"/>
          <w:sz w:val="24"/>
          <w:szCs w:val="24"/>
          <w:rPrChange w:id="89" w:author="Zumla, Ali" w:date="2023-07-08T09:16:00Z">
            <w:rPr>
              <w:rStyle w:val="Hyperlink"/>
              <w:rFonts w:ascii="Times New Roman" w:hAnsi="Times New Roman" w:cs="Times New Roman"/>
            </w:rPr>
          </w:rPrChange>
        </w:rPr>
        <w:t xml:space="preserve">, MHK: </w:t>
      </w:r>
      <w:r w:rsidRPr="004654B6">
        <w:rPr>
          <w:rFonts w:ascii="Times New Roman" w:hAnsi="Times New Roman" w:cs="Times New Roman"/>
          <w:sz w:val="24"/>
          <w:szCs w:val="24"/>
          <w:rPrChange w:id="90" w:author="Zumla, Ali" w:date="2023-07-08T09:16:00Z">
            <w:rPr/>
          </w:rPrChange>
        </w:rPr>
        <w:fldChar w:fldCharType="begin"/>
      </w:r>
      <w:r w:rsidRPr="004654B6">
        <w:rPr>
          <w:rFonts w:ascii="Times New Roman" w:hAnsi="Times New Roman" w:cs="Times New Roman"/>
          <w:sz w:val="24"/>
          <w:szCs w:val="24"/>
          <w:rPrChange w:id="91" w:author="Zumla, Ali" w:date="2023-07-08T09:16:00Z">
            <w:rPr/>
          </w:rPrChange>
        </w:rPr>
        <w:instrText>HYPERLINK "mailto:khanmanjur56@gmail.com"</w:instrText>
      </w:r>
      <w:r w:rsidRPr="00DA752C">
        <w:rPr>
          <w:rFonts w:ascii="Times New Roman" w:hAnsi="Times New Roman" w:cs="Times New Roman"/>
          <w:sz w:val="24"/>
          <w:szCs w:val="24"/>
        </w:rPr>
      </w:r>
      <w:r w:rsidRPr="004654B6">
        <w:rPr>
          <w:sz w:val="24"/>
          <w:szCs w:val="24"/>
          <w:rPrChange w:id="92" w:author="Zumla, Ali" w:date="2023-07-08T09:16:00Z">
            <w:rPr>
              <w:rStyle w:val="Hyperlink"/>
              <w:rFonts w:ascii="Times New Roman" w:hAnsi="Times New Roman" w:cs="Times New Roman"/>
            </w:rPr>
          </w:rPrChange>
        </w:rPr>
        <w:fldChar w:fldCharType="separate"/>
      </w:r>
      <w:r w:rsidR="00AB1743" w:rsidRPr="004654B6">
        <w:rPr>
          <w:rStyle w:val="Hyperlink"/>
          <w:rFonts w:ascii="Times New Roman" w:hAnsi="Times New Roman" w:cs="Times New Roman"/>
          <w:sz w:val="24"/>
          <w:szCs w:val="24"/>
          <w:rPrChange w:id="93" w:author="Zumla, Ali" w:date="2023-07-08T09:16:00Z">
            <w:rPr>
              <w:rStyle w:val="Hyperlink"/>
              <w:rFonts w:ascii="Times New Roman" w:hAnsi="Times New Roman" w:cs="Times New Roman"/>
            </w:rPr>
          </w:rPrChange>
        </w:rPr>
        <w:t>khanmanjur56@gmail.com</w:t>
      </w:r>
      <w:r w:rsidRPr="004654B6">
        <w:rPr>
          <w:rStyle w:val="Hyperlink"/>
          <w:rFonts w:ascii="Times New Roman" w:hAnsi="Times New Roman" w:cs="Times New Roman"/>
          <w:sz w:val="24"/>
          <w:szCs w:val="24"/>
          <w:rPrChange w:id="94" w:author="Zumla, Ali" w:date="2023-07-08T09:16:00Z">
            <w:rPr>
              <w:rStyle w:val="Hyperlink"/>
              <w:rFonts w:ascii="Times New Roman" w:hAnsi="Times New Roman" w:cs="Times New Roman"/>
            </w:rPr>
          </w:rPrChange>
        </w:rPr>
        <w:fldChar w:fldCharType="end"/>
      </w:r>
      <w:r w:rsidR="001E0285" w:rsidRPr="004654B6">
        <w:rPr>
          <w:rFonts w:ascii="Times New Roman" w:hAnsi="Times New Roman" w:cs="Times New Roman"/>
          <w:sz w:val="24"/>
          <w:szCs w:val="24"/>
          <w:rPrChange w:id="95" w:author="Zumla, Ali" w:date="2023-07-08T09:16:00Z">
            <w:rPr>
              <w:rFonts w:ascii="Times New Roman" w:hAnsi="Times New Roman" w:cs="Times New Roman"/>
            </w:rPr>
          </w:rPrChange>
        </w:rPr>
        <w:t>)</w:t>
      </w:r>
    </w:p>
    <w:p w14:paraId="3EF9D143" w14:textId="502A0A5C" w:rsidR="00AB1743" w:rsidRPr="004654B6" w:rsidRDefault="00556B24">
      <w:pPr>
        <w:spacing w:after="120" w:line="360" w:lineRule="auto"/>
        <w:ind w:left="284" w:right="-279"/>
        <w:rPr>
          <w:rFonts w:ascii="Times New Roman" w:hAnsi="Times New Roman" w:cs="Times New Roman"/>
          <w:sz w:val="24"/>
          <w:szCs w:val="24"/>
          <w:rPrChange w:id="96" w:author="Zumla, Ali" w:date="2023-07-08T09:16:00Z">
            <w:rPr>
              <w:rFonts w:ascii="Times New Roman" w:hAnsi="Times New Roman" w:cs="Times New Roman"/>
            </w:rPr>
          </w:rPrChange>
        </w:rPr>
        <w:pPrChange w:id="97" w:author="Zumla, Ali" w:date="2023-07-08T11:25:00Z">
          <w:pPr>
            <w:spacing w:after="0" w:line="360" w:lineRule="auto"/>
            <w:ind w:left="284"/>
          </w:pPr>
        </w:pPrChange>
      </w:pPr>
      <w:r w:rsidRPr="004654B6">
        <w:rPr>
          <w:rFonts w:ascii="Times New Roman" w:hAnsi="Times New Roman" w:cs="Times New Roman"/>
          <w:sz w:val="24"/>
          <w:szCs w:val="24"/>
          <w:vertAlign w:val="superscript"/>
          <w:rPrChange w:id="98" w:author="Zumla, Ali" w:date="2023-07-08T09:16:00Z">
            <w:rPr>
              <w:rFonts w:ascii="Times New Roman" w:hAnsi="Times New Roman" w:cs="Times New Roman"/>
              <w:vertAlign w:val="superscript"/>
            </w:rPr>
          </w:rPrChange>
        </w:rPr>
        <w:t xml:space="preserve">6 </w:t>
      </w:r>
      <w:r w:rsidR="00AB1743" w:rsidRPr="004654B6">
        <w:rPr>
          <w:rFonts w:ascii="Times New Roman" w:hAnsi="Times New Roman" w:cs="Times New Roman"/>
          <w:sz w:val="24"/>
          <w:szCs w:val="24"/>
          <w:rPrChange w:id="99" w:author="Zumla, Ali" w:date="2023-07-08T09:16:00Z">
            <w:rPr>
              <w:rFonts w:ascii="Times New Roman" w:hAnsi="Times New Roman" w:cs="Times New Roman"/>
            </w:rPr>
          </w:rPrChange>
        </w:rPr>
        <w:t xml:space="preserve">School of Digital, Technologies, and Arts, </w:t>
      </w:r>
      <w:r w:rsidR="003F725F" w:rsidRPr="004654B6">
        <w:rPr>
          <w:rFonts w:ascii="Times New Roman" w:hAnsi="Times New Roman" w:cs="Times New Roman"/>
          <w:sz w:val="24"/>
          <w:szCs w:val="24"/>
          <w:rPrChange w:id="100" w:author="Zumla, Ali" w:date="2023-07-08T09:16:00Z">
            <w:rPr>
              <w:rFonts w:ascii="Times New Roman" w:hAnsi="Times New Roman" w:cs="Times New Roman"/>
            </w:rPr>
          </w:rPrChange>
        </w:rPr>
        <w:t>Staffordshire</w:t>
      </w:r>
      <w:r w:rsidR="00AB1743" w:rsidRPr="004654B6">
        <w:rPr>
          <w:rFonts w:ascii="Times New Roman" w:hAnsi="Times New Roman" w:cs="Times New Roman"/>
          <w:sz w:val="24"/>
          <w:szCs w:val="24"/>
          <w:rPrChange w:id="101" w:author="Zumla, Ali" w:date="2023-07-08T09:16:00Z">
            <w:rPr>
              <w:rFonts w:ascii="Times New Roman" w:hAnsi="Times New Roman" w:cs="Times New Roman"/>
            </w:rPr>
          </w:rPrChange>
        </w:rPr>
        <w:t xml:space="preserve"> University, </w:t>
      </w:r>
      <w:r w:rsidR="009C4F35" w:rsidRPr="004654B6">
        <w:rPr>
          <w:rFonts w:ascii="Times New Roman" w:hAnsi="Times New Roman" w:cs="Times New Roman"/>
          <w:sz w:val="24"/>
          <w:szCs w:val="24"/>
          <w:rPrChange w:id="102" w:author="Zumla, Ali" w:date="2023-07-08T09:16:00Z">
            <w:rPr>
              <w:rFonts w:ascii="Times New Roman" w:hAnsi="Times New Roman" w:cs="Times New Roman"/>
            </w:rPr>
          </w:rPrChange>
        </w:rPr>
        <w:t>Staffordshire</w:t>
      </w:r>
      <w:r w:rsidR="003F725F" w:rsidRPr="004654B6">
        <w:rPr>
          <w:rFonts w:ascii="Times New Roman" w:hAnsi="Times New Roman" w:cs="Times New Roman"/>
          <w:sz w:val="24"/>
          <w:szCs w:val="24"/>
          <w:rPrChange w:id="103" w:author="Zumla, Ali" w:date="2023-07-08T09:16:00Z">
            <w:rPr>
              <w:rFonts w:ascii="Times New Roman" w:hAnsi="Times New Roman" w:cs="Times New Roman"/>
            </w:rPr>
          </w:rPrChange>
        </w:rPr>
        <w:t xml:space="preserve">, UK </w:t>
      </w:r>
      <w:r w:rsidR="009C4F35" w:rsidRPr="004654B6">
        <w:rPr>
          <w:rFonts w:ascii="Times New Roman" w:hAnsi="Times New Roman" w:cs="Times New Roman"/>
          <w:sz w:val="24"/>
          <w:szCs w:val="24"/>
          <w:rPrChange w:id="104" w:author="Zumla, Ali" w:date="2023-07-08T09:16:00Z">
            <w:rPr>
              <w:rFonts w:ascii="Times New Roman" w:hAnsi="Times New Roman" w:cs="Times New Roman"/>
            </w:rPr>
          </w:rPrChange>
        </w:rPr>
        <w:t xml:space="preserve">(MB: </w:t>
      </w:r>
      <w:r w:rsidRPr="004654B6">
        <w:rPr>
          <w:rFonts w:ascii="Times New Roman" w:hAnsi="Times New Roman" w:cs="Times New Roman"/>
          <w:sz w:val="24"/>
          <w:szCs w:val="24"/>
          <w:rPrChange w:id="105" w:author="Zumla, Ali" w:date="2023-07-08T09:16:00Z">
            <w:rPr/>
          </w:rPrChange>
        </w:rPr>
        <w:fldChar w:fldCharType="begin"/>
      </w:r>
      <w:r w:rsidRPr="004654B6">
        <w:rPr>
          <w:rFonts w:ascii="Times New Roman" w:hAnsi="Times New Roman" w:cs="Times New Roman"/>
          <w:sz w:val="24"/>
          <w:szCs w:val="24"/>
          <w:rPrChange w:id="106" w:author="Zumla, Ali" w:date="2023-07-08T09:16:00Z">
            <w:rPr/>
          </w:rPrChange>
        </w:rPr>
        <w:instrText>HYPERLINK "mailto:masum.billah@staffs.ac.uk"</w:instrText>
      </w:r>
      <w:r w:rsidRPr="00DA752C">
        <w:rPr>
          <w:rFonts w:ascii="Times New Roman" w:hAnsi="Times New Roman" w:cs="Times New Roman"/>
          <w:sz w:val="24"/>
          <w:szCs w:val="24"/>
        </w:rPr>
      </w:r>
      <w:r w:rsidRPr="004654B6">
        <w:rPr>
          <w:sz w:val="24"/>
          <w:szCs w:val="24"/>
          <w:rPrChange w:id="107" w:author="Zumla, Ali" w:date="2023-07-08T09:16:00Z">
            <w:rPr>
              <w:rStyle w:val="Hyperlink"/>
              <w:rFonts w:ascii="Times New Roman" w:hAnsi="Times New Roman" w:cs="Times New Roman"/>
            </w:rPr>
          </w:rPrChange>
        </w:rPr>
        <w:fldChar w:fldCharType="separate"/>
      </w:r>
      <w:r w:rsidR="009C4F35" w:rsidRPr="004654B6">
        <w:rPr>
          <w:rStyle w:val="Hyperlink"/>
          <w:rFonts w:ascii="Times New Roman" w:hAnsi="Times New Roman" w:cs="Times New Roman"/>
          <w:sz w:val="24"/>
          <w:szCs w:val="24"/>
          <w:rPrChange w:id="108" w:author="Zumla, Ali" w:date="2023-07-08T09:16:00Z">
            <w:rPr>
              <w:rStyle w:val="Hyperlink"/>
              <w:rFonts w:ascii="Times New Roman" w:hAnsi="Times New Roman" w:cs="Times New Roman"/>
            </w:rPr>
          </w:rPrChange>
        </w:rPr>
        <w:t>masum.billah@staffs.ac.uk</w:t>
      </w:r>
      <w:r w:rsidRPr="004654B6">
        <w:rPr>
          <w:rStyle w:val="Hyperlink"/>
          <w:rFonts w:ascii="Times New Roman" w:hAnsi="Times New Roman" w:cs="Times New Roman"/>
          <w:sz w:val="24"/>
          <w:szCs w:val="24"/>
          <w:rPrChange w:id="109" w:author="Zumla, Ali" w:date="2023-07-08T09:16:00Z">
            <w:rPr>
              <w:rStyle w:val="Hyperlink"/>
              <w:rFonts w:ascii="Times New Roman" w:hAnsi="Times New Roman" w:cs="Times New Roman"/>
            </w:rPr>
          </w:rPrChange>
        </w:rPr>
        <w:fldChar w:fldCharType="end"/>
      </w:r>
      <w:r w:rsidR="009C4F35" w:rsidRPr="004654B6">
        <w:rPr>
          <w:rFonts w:ascii="Times New Roman" w:hAnsi="Times New Roman" w:cs="Times New Roman"/>
          <w:sz w:val="24"/>
          <w:szCs w:val="24"/>
          <w:rPrChange w:id="110" w:author="Zumla, Ali" w:date="2023-07-08T09:16:00Z">
            <w:rPr>
              <w:rFonts w:ascii="Times New Roman" w:hAnsi="Times New Roman" w:cs="Times New Roman"/>
            </w:rPr>
          </w:rPrChange>
        </w:rPr>
        <w:t xml:space="preserve"> , </w:t>
      </w:r>
      <w:r w:rsidR="009E46AE" w:rsidRPr="004654B6">
        <w:rPr>
          <w:rFonts w:ascii="Times New Roman" w:hAnsi="Times New Roman" w:cs="Times New Roman"/>
          <w:sz w:val="24"/>
          <w:szCs w:val="24"/>
          <w:rPrChange w:id="111" w:author="Zumla, Ali" w:date="2023-07-08T09:16:00Z">
            <w:rPr>
              <w:rFonts w:ascii="Times New Roman" w:hAnsi="Times New Roman" w:cs="Times New Roman"/>
            </w:rPr>
          </w:rPrChange>
        </w:rPr>
        <w:t xml:space="preserve">MA: </w:t>
      </w:r>
      <w:r w:rsidRPr="004654B6">
        <w:rPr>
          <w:rFonts w:ascii="Times New Roman" w:hAnsi="Times New Roman" w:cs="Times New Roman"/>
          <w:sz w:val="24"/>
          <w:szCs w:val="24"/>
          <w:rPrChange w:id="112" w:author="Zumla, Ali" w:date="2023-07-08T09:16:00Z">
            <w:rPr/>
          </w:rPrChange>
        </w:rPr>
        <w:fldChar w:fldCharType="begin"/>
      </w:r>
      <w:r w:rsidRPr="004654B6">
        <w:rPr>
          <w:rFonts w:ascii="Times New Roman" w:hAnsi="Times New Roman" w:cs="Times New Roman"/>
          <w:sz w:val="24"/>
          <w:szCs w:val="24"/>
          <w:rPrChange w:id="113" w:author="Zumla, Ali" w:date="2023-07-08T09:16:00Z">
            <w:rPr/>
          </w:rPrChange>
        </w:rPr>
        <w:instrText>HYPERLINK "mailto:Md.Asaduzzaman@staffs.ac.uk"</w:instrText>
      </w:r>
      <w:r w:rsidRPr="00DA752C">
        <w:rPr>
          <w:rFonts w:ascii="Times New Roman" w:hAnsi="Times New Roman" w:cs="Times New Roman"/>
          <w:sz w:val="24"/>
          <w:szCs w:val="24"/>
        </w:rPr>
      </w:r>
      <w:r w:rsidRPr="004654B6">
        <w:rPr>
          <w:sz w:val="24"/>
          <w:szCs w:val="24"/>
          <w:rPrChange w:id="114" w:author="Zumla, Ali" w:date="2023-07-08T09:16:00Z">
            <w:rPr>
              <w:rStyle w:val="Hyperlink"/>
              <w:rFonts w:ascii="Times New Roman" w:hAnsi="Times New Roman" w:cs="Times New Roman"/>
            </w:rPr>
          </w:rPrChange>
        </w:rPr>
        <w:fldChar w:fldCharType="separate"/>
      </w:r>
      <w:r w:rsidR="009E46AE" w:rsidRPr="004654B6">
        <w:rPr>
          <w:rStyle w:val="Hyperlink"/>
          <w:rFonts w:ascii="Times New Roman" w:hAnsi="Times New Roman" w:cs="Times New Roman"/>
          <w:sz w:val="24"/>
          <w:szCs w:val="24"/>
          <w:rPrChange w:id="115" w:author="Zumla, Ali" w:date="2023-07-08T09:16:00Z">
            <w:rPr>
              <w:rStyle w:val="Hyperlink"/>
              <w:rFonts w:ascii="Times New Roman" w:hAnsi="Times New Roman" w:cs="Times New Roman"/>
            </w:rPr>
          </w:rPrChange>
        </w:rPr>
        <w:t>Md.Asaduzzaman@staffs.ac.uk</w:t>
      </w:r>
      <w:r w:rsidRPr="004654B6">
        <w:rPr>
          <w:rStyle w:val="Hyperlink"/>
          <w:rFonts w:ascii="Times New Roman" w:hAnsi="Times New Roman" w:cs="Times New Roman"/>
          <w:sz w:val="24"/>
          <w:szCs w:val="24"/>
          <w:rPrChange w:id="116" w:author="Zumla, Ali" w:date="2023-07-08T09:16:00Z">
            <w:rPr>
              <w:rStyle w:val="Hyperlink"/>
              <w:rFonts w:ascii="Times New Roman" w:hAnsi="Times New Roman" w:cs="Times New Roman"/>
            </w:rPr>
          </w:rPrChange>
        </w:rPr>
        <w:fldChar w:fldCharType="end"/>
      </w:r>
      <w:r w:rsidR="009E46AE" w:rsidRPr="004654B6">
        <w:rPr>
          <w:rFonts w:ascii="Times New Roman" w:hAnsi="Times New Roman" w:cs="Times New Roman"/>
          <w:sz w:val="24"/>
          <w:szCs w:val="24"/>
          <w:rPrChange w:id="117" w:author="Zumla, Ali" w:date="2023-07-08T09:16:00Z">
            <w:rPr>
              <w:rFonts w:ascii="Times New Roman" w:hAnsi="Times New Roman" w:cs="Times New Roman"/>
            </w:rPr>
          </w:rPrChange>
        </w:rPr>
        <w:t>)</w:t>
      </w:r>
    </w:p>
    <w:p w14:paraId="36E69CB7" w14:textId="62807CBC" w:rsidR="00694C06" w:rsidRPr="004654B6" w:rsidRDefault="00694C06">
      <w:pPr>
        <w:spacing w:after="120" w:line="360" w:lineRule="auto"/>
        <w:ind w:left="284" w:right="-279"/>
        <w:rPr>
          <w:rFonts w:ascii="Times New Roman" w:hAnsi="Times New Roman" w:cs="Times New Roman"/>
          <w:sz w:val="24"/>
          <w:szCs w:val="24"/>
          <w:rPrChange w:id="118" w:author="Zumla, Ali" w:date="2023-07-08T09:16:00Z">
            <w:rPr>
              <w:rFonts w:ascii="Times New Roman" w:hAnsi="Times New Roman" w:cs="Times New Roman"/>
            </w:rPr>
          </w:rPrChange>
        </w:rPr>
        <w:pPrChange w:id="119" w:author="Zumla, Ali" w:date="2023-07-08T11:25:00Z">
          <w:pPr>
            <w:spacing w:after="0" w:line="360" w:lineRule="auto"/>
            <w:ind w:left="284"/>
          </w:pPr>
        </w:pPrChange>
      </w:pPr>
      <w:r w:rsidRPr="004654B6">
        <w:rPr>
          <w:rFonts w:ascii="Times New Roman" w:hAnsi="Times New Roman" w:cs="Times New Roman"/>
          <w:sz w:val="24"/>
          <w:szCs w:val="24"/>
          <w:vertAlign w:val="superscript"/>
          <w:rPrChange w:id="120" w:author="Zumla, Ali" w:date="2023-07-08T09:16:00Z">
            <w:rPr>
              <w:rFonts w:ascii="Times New Roman" w:hAnsi="Times New Roman" w:cs="Times New Roman"/>
              <w:vertAlign w:val="superscript"/>
            </w:rPr>
          </w:rPrChange>
        </w:rPr>
        <w:t>7</w:t>
      </w:r>
      <w:r w:rsidR="006E79B5" w:rsidRPr="004654B6">
        <w:rPr>
          <w:rFonts w:ascii="Times New Roman" w:hAnsi="Times New Roman" w:cs="Times New Roman"/>
          <w:sz w:val="24"/>
          <w:szCs w:val="24"/>
          <w:vertAlign w:val="superscript"/>
          <w:rPrChange w:id="121" w:author="Zumla, Ali" w:date="2023-07-08T09:16:00Z">
            <w:rPr>
              <w:rFonts w:ascii="Times New Roman" w:hAnsi="Times New Roman" w:cs="Times New Roman"/>
              <w:vertAlign w:val="superscript"/>
            </w:rPr>
          </w:rPrChange>
        </w:rPr>
        <w:t xml:space="preserve"> </w:t>
      </w:r>
      <w:r w:rsidR="000B12FD" w:rsidRPr="004654B6">
        <w:rPr>
          <w:rFonts w:ascii="Times New Roman" w:hAnsi="Times New Roman" w:cs="Times New Roman"/>
          <w:sz w:val="24"/>
          <w:szCs w:val="24"/>
          <w:rPrChange w:id="122" w:author="Zumla, Ali" w:date="2023-07-08T09:16:00Z">
            <w:rPr>
              <w:rFonts w:ascii="Times New Roman" w:hAnsi="Times New Roman" w:cs="Times New Roman"/>
            </w:rPr>
          </w:rPrChange>
        </w:rPr>
        <w:t>Department</w:t>
      </w:r>
      <w:r w:rsidR="00244AF6" w:rsidRPr="004654B6">
        <w:rPr>
          <w:rFonts w:ascii="Times New Roman" w:hAnsi="Times New Roman" w:cs="Times New Roman"/>
          <w:sz w:val="24"/>
          <w:szCs w:val="24"/>
          <w:rPrChange w:id="123" w:author="Zumla, Ali" w:date="2023-07-08T09:16:00Z">
            <w:rPr>
              <w:rFonts w:ascii="Times New Roman" w:hAnsi="Times New Roman" w:cs="Times New Roman"/>
            </w:rPr>
          </w:rPrChange>
        </w:rPr>
        <w:t xml:space="preserve"> of Anatomy, </w:t>
      </w:r>
      <w:r w:rsidR="006E79B5" w:rsidRPr="004654B6">
        <w:rPr>
          <w:rFonts w:ascii="Times New Roman" w:hAnsi="Times New Roman" w:cs="Times New Roman"/>
          <w:sz w:val="24"/>
          <w:szCs w:val="24"/>
          <w:rPrChange w:id="124" w:author="Zumla, Ali" w:date="2023-07-08T09:16:00Z">
            <w:rPr>
              <w:rFonts w:ascii="Times New Roman" w:hAnsi="Times New Roman" w:cs="Times New Roman"/>
            </w:rPr>
          </w:rPrChange>
        </w:rPr>
        <w:t>Bangabandhu</w:t>
      </w:r>
      <w:r w:rsidR="009B0EE7" w:rsidRPr="004654B6">
        <w:rPr>
          <w:rFonts w:ascii="Times New Roman" w:hAnsi="Times New Roman" w:cs="Times New Roman"/>
          <w:sz w:val="24"/>
          <w:szCs w:val="24"/>
          <w:rPrChange w:id="125" w:author="Zumla, Ali" w:date="2023-07-08T09:16:00Z">
            <w:rPr>
              <w:rFonts w:ascii="Times New Roman" w:hAnsi="Times New Roman" w:cs="Times New Roman"/>
            </w:rPr>
          </w:rPrChange>
        </w:rPr>
        <w:t xml:space="preserve"> Sheik Mujib Medical University, Dhaka, </w:t>
      </w:r>
      <w:r w:rsidR="006E79B5" w:rsidRPr="004654B6">
        <w:rPr>
          <w:rFonts w:ascii="Times New Roman" w:hAnsi="Times New Roman" w:cs="Times New Roman"/>
          <w:sz w:val="24"/>
          <w:szCs w:val="24"/>
          <w:rPrChange w:id="126" w:author="Zumla, Ali" w:date="2023-07-08T09:16:00Z">
            <w:rPr>
              <w:rFonts w:ascii="Times New Roman" w:hAnsi="Times New Roman" w:cs="Times New Roman"/>
            </w:rPr>
          </w:rPrChange>
        </w:rPr>
        <w:t>Bangladesh</w:t>
      </w:r>
      <w:r w:rsidR="009B0EE7" w:rsidRPr="004654B6">
        <w:rPr>
          <w:rFonts w:ascii="Times New Roman" w:hAnsi="Times New Roman" w:cs="Times New Roman"/>
          <w:sz w:val="24"/>
          <w:szCs w:val="24"/>
          <w:rPrChange w:id="127" w:author="Zumla, Ali" w:date="2023-07-08T09:16:00Z">
            <w:rPr>
              <w:rFonts w:ascii="Times New Roman" w:hAnsi="Times New Roman" w:cs="Times New Roman"/>
            </w:rPr>
          </w:rPrChange>
        </w:rPr>
        <w:t xml:space="preserve"> </w:t>
      </w:r>
    </w:p>
    <w:p w14:paraId="163974E8" w14:textId="629F199A" w:rsidR="006E79B5" w:rsidRPr="004654B6" w:rsidRDefault="00E76AF2">
      <w:pPr>
        <w:spacing w:after="120" w:line="360" w:lineRule="auto"/>
        <w:ind w:left="284" w:right="-279"/>
        <w:rPr>
          <w:rFonts w:ascii="Times New Roman" w:hAnsi="Times New Roman" w:cs="Times New Roman"/>
          <w:sz w:val="24"/>
          <w:szCs w:val="24"/>
          <w:rPrChange w:id="128" w:author="Zumla, Ali" w:date="2023-07-08T09:16:00Z">
            <w:rPr>
              <w:rFonts w:ascii="Times New Roman" w:hAnsi="Times New Roman" w:cs="Times New Roman"/>
            </w:rPr>
          </w:rPrChange>
        </w:rPr>
        <w:pPrChange w:id="129" w:author="Zumla, Ali" w:date="2023-07-08T11:25:00Z">
          <w:pPr>
            <w:spacing w:after="0" w:line="360" w:lineRule="auto"/>
            <w:ind w:left="284"/>
          </w:pPr>
        </w:pPrChange>
      </w:pPr>
      <w:r w:rsidRPr="004654B6">
        <w:rPr>
          <w:rFonts w:ascii="Times New Roman" w:hAnsi="Times New Roman" w:cs="Times New Roman"/>
          <w:sz w:val="24"/>
          <w:szCs w:val="24"/>
          <w:vertAlign w:val="superscript"/>
          <w:rPrChange w:id="130" w:author="Zumla, Ali" w:date="2023-07-08T09:16:00Z">
            <w:rPr>
              <w:rFonts w:ascii="Times New Roman" w:hAnsi="Times New Roman" w:cs="Times New Roman"/>
              <w:vertAlign w:val="superscript"/>
            </w:rPr>
          </w:rPrChange>
        </w:rPr>
        <w:t xml:space="preserve">8 </w:t>
      </w:r>
      <w:r w:rsidRPr="004654B6">
        <w:rPr>
          <w:rFonts w:ascii="Times New Roman" w:hAnsi="Times New Roman" w:cs="Times New Roman"/>
          <w:sz w:val="24"/>
          <w:szCs w:val="24"/>
          <w:rPrChange w:id="131" w:author="Zumla, Ali" w:date="2023-07-08T09:16:00Z">
            <w:rPr>
              <w:rFonts w:ascii="Times New Roman" w:hAnsi="Times New Roman" w:cs="Times New Roman"/>
            </w:rPr>
          </w:rPrChange>
        </w:rPr>
        <w:t xml:space="preserve">Environmental Intervention Unit, International Centre for Diarrhoeal Diseases research, Bangladesh, Dhaka-1212, </w:t>
      </w:r>
      <w:r w:rsidR="00723DAE" w:rsidRPr="004654B6">
        <w:rPr>
          <w:rFonts w:ascii="Times New Roman" w:hAnsi="Times New Roman" w:cs="Times New Roman"/>
          <w:sz w:val="24"/>
          <w:szCs w:val="24"/>
          <w:rPrChange w:id="132" w:author="Zumla, Ali" w:date="2023-07-08T09:16:00Z">
            <w:rPr>
              <w:rFonts w:ascii="Times New Roman" w:hAnsi="Times New Roman" w:cs="Times New Roman"/>
            </w:rPr>
          </w:rPrChange>
        </w:rPr>
        <w:t>Bangladesh</w:t>
      </w:r>
      <w:r w:rsidRPr="004654B6">
        <w:rPr>
          <w:rFonts w:ascii="Times New Roman" w:hAnsi="Times New Roman" w:cs="Times New Roman"/>
          <w:sz w:val="24"/>
          <w:szCs w:val="24"/>
          <w:rPrChange w:id="133" w:author="Zumla, Ali" w:date="2023-07-08T09:16:00Z">
            <w:rPr>
              <w:rFonts w:ascii="Times New Roman" w:hAnsi="Times New Roman" w:cs="Times New Roman"/>
            </w:rPr>
          </w:rPrChange>
        </w:rPr>
        <w:t xml:space="preserve">  </w:t>
      </w:r>
    </w:p>
    <w:p w14:paraId="0C0AAD74" w14:textId="3B6636AE" w:rsidR="00694C06" w:rsidRPr="004654B6" w:rsidRDefault="00777C99">
      <w:pPr>
        <w:spacing w:after="120" w:line="360" w:lineRule="auto"/>
        <w:ind w:left="284" w:right="-279"/>
        <w:rPr>
          <w:rFonts w:ascii="Times New Roman" w:hAnsi="Times New Roman" w:cs="Times New Roman"/>
          <w:sz w:val="24"/>
          <w:szCs w:val="24"/>
          <w:rPrChange w:id="134" w:author="Zumla, Ali" w:date="2023-07-08T09:16:00Z">
            <w:rPr>
              <w:rFonts w:ascii="Times New Roman" w:hAnsi="Times New Roman" w:cs="Times New Roman"/>
            </w:rPr>
          </w:rPrChange>
        </w:rPr>
        <w:pPrChange w:id="135" w:author="Zumla, Ali" w:date="2023-07-08T11:25:00Z">
          <w:pPr>
            <w:spacing w:after="0" w:line="360" w:lineRule="auto"/>
            <w:ind w:left="284"/>
          </w:pPr>
        </w:pPrChange>
      </w:pPr>
      <w:r w:rsidRPr="004654B6">
        <w:rPr>
          <w:rFonts w:ascii="Times New Roman" w:hAnsi="Times New Roman" w:cs="Times New Roman"/>
          <w:sz w:val="24"/>
          <w:szCs w:val="24"/>
          <w:vertAlign w:val="superscript"/>
          <w:rPrChange w:id="136" w:author="Zumla, Ali" w:date="2023-07-08T09:16:00Z">
            <w:rPr>
              <w:rFonts w:ascii="Times New Roman" w:hAnsi="Times New Roman" w:cs="Times New Roman"/>
              <w:vertAlign w:val="superscript"/>
            </w:rPr>
          </w:rPrChange>
        </w:rPr>
        <w:lastRenderedPageBreak/>
        <w:t>9</w:t>
      </w:r>
      <w:r w:rsidR="00694C06" w:rsidRPr="004654B6">
        <w:rPr>
          <w:rFonts w:ascii="Times New Roman" w:hAnsi="Times New Roman" w:cs="Times New Roman"/>
          <w:sz w:val="24"/>
          <w:szCs w:val="24"/>
          <w:rPrChange w:id="137" w:author="Zumla, Ali" w:date="2023-07-08T09:16:00Z">
            <w:rPr>
              <w:rFonts w:ascii="Times New Roman" w:hAnsi="Times New Roman" w:cs="Times New Roman"/>
            </w:rPr>
          </w:rPrChange>
        </w:rPr>
        <w:t xml:space="preserve"> Emergency </w:t>
      </w:r>
      <w:r w:rsidR="00244AF6" w:rsidRPr="004654B6">
        <w:rPr>
          <w:rFonts w:ascii="Times New Roman" w:hAnsi="Times New Roman" w:cs="Times New Roman"/>
          <w:sz w:val="24"/>
          <w:szCs w:val="24"/>
          <w:rPrChange w:id="138" w:author="Zumla, Ali" w:date="2023-07-08T09:16:00Z">
            <w:rPr>
              <w:rFonts w:ascii="Times New Roman" w:hAnsi="Times New Roman" w:cs="Times New Roman"/>
            </w:rPr>
          </w:rPrChange>
        </w:rPr>
        <w:t>Preparedness</w:t>
      </w:r>
      <w:r w:rsidR="00694C06" w:rsidRPr="004654B6">
        <w:rPr>
          <w:rFonts w:ascii="Times New Roman" w:hAnsi="Times New Roman" w:cs="Times New Roman"/>
          <w:sz w:val="24"/>
          <w:szCs w:val="24"/>
          <w:rPrChange w:id="139" w:author="Zumla, Ali" w:date="2023-07-08T09:16:00Z">
            <w:rPr>
              <w:rFonts w:ascii="Times New Roman" w:hAnsi="Times New Roman" w:cs="Times New Roman"/>
            </w:rPr>
          </w:rPrChange>
        </w:rPr>
        <w:t xml:space="preserve"> and </w:t>
      </w:r>
      <w:r w:rsidR="000B12FD" w:rsidRPr="004654B6">
        <w:rPr>
          <w:rFonts w:ascii="Times New Roman" w:hAnsi="Times New Roman" w:cs="Times New Roman"/>
          <w:sz w:val="24"/>
          <w:szCs w:val="24"/>
          <w:rPrChange w:id="140" w:author="Zumla, Ali" w:date="2023-07-08T09:16:00Z">
            <w:rPr>
              <w:rFonts w:ascii="Times New Roman" w:hAnsi="Times New Roman" w:cs="Times New Roman"/>
            </w:rPr>
          </w:rPrChange>
        </w:rPr>
        <w:t>Response</w:t>
      </w:r>
      <w:r w:rsidR="00694C06" w:rsidRPr="004654B6">
        <w:rPr>
          <w:rFonts w:ascii="Times New Roman" w:hAnsi="Times New Roman" w:cs="Times New Roman"/>
          <w:sz w:val="24"/>
          <w:szCs w:val="24"/>
          <w:rPrChange w:id="141" w:author="Zumla, Ali" w:date="2023-07-08T09:16:00Z">
            <w:rPr>
              <w:rFonts w:ascii="Times New Roman" w:hAnsi="Times New Roman" w:cs="Times New Roman"/>
            </w:rPr>
          </w:rPrChange>
        </w:rPr>
        <w:t xml:space="preserve"> Programme, WHO Regional Office for Africa, Dakar Hub, Daker, Senegal</w:t>
      </w:r>
    </w:p>
    <w:p w14:paraId="7EF31CAB" w14:textId="2FCC822C" w:rsidR="001E0285" w:rsidRPr="004654B6" w:rsidRDefault="00777C99">
      <w:pPr>
        <w:spacing w:after="120" w:line="360" w:lineRule="auto"/>
        <w:ind w:left="284" w:right="-279"/>
        <w:rPr>
          <w:rFonts w:ascii="Times New Roman" w:hAnsi="Times New Roman" w:cs="Times New Roman"/>
          <w:sz w:val="24"/>
          <w:szCs w:val="24"/>
          <w:rPrChange w:id="142" w:author="Zumla, Ali" w:date="2023-07-08T09:16:00Z">
            <w:rPr>
              <w:rFonts w:ascii="Times New Roman" w:hAnsi="Times New Roman" w:cs="Times New Roman"/>
            </w:rPr>
          </w:rPrChange>
        </w:rPr>
        <w:pPrChange w:id="143" w:author="Zumla, Ali" w:date="2023-07-08T11:25:00Z">
          <w:pPr>
            <w:spacing w:after="0" w:line="360" w:lineRule="auto"/>
            <w:ind w:left="284"/>
          </w:pPr>
        </w:pPrChange>
      </w:pPr>
      <w:r w:rsidRPr="004654B6">
        <w:rPr>
          <w:rFonts w:ascii="Times New Roman" w:hAnsi="Times New Roman" w:cs="Times New Roman"/>
          <w:sz w:val="24"/>
          <w:szCs w:val="24"/>
          <w:vertAlign w:val="superscript"/>
          <w:rPrChange w:id="144" w:author="Zumla, Ali" w:date="2023-07-08T09:16:00Z">
            <w:rPr>
              <w:rFonts w:ascii="Times New Roman" w:hAnsi="Times New Roman" w:cs="Times New Roman"/>
              <w:vertAlign w:val="superscript"/>
            </w:rPr>
          </w:rPrChange>
        </w:rPr>
        <w:t>10</w:t>
      </w:r>
      <w:r w:rsidR="001E0285" w:rsidRPr="004654B6">
        <w:rPr>
          <w:rFonts w:ascii="Times New Roman" w:hAnsi="Times New Roman" w:cs="Times New Roman"/>
          <w:sz w:val="24"/>
          <w:szCs w:val="24"/>
          <w:vertAlign w:val="superscript"/>
          <w:rPrChange w:id="145" w:author="Zumla, Ali" w:date="2023-07-08T09:16:00Z">
            <w:rPr>
              <w:rFonts w:ascii="Times New Roman" w:hAnsi="Times New Roman" w:cs="Times New Roman"/>
              <w:vertAlign w:val="superscript"/>
            </w:rPr>
          </w:rPrChange>
        </w:rPr>
        <w:t xml:space="preserve"> </w:t>
      </w:r>
      <w:r w:rsidR="001E0285" w:rsidRPr="004654B6">
        <w:rPr>
          <w:rFonts w:ascii="Times New Roman" w:hAnsi="Times New Roman" w:cs="Times New Roman"/>
          <w:sz w:val="24"/>
          <w:szCs w:val="24"/>
          <w:rPrChange w:id="146" w:author="Zumla, Ali" w:date="2023-07-08T09:16:00Z">
            <w:rPr>
              <w:rFonts w:ascii="Times New Roman" w:hAnsi="Times New Roman" w:cs="Times New Roman"/>
            </w:rPr>
          </w:rPrChange>
        </w:rPr>
        <w:t xml:space="preserve">Department of General Educational and Development, Daffodil International University, Dhaka, Bangladesh (MJU: </w:t>
      </w:r>
      <w:r w:rsidRPr="004654B6">
        <w:rPr>
          <w:rFonts w:ascii="Times New Roman" w:hAnsi="Times New Roman" w:cs="Times New Roman"/>
          <w:sz w:val="24"/>
          <w:szCs w:val="24"/>
          <w:rPrChange w:id="147" w:author="Zumla, Ali" w:date="2023-07-08T09:16:00Z">
            <w:rPr/>
          </w:rPrChange>
        </w:rPr>
        <w:fldChar w:fldCharType="begin"/>
      </w:r>
      <w:r w:rsidRPr="004654B6">
        <w:rPr>
          <w:rFonts w:ascii="Times New Roman" w:hAnsi="Times New Roman" w:cs="Times New Roman"/>
          <w:sz w:val="24"/>
          <w:szCs w:val="24"/>
          <w:rPrChange w:id="148" w:author="Zumla, Ali" w:date="2023-07-08T09:16:00Z">
            <w:rPr/>
          </w:rPrChange>
        </w:rPr>
        <w:instrText>HYPERLINK "mailto:jamal-sta@sust.edu"</w:instrText>
      </w:r>
      <w:r w:rsidRPr="00DA752C">
        <w:rPr>
          <w:rFonts w:ascii="Times New Roman" w:hAnsi="Times New Roman" w:cs="Times New Roman"/>
          <w:sz w:val="24"/>
          <w:szCs w:val="24"/>
        </w:rPr>
      </w:r>
      <w:r w:rsidRPr="004654B6">
        <w:rPr>
          <w:sz w:val="24"/>
          <w:szCs w:val="24"/>
          <w:rPrChange w:id="149" w:author="Zumla, Ali" w:date="2023-07-08T09:16:00Z">
            <w:rPr>
              <w:rStyle w:val="Hyperlink"/>
              <w:rFonts w:ascii="Times New Roman" w:hAnsi="Times New Roman" w:cs="Times New Roman"/>
            </w:rPr>
          </w:rPrChange>
        </w:rPr>
        <w:fldChar w:fldCharType="separate"/>
      </w:r>
      <w:r w:rsidR="001E0285" w:rsidRPr="004654B6">
        <w:rPr>
          <w:rStyle w:val="Hyperlink"/>
          <w:rFonts w:ascii="Times New Roman" w:hAnsi="Times New Roman" w:cs="Times New Roman"/>
          <w:sz w:val="24"/>
          <w:szCs w:val="24"/>
          <w:rPrChange w:id="150" w:author="Zumla, Ali" w:date="2023-07-08T09:16:00Z">
            <w:rPr>
              <w:rStyle w:val="Hyperlink"/>
              <w:rFonts w:ascii="Times New Roman" w:hAnsi="Times New Roman" w:cs="Times New Roman"/>
            </w:rPr>
          </w:rPrChange>
        </w:rPr>
        <w:t>jamal-sta@sust.edu</w:t>
      </w:r>
      <w:r w:rsidRPr="004654B6">
        <w:rPr>
          <w:rStyle w:val="Hyperlink"/>
          <w:rFonts w:ascii="Times New Roman" w:hAnsi="Times New Roman" w:cs="Times New Roman"/>
          <w:sz w:val="24"/>
          <w:szCs w:val="24"/>
          <w:rPrChange w:id="151" w:author="Zumla, Ali" w:date="2023-07-08T09:16:00Z">
            <w:rPr>
              <w:rStyle w:val="Hyperlink"/>
              <w:rFonts w:ascii="Times New Roman" w:hAnsi="Times New Roman" w:cs="Times New Roman"/>
            </w:rPr>
          </w:rPrChange>
        </w:rPr>
        <w:fldChar w:fldCharType="end"/>
      </w:r>
      <w:r w:rsidR="001E0285" w:rsidRPr="004654B6">
        <w:rPr>
          <w:rFonts w:ascii="Times New Roman" w:hAnsi="Times New Roman" w:cs="Times New Roman"/>
          <w:sz w:val="24"/>
          <w:szCs w:val="24"/>
          <w:rPrChange w:id="152" w:author="Zumla, Ali" w:date="2023-07-08T09:16:00Z">
            <w:rPr>
              <w:rFonts w:ascii="Times New Roman" w:hAnsi="Times New Roman" w:cs="Times New Roman"/>
            </w:rPr>
          </w:rPrChange>
        </w:rPr>
        <w:t>)</w:t>
      </w:r>
    </w:p>
    <w:p w14:paraId="54B8FF29" w14:textId="380BFC42" w:rsidR="001E0285" w:rsidRPr="004654B6" w:rsidRDefault="00777C99">
      <w:pPr>
        <w:spacing w:after="120" w:line="360" w:lineRule="auto"/>
        <w:ind w:left="284" w:right="-279"/>
        <w:rPr>
          <w:rFonts w:ascii="Times New Roman" w:hAnsi="Times New Roman" w:cs="Times New Roman"/>
          <w:sz w:val="24"/>
          <w:szCs w:val="24"/>
          <w:rPrChange w:id="153" w:author="Zumla, Ali" w:date="2023-07-08T09:16:00Z">
            <w:rPr>
              <w:rFonts w:ascii="Times New Roman" w:hAnsi="Times New Roman" w:cs="Times New Roman"/>
            </w:rPr>
          </w:rPrChange>
        </w:rPr>
        <w:pPrChange w:id="154" w:author="Zumla, Ali" w:date="2023-07-08T11:25:00Z">
          <w:pPr>
            <w:spacing w:after="0" w:line="360" w:lineRule="auto"/>
            <w:ind w:left="284"/>
          </w:pPr>
        </w:pPrChange>
      </w:pPr>
      <w:r w:rsidRPr="004654B6">
        <w:rPr>
          <w:rFonts w:ascii="Times New Roman" w:hAnsi="Times New Roman" w:cs="Times New Roman"/>
          <w:sz w:val="24"/>
          <w:szCs w:val="24"/>
          <w:vertAlign w:val="superscript"/>
          <w:rPrChange w:id="155" w:author="Zumla, Ali" w:date="2023-07-08T09:16:00Z">
            <w:rPr>
              <w:rFonts w:ascii="Times New Roman" w:hAnsi="Times New Roman" w:cs="Times New Roman"/>
              <w:vertAlign w:val="superscript"/>
            </w:rPr>
          </w:rPrChange>
        </w:rPr>
        <w:t>11</w:t>
      </w:r>
      <w:r w:rsidR="001E0285" w:rsidRPr="004654B6">
        <w:rPr>
          <w:rFonts w:ascii="Times New Roman" w:hAnsi="Times New Roman" w:cs="Times New Roman"/>
          <w:sz w:val="24"/>
          <w:szCs w:val="24"/>
          <w:vertAlign w:val="superscript"/>
          <w:rPrChange w:id="156" w:author="Zumla, Ali" w:date="2023-07-08T09:16:00Z">
            <w:rPr>
              <w:rFonts w:ascii="Times New Roman" w:hAnsi="Times New Roman" w:cs="Times New Roman"/>
              <w:vertAlign w:val="superscript"/>
            </w:rPr>
          </w:rPrChange>
        </w:rPr>
        <w:t xml:space="preserve"> </w:t>
      </w:r>
      <w:r w:rsidR="001E0285" w:rsidRPr="004654B6">
        <w:rPr>
          <w:rFonts w:ascii="Times New Roman" w:hAnsi="Times New Roman" w:cs="Times New Roman"/>
          <w:sz w:val="24"/>
          <w:szCs w:val="24"/>
          <w:rPrChange w:id="157" w:author="Zumla, Ali" w:date="2023-07-08T09:16:00Z">
            <w:rPr>
              <w:rFonts w:ascii="Times New Roman" w:hAnsi="Times New Roman" w:cs="Times New Roman"/>
            </w:rPr>
          </w:rPrChange>
        </w:rPr>
        <w:t xml:space="preserve">School of Life Sciences, </w:t>
      </w:r>
      <w:r w:rsidR="00BC5447" w:rsidRPr="004654B6">
        <w:rPr>
          <w:rFonts w:ascii="Times New Roman" w:hAnsi="Times New Roman" w:cs="Times New Roman"/>
          <w:sz w:val="24"/>
          <w:szCs w:val="24"/>
          <w:rPrChange w:id="158" w:author="Zumla, Ali" w:date="2023-07-08T09:16:00Z">
            <w:rPr>
              <w:rFonts w:ascii="Times New Roman" w:hAnsi="Times New Roman" w:cs="Times New Roman"/>
            </w:rPr>
          </w:rPrChange>
        </w:rPr>
        <w:t xml:space="preserve">Faculty of Natural </w:t>
      </w:r>
      <w:r w:rsidR="006638FF" w:rsidRPr="004654B6">
        <w:rPr>
          <w:rFonts w:ascii="Times New Roman" w:hAnsi="Times New Roman" w:cs="Times New Roman"/>
          <w:sz w:val="24"/>
          <w:szCs w:val="24"/>
          <w:rPrChange w:id="159" w:author="Zumla, Ali" w:date="2023-07-08T09:16:00Z">
            <w:rPr>
              <w:rFonts w:ascii="Times New Roman" w:hAnsi="Times New Roman" w:cs="Times New Roman"/>
            </w:rPr>
          </w:rPrChange>
        </w:rPr>
        <w:t>Sciences</w:t>
      </w:r>
      <w:r w:rsidR="00BC5447" w:rsidRPr="004654B6">
        <w:rPr>
          <w:rFonts w:ascii="Times New Roman" w:hAnsi="Times New Roman" w:cs="Times New Roman"/>
          <w:sz w:val="24"/>
          <w:szCs w:val="24"/>
          <w:rPrChange w:id="160" w:author="Zumla, Ali" w:date="2023-07-08T09:16:00Z">
            <w:rPr>
              <w:rFonts w:ascii="Times New Roman" w:hAnsi="Times New Roman" w:cs="Times New Roman"/>
            </w:rPr>
          </w:rPrChange>
        </w:rPr>
        <w:t xml:space="preserve">, </w:t>
      </w:r>
      <w:r w:rsidR="001E0285" w:rsidRPr="004654B6">
        <w:rPr>
          <w:rFonts w:ascii="Times New Roman" w:hAnsi="Times New Roman" w:cs="Times New Roman"/>
          <w:sz w:val="24"/>
          <w:szCs w:val="24"/>
          <w:rPrChange w:id="161" w:author="Zumla, Ali" w:date="2023-07-08T09:16:00Z">
            <w:rPr>
              <w:rFonts w:ascii="Times New Roman" w:hAnsi="Times New Roman" w:cs="Times New Roman"/>
            </w:rPr>
          </w:rPrChange>
        </w:rPr>
        <w:t xml:space="preserve">Keele University, Keele, Staffordshire, United Kingdom, ST5 5BG (NH: </w:t>
      </w:r>
      <w:r w:rsidRPr="004654B6">
        <w:rPr>
          <w:rFonts w:ascii="Times New Roman" w:hAnsi="Times New Roman" w:cs="Times New Roman"/>
          <w:sz w:val="24"/>
          <w:szCs w:val="24"/>
          <w:rPrChange w:id="162" w:author="Zumla, Ali" w:date="2023-07-08T09:16:00Z">
            <w:rPr/>
          </w:rPrChange>
        </w:rPr>
        <w:fldChar w:fldCharType="begin"/>
      </w:r>
      <w:r w:rsidRPr="004654B6">
        <w:rPr>
          <w:rFonts w:ascii="Times New Roman" w:hAnsi="Times New Roman" w:cs="Times New Roman"/>
          <w:sz w:val="24"/>
          <w:szCs w:val="24"/>
          <w:rPrChange w:id="163" w:author="Zumla, Ali" w:date="2023-07-08T09:16:00Z">
            <w:rPr/>
          </w:rPrChange>
        </w:rPr>
        <w:instrText>HYPERLINK "mailto:n.haider@keele.ac.uk"</w:instrText>
      </w:r>
      <w:r w:rsidRPr="00DA752C">
        <w:rPr>
          <w:rFonts w:ascii="Times New Roman" w:hAnsi="Times New Roman" w:cs="Times New Roman"/>
          <w:sz w:val="24"/>
          <w:szCs w:val="24"/>
        </w:rPr>
      </w:r>
      <w:r w:rsidRPr="004654B6">
        <w:rPr>
          <w:sz w:val="24"/>
          <w:szCs w:val="24"/>
          <w:rPrChange w:id="164" w:author="Zumla, Ali" w:date="2023-07-08T09:16:00Z">
            <w:rPr>
              <w:rStyle w:val="Hyperlink"/>
              <w:rFonts w:ascii="Times New Roman" w:hAnsi="Times New Roman" w:cs="Times New Roman"/>
            </w:rPr>
          </w:rPrChange>
        </w:rPr>
        <w:fldChar w:fldCharType="separate"/>
      </w:r>
      <w:r w:rsidR="001E0285" w:rsidRPr="004654B6">
        <w:rPr>
          <w:rStyle w:val="Hyperlink"/>
          <w:rFonts w:ascii="Times New Roman" w:hAnsi="Times New Roman" w:cs="Times New Roman"/>
          <w:sz w:val="24"/>
          <w:szCs w:val="24"/>
          <w:rPrChange w:id="165" w:author="Zumla, Ali" w:date="2023-07-08T09:16:00Z">
            <w:rPr>
              <w:rStyle w:val="Hyperlink"/>
              <w:rFonts w:ascii="Times New Roman" w:hAnsi="Times New Roman" w:cs="Times New Roman"/>
            </w:rPr>
          </w:rPrChange>
        </w:rPr>
        <w:t>n.haider@keele.ac.uk</w:t>
      </w:r>
      <w:r w:rsidRPr="004654B6">
        <w:rPr>
          <w:rStyle w:val="Hyperlink"/>
          <w:rFonts w:ascii="Times New Roman" w:hAnsi="Times New Roman" w:cs="Times New Roman"/>
          <w:sz w:val="24"/>
          <w:szCs w:val="24"/>
          <w:rPrChange w:id="166" w:author="Zumla, Ali" w:date="2023-07-08T09:16:00Z">
            <w:rPr>
              <w:rStyle w:val="Hyperlink"/>
              <w:rFonts w:ascii="Times New Roman" w:hAnsi="Times New Roman" w:cs="Times New Roman"/>
            </w:rPr>
          </w:rPrChange>
        </w:rPr>
        <w:fldChar w:fldCharType="end"/>
      </w:r>
      <w:r w:rsidR="001E0285" w:rsidRPr="004654B6">
        <w:rPr>
          <w:rFonts w:ascii="Times New Roman" w:hAnsi="Times New Roman" w:cs="Times New Roman"/>
          <w:sz w:val="24"/>
          <w:szCs w:val="24"/>
          <w:rPrChange w:id="167" w:author="Zumla, Ali" w:date="2023-07-08T09:16:00Z">
            <w:rPr>
              <w:rFonts w:ascii="Times New Roman" w:hAnsi="Times New Roman" w:cs="Times New Roman"/>
            </w:rPr>
          </w:rPrChange>
        </w:rPr>
        <w:t xml:space="preserve">, </w:t>
      </w:r>
      <w:r w:rsidR="00456EEA" w:rsidRPr="004654B6">
        <w:rPr>
          <w:rFonts w:ascii="Times New Roman" w:hAnsi="Times New Roman" w:cs="Times New Roman"/>
          <w:sz w:val="24"/>
          <w:szCs w:val="24"/>
          <w:rPrChange w:id="168" w:author="Zumla, Ali" w:date="2023-07-08T09:16:00Z">
            <w:rPr>
              <w:rFonts w:ascii="Times New Roman" w:hAnsi="Times New Roman" w:cs="Times New Roman"/>
            </w:rPr>
          </w:rPrChange>
        </w:rPr>
        <w:t>RG</w:t>
      </w:r>
      <w:r w:rsidR="001E0285" w:rsidRPr="004654B6">
        <w:rPr>
          <w:rFonts w:ascii="Times New Roman" w:hAnsi="Times New Roman" w:cs="Times New Roman"/>
          <w:sz w:val="24"/>
          <w:szCs w:val="24"/>
          <w:rPrChange w:id="169" w:author="Zumla, Ali" w:date="2023-07-08T09:16:00Z">
            <w:rPr>
              <w:rFonts w:ascii="Times New Roman" w:hAnsi="Times New Roman" w:cs="Times New Roman"/>
            </w:rPr>
          </w:rPrChange>
        </w:rPr>
        <w:t xml:space="preserve">: </w:t>
      </w:r>
      <w:r w:rsidRPr="004654B6">
        <w:rPr>
          <w:rFonts w:ascii="Times New Roman" w:hAnsi="Times New Roman" w:cs="Times New Roman"/>
          <w:sz w:val="24"/>
          <w:szCs w:val="24"/>
          <w:rPrChange w:id="170" w:author="Zumla, Ali" w:date="2023-07-08T09:16:00Z">
            <w:rPr/>
          </w:rPrChange>
        </w:rPr>
        <w:fldChar w:fldCharType="begin"/>
      </w:r>
      <w:r w:rsidRPr="004654B6">
        <w:rPr>
          <w:rFonts w:ascii="Times New Roman" w:hAnsi="Times New Roman" w:cs="Times New Roman"/>
          <w:sz w:val="24"/>
          <w:szCs w:val="24"/>
          <w:rPrChange w:id="171" w:author="Zumla, Ali" w:date="2023-07-08T09:16:00Z">
            <w:rPr/>
          </w:rPrChange>
        </w:rPr>
        <w:instrText>HYPERLINK "mailto:r.galizi@keele.ac.uk"</w:instrText>
      </w:r>
      <w:r w:rsidRPr="00DA752C">
        <w:rPr>
          <w:rFonts w:ascii="Times New Roman" w:hAnsi="Times New Roman" w:cs="Times New Roman"/>
          <w:sz w:val="24"/>
          <w:szCs w:val="24"/>
        </w:rPr>
      </w:r>
      <w:r w:rsidRPr="004654B6">
        <w:rPr>
          <w:sz w:val="24"/>
          <w:szCs w:val="24"/>
          <w:rPrChange w:id="172" w:author="Zumla, Ali" w:date="2023-07-08T09:16:00Z">
            <w:rPr>
              <w:rStyle w:val="Hyperlink"/>
              <w:rFonts w:ascii="Times New Roman" w:hAnsi="Times New Roman" w:cs="Times New Roman"/>
            </w:rPr>
          </w:rPrChange>
        </w:rPr>
        <w:fldChar w:fldCharType="separate"/>
      </w:r>
      <w:r w:rsidR="006638FF" w:rsidRPr="004654B6">
        <w:rPr>
          <w:rStyle w:val="Hyperlink"/>
          <w:rFonts w:ascii="Times New Roman" w:hAnsi="Times New Roman" w:cs="Times New Roman"/>
          <w:sz w:val="24"/>
          <w:szCs w:val="24"/>
          <w:rPrChange w:id="173" w:author="Zumla, Ali" w:date="2023-07-08T09:16:00Z">
            <w:rPr>
              <w:rStyle w:val="Hyperlink"/>
              <w:rFonts w:ascii="Times New Roman" w:hAnsi="Times New Roman" w:cs="Times New Roman"/>
            </w:rPr>
          </w:rPrChange>
        </w:rPr>
        <w:t>r.galizi@keele.ac.uk</w:t>
      </w:r>
      <w:r w:rsidRPr="004654B6">
        <w:rPr>
          <w:rStyle w:val="Hyperlink"/>
          <w:rFonts w:ascii="Times New Roman" w:hAnsi="Times New Roman" w:cs="Times New Roman"/>
          <w:sz w:val="24"/>
          <w:szCs w:val="24"/>
          <w:rPrChange w:id="174" w:author="Zumla, Ali" w:date="2023-07-08T09:16:00Z">
            <w:rPr>
              <w:rStyle w:val="Hyperlink"/>
              <w:rFonts w:ascii="Times New Roman" w:hAnsi="Times New Roman" w:cs="Times New Roman"/>
            </w:rPr>
          </w:rPrChange>
        </w:rPr>
        <w:fldChar w:fldCharType="end"/>
      </w:r>
      <w:r w:rsidR="006638FF" w:rsidRPr="004654B6">
        <w:rPr>
          <w:rFonts w:ascii="Times New Roman" w:hAnsi="Times New Roman" w:cs="Times New Roman"/>
          <w:sz w:val="24"/>
          <w:szCs w:val="24"/>
          <w:rPrChange w:id="175" w:author="Zumla, Ali" w:date="2023-07-08T09:16:00Z">
            <w:rPr>
              <w:rFonts w:ascii="Times New Roman" w:hAnsi="Times New Roman" w:cs="Times New Roman"/>
            </w:rPr>
          </w:rPrChange>
        </w:rPr>
        <w:t xml:space="preserve"> </w:t>
      </w:r>
      <w:r w:rsidR="001E0285" w:rsidRPr="004654B6">
        <w:rPr>
          <w:rFonts w:ascii="Times New Roman" w:hAnsi="Times New Roman" w:cs="Times New Roman"/>
          <w:sz w:val="24"/>
          <w:szCs w:val="24"/>
          <w:rPrChange w:id="176" w:author="Zumla, Ali" w:date="2023-07-08T09:16:00Z">
            <w:rPr>
              <w:rFonts w:ascii="Times New Roman" w:hAnsi="Times New Roman" w:cs="Times New Roman"/>
            </w:rPr>
          </w:rPrChange>
        </w:rPr>
        <w:t xml:space="preserve">). </w:t>
      </w:r>
    </w:p>
    <w:p w14:paraId="50A0F084" w14:textId="0EEF71A0" w:rsidR="002C011D" w:rsidRPr="004654B6" w:rsidRDefault="00777C99">
      <w:pPr>
        <w:spacing w:after="120" w:line="360" w:lineRule="auto"/>
        <w:ind w:left="284" w:right="-279"/>
        <w:rPr>
          <w:rFonts w:ascii="Times New Roman" w:hAnsi="Times New Roman" w:cs="Times New Roman"/>
          <w:sz w:val="24"/>
          <w:szCs w:val="24"/>
          <w:rPrChange w:id="177" w:author="Zumla, Ali" w:date="2023-07-08T09:16:00Z">
            <w:rPr>
              <w:rFonts w:ascii="Times New Roman" w:hAnsi="Times New Roman" w:cs="Times New Roman"/>
            </w:rPr>
          </w:rPrChange>
        </w:rPr>
        <w:pPrChange w:id="178" w:author="Zumla, Ali" w:date="2023-07-08T11:25:00Z">
          <w:pPr>
            <w:spacing w:after="0" w:line="360" w:lineRule="auto"/>
            <w:ind w:left="284"/>
          </w:pPr>
        </w:pPrChange>
      </w:pPr>
      <w:r w:rsidRPr="004654B6">
        <w:rPr>
          <w:rFonts w:ascii="Times New Roman" w:hAnsi="Times New Roman" w:cs="Times New Roman"/>
          <w:sz w:val="24"/>
          <w:szCs w:val="24"/>
          <w:vertAlign w:val="superscript"/>
          <w:rPrChange w:id="179" w:author="Zumla, Ali" w:date="2023-07-08T09:16:00Z">
            <w:rPr>
              <w:rFonts w:ascii="Times New Roman" w:hAnsi="Times New Roman" w:cs="Times New Roman"/>
              <w:vertAlign w:val="superscript"/>
            </w:rPr>
          </w:rPrChange>
        </w:rPr>
        <w:t>12</w:t>
      </w:r>
      <w:r w:rsidR="002C011D" w:rsidRPr="004654B6">
        <w:rPr>
          <w:rFonts w:ascii="Times New Roman" w:hAnsi="Times New Roman" w:cs="Times New Roman"/>
          <w:sz w:val="24"/>
          <w:szCs w:val="24"/>
          <w:rPrChange w:id="180" w:author="Zumla, Ali" w:date="2023-07-08T09:16:00Z">
            <w:rPr>
              <w:rFonts w:ascii="Times New Roman" w:hAnsi="Times New Roman" w:cs="Times New Roman"/>
            </w:rPr>
          </w:rPrChange>
        </w:rPr>
        <w:t xml:space="preserve"> School of Medicine, Facult</w:t>
      </w:r>
      <w:r w:rsidR="0006000A" w:rsidRPr="004654B6">
        <w:rPr>
          <w:rFonts w:ascii="Times New Roman" w:hAnsi="Times New Roman" w:cs="Times New Roman"/>
          <w:sz w:val="24"/>
          <w:szCs w:val="24"/>
          <w:rPrChange w:id="181" w:author="Zumla, Ali" w:date="2023-07-08T09:16:00Z">
            <w:rPr>
              <w:rFonts w:ascii="Times New Roman" w:hAnsi="Times New Roman" w:cs="Times New Roman"/>
            </w:rPr>
          </w:rPrChange>
        </w:rPr>
        <w:t>y</w:t>
      </w:r>
      <w:r w:rsidR="002C011D" w:rsidRPr="004654B6">
        <w:rPr>
          <w:rFonts w:ascii="Times New Roman" w:hAnsi="Times New Roman" w:cs="Times New Roman"/>
          <w:sz w:val="24"/>
          <w:szCs w:val="24"/>
          <w:rPrChange w:id="182" w:author="Zumla, Ali" w:date="2023-07-08T09:16:00Z">
            <w:rPr>
              <w:rFonts w:ascii="Times New Roman" w:hAnsi="Times New Roman" w:cs="Times New Roman"/>
            </w:rPr>
          </w:rPrChange>
        </w:rPr>
        <w:t xml:space="preserve"> of Medicine and Health Science</w:t>
      </w:r>
      <w:r w:rsidR="000C5F2C" w:rsidRPr="004654B6">
        <w:rPr>
          <w:rFonts w:ascii="Times New Roman" w:hAnsi="Times New Roman" w:cs="Times New Roman"/>
          <w:sz w:val="24"/>
          <w:szCs w:val="24"/>
          <w:rPrChange w:id="183" w:author="Zumla, Ali" w:date="2023-07-08T09:16:00Z">
            <w:rPr>
              <w:rFonts w:ascii="Times New Roman" w:hAnsi="Times New Roman" w:cs="Times New Roman"/>
            </w:rPr>
          </w:rPrChange>
        </w:rPr>
        <w:t>s</w:t>
      </w:r>
      <w:r w:rsidR="002C011D" w:rsidRPr="004654B6">
        <w:rPr>
          <w:rFonts w:ascii="Times New Roman" w:hAnsi="Times New Roman" w:cs="Times New Roman"/>
          <w:sz w:val="24"/>
          <w:szCs w:val="24"/>
          <w:rPrChange w:id="184" w:author="Zumla, Ali" w:date="2023-07-08T09:16:00Z">
            <w:rPr>
              <w:rFonts w:ascii="Times New Roman" w:hAnsi="Times New Roman" w:cs="Times New Roman"/>
            </w:rPr>
          </w:rPrChange>
        </w:rPr>
        <w:t>, Keele University,</w:t>
      </w:r>
      <w:r w:rsidR="00B82834" w:rsidRPr="004654B6">
        <w:rPr>
          <w:rFonts w:ascii="Times New Roman" w:hAnsi="Times New Roman" w:cs="Times New Roman"/>
          <w:sz w:val="24"/>
          <w:szCs w:val="24"/>
          <w:rPrChange w:id="185" w:author="Zumla, Ali" w:date="2023-07-08T09:16:00Z">
            <w:rPr>
              <w:rFonts w:ascii="Times New Roman" w:hAnsi="Times New Roman" w:cs="Times New Roman"/>
            </w:rPr>
          </w:rPrChange>
        </w:rPr>
        <w:t xml:space="preserve"> Staffordshire, United Kingdom</w:t>
      </w:r>
      <w:del w:id="186" w:author="ASADUZZAMAN Md" w:date="2023-07-05T06:13:00Z">
        <w:r w:rsidR="00B82834" w:rsidRPr="004654B6" w:rsidDel="00D60E29">
          <w:rPr>
            <w:rFonts w:ascii="Times New Roman" w:hAnsi="Times New Roman" w:cs="Times New Roman"/>
            <w:sz w:val="24"/>
            <w:szCs w:val="24"/>
            <w:rPrChange w:id="187" w:author="Zumla, Ali" w:date="2023-07-08T09:16:00Z">
              <w:rPr>
                <w:rFonts w:ascii="Times New Roman" w:hAnsi="Times New Roman" w:cs="Times New Roman"/>
              </w:rPr>
            </w:rPrChange>
          </w:rPr>
          <w:delText xml:space="preserve"> </w:delText>
        </w:r>
      </w:del>
      <w:r w:rsidR="002C011D" w:rsidRPr="004654B6">
        <w:rPr>
          <w:rFonts w:ascii="Times New Roman" w:hAnsi="Times New Roman" w:cs="Times New Roman"/>
          <w:sz w:val="24"/>
          <w:szCs w:val="24"/>
          <w:rPrChange w:id="188" w:author="Zumla, Ali" w:date="2023-07-08T09:16:00Z">
            <w:rPr>
              <w:rFonts w:ascii="Times New Roman" w:hAnsi="Times New Roman" w:cs="Times New Roman"/>
            </w:rPr>
          </w:rPrChange>
        </w:rPr>
        <w:t xml:space="preserve"> </w:t>
      </w:r>
      <w:r w:rsidR="00067167" w:rsidRPr="004654B6">
        <w:rPr>
          <w:rFonts w:ascii="Times New Roman" w:hAnsi="Times New Roman" w:cs="Times New Roman"/>
          <w:sz w:val="24"/>
          <w:szCs w:val="24"/>
          <w:rPrChange w:id="189" w:author="Zumla, Ali" w:date="2023-07-08T09:16:00Z">
            <w:rPr>
              <w:rFonts w:ascii="Times New Roman" w:hAnsi="Times New Roman" w:cs="Times New Roman"/>
            </w:rPr>
          </w:rPrChange>
        </w:rPr>
        <w:t xml:space="preserve">(IR: </w:t>
      </w:r>
      <w:r w:rsidRPr="004654B6">
        <w:rPr>
          <w:rFonts w:ascii="Times New Roman" w:hAnsi="Times New Roman" w:cs="Times New Roman"/>
          <w:sz w:val="24"/>
          <w:szCs w:val="24"/>
          <w:rPrChange w:id="190" w:author="Zumla, Ali" w:date="2023-07-08T09:16:00Z">
            <w:rPr/>
          </w:rPrChange>
        </w:rPr>
        <w:fldChar w:fldCharType="begin"/>
      </w:r>
      <w:r w:rsidRPr="004654B6">
        <w:rPr>
          <w:rFonts w:ascii="Times New Roman" w:hAnsi="Times New Roman" w:cs="Times New Roman"/>
          <w:sz w:val="24"/>
          <w:szCs w:val="24"/>
          <w:rPrChange w:id="191" w:author="Zumla, Ali" w:date="2023-07-08T09:16:00Z">
            <w:rPr/>
          </w:rPrChange>
        </w:rPr>
        <w:instrText>HYPERLINK "mailto:i.russo@keele.ac.uk"</w:instrText>
      </w:r>
      <w:r w:rsidRPr="00DA752C">
        <w:rPr>
          <w:rFonts w:ascii="Times New Roman" w:hAnsi="Times New Roman" w:cs="Times New Roman"/>
          <w:sz w:val="24"/>
          <w:szCs w:val="24"/>
        </w:rPr>
      </w:r>
      <w:r w:rsidRPr="004654B6">
        <w:rPr>
          <w:sz w:val="24"/>
          <w:szCs w:val="24"/>
          <w:rPrChange w:id="192" w:author="Zumla, Ali" w:date="2023-07-08T09:16:00Z">
            <w:rPr>
              <w:rStyle w:val="Hyperlink"/>
              <w:rFonts w:ascii="Times New Roman" w:hAnsi="Times New Roman" w:cs="Times New Roman"/>
            </w:rPr>
          </w:rPrChange>
        </w:rPr>
        <w:fldChar w:fldCharType="separate"/>
      </w:r>
      <w:r w:rsidR="00067167" w:rsidRPr="004654B6">
        <w:rPr>
          <w:rStyle w:val="Hyperlink"/>
          <w:rFonts w:ascii="Times New Roman" w:hAnsi="Times New Roman" w:cs="Times New Roman"/>
          <w:sz w:val="24"/>
          <w:szCs w:val="24"/>
          <w:rPrChange w:id="193" w:author="Zumla, Ali" w:date="2023-07-08T09:16:00Z">
            <w:rPr>
              <w:rStyle w:val="Hyperlink"/>
              <w:rFonts w:ascii="Times New Roman" w:hAnsi="Times New Roman" w:cs="Times New Roman"/>
            </w:rPr>
          </w:rPrChange>
        </w:rPr>
        <w:t>i.russo@keele.ac.uk</w:t>
      </w:r>
      <w:r w:rsidRPr="004654B6">
        <w:rPr>
          <w:rStyle w:val="Hyperlink"/>
          <w:rFonts w:ascii="Times New Roman" w:hAnsi="Times New Roman" w:cs="Times New Roman"/>
          <w:sz w:val="24"/>
          <w:szCs w:val="24"/>
          <w:rPrChange w:id="194" w:author="Zumla, Ali" w:date="2023-07-08T09:16:00Z">
            <w:rPr>
              <w:rStyle w:val="Hyperlink"/>
              <w:rFonts w:ascii="Times New Roman" w:hAnsi="Times New Roman" w:cs="Times New Roman"/>
            </w:rPr>
          </w:rPrChange>
        </w:rPr>
        <w:fldChar w:fldCharType="end"/>
      </w:r>
      <w:r w:rsidR="00067167" w:rsidRPr="004654B6">
        <w:rPr>
          <w:rFonts w:ascii="Times New Roman" w:hAnsi="Times New Roman" w:cs="Times New Roman"/>
          <w:sz w:val="24"/>
          <w:szCs w:val="24"/>
          <w:rPrChange w:id="195" w:author="Zumla, Ali" w:date="2023-07-08T09:16:00Z">
            <w:rPr>
              <w:rFonts w:ascii="Times New Roman" w:hAnsi="Times New Roman" w:cs="Times New Roman"/>
            </w:rPr>
          </w:rPrChange>
        </w:rPr>
        <w:t xml:space="preserve"> )  </w:t>
      </w:r>
    </w:p>
    <w:p w14:paraId="6186D971" w14:textId="228F7A7C" w:rsidR="00DB4A0C" w:rsidRPr="004654B6" w:rsidRDefault="006638FF">
      <w:pPr>
        <w:autoSpaceDE w:val="0"/>
        <w:autoSpaceDN w:val="0"/>
        <w:adjustRightInd w:val="0"/>
        <w:spacing w:after="120" w:line="360" w:lineRule="auto"/>
        <w:ind w:left="284" w:right="-279"/>
        <w:rPr>
          <w:rFonts w:ascii="Times New Roman" w:hAnsi="Times New Roman" w:cs="Times New Roman"/>
          <w:color w:val="000000"/>
          <w:sz w:val="24"/>
          <w:szCs w:val="24"/>
          <w:rPrChange w:id="196" w:author="Zumla, Ali" w:date="2023-07-08T09:16:00Z">
            <w:rPr>
              <w:rFonts w:ascii="Times New Roman" w:hAnsi="Times New Roman" w:cs="Times New Roman"/>
              <w:color w:val="000000"/>
            </w:rPr>
          </w:rPrChange>
        </w:rPr>
        <w:pPrChange w:id="197" w:author="Zumla, Ali" w:date="2023-07-08T11:25:00Z">
          <w:pPr>
            <w:autoSpaceDE w:val="0"/>
            <w:autoSpaceDN w:val="0"/>
            <w:adjustRightInd w:val="0"/>
            <w:spacing w:after="0" w:line="360" w:lineRule="auto"/>
            <w:ind w:left="284"/>
          </w:pPr>
        </w:pPrChange>
      </w:pPr>
      <w:r w:rsidRPr="004654B6">
        <w:rPr>
          <w:rFonts w:ascii="Times New Roman" w:hAnsi="Times New Roman" w:cs="Times New Roman"/>
          <w:color w:val="000000"/>
          <w:sz w:val="24"/>
          <w:szCs w:val="24"/>
          <w:vertAlign w:val="superscript"/>
          <w:rPrChange w:id="198" w:author="Zumla, Ali" w:date="2023-07-08T09:16:00Z">
            <w:rPr>
              <w:rFonts w:ascii="Times New Roman" w:hAnsi="Times New Roman" w:cs="Times New Roman"/>
              <w:color w:val="000000"/>
              <w:vertAlign w:val="superscript"/>
            </w:rPr>
          </w:rPrChange>
        </w:rPr>
        <w:t>1</w:t>
      </w:r>
      <w:r w:rsidR="00777C99" w:rsidRPr="004654B6">
        <w:rPr>
          <w:rFonts w:ascii="Times New Roman" w:hAnsi="Times New Roman" w:cs="Times New Roman"/>
          <w:color w:val="000000"/>
          <w:sz w:val="24"/>
          <w:szCs w:val="24"/>
          <w:vertAlign w:val="superscript"/>
          <w:rPrChange w:id="199" w:author="Zumla, Ali" w:date="2023-07-08T09:16:00Z">
            <w:rPr>
              <w:rFonts w:ascii="Times New Roman" w:hAnsi="Times New Roman" w:cs="Times New Roman"/>
              <w:color w:val="000000"/>
              <w:vertAlign w:val="superscript"/>
            </w:rPr>
          </w:rPrChange>
        </w:rPr>
        <w:t>3</w:t>
      </w:r>
      <w:r w:rsidR="00BB2E9A" w:rsidRPr="004654B6">
        <w:rPr>
          <w:rFonts w:ascii="Times New Roman" w:hAnsi="Times New Roman" w:cs="Times New Roman"/>
          <w:color w:val="000000"/>
          <w:sz w:val="24"/>
          <w:szCs w:val="24"/>
          <w:vertAlign w:val="superscript"/>
          <w:rPrChange w:id="200" w:author="Zumla, Ali" w:date="2023-07-08T09:16:00Z">
            <w:rPr>
              <w:rFonts w:ascii="Times New Roman" w:hAnsi="Times New Roman" w:cs="Times New Roman"/>
              <w:color w:val="000000"/>
              <w:vertAlign w:val="superscript"/>
            </w:rPr>
          </w:rPrChange>
        </w:rPr>
        <w:t xml:space="preserve"> </w:t>
      </w:r>
      <w:r w:rsidR="00DB4A0C" w:rsidRPr="004654B6">
        <w:rPr>
          <w:rFonts w:ascii="Times New Roman" w:hAnsi="Times New Roman" w:cs="Times New Roman"/>
          <w:color w:val="000000"/>
          <w:sz w:val="24"/>
          <w:szCs w:val="24"/>
          <w:rPrChange w:id="201" w:author="Zumla, Ali" w:date="2023-07-08T09:16:00Z">
            <w:rPr>
              <w:rFonts w:ascii="Times New Roman" w:hAnsi="Times New Roman" w:cs="Times New Roman"/>
              <w:color w:val="000000"/>
            </w:rPr>
          </w:rPrChange>
        </w:rPr>
        <w:t>Division of Infection and Immunity, Centre for Clinical Microbiology, University College London</w:t>
      </w:r>
    </w:p>
    <w:p w14:paraId="0D50A456" w14:textId="77777777" w:rsidR="00DB4A0C" w:rsidRPr="004654B6" w:rsidRDefault="00DB4A0C">
      <w:pPr>
        <w:autoSpaceDE w:val="0"/>
        <w:autoSpaceDN w:val="0"/>
        <w:adjustRightInd w:val="0"/>
        <w:spacing w:after="120" w:line="360" w:lineRule="auto"/>
        <w:ind w:left="284" w:right="-279"/>
        <w:rPr>
          <w:rFonts w:ascii="Times New Roman" w:hAnsi="Times New Roman" w:cs="Times New Roman"/>
          <w:color w:val="000000"/>
          <w:sz w:val="24"/>
          <w:szCs w:val="24"/>
          <w:rPrChange w:id="202" w:author="Zumla, Ali" w:date="2023-07-08T09:16:00Z">
            <w:rPr>
              <w:rFonts w:ascii="Times New Roman" w:hAnsi="Times New Roman" w:cs="Times New Roman"/>
              <w:color w:val="000000"/>
            </w:rPr>
          </w:rPrChange>
        </w:rPr>
        <w:pPrChange w:id="203" w:author="Zumla, Ali" w:date="2023-07-08T11:25:00Z">
          <w:pPr>
            <w:autoSpaceDE w:val="0"/>
            <w:autoSpaceDN w:val="0"/>
            <w:adjustRightInd w:val="0"/>
            <w:spacing w:after="0" w:line="360" w:lineRule="auto"/>
            <w:ind w:left="284"/>
          </w:pPr>
        </w:pPrChange>
      </w:pPr>
      <w:r w:rsidRPr="004654B6">
        <w:rPr>
          <w:rFonts w:ascii="Times New Roman" w:hAnsi="Times New Roman" w:cs="Times New Roman"/>
          <w:color w:val="000000"/>
          <w:sz w:val="24"/>
          <w:szCs w:val="24"/>
          <w:rPrChange w:id="204" w:author="Zumla, Ali" w:date="2023-07-08T09:16:00Z">
            <w:rPr>
              <w:rFonts w:ascii="Times New Roman" w:hAnsi="Times New Roman" w:cs="Times New Roman"/>
              <w:color w:val="000000"/>
            </w:rPr>
          </w:rPrChange>
        </w:rPr>
        <w:t xml:space="preserve">and NIHR-BRC, University College London Hospitals, London, United Kingdom (AZ:  </w:t>
      </w:r>
      <w:r w:rsidRPr="004654B6">
        <w:rPr>
          <w:rFonts w:ascii="Times New Roman" w:hAnsi="Times New Roman" w:cs="Times New Roman"/>
          <w:sz w:val="24"/>
          <w:szCs w:val="24"/>
          <w:rPrChange w:id="205" w:author="Zumla, Ali" w:date="2023-07-08T09:16:00Z">
            <w:rPr/>
          </w:rPrChange>
        </w:rPr>
        <w:fldChar w:fldCharType="begin"/>
      </w:r>
      <w:r w:rsidRPr="004654B6">
        <w:rPr>
          <w:rFonts w:ascii="Times New Roman" w:hAnsi="Times New Roman" w:cs="Times New Roman"/>
          <w:sz w:val="24"/>
          <w:szCs w:val="24"/>
          <w:rPrChange w:id="206" w:author="Zumla, Ali" w:date="2023-07-08T09:16:00Z">
            <w:rPr/>
          </w:rPrChange>
        </w:rPr>
        <w:instrText>HYPERLINK "mailto:a.zumla@ucl.ac.uk"</w:instrText>
      </w:r>
      <w:r w:rsidRPr="00DA752C">
        <w:rPr>
          <w:rFonts w:ascii="Times New Roman" w:hAnsi="Times New Roman" w:cs="Times New Roman"/>
          <w:sz w:val="24"/>
          <w:szCs w:val="24"/>
        </w:rPr>
      </w:r>
      <w:r w:rsidRPr="004654B6">
        <w:rPr>
          <w:sz w:val="24"/>
          <w:szCs w:val="24"/>
          <w:rPrChange w:id="207" w:author="Zumla, Ali" w:date="2023-07-08T09:16:00Z">
            <w:rPr>
              <w:rStyle w:val="Hyperlink"/>
              <w:rFonts w:ascii="Times New Roman" w:hAnsi="Times New Roman" w:cs="Times New Roman"/>
            </w:rPr>
          </w:rPrChange>
        </w:rPr>
        <w:fldChar w:fldCharType="separate"/>
      </w:r>
      <w:r w:rsidRPr="004654B6">
        <w:rPr>
          <w:rStyle w:val="Hyperlink"/>
          <w:rFonts w:ascii="Times New Roman" w:hAnsi="Times New Roman" w:cs="Times New Roman"/>
          <w:sz w:val="24"/>
          <w:szCs w:val="24"/>
          <w:rPrChange w:id="208" w:author="Zumla, Ali" w:date="2023-07-08T09:16:00Z">
            <w:rPr>
              <w:rStyle w:val="Hyperlink"/>
              <w:rFonts w:ascii="Times New Roman" w:hAnsi="Times New Roman" w:cs="Times New Roman"/>
            </w:rPr>
          </w:rPrChange>
        </w:rPr>
        <w:t>a.zumla@ucl.ac.uk</w:t>
      </w:r>
      <w:r w:rsidRPr="004654B6">
        <w:rPr>
          <w:rStyle w:val="Hyperlink"/>
          <w:rFonts w:ascii="Times New Roman" w:hAnsi="Times New Roman" w:cs="Times New Roman"/>
          <w:sz w:val="24"/>
          <w:szCs w:val="24"/>
          <w:rPrChange w:id="209" w:author="Zumla, Ali" w:date="2023-07-08T09:16:00Z">
            <w:rPr>
              <w:rStyle w:val="Hyperlink"/>
              <w:rFonts w:ascii="Times New Roman" w:hAnsi="Times New Roman" w:cs="Times New Roman"/>
            </w:rPr>
          </w:rPrChange>
        </w:rPr>
        <w:fldChar w:fldCharType="end"/>
      </w:r>
      <w:r w:rsidRPr="004654B6">
        <w:rPr>
          <w:rFonts w:ascii="Times New Roman" w:hAnsi="Times New Roman" w:cs="Times New Roman"/>
          <w:color w:val="0000FF"/>
          <w:sz w:val="24"/>
          <w:szCs w:val="24"/>
          <w:rPrChange w:id="210" w:author="Zumla, Ali" w:date="2023-07-08T09:16:00Z">
            <w:rPr>
              <w:rFonts w:ascii="Times New Roman" w:hAnsi="Times New Roman" w:cs="Times New Roman"/>
              <w:color w:val="0000FF"/>
            </w:rPr>
          </w:rPrChange>
        </w:rPr>
        <w:t>)</w:t>
      </w:r>
      <w:r w:rsidRPr="004654B6">
        <w:rPr>
          <w:rFonts w:ascii="Times New Roman" w:hAnsi="Times New Roman" w:cs="Times New Roman"/>
          <w:color w:val="000000"/>
          <w:sz w:val="24"/>
          <w:szCs w:val="24"/>
          <w:rPrChange w:id="211" w:author="Zumla, Ali" w:date="2023-07-08T09:16:00Z">
            <w:rPr>
              <w:rFonts w:ascii="Times New Roman" w:hAnsi="Times New Roman" w:cs="Times New Roman"/>
              <w:color w:val="000000"/>
            </w:rPr>
          </w:rPrChange>
        </w:rPr>
        <w:t>.</w:t>
      </w:r>
    </w:p>
    <w:p w14:paraId="65AD478C" w14:textId="77777777" w:rsidR="00DB4A0C" w:rsidRDefault="00DB4A0C" w:rsidP="00D00A97">
      <w:pPr>
        <w:spacing w:after="0" w:line="360" w:lineRule="auto"/>
        <w:ind w:left="284" w:right="-279"/>
        <w:rPr>
          <w:ins w:id="212" w:author="Zumla, Ali" w:date="2023-07-08T10:59:00Z"/>
          <w:rFonts w:ascii="Times New Roman" w:hAnsi="Times New Roman" w:cs="Times New Roman"/>
          <w:sz w:val="24"/>
          <w:szCs w:val="24"/>
        </w:rPr>
      </w:pPr>
    </w:p>
    <w:p w14:paraId="3AE486EF" w14:textId="65A1AB31" w:rsidR="00D40DD3" w:rsidRDefault="006700C2" w:rsidP="008F05EB">
      <w:pPr>
        <w:spacing w:after="0" w:line="360" w:lineRule="auto"/>
        <w:ind w:left="284" w:right="-279"/>
        <w:rPr>
          <w:ins w:id="213" w:author="Zumla, Ali" w:date="2023-07-08T11:24:00Z"/>
          <w:rFonts w:ascii="Times New Roman" w:hAnsi="Times New Roman" w:cs="Times New Roman"/>
          <w:sz w:val="24"/>
          <w:szCs w:val="24"/>
        </w:rPr>
      </w:pPr>
      <w:ins w:id="214" w:author="Zumla, Ali" w:date="2023-07-08T10:59:00Z">
        <w:r w:rsidRPr="006700C2">
          <w:rPr>
            <w:rFonts w:ascii="Times New Roman" w:hAnsi="Times New Roman" w:cs="Times New Roman"/>
            <w:b/>
            <w:bCs/>
            <w:sz w:val="24"/>
            <w:szCs w:val="24"/>
            <w:rPrChange w:id="215" w:author="Zumla, Ali" w:date="2023-07-08T10:59:00Z">
              <w:rPr>
                <w:rFonts w:ascii="Times New Roman" w:hAnsi="Times New Roman" w:cs="Times New Roman"/>
                <w:sz w:val="24"/>
                <w:szCs w:val="24"/>
              </w:rPr>
            </w:rPrChange>
          </w:rPr>
          <w:t>Word count:</w:t>
        </w:r>
        <w:r>
          <w:rPr>
            <w:rFonts w:ascii="Times New Roman" w:hAnsi="Times New Roman" w:cs="Times New Roman"/>
            <w:sz w:val="24"/>
            <w:szCs w:val="24"/>
          </w:rPr>
          <w:t xml:space="preserve"> Abstract = 290 words; </w:t>
        </w:r>
      </w:ins>
      <w:ins w:id="216" w:author="Zumla, Ali" w:date="2023-07-08T11:00:00Z">
        <w:r>
          <w:rPr>
            <w:rFonts w:ascii="Times New Roman" w:hAnsi="Times New Roman" w:cs="Times New Roman"/>
            <w:sz w:val="24"/>
            <w:szCs w:val="24"/>
          </w:rPr>
          <w:t>Manuscript =</w:t>
        </w:r>
      </w:ins>
      <w:ins w:id="217" w:author="Zumla, Ali" w:date="2023-07-08T10:59:00Z">
        <w:r>
          <w:rPr>
            <w:rFonts w:ascii="Times New Roman" w:hAnsi="Times New Roman" w:cs="Times New Roman"/>
            <w:sz w:val="24"/>
            <w:szCs w:val="24"/>
          </w:rPr>
          <w:t xml:space="preserve"> 3,</w:t>
        </w:r>
      </w:ins>
      <w:ins w:id="218" w:author="Zumla, Ali" w:date="2023-07-08T11:18:00Z">
        <w:r w:rsidR="00AD079D">
          <w:rPr>
            <w:rFonts w:ascii="Times New Roman" w:hAnsi="Times New Roman" w:cs="Times New Roman"/>
            <w:sz w:val="24"/>
            <w:szCs w:val="24"/>
          </w:rPr>
          <w:t>7</w:t>
        </w:r>
      </w:ins>
      <w:ins w:id="219" w:author="Zumla, Ali" w:date="2023-07-08T10:59:00Z">
        <w:r>
          <w:rPr>
            <w:rFonts w:ascii="Times New Roman" w:hAnsi="Times New Roman" w:cs="Times New Roman"/>
            <w:sz w:val="24"/>
            <w:szCs w:val="24"/>
          </w:rPr>
          <w:t>00 words</w:t>
        </w:r>
      </w:ins>
      <w:ins w:id="220" w:author="Zumla, Ali" w:date="2023-07-08T11:51:00Z">
        <w:r w:rsidR="00E41E73">
          <w:rPr>
            <w:rFonts w:ascii="Times New Roman" w:hAnsi="Times New Roman" w:cs="Times New Roman"/>
            <w:sz w:val="24"/>
            <w:szCs w:val="24"/>
          </w:rPr>
          <w:t xml:space="preserve"> References =</w:t>
        </w:r>
      </w:ins>
      <w:ins w:id="221" w:author="Zumla, Ali" w:date="2023-07-08T11:52:00Z">
        <w:r w:rsidR="00E41E73">
          <w:rPr>
            <w:rFonts w:ascii="Times New Roman" w:hAnsi="Times New Roman" w:cs="Times New Roman"/>
            <w:sz w:val="24"/>
            <w:szCs w:val="24"/>
          </w:rPr>
          <w:t xml:space="preserve"> 33</w:t>
        </w:r>
      </w:ins>
    </w:p>
    <w:p w14:paraId="4C7ACAE0" w14:textId="56DE8D2E" w:rsidR="00D40DD3" w:rsidRDefault="00D40DD3" w:rsidP="00D00A97">
      <w:pPr>
        <w:spacing w:after="0" w:line="360" w:lineRule="auto"/>
        <w:ind w:left="284" w:right="-279"/>
        <w:rPr>
          <w:ins w:id="222" w:author="Zumla, Ali" w:date="2023-07-08T11:24:00Z"/>
          <w:rFonts w:ascii="Times New Roman" w:hAnsi="Times New Roman" w:cs="Times New Roman"/>
          <w:sz w:val="24"/>
          <w:szCs w:val="24"/>
        </w:rPr>
      </w:pPr>
      <w:ins w:id="223" w:author="Zumla, Ali" w:date="2023-07-08T11:24:00Z">
        <w:r w:rsidRPr="00D40DD3">
          <w:rPr>
            <w:rFonts w:ascii="Times New Roman" w:hAnsi="Times New Roman" w:cs="Times New Roman"/>
            <w:b/>
            <w:bCs/>
            <w:sz w:val="24"/>
            <w:szCs w:val="24"/>
            <w:rPrChange w:id="224" w:author="Zumla, Ali" w:date="2023-07-08T11:24:00Z">
              <w:rPr>
                <w:rFonts w:ascii="Times New Roman" w:hAnsi="Times New Roman" w:cs="Times New Roman"/>
                <w:sz w:val="24"/>
                <w:szCs w:val="24"/>
              </w:rPr>
            </w:rPrChange>
          </w:rPr>
          <w:t>Tables</w:t>
        </w:r>
        <w:r>
          <w:rPr>
            <w:rFonts w:ascii="Times New Roman" w:hAnsi="Times New Roman" w:cs="Times New Roman"/>
            <w:sz w:val="24"/>
            <w:szCs w:val="24"/>
          </w:rPr>
          <w:t>: 3</w:t>
        </w:r>
      </w:ins>
    </w:p>
    <w:p w14:paraId="66167E95" w14:textId="6C800361" w:rsidR="00D40DD3" w:rsidRDefault="00D40DD3" w:rsidP="00D00A97">
      <w:pPr>
        <w:spacing w:after="0" w:line="360" w:lineRule="auto"/>
        <w:ind w:left="284" w:right="-279"/>
        <w:rPr>
          <w:ins w:id="225" w:author="Zumla, Ali" w:date="2023-07-08T10:59:00Z"/>
          <w:rFonts w:ascii="Times New Roman" w:hAnsi="Times New Roman" w:cs="Times New Roman"/>
          <w:sz w:val="24"/>
          <w:szCs w:val="24"/>
        </w:rPr>
      </w:pPr>
      <w:ins w:id="226" w:author="Zumla, Ali" w:date="2023-07-08T11:24:00Z">
        <w:r w:rsidRPr="00D40DD3">
          <w:rPr>
            <w:rFonts w:ascii="Times New Roman" w:hAnsi="Times New Roman" w:cs="Times New Roman"/>
            <w:b/>
            <w:bCs/>
            <w:sz w:val="24"/>
            <w:szCs w:val="24"/>
            <w:rPrChange w:id="227" w:author="Zumla, Ali" w:date="2023-07-08T11:24:00Z">
              <w:rPr>
                <w:rFonts w:ascii="Times New Roman" w:hAnsi="Times New Roman" w:cs="Times New Roman"/>
                <w:sz w:val="24"/>
                <w:szCs w:val="24"/>
              </w:rPr>
            </w:rPrChange>
          </w:rPr>
          <w:t>Figures</w:t>
        </w:r>
        <w:r>
          <w:rPr>
            <w:rFonts w:ascii="Times New Roman" w:hAnsi="Times New Roman" w:cs="Times New Roman"/>
            <w:sz w:val="24"/>
            <w:szCs w:val="24"/>
          </w:rPr>
          <w:t>: 4</w:t>
        </w:r>
      </w:ins>
    </w:p>
    <w:p w14:paraId="648715A2" w14:textId="3826D784" w:rsidR="006700C2" w:rsidRDefault="00D40DD3" w:rsidP="00D00A97">
      <w:pPr>
        <w:spacing w:after="0" w:line="360" w:lineRule="auto"/>
        <w:ind w:left="284" w:right="-279"/>
        <w:rPr>
          <w:ins w:id="228" w:author="Zumla, Ali" w:date="2023-07-08T10:59:00Z"/>
          <w:rFonts w:ascii="Times New Roman" w:hAnsi="Times New Roman" w:cs="Times New Roman"/>
          <w:sz w:val="24"/>
          <w:szCs w:val="24"/>
        </w:rPr>
      </w:pPr>
      <w:ins w:id="229" w:author="Zumla, Ali" w:date="2023-07-08T11:24:00Z">
        <w:r>
          <w:rPr>
            <w:rFonts w:ascii="Times New Roman" w:hAnsi="Times New Roman" w:cs="Times New Roman"/>
            <w:b/>
            <w:bCs/>
            <w:sz w:val="24"/>
            <w:szCs w:val="24"/>
          </w:rPr>
          <w:t xml:space="preserve"> </w:t>
        </w:r>
      </w:ins>
    </w:p>
    <w:p w14:paraId="5728D154" w14:textId="77777777" w:rsidR="006700C2" w:rsidRDefault="006700C2" w:rsidP="00D00A97">
      <w:pPr>
        <w:spacing w:after="0" w:line="360" w:lineRule="auto"/>
        <w:ind w:left="284" w:right="-279"/>
        <w:rPr>
          <w:ins w:id="230" w:author="Zumla, Ali" w:date="2023-07-08T10:59:00Z"/>
          <w:rFonts w:ascii="Times New Roman" w:hAnsi="Times New Roman" w:cs="Times New Roman"/>
          <w:sz w:val="24"/>
          <w:szCs w:val="24"/>
        </w:rPr>
      </w:pPr>
    </w:p>
    <w:p w14:paraId="3B932F3F" w14:textId="77777777" w:rsidR="006700C2" w:rsidRPr="00D40DD3" w:rsidRDefault="006700C2">
      <w:pPr>
        <w:spacing w:after="0" w:line="360" w:lineRule="auto"/>
        <w:ind w:left="284" w:right="-279"/>
        <w:rPr>
          <w:rFonts w:ascii="Times New Roman" w:hAnsi="Times New Roman" w:cs="Times New Roman"/>
          <w:b/>
          <w:bCs/>
          <w:sz w:val="24"/>
          <w:szCs w:val="24"/>
          <w:u w:val="single"/>
          <w:rPrChange w:id="231" w:author="Zumla, Ali" w:date="2023-07-08T11:24:00Z">
            <w:rPr>
              <w:rFonts w:ascii="Times New Roman" w:hAnsi="Times New Roman" w:cs="Times New Roman"/>
            </w:rPr>
          </w:rPrChange>
        </w:rPr>
        <w:pPrChange w:id="232" w:author="Zumla, Ali" w:date="2023-07-08T09:15:00Z">
          <w:pPr>
            <w:spacing w:after="0" w:line="360" w:lineRule="auto"/>
            <w:ind w:left="284"/>
          </w:pPr>
        </w:pPrChange>
      </w:pPr>
    </w:p>
    <w:p w14:paraId="40B91A89" w14:textId="32C5E3CF" w:rsidR="001E0285" w:rsidRDefault="001E0285">
      <w:pPr>
        <w:spacing w:after="0" w:line="360" w:lineRule="auto"/>
        <w:ind w:left="284" w:right="-278"/>
        <w:rPr>
          <w:ins w:id="233" w:author="Zumla, Ali" w:date="2023-07-08T11:00:00Z"/>
          <w:rFonts w:ascii="Times New Roman" w:hAnsi="Times New Roman" w:cs="Times New Roman"/>
          <w:sz w:val="24"/>
          <w:szCs w:val="24"/>
        </w:rPr>
        <w:pPrChange w:id="234" w:author="Zumla, Ali" w:date="2023-07-08T11:24:00Z">
          <w:pPr>
            <w:ind w:left="284" w:right="-279"/>
          </w:pPr>
        </w:pPrChange>
      </w:pPr>
      <w:r w:rsidRPr="00D40DD3">
        <w:rPr>
          <w:rFonts w:ascii="Times New Roman" w:hAnsi="Times New Roman" w:cs="Times New Roman"/>
          <w:b/>
          <w:bCs/>
          <w:sz w:val="24"/>
          <w:szCs w:val="24"/>
          <w:u w:val="single"/>
          <w:rPrChange w:id="235" w:author="Zumla, Ali" w:date="2023-07-08T11:24:00Z">
            <w:rPr>
              <w:rFonts w:ascii="Times New Roman" w:hAnsi="Times New Roman" w:cs="Times New Roman"/>
              <w:sz w:val="24"/>
              <w:szCs w:val="24"/>
            </w:rPr>
          </w:rPrChange>
        </w:rPr>
        <w:t>*Corresponding author</w:t>
      </w:r>
      <w:del w:id="236" w:author="Zumla, Ali" w:date="2023-07-08T10:59:00Z">
        <w:r w:rsidRPr="004654B6" w:rsidDel="006700C2">
          <w:rPr>
            <w:rFonts w:ascii="Times New Roman" w:hAnsi="Times New Roman" w:cs="Times New Roman"/>
            <w:sz w:val="24"/>
            <w:szCs w:val="24"/>
          </w:rPr>
          <w:delText xml:space="preserve"> address</w:delText>
        </w:r>
      </w:del>
      <w:r w:rsidRPr="004654B6">
        <w:rPr>
          <w:rFonts w:ascii="Times New Roman" w:hAnsi="Times New Roman" w:cs="Times New Roman"/>
          <w:sz w:val="24"/>
          <w:szCs w:val="24"/>
        </w:rPr>
        <w:t xml:space="preserve">: </w:t>
      </w:r>
      <w:ins w:id="237" w:author="Zumla, Ali" w:date="2023-07-08T11:00:00Z">
        <w:r w:rsidR="006700C2">
          <w:rPr>
            <w:rFonts w:ascii="Times New Roman" w:hAnsi="Times New Roman" w:cs="Times New Roman"/>
            <w:sz w:val="24"/>
            <w:szCs w:val="24"/>
          </w:rPr>
          <w:t xml:space="preserve">Dr Najmul Haider PhD: </w:t>
        </w:r>
      </w:ins>
      <w:r w:rsidRPr="004654B6">
        <w:rPr>
          <w:rFonts w:ascii="Times New Roman" w:hAnsi="Times New Roman" w:cs="Times New Roman"/>
          <w:sz w:val="24"/>
          <w:szCs w:val="24"/>
        </w:rPr>
        <w:t>School of Life Sciences, Keele University, Huxley Building, Room 122, Keele, Staffordshire, United Kingdom, ST5 5BG</w:t>
      </w:r>
    </w:p>
    <w:p w14:paraId="7F72A7C7" w14:textId="09C8E396" w:rsidR="006700C2" w:rsidRPr="004654B6" w:rsidRDefault="006700C2">
      <w:pPr>
        <w:ind w:left="284" w:right="-279"/>
        <w:rPr>
          <w:rFonts w:ascii="Times New Roman" w:hAnsi="Times New Roman" w:cs="Times New Roman"/>
          <w:sz w:val="24"/>
          <w:szCs w:val="24"/>
        </w:rPr>
        <w:pPrChange w:id="238" w:author="Zumla, Ali" w:date="2023-07-08T09:15:00Z">
          <w:pPr>
            <w:ind w:left="284"/>
          </w:pPr>
        </w:pPrChange>
      </w:pPr>
      <w:ins w:id="239" w:author="Zumla, Ali" w:date="2023-07-08T11:00:00Z">
        <w:r>
          <w:rPr>
            <w:rFonts w:ascii="Times New Roman" w:hAnsi="Times New Roman" w:cs="Times New Roman"/>
            <w:sz w:val="24"/>
            <w:szCs w:val="24"/>
          </w:rPr>
          <w:t xml:space="preserve">Email address: </w:t>
        </w:r>
      </w:ins>
      <w:ins w:id="240" w:author="Zumla, Ali" w:date="2023-07-08T11:01:00Z">
        <w:r>
          <w:rPr>
            <w:rFonts w:ascii="Times New Roman" w:hAnsi="Times New Roman" w:cs="Times New Roman"/>
            <w:sz w:val="24"/>
            <w:szCs w:val="24"/>
          </w:rPr>
          <w:fldChar w:fldCharType="begin"/>
        </w:r>
        <w:r>
          <w:rPr>
            <w:rFonts w:ascii="Times New Roman" w:hAnsi="Times New Roman" w:cs="Times New Roman"/>
            <w:sz w:val="24"/>
            <w:szCs w:val="24"/>
          </w:rPr>
          <w:instrText>HYPERLINK "mailto:</w:instrText>
        </w:r>
        <w:r w:rsidRPr="006700C2">
          <w:rPr>
            <w:rFonts w:ascii="Times New Roman" w:hAnsi="Times New Roman" w:cs="Times New Roman"/>
            <w:sz w:val="24"/>
            <w:szCs w:val="24"/>
          </w:rPr>
          <w:instrText>n.haider@keele.ac.uk</w:instrText>
        </w:r>
        <w:r>
          <w:rPr>
            <w:rFonts w:ascii="Times New Roman" w:hAnsi="Times New Roman" w:cs="Times New Roman"/>
            <w:sz w:val="24"/>
            <w:szCs w:val="24"/>
          </w:rPr>
          <w:instrText>"</w:instrText>
        </w:r>
        <w:r>
          <w:rPr>
            <w:rFonts w:ascii="Times New Roman" w:hAnsi="Times New Roman" w:cs="Times New Roman"/>
            <w:sz w:val="24"/>
            <w:szCs w:val="24"/>
          </w:rPr>
        </w:r>
        <w:r>
          <w:rPr>
            <w:rFonts w:ascii="Times New Roman" w:hAnsi="Times New Roman" w:cs="Times New Roman"/>
            <w:sz w:val="24"/>
            <w:szCs w:val="24"/>
          </w:rPr>
          <w:fldChar w:fldCharType="separate"/>
        </w:r>
        <w:r w:rsidRPr="007C44DC">
          <w:rPr>
            <w:rStyle w:val="Hyperlink"/>
            <w:rFonts w:ascii="Times New Roman" w:hAnsi="Times New Roman" w:cs="Times New Roman"/>
            <w:sz w:val="24"/>
            <w:szCs w:val="24"/>
          </w:rPr>
          <w:t>n.haider@keele.ac.uk</w:t>
        </w:r>
        <w:r>
          <w:rPr>
            <w:rFonts w:ascii="Times New Roman" w:hAnsi="Times New Roman" w:cs="Times New Roman"/>
            <w:sz w:val="24"/>
            <w:szCs w:val="24"/>
          </w:rPr>
          <w:fldChar w:fldCharType="end"/>
        </w:r>
        <w:r>
          <w:rPr>
            <w:rFonts w:ascii="Times New Roman" w:hAnsi="Times New Roman" w:cs="Times New Roman"/>
            <w:sz w:val="24"/>
            <w:szCs w:val="24"/>
          </w:rPr>
          <w:t xml:space="preserve"> </w:t>
        </w:r>
      </w:ins>
    </w:p>
    <w:p w14:paraId="34EE3A40" w14:textId="52B7FB23" w:rsidR="00AF4D1A" w:rsidRDefault="00AF4D1A">
      <w:pPr>
        <w:ind w:left="284" w:right="-279"/>
        <w:rPr>
          <w:rFonts w:ascii="Times New Roman" w:hAnsi="Times New Roman" w:cs="Times New Roman"/>
          <w:b/>
          <w:bCs/>
          <w:sz w:val="24"/>
          <w:szCs w:val="24"/>
        </w:rPr>
        <w:pPrChange w:id="241" w:author="Zumla, Ali" w:date="2023-07-08T09:15:00Z">
          <w:pPr>
            <w:ind w:left="284"/>
          </w:pPr>
        </w:pPrChange>
      </w:pPr>
    </w:p>
    <w:p w14:paraId="20E540CB" w14:textId="77777777" w:rsidR="009B5449" w:rsidRDefault="009B5449">
      <w:pPr>
        <w:rPr>
          <w:ins w:id="242" w:author="Zumla, Ali" w:date="2023-07-08T09:16:00Z"/>
          <w:rFonts w:ascii="Times New Roman" w:hAnsi="Times New Roman" w:cs="Times New Roman"/>
          <w:b/>
          <w:bCs/>
          <w:sz w:val="24"/>
          <w:szCs w:val="24"/>
        </w:rPr>
      </w:pPr>
      <w:ins w:id="243" w:author="Zumla, Ali" w:date="2023-07-08T09:16:00Z">
        <w:r>
          <w:rPr>
            <w:rFonts w:ascii="Times New Roman" w:hAnsi="Times New Roman" w:cs="Times New Roman"/>
            <w:b/>
            <w:bCs/>
            <w:sz w:val="24"/>
            <w:szCs w:val="24"/>
          </w:rPr>
          <w:br w:type="page"/>
        </w:r>
      </w:ins>
    </w:p>
    <w:p w14:paraId="65A9E780" w14:textId="39A8EEFD" w:rsidR="00AF4D1A" w:rsidDel="00D00A97" w:rsidRDefault="009D2E9D">
      <w:pPr>
        <w:spacing w:line="360" w:lineRule="auto"/>
        <w:ind w:left="284" w:right="-279"/>
        <w:rPr>
          <w:del w:id="244" w:author="Zumla, Ali" w:date="2023-07-08T09:11:00Z"/>
          <w:rFonts w:ascii="Times New Roman" w:hAnsi="Times New Roman" w:cs="Times New Roman"/>
          <w:b/>
          <w:bCs/>
          <w:sz w:val="24"/>
          <w:szCs w:val="24"/>
        </w:rPr>
        <w:pPrChange w:id="245" w:author="Zumla, Ali" w:date="2023-07-08T09:15:00Z">
          <w:pPr>
            <w:spacing w:line="360" w:lineRule="auto"/>
          </w:pPr>
        </w:pPrChange>
      </w:pPr>
      <w:del w:id="246" w:author="Zumla, Ali" w:date="2023-07-08T09:11:00Z">
        <w:r w:rsidDel="00D00A97">
          <w:rPr>
            <w:rFonts w:ascii="Times New Roman" w:hAnsi="Times New Roman" w:cs="Times New Roman"/>
            <w:b/>
            <w:bCs/>
            <w:sz w:val="24"/>
            <w:szCs w:val="24"/>
          </w:rPr>
          <w:lastRenderedPageBreak/>
          <w:delText xml:space="preserve">Target Journal: </w:delText>
        </w:r>
        <w:r w:rsidR="009B765B" w:rsidDel="00D00A97">
          <w:rPr>
            <w:rFonts w:ascii="Times New Roman" w:hAnsi="Times New Roman" w:cs="Times New Roman"/>
            <w:b/>
            <w:bCs/>
            <w:sz w:val="24"/>
            <w:szCs w:val="24"/>
          </w:rPr>
          <w:delText xml:space="preserve">Journal of Medical Entomology </w:delText>
        </w:r>
      </w:del>
    </w:p>
    <w:p w14:paraId="48230A78" w14:textId="4215773F" w:rsidR="000B3F52" w:rsidRPr="00A6169B" w:rsidRDefault="00BD6239">
      <w:pPr>
        <w:spacing w:line="360" w:lineRule="auto"/>
        <w:ind w:left="284" w:right="-279"/>
        <w:rPr>
          <w:rFonts w:ascii="Times New Roman" w:hAnsi="Times New Roman" w:cs="Times New Roman"/>
          <w:b/>
          <w:bCs/>
          <w:sz w:val="24"/>
          <w:szCs w:val="24"/>
        </w:rPr>
        <w:pPrChange w:id="247" w:author="Zumla, Ali" w:date="2023-07-08T09:15:00Z">
          <w:pPr>
            <w:spacing w:line="360" w:lineRule="auto"/>
            <w:ind w:left="284"/>
          </w:pPr>
        </w:pPrChange>
      </w:pPr>
      <w:r>
        <w:rPr>
          <w:rFonts w:ascii="Times New Roman" w:hAnsi="Times New Roman" w:cs="Times New Roman"/>
          <w:b/>
          <w:bCs/>
          <w:sz w:val="24"/>
          <w:szCs w:val="24"/>
        </w:rPr>
        <w:t>Abstract</w:t>
      </w:r>
      <w:r w:rsidR="004C482C">
        <w:rPr>
          <w:rFonts w:ascii="Times New Roman" w:hAnsi="Times New Roman" w:cs="Times New Roman"/>
          <w:b/>
          <w:bCs/>
          <w:sz w:val="24"/>
          <w:szCs w:val="24"/>
        </w:rPr>
        <w:t>:</w:t>
      </w:r>
      <w:r w:rsidR="000B3F52" w:rsidRPr="00A6169B">
        <w:rPr>
          <w:rFonts w:ascii="Times New Roman" w:hAnsi="Times New Roman" w:cs="Times New Roman"/>
          <w:b/>
          <w:bCs/>
          <w:sz w:val="24"/>
          <w:szCs w:val="24"/>
        </w:rPr>
        <w:t xml:space="preserve"> (</w:t>
      </w:r>
      <w:r w:rsidR="00AD5ABA">
        <w:rPr>
          <w:rFonts w:ascii="Times New Roman" w:hAnsi="Times New Roman" w:cs="Times New Roman"/>
          <w:b/>
          <w:bCs/>
          <w:sz w:val="24"/>
          <w:szCs w:val="24"/>
        </w:rPr>
        <w:t>Target:</w:t>
      </w:r>
      <w:r w:rsidR="009C205F">
        <w:rPr>
          <w:rFonts w:ascii="Times New Roman" w:hAnsi="Times New Roman" w:cs="Times New Roman"/>
          <w:b/>
          <w:bCs/>
          <w:sz w:val="24"/>
          <w:szCs w:val="24"/>
        </w:rPr>
        <w:t xml:space="preserve"> </w:t>
      </w:r>
      <w:ins w:id="248" w:author="Zumla, Ali" w:date="2023-07-08T10:52:00Z">
        <w:r w:rsidR="006700C2">
          <w:rPr>
            <w:rFonts w:ascii="Times New Roman" w:hAnsi="Times New Roman" w:cs="Times New Roman"/>
            <w:b/>
            <w:bCs/>
            <w:sz w:val="24"/>
            <w:szCs w:val="24"/>
          </w:rPr>
          <w:t>2</w:t>
        </w:r>
      </w:ins>
      <w:ins w:id="249" w:author="Zumla, Ali" w:date="2023-07-08T11:26:00Z">
        <w:r w:rsidR="00351A38">
          <w:rPr>
            <w:rFonts w:ascii="Times New Roman" w:hAnsi="Times New Roman" w:cs="Times New Roman"/>
            <w:b/>
            <w:bCs/>
            <w:sz w:val="24"/>
            <w:szCs w:val="24"/>
          </w:rPr>
          <w:t>74</w:t>
        </w:r>
      </w:ins>
      <w:del w:id="250" w:author="Zumla, Ali" w:date="2023-07-08T10:52:00Z">
        <w:r w:rsidR="003E103F" w:rsidDel="006700C2">
          <w:rPr>
            <w:rFonts w:ascii="Times New Roman" w:hAnsi="Times New Roman" w:cs="Times New Roman"/>
            <w:b/>
            <w:bCs/>
            <w:sz w:val="24"/>
            <w:szCs w:val="24"/>
          </w:rPr>
          <w:delText>3</w:delText>
        </w:r>
        <w:r w:rsidR="0035095E" w:rsidDel="006700C2">
          <w:rPr>
            <w:rFonts w:ascii="Times New Roman" w:hAnsi="Times New Roman" w:cs="Times New Roman"/>
            <w:b/>
            <w:bCs/>
            <w:sz w:val="24"/>
            <w:szCs w:val="24"/>
          </w:rPr>
          <w:delText>00</w:delText>
        </w:r>
      </w:del>
      <w:r w:rsidR="009C205F">
        <w:rPr>
          <w:rFonts w:ascii="Times New Roman" w:hAnsi="Times New Roman" w:cs="Times New Roman"/>
          <w:b/>
          <w:bCs/>
          <w:sz w:val="24"/>
          <w:szCs w:val="24"/>
        </w:rPr>
        <w:t xml:space="preserve"> words</w:t>
      </w:r>
      <w:ins w:id="251" w:author="Zumla, Ali" w:date="2023-07-08T10:53:00Z">
        <w:r w:rsidR="006700C2">
          <w:rPr>
            <w:rFonts w:ascii="Times New Roman" w:hAnsi="Times New Roman" w:cs="Times New Roman"/>
            <w:b/>
            <w:bCs/>
            <w:sz w:val="24"/>
            <w:szCs w:val="24"/>
          </w:rPr>
          <w:t xml:space="preserve"> -max 300 words</w:t>
        </w:r>
      </w:ins>
      <w:del w:id="252" w:author="Zumla, Ali" w:date="2023-07-08T10:53:00Z">
        <w:r w:rsidR="009C205F" w:rsidDel="006700C2">
          <w:rPr>
            <w:rFonts w:ascii="Times New Roman" w:hAnsi="Times New Roman" w:cs="Times New Roman"/>
            <w:b/>
            <w:bCs/>
            <w:sz w:val="24"/>
            <w:szCs w:val="24"/>
          </w:rPr>
          <w:delText xml:space="preserve">, current count: </w:delText>
        </w:r>
        <w:r w:rsidR="00BA2C24" w:rsidDel="006700C2">
          <w:rPr>
            <w:rFonts w:ascii="Times New Roman" w:hAnsi="Times New Roman" w:cs="Times New Roman"/>
            <w:b/>
            <w:bCs/>
            <w:sz w:val="24"/>
            <w:szCs w:val="24"/>
          </w:rPr>
          <w:delText>315</w:delText>
        </w:r>
        <w:r w:rsidR="009C205F" w:rsidDel="006700C2">
          <w:rPr>
            <w:rFonts w:ascii="Times New Roman" w:hAnsi="Times New Roman" w:cs="Times New Roman"/>
            <w:b/>
            <w:bCs/>
            <w:sz w:val="24"/>
            <w:szCs w:val="24"/>
          </w:rPr>
          <w:delText xml:space="preserve"> words</w:delText>
        </w:r>
      </w:del>
      <w:r w:rsidR="000B3F52" w:rsidRPr="00A6169B">
        <w:rPr>
          <w:rFonts w:ascii="Times New Roman" w:hAnsi="Times New Roman" w:cs="Times New Roman"/>
          <w:b/>
          <w:bCs/>
          <w:sz w:val="24"/>
          <w:szCs w:val="24"/>
        </w:rPr>
        <w:t xml:space="preserve">) </w:t>
      </w:r>
    </w:p>
    <w:p w14:paraId="73E1E511" w14:textId="07A4C9CD" w:rsidR="001372F5" w:rsidRPr="006700C2" w:rsidRDefault="000B3F52">
      <w:pPr>
        <w:spacing w:after="0" w:line="360" w:lineRule="auto"/>
        <w:ind w:left="284" w:right="-279"/>
        <w:rPr>
          <w:rFonts w:ascii="Times New Roman" w:hAnsi="Times New Roman" w:cs="Times New Roman"/>
          <w:sz w:val="24"/>
          <w:szCs w:val="24"/>
        </w:rPr>
        <w:pPrChange w:id="253" w:author="Zumla, Ali" w:date="2023-07-08T10:39:00Z">
          <w:pPr>
            <w:spacing w:after="0" w:line="360" w:lineRule="auto"/>
            <w:ind w:left="284"/>
          </w:pPr>
        </w:pPrChange>
      </w:pPr>
      <w:r w:rsidRPr="006700C2">
        <w:rPr>
          <w:rFonts w:ascii="Times New Roman" w:hAnsi="Times New Roman" w:cs="Times New Roman"/>
          <w:b/>
          <w:bCs/>
          <w:sz w:val="24"/>
          <w:szCs w:val="24"/>
        </w:rPr>
        <w:t>Background:</w:t>
      </w:r>
      <w:r w:rsidRPr="006700C2">
        <w:rPr>
          <w:rFonts w:ascii="Times New Roman" w:hAnsi="Times New Roman" w:cs="Times New Roman"/>
          <w:sz w:val="24"/>
          <w:szCs w:val="24"/>
        </w:rPr>
        <w:t xml:space="preserve"> </w:t>
      </w:r>
      <w:del w:id="254" w:author="Zumla, Ali" w:date="2023-07-08T09:16:00Z">
        <w:r w:rsidR="00D83677" w:rsidRPr="006700C2" w:rsidDel="0045036F">
          <w:rPr>
            <w:rFonts w:ascii="Times New Roman" w:hAnsi="Times New Roman" w:cs="Times New Roman"/>
            <w:sz w:val="24"/>
            <w:szCs w:val="24"/>
          </w:rPr>
          <w:delText>T</w:delText>
        </w:r>
        <w:r w:rsidR="00194ABB" w:rsidRPr="006700C2" w:rsidDel="0045036F">
          <w:rPr>
            <w:rFonts w:ascii="Times New Roman" w:hAnsi="Times New Roman" w:cs="Times New Roman"/>
            <w:sz w:val="24"/>
            <w:szCs w:val="24"/>
          </w:rPr>
          <w:delText xml:space="preserve">he </w:delText>
        </w:r>
        <w:r w:rsidR="00E9145B" w:rsidRPr="006700C2" w:rsidDel="0045036F">
          <w:rPr>
            <w:rFonts w:ascii="Times New Roman" w:hAnsi="Times New Roman" w:cs="Times New Roman"/>
            <w:sz w:val="24"/>
            <w:szCs w:val="24"/>
          </w:rPr>
          <w:delText xml:space="preserve">dengue virus </w:delText>
        </w:r>
        <w:r w:rsidR="00855A1A" w:rsidRPr="006700C2" w:rsidDel="0045036F">
          <w:rPr>
            <w:rFonts w:ascii="Times New Roman" w:hAnsi="Times New Roman" w:cs="Times New Roman"/>
            <w:sz w:val="24"/>
            <w:szCs w:val="24"/>
          </w:rPr>
          <w:delText xml:space="preserve">has </w:delText>
        </w:r>
        <w:r w:rsidR="00E9145B" w:rsidRPr="006700C2" w:rsidDel="0045036F">
          <w:rPr>
            <w:rFonts w:ascii="Times New Roman" w:hAnsi="Times New Roman" w:cs="Times New Roman"/>
            <w:sz w:val="24"/>
            <w:szCs w:val="24"/>
          </w:rPr>
          <w:delText xml:space="preserve">reappeared in Bangladesh in 2000 and the virus </w:delText>
        </w:r>
        <w:r w:rsidR="00855A1A" w:rsidRPr="006700C2" w:rsidDel="0045036F">
          <w:rPr>
            <w:rFonts w:ascii="Times New Roman" w:hAnsi="Times New Roman" w:cs="Times New Roman"/>
            <w:sz w:val="24"/>
            <w:szCs w:val="24"/>
          </w:rPr>
          <w:delText xml:space="preserve">has been </w:delText>
        </w:r>
        <w:r w:rsidR="00E9145B" w:rsidRPr="006700C2" w:rsidDel="0045036F">
          <w:rPr>
            <w:rFonts w:ascii="Times New Roman" w:hAnsi="Times New Roman" w:cs="Times New Roman"/>
            <w:sz w:val="24"/>
            <w:szCs w:val="24"/>
          </w:rPr>
          <w:delText>detected every year</w:delText>
        </w:r>
        <w:r w:rsidR="00855A1A" w:rsidRPr="006700C2" w:rsidDel="0045036F">
          <w:rPr>
            <w:rFonts w:ascii="Times New Roman" w:hAnsi="Times New Roman" w:cs="Times New Roman"/>
            <w:sz w:val="24"/>
            <w:szCs w:val="24"/>
          </w:rPr>
          <w:delText xml:space="preserve"> since then</w:delText>
        </w:r>
      </w:del>
      <w:ins w:id="255" w:author="Zumla, Ali" w:date="2023-07-08T09:16:00Z">
        <w:r w:rsidR="0045036F" w:rsidRPr="006700C2">
          <w:rPr>
            <w:rFonts w:ascii="Times New Roman" w:hAnsi="Times New Roman" w:cs="Times New Roman"/>
            <w:sz w:val="24"/>
            <w:szCs w:val="24"/>
          </w:rPr>
          <w:t>Dengue</w:t>
        </w:r>
      </w:ins>
      <w:ins w:id="256" w:author="Zumla, Ali" w:date="2023-07-08T09:19:00Z">
        <w:r w:rsidR="00360D36" w:rsidRPr="006700C2">
          <w:rPr>
            <w:rFonts w:ascii="Times New Roman" w:hAnsi="Times New Roman" w:cs="Times New Roman"/>
            <w:sz w:val="24"/>
            <w:szCs w:val="24"/>
          </w:rPr>
          <w:t xml:space="preserve">, </w:t>
        </w:r>
      </w:ins>
      <w:ins w:id="257" w:author="Zumla, Ali" w:date="2023-07-08T09:20:00Z">
        <w:r w:rsidR="00360D36" w:rsidRPr="006700C2">
          <w:rPr>
            <w:rFonts w:ascii="Times New Roman" w:hAnsi="Times New Roman" w:cs="Times New Roman"/>
            <w:sz w:val="24"/>
            <w:szCs w:val="24"/>
          </w:rPr>
          <w:t>c</w:t>
        </w:r>
      </w:ins>
      <w:ins w:id="258" w:author="Zumla, Ali" w:date="2023-07-08T09:19:00Z">
        <w:r w:rsidR="00360D36" w:rsidRPr="006700C2">
          <w:rPr>
            <w:rFonts w:ascii="Times New Roman" w:hAnsi="Times New Roman" w:cs="Times New Roman"/>
            <w:sz w:val="24"/>
            <w:szCs w:val="24"/>
          </w:rPr>
          <w:t xml:space="preserve">aused by </w:t>
        </w:r>
      </w:ins>
      <w:ins w:id="259" w:author="Zumla, Ali" w:date="2023-07-08T11:32:00Z">
        <w:r w:rsidR="00A94B65">
          <w:rPr>
            <w:rFonts w:ascii="Times New Roman" w:hAnsi="Times New Roman" w:cs="Times New Roman"/>
            <w:sz w:val="24"/>
            <w:szCs w:val="24"/>
          </w:rPr>
          <w:t xml:space="preserve">the mosquit </w:t>
        </w:r>
      </w:ins>
      <w:ins w:id="260" w:author="Zumla, Ali" w:date="2023-07-08T11:33:00Z">
        <w:r w:rsidR="00A94B65">
          <w:rPr>
            <w:rFonts w:ascii="Times New Roman" w:hAnsi="Times New Roman" w:cs="Times New Roman"/>
            <w:sz w:val="24"/>
            <w:szCs w:val="24"/>
          </w:rPr>
          <w:t>(</w:t>
        </w:r>
        <w:r w:rsidR="00A94B65" w:rsidRPr="00A94B65">
          <w:rPr>
            <w:rFonts w:ascii="Times New Roman" w:hAnsi="Times New Roman" w:cs="Times New Roman"/>
            <w:i/>
            <w:iCs/>
            <w:sz w:val="24"/>
            <w:szCs w:val="24"/>
            <w:rPrChange w:id="261" w:author="Zumla, Ali" w:date="2023-07-08T11:33:00Z">
              <w:rPr>
                <w:rFonts w:ascii="Times New Roman" w:hAnsi="Times New Roman" w:cs="Times New Roman"/>
                <w:sz w:val="24"/>
                <w:szCs w:val="24"/>
              </w:rPr>
            </w:rPrChange>
          </w:rPr>
          <w:t>Aedes spp</w:t>
        </w:r>
        <w:r w:rsidR="00A94B65">
          <w:rPr>
            <w:rFonts w:ascii="Times New Roman" w:hAnsi="Times New Roman" w:cs="Times New Roman"/>
            <w:sz w:val="24"/>
            <w:szCs w:val="24"/>
          </w:rPr>
          <w:t xml:space="preserve">) </w:t>
        </w:r>
      </w:ins>
      <w:ins w:id="262" w:author="Zumla, Ali" w:date="2023-07-08T11:32:00Z">
        <w:r w:rsidR="00A94B65">
          <w:rPr>
            <w:rFonts w:ascii="Times New Roman" w:hAnsi="Times New Roman" w:cs="Times New Roman"/>
            <w:sz w:val="24"/>
            <w:szCs w:val="24"/>
          </w:rPr>
          <w:t xml:space="preserve">-borne </w:t>
        </w:r>
      </w:ins>
      <w:ins w:id="263" w:author="Zumla, Ali" w:date="2023-07-08T09:19:00Z">
        <w:r w:rsidR="00360D36" w:rsidRPr="006700C2">
          <w:rPr>
            <w:rFonts w:ascii="Times New Roman" w:hAnsi="Times New Roman" w:cs="Times New Roman"/>
            <w:sz w:val="24"/>
            <w:szCs w:val="24"/>
          </w:rPr>
          <w:t>de</w:t>
        </w:r>
      </w:ins>
      <w:ins w:id="264" w:author="Zumla, Ali" w:date="2023-07-08T09:20:00Z">
        <w:r w:rsidR="00360D36" w:rsidRPr="006700C2">
          <w:rPr>
            <w:rFonts w:ascii="Times New Roman" w:hAnsi="Times New Roman" w:cs="Times New Roman"/>
            <w:sz w:val="24"/>
            <w:szCs w:val="24"/>
          </w:rPr>
          <w:t>n</w:t>
        </w:r>
      </w:ins>
      <w:ins w:id="265" w:author="Zumla, Ali" w:date="2023-07-08T09:19:00Z">
        <w:r w:rsidR="00360D36" w:rsidRPr="006700C2">
          <w:rPr>
            <w:rFonts w:ascii="Times New Roman" w:hAnsi="Times New Roman" w:cs="Times New Roman"/>
            <w:sz w:val="24"/>
            <w:szCs w:val="24"/>
          </w:rPr>
          <w:t>gue virus (DENV)</w:t>
        </w:r>
      </w:ins>
      <w:ins w:id="266" w:author="Zumla, Ali" w:date="2023-07-08T09:16:00Z">
        <w:r w:rsidR="0045036F" w:rsidRPr="006700C2">
          <w:rPr>
            <w:rFonts w:ascii="Times New Roman" w:hAnsi="Times New Roman" w:cs="Times New Roman"/>
            <w:sz w:val="24"/>
            <w:szCs w:val="24"/>
          </w:rPr>
          <w:t xml:space="preserve"> </w:t>
        </w:r>
      </w:ins>
      <w:ins w:id="267" w:author="Zumla, Ali" w:date="2023-07-08T09:20:00Z">
        <w:r w:rsidR="00360D36" w:rsidRPr="006700C2">
          <w:rPr>
            <w:rFonts w:ascii="Times New Roman" w:hAnsi="Times New Roman" w:cs="Times New Roman"/>
            <w:sz w:val="24"/>
            <w:szCs w:val="24"/>
          </w:rPr>
          <w:t>is endemic in ove</w:t>
        </w:r>
      </w:ins>
      <w:ins w:id="268" w:author="Zumla, Ali" w:date="2023-07-08T09:21:00Z">
        <w:r w:rsidR="00360D36" w:rsidRPr="006700C2">
          <w:rPr>
            <w:rFonts w:ascii="Times New Roman" w:hAnsi="Times New Roman" w:cs="Times New Roman"/>
            <w:sz w:val="24"/>
            <w:szCs w:val="24"/>
          </w:rPr>
          <w:t>r 100 countries worldwide.</w:t>
        </w:r>
      </w:ins>
      <w:del w:id="269" w:author="Zumla, Ali" w:date="2023-07-08T10:32:00Z">
        <w:r w:rsidR="00E9145B" w:rsidRPr="006700C2" w:rsidDel="00D84240">
          <w:rPr>
            <w:rFonts w:ascii="Times New Roman" w:hAnsi="Times New Roman" w:cs="Times New Roman"/>
            <w:sz w:val="24"/>
            <w:szCs w:val="24"/>
          </w:rPr>
          <w:delText>.</w:delText>
        </w:r>
      </w:del>
      <w:r w:rsidR="00E9145B" w:rsidRPr="006700C2">
        <w:rPr>
          <w:rFonts w:ascii="Times New Roman" w:hAnsi="Times New Roman" w:cs="Times New Roman"/>
          <w:sz w:val="24"/>
          <w:szCs w:val="24"/>
        </w:rPr>
        <w:t xml:space="preserve"> </w:t>
      </w:r>
      <w:bookmarkStart w:id="270" w:name="_Hlk139699702"/>
      <w:r w:rsidR="00E9145B" w:rsidRPr="006700C2">
        <w:rPr>
          <w:rFonts w:ascii="Times New Roman" w:hAnsi="Times New Roman" w:cs="Times New Roman"/>
          <w:sz w:val="24"/>
          <w:szCs w:val="24"/>
        </w:rPr>
        <w:t xml:space="preserve">The </w:t>
      </w:r>
      <w:del w:id="271" w:author="Zumla, Ali" w:date="2023-07-08T10:34:00Z">
        <w:r w:rsidR="00E9145B" w:rsidRPr="006700C2" w:rsidDel="00D84240">
          <w:rPr>
            <w:rFonts w:ascii="Times New Roman" w:hAnsi="Times New Roman" w:cs="Times New Roman"/>
            <w:sz w:val="24"/>
            <w:szCs w:val="24"/>
          </w:rPr>
          <w:delText>objective</w:delText>
        </w:r>
        <w:r w:rsidR="00251EE5" w:rsidRPr="006700C2" w:rsidDel="00D84240">
          <w:rPr>
            <w:rFonts w:ascii="Times New Roman" w:hAnsi="Times New Roman" w:cs="Times New Roman"/>
            <w:sz w:val="24"/>
            <w:szCs w:val="24"/>
          </w:rPr>
          <w:delText>s</w:delText>
        </w:r>
        <w:r w:rsidR="00E9145B" w:rsidRPr="006700C2" w:rsidDel="00D84240">
          <w:rPr>
            <w:rFonts w:ascii="Times New Roman" w:hAnsi="Times New Roman" w:cs="Times New Roman"/>
            <w:sz w:val="24"/>
            <w:szCs w:val="24"/>
          </w:rPr>
          <w:delText xml:space="preserve"> </w:delText>
        </w:r>
      </w:del>
      <w:ins w:id="272" w:author="Zumla, Ali" w:date="2023-07-08T10:34:00Z">
        <w:r w:rsidR="00D84240" w:rsidRPr="006700C2">
          <w:rPr>
            <w:rFonts w:ascii="Times New Roman" w:hAnsi="Times New Roman" w:cs="Times New Roman"/>
            <w:sz w:val="24"/>
            <w:szCs w:val="24"/>
          </w:rPr>
          <w:t xml:space="preserve">aim </w:t>
        </w:r>
      </w:ins>
      <w:r w:rsidR="00E9145B" w:rsidRPr="006700C2">
        <w:rPr>
          <w:rFonts w:ascii="Times New Roman" w:hAnsi="Times New Roman" w:cs="Times New Roman"/>
          <w:sz w:val="24"/>
          <w:szCs w:val="24"/>
        </w:rPr>
        <w:t xml:space="preserve">of this study </w:t>
      </w:r>
      <w:r w:rsidR="003F30FF" w:rsidRPr="006700C2">
        <w:rPr>
          <w:rFonts w:ascii="Times New Roman" w:hAnsi="Times New Roman" w:cs="Times New Roman"/>
          <w:sz w:val="24"/>
          <w:szCs w:val="24"/>
        </w:rPr>
        <w:t xml:space="preserve">were to </w:t>
      </w:r>
      <w:del w:id="273" w:author="Zumla, Ali" w:date="2023-07-08T10:36:00Z">
        <w:r w:rsidR="00C117BE" w:rsidRPr="006700C2" w:rsidDel="00D84240">
          <w:rPr>
            <w:rFonts w:ascii="Times New Roman" w:hAnsi="Times New Roman" w:cs="Times New Roman"/>
            <w:sz w:val="24"/>
            <w:szCs w:val="24"/>
          </w:rPr>
          <w:delText xml:space="preserve">compare </w:delText>
        </w:r>
      </w:del>
      <w:ins w:id="274" w:author="Zumla, Ali" w:date="2023-07-08T10:39:00Z">
        <w:r w:rsidR="00D84240" w:rsidRPr="006700C2">
          <w:rPr>
            <w:rFonts w:ascii="Times New Roman" w:hAnsi="Times New Roman" w:cs="Times New Roman"/>
            <w:sz w:val="24"/>
            <w:szCs w:val="24"/>
          </w:rPr>
          <w:t>study</w:t>
        </w:r>
      </w:ins>
      <w:ins w:id="275" w:author="Zumla, Ali" w:date="2023-07-08T10:36:00Z">
        <w:r w:rsidR="00D84240" w:rsidRPr="006700C2">
          <w:rPr>
            <w:rFonts w:ascii="Times New Roman" w:hAnsi="Times New Roman" w:cs="Times New Roman"/>
            <w:sz w:val="24"/>
            <w:szCs w:val="24"/>
          </w:rPr>
          <w:t xml:space="preserve"> </w:t>
        </w:r>
      </w:ins>
      <w:del w:id="276" w:author="Zumla, Ali" w:date="2023-07-08T10:36:00Z">
        <w:r w:rsidR="00C117BE" w:rsidRPr="006700C2" w:rsidDel="00D84240">
          <w:rPr>
            <w:rFonts w:ascii="Times New Roman" w:hAnsi="Times New Roman" w:cs="Times New Roman"/>
            <w:sz w:val="24"/>
            <w:szCs w:val="24"/>
          </w:rPr>
          <w:delText xml:space="preserve">the </w:delText>
        </w:r>
      </w:del>
      <w:del w:id="277" w:author="Zumla, Ali" w:date="2023-07-08T10:40:00Z">
        <w:r w:rsidR="00C117BE" w:rsidRPr="006700C2" w:rsidDel="00D84240">
          <w:rPr>
            <w:rFonts w:ascii="Times New Roman" w:hAnsi="Times New Roman" w:cs="Times New Roman"/>
            <w:sz w:val="24"/>
            <w:szCs w:val="24"/>
          </w:rPr>
          <w:delText>dengue cases and deaths</w:delText>
        </w:r>
      </w:del>
      <w:del w:id="278" w:author="Zumla, Ali" w:date="2023-07-08T10:36:00Z">
        <w:r w:rsidR="00C117BE" w:rsidRPr="006700C2" w:rsidDel="00D84240">
          <w:rPr>
            <w:rFonts w:ascii="Times New Roman" w:hAnsi="Times New Roman" w:cs="Times New Roman"/>
            <w:sz w:val="24"/>
            <w:szCs w:val="24"/>
          </w:rPr>
          <w:delText xml:space="preserve"> as well as </w:delText>
        </w:r>
      </w:del>
      <w:del w:id="279" w:author="Zumla, Ali" w:date="2023-07-08T10:39:00Z">
        <w:r w:rsidR="00C117BE" w:rsidRPr="006700C2" w:rsidDel="00D84240">
          <w:rPr>
            <w:rFonts w:ascii="Times New Roman" w:hAnsi="Times New Roman" w:cs="Times New Roman"/>
            <w:sz w:val="24"/>
            <w:szCs w:val="24"/>
          </w:rPr>
          <w:delText xml:space="preserve">meteorological </w:delText>
        </w:r>
        <w:r w:rsidR="006C7740" w:rsidRPr="006700C2" w:rsidDel="00D84240">
          <w:rPr>
            <w:rFonts w:ascii="Times New Roman" w:hAnsi="Times New Roman" w:cs="Times New Roman"/>
            <w:sz w:val="24"/>
            <w:szCs w:val="24"/>
          </w:rPr>
          <w:delText>parameters</w:delText>
        </w:r>
        <w:r w:rsidR="00C117BE" w:rsidRPr="006700C2" w:rsidDel="00D84240">
          <w:rPr>
            <w:rFonts w:ascii="Times New Roman" w:hAnsi="Times New Roman" w:cs="Times New Roman"/>
            <w:sz w:val="24"/>
            <w:szCs w:val="24"/>
          </w:rPr>
          <w:delText xml:space="preserve"> between the first decade (2000-20210) and the recent decade (2011-2022) </w:delText>
        </w:r>
        <w:r w:rsidR="00ED6A9E" w:rsidRPr="006700C2" w:rsidDel="00D84240">
          <w:rPr>
            <w:rFonts w:ascii="Times New Roman" w:hAnsi="Times New Roman" w:cs="Times New Roman"/>
            <w:sz w:val="24"/>
            <w:szCs w:val="24"/>
          </w:rPr>
          <w:delText xml:space="preserve">and </w:delText>
        </w:r>
        <w:r w:rsidR="002D50A2" w:rsidRPr="006700C2" w:rsidDel="00D84240">
          <w:rPr>
            <w:rFonts w:ascii="Times New Roman" w:hAnsi="Times New Roman" w:cs="Times New Roman"/>
            <w:sz w:val="24"/>
            <w:szCs w:val="24"/>
          </w:rPr>
          <w:delText xml:space="preserve">to </w:delText>
        </w:r>
      </w:del>
      <w:del w:id="280" w:author="Zumla, Ali" w:date="2023-07-08T10:40:00Z">
        <w:r w:rsidR="002D50A2" w:rsidRPr="006700C2" w:rsidDel="00D84240">
          <w:rPr>
            <w:rFonts w:ascii="Times New Roman" w:hAnsi="Times New Roman" w:cs="Times New Roman"/>
            <w:sz w:val="24"/>
            <w:szCs w:val="24"/>
          </w:rPr>
          <w:delText>understand the seasonality</w:delText>
        </w:r>
        <w:r w:rsidR="005F5E96" w:rsidRPr="006700C2" w:rsidDel="00D84240">
          <w:rPr>
            <w:rFonts w:ascii="Times New Roman" w:hAnsi="Times New Roman" w:cs="Times New Roman"/>
            <w:sz w:val="24"/>
            <w:szCs w:val="24"/>
          </w:rPr>
          <w:delText xml:space="preserve">, </w:delText>
        </w:r>
        <w:r w:rsidR="00072159" w:rsidRPr="006700C2" w:rsidDel="00D84240">
          <w:rPr>
            <w:rFonts w:ascii="Times New Roman" w:hAnsi="Times New Roman" w:cs="Times New Roman"/>
            <w:sz w:val="24"/>
            <w:szCs w:val="24"/>
          </w:rPr>
          <w:delText>trend</w:delText>
        </w:r>
        <w:r w:rsidR="00ED02D2" w:rsidRPr="006700C2" w:rsidDel="00D84240">
          <w:rPr>
            <w:rFonts w:ascii="Times New Roman" w:hAnsi="Times New Roman" w:cs="Times New Roman"/>
            <w:sz w:val="24"/>
            <w:szCs w:val="24"/>
          </w:rPr>
          <w:delText>,</w:delText>
        </w:r>
        <w:r w:rsidR="002D50A2" w:rsidRPr="006700C2" w:rsidDel="00D84240">
          <w:rPr>
            <w:rFonts w:ascii="Times New Roman" w:hAnsi="Times New Roman" w:cs="Times New Roman"/>
            <w:sz w:val="24"/>
            <w:szCs w:val="24"/>
          </w:rPr>
          <w:delText xml:space="preserve"> and </w:delText>
        </w:r>
        <w:r w:rsidR="0045747A" w:rsidRPr="006700C2" w:rsidDel="00D84240">
          <w:rPr>
            <w:rFonts w:ascii="Times New Roman" w:hAnsi="Times New Roman" w:cs="Times New Roman"/>
            <w:sz w:val="24"/>
            <w:szCs w:val="24"/>
          </w:rPr>
          <w:delText xml:space="preserve">the </w:delText>
        </w:r>
        <w:r w:rsidR="002D50A2" w:rsidRPr="006700C2" w:rsidDel="00D84240">
          <w:rPr>
            <w:rFonts w:ascii="Times New Roman" w:hAnsi="Times New Roman" w:cs="Times New Roman"/>
            <w:sz w:val="24"/>
            <w:szCs w:val="24"/>
          </w:rPr>
          <w:delText xml:space="preserve">impact of </w:delText>
        </w:r>
        <w:r w:rsidR="00001698" w:rsidRPr="006700C2" w:rsidDel="00D84240">
          <w:rPr>
            <w:rFonts w:ascii="Times New Roman" w:hAnsi="Times New Roman" w:cs="Times New Roman"/>
            <w:sz w:val="24"/>
            <w:szCs w:val="24"/>
          </w:rPr>
          <w:delText>climatic factors</w:delText>
        </w:r>
        <w:r w:rsidR="005F5E96" w:rsidRPr="006700C2" w:rsidDel="00D84240">
          <w:rPr>
            <w:rFonts w:ascii="Times New Roman" w:hAnsi="Times New Roman" w:cs="Times New Roman"/>
            <w:sz w:val="24"/>
            <w:szCs w:val="24"/>
          </w:rPr>
          <w:delText xml:space="preserve"> on the incidence of monthly dengue cases</w:delText>
        </w:r>
        <w:r w:rsidR="00072159" w:rsidRPr="006700C2" w:rsidDel="00D84240">
          <w:rPr>
            <w:rFonts w:ascii="Times New Roman" w:hAnsi="Times New Roman" w:cs="Times New Roman"/>
            <w:sz w:val="24"/>
            <w:szCs w:val="24"/>
          </w:rPr>
          <w:delText xml:space="preserve">. </w:delText>
        </w:r>
      </w:del>
      <w:bookmarkEnd w:id="270"/>
      <w:ins w:id="281" w:author="Zumla, Ali" w:date="2023-07-08T10:40:00Z">
        <w:r w:rsidR="00D84240" w:rsidRPr="006700C2">
          <w:rPr>
            <w:rFonts w:ascii="Times New Roman" w:hAnsi="Times New Roman" w:cs="Times New Roman"/>
            <w:sz w:val="24"/>
            <w:szCs w:val="24"/>
          </w:rPr>
          <w:t xml:space="preserve"> </w:t>
        </w:r>
      </w:ins>
      <w:ins w:id="282" w:author="Zumla, Ali" w:date="2023-07-08T10:41:00Z">
        <w:r w:rsidR="002C7C9C" w:rsidRPr="006700C2">
          <w:rPr>
            <w:rFonts w:ascii="Times New Roman" w:hAnsi="Times New Roman" w:cs="Times New Roman"/>
            <w:sz w:val="24"/>
            <w:szCs w:val="24"/>
          </w:rPr>
          <w:t>t</w:t>
        </w:r>
      </w:ins>
      <w:ins w:id="283" w:author="Zumla, Ali" w:date="2023-07-08T10:40:00Z">
        <w:r w:rsidR="00D84240" w:rsidRPr="006700C2">
          <w:rPr>
            <w:rFonts w:ascii="Times New Roman" w:hAnsi="Times New Roman" w:cs="Times New Roman"/>
            <w:sz w:val="24"/>
            <w:szCs w:val="24"/>
          </w:rPr>
          <w:t xml:space="preserve">rends, </w:t>
        </w:r>
      </w:ins>
      <w:ins w:id="284" w:author="Zumla, Ali" w:date="2023-07-08T10:41:00Z">
        <w:r w:rsidR="002C7C9C" w:rsidRPr="006700C2">
          <w:rPr>
            <w:rFonts w:ascii="Times New Roman" w:hAnsi="Times New Roman" w:cs="Times New Roman"/>
            <w:sz w:val="24"/>
            <w:szCs w:val="24"/>
          </w:rPr>
          <w:t>mortality, s</w:t>
        </w:r>
      </w:ins>
      <w:ins w:id="285" w:author="Zumla, Ali" w:date="2023-07-08T10:40:00Z">
        <w:r w:rsidR="00D84240" w:rsidRPr="006700C2">
          <w:rPr>
            <w:rFonts w:ascii="Times New Roman" w:hAnsi="Times New Roman" w:cs="Times New Roman"/>
            <w:sz w:val="24"/>
            <w:szCs w:val="24"/>
          </w:rPr>
          <w:t xml:space="preserve">easonality, and impact of </w:t>
        </w:r>
      </w:ins>
      <w:ins w:id="286" w:author="Zumla, Ali" w:date="2023-07-08T10:41:00Z">
        <w:r w:rsidR="002C7C9C" w:rsidRPr="006700C2">
          <w:rPr>
            <w:rFonts w:ascii="Times New Roman" w:hAnsi="Times New Roman" w:cs="Times New Roman"/>
            <w:sz w:val="24"/>
            <w:szCs w:val="24"/>
          </w:rPr>
          <w:t>climatic conditions</w:t>
        </w:r>
      </w:ins>
      <w:ins w:id="287" w:author="Zumla, Ali" w:date="2023-07-08T10:40:00Z">
        <w:r w:rsidR="00D84240" w:rsidRPr="006700C2">
          <w:rPr>
            <w:rFonts w:ascii="Times New Roman" w:hAnsi="Times New Roman" w:cs="Times New Roman"/>
            <w:sz w:val="24"/>
            <w:szCs w:val="24"/>
          </w:rPr>
          <w:t xml:space="preserve"> on transmission dynamics</w:t>
        </w:r>
      </w:ins>
      <w:ins w:id="288" w:author="Zumla, Ali" w:date="2023-07-08T10:41:00Z">
        <w:r w:rsidR="002C7C9C" w:rsidRPr="006700C2">
          <w:rPr>
            <w:rFonts w:ascii="Times New Roman" w:hAnsi="Times New Roman" w:cs="Times New Roman"/>
            <w:sz w:val="24"/>
            <w:szCs w:val="24"/>
          </w:rPr>
          <w:t xml:space="preserve"> of Dengue</w:t>
        </w:r>
      </w:ins>
      <w:ins w:id="289" w:author="Zumla, Ali" w:date="2023-07-08T10:42:00Z">
        <w:r w:rsidR="002C7C9C" w:rsidRPr="006700C2">
          <w:rPr>
            <w:rFonts w:ascii="Times New Roman" w:hAnsi="Times New Roman" w:cs="Times New Roman"/>
            <w:sz w:val="24"/>
            <w:szCs w:val="24"/>
          </w:rPr>
          <w:t xml:space="preserve"> in Bangladesh</w:t>
        </w:r>
      </w:ins>
    </w:p>
    <w:p w14:paraId="61CC7CD1" w14:textId="77777777" w:rsidR="001372F5" w:rsidRPr="006700C2" w:rsidRDefault="001372F5">
      <w:pPr>
        <w:spacing w:after="0" w:line="360" w:lineRule="auto"/>
        <w:ind w:left="284" w:right="-279"/>
        <w:rPr>
          <w:rFonts w:ascii="Times New Roman" w:hAnsi="Times New Roman" w:cs="Times New Roman"/>
          <w:sz w:val="24"/>
          <w:szCs w:val="24"/>
        </w:rPr>
        <w:pPrChange w:id="290" w:author="Zumla, Ali" w:date="2023-07-08T09:15:00Z">
          <w:pPr>
            <w:spacing w:after="0" w:line="360" w:lineRule="auto"/>
            <w:ind w:left="284"/>
          </w:pPr>
        </w:pPrChange>
      </w:pPr>
    </w:p>
    <w:p w14:paraId="669CC170" w14:textId="0B20179E" w:rsidR="00AC572C" w:rsidRPr="006700C2" w:rsidRDefault="000B3F52">
      <w:pPr>
        <w:spacing w:after="0" w:line="360" w:lineRule="auto"/>
        <w:ind w:left="284" w:right="-279"/>
        <w:rPr>
          <w:rFonts w:ascii="Times New Roman" w:hAnsi="Times New Roman" w:cs="Times New Roman"/>
          <w:sz w:val="24"/>
          <w:szCs w:val="24"/>
        </w:rPr>
        <w:pPrChange w:id="291" w:author="Zumla, Ali" w:date="2023-07-08T09:15:00Z">
          <w:pPr>
            <w:spacing w:after="0" w:line="360" w:lineRule="auto"/>
            <w:ind w:left="284"/>
          </w:pPr>
        </w:pPrChange>
      </w:pPr>
      <w:r w:rsidRPr="006700C2">
        <w:rPr>
          <w:rFonts w:ascii="Times New Roman" w:hAnsi="Times New Roman" w:cs="Times New Roman"/>
          <w:b/>
          <w:bCs/>
          <w:sz w:val="24"/>
          <w:szCs w:val="24"/>
        </w:rPr>
        <w:t>Methods:</w:t>
      </w:r>
      <w:r w:rsidRPr="006700C2">
        <w:rPr>
          <w:rFonts w:ascii="Times New Roman" w:hAnsi="Times New Roman" w:cs="Times New Roman"/>
          <w:sz w:val="24"/>
          <w:szCs w:val="24"/>
        </w:rPr>
        <w:t xml:space="preserve"> </w:t>
      </w:r>
      <w:ins w:id="292" w:author="Zumla, Ali" w:date="2023-07-08T10:42:00Z">
        <w:r w:rsidR="004C50BA" w:rsidRPr="006700C2">
          <w:rPr>
            <w:rFonts w:ascii="Times New Roman" w:hAnsi="Times New Roman" w:cs="Times New Roman"/>
            <w:sz w:val="24"/>
            <w:szCs w:val="24"/>
          </w:rPr>
          <w:t xml:space="preserve">For the period 2000-2022, </w:t>
        </w:r>
      </w:ins>
      <w:del w:id="293" w:author="Zumla, Ali" w:date="2023-07-08T10:42:00Z">
        <w:r w:rsidR="00B73CE4" w:rsidRPr="006700C2" w:rsidDel="004C50BA">
          <w:rPr>
            <w:rFonts w:ascii="Times New Roman" w:hAnsi="Times New Roman" w:cs="Times New Roman"/>
            <w:sz w:val="24"/>
            <w:szCs w:val="24"/>
          </w:rPr>
          <w:delText xml:space="preserve">We </w:delText>
        </w:r>
      </w:del>
      <w:ins w:id="294" w:author="Zumla, Ali" w:date="2023-07-08T10:43:00Z">
        <w:r w:rsidR="004C50BA" w:rsidRPr="006700C2">
          <w:rPr>
            <w:rFonts w:ascii="Times New Roman" w:hAnsi="Times New Roman" w:cs="Times New Roman"/>
            <w:sz w:val="24"/>
            <w:szCs w:val="24"/>
          </w:rPr>
          <w:t>d</w:t>
        </w:r>
      </w:ins>
      <w:del w:id="295" w:author="Zumla, Ali" w:date="2023-07-08T10:34:00Z">
        <w:r w:rsidR="00B73CE4" w:rsidRPr="006700C2" w:rsidDel="00D84240">
          <w:rPr>
            <w:rFonts w:ascii="Times New Roman" w:hAnsi="Times New Roman" w:cs="Times New Roman"/>
            <w:sz w:val="24"/>
            <w:szCs w:val="24"/>
          </w:rPr>
          <w:delText xml:space="preserve">collected </w:delText>
        </w:r>
      </w:del>
      <w:del w:id="296" w:author="Zumla, Ali" w:date="2023-07-08T10:42:00Z">
        <w:r w:rsidR="00B73CE4" w:rsidRPr="006700C2" w:rsidDel="004C50BA">
          <w:rPr>
            <w:rFonts w:ascii="Times New Roman" w:hAnsi="Times New Roman" w:cs="Times New Roman"/>
            <w:sz w:val="24"/>
            <w:szCs w:val="24"/>
          </w:rPr>
          <w:delText>d</w:delText>
        </w:r>
      </w:del>
      <w:r w:rsidR="00B73CE4" w:rsidRPr="006700C2">
        <w:rPr>
          <w:rFonts w:ascii="Times New Roman" w:hAnsi="Times New Roman" w:cs="Times New Roman"/>
          <w:sz w:val="24"/>
          <w:szCs w:val="24"/>
        </w:rPr>
        <w:t xml:space="preserve">engue cases and </w:t>
      </w:r>
      <w:r w:rsidR="00317414" w:rsidRPr="006700C2">
        <w:rPr>
          <w:rFonts w:ascii="Times New Roman" w:hAnsi="Times New Roman" w:cs="Times New Roman"/>
          <w:sz w:val="24"/>
          <w:szCs w:val="24"/>
        </w:rPr>
        <w:t>death</w:t>
      </w:r>
      <w:r w:rsidR="00B73CE4" w:rsidRPr="006700C2">
        <w:rPr>
          <w:rFonts w:ascii="Times New Roman" w:hAnsi="Times New Roman" w:cs="Times New Roman"/>
          <w:sz w:val="24"/>
          <w:szCs w:val="24"/>
        </w:rPr>
        <w:t xml:space="preserve"> data from Bangladesh’s Ministry of Health and Family </w:t>
      </w:r>
      <w:r w:rsidR="00AC572C" w:rsidRPr="006700C2">
        <w:rPr>
          <w:rFonts w:ascii="Times New Roman" w:hAnsi="Times New Roman" w:cs="Times New Roman"/>
          <w:sz w:val="24"/>
          <w:szCs w:val="24"/>
        </w:rPr>
        <w:t>Welfare’s</w:t>
      </w:r>
      <w:r w:rsidR="00B73CE4" w:rsidRPr="006700C2">
        <w:rPr>
          <w:rFonts w:ascii="Times New Roman" w:hAnsi="Times New Roman" w:cs="Times New Roman"/>
          <w:sz w:val="24"/>
          <w:szCs w:val="24"/>
        </w:rPr>
        <w:t xml:space="preserve"> website</w:t>
      </w:r>
      <w:ins w:id="297" w:author="Zumla, Ali" w:date="2023-07-08T10:43:00Z">
        <w:r w:rsidR="004C50BA" w:rsidRPr="006700C2">
          <w:rPr>
            <w:rFonts w:ascii="Times New Roman" w:hAnsi="Times New Roman" w:cs="Times New Roman"/>
            <w:sz w:val="24"/>
            <w:szCs w:val="24"/>
          </w:rPr>
          <w:t>, and m</w:t>
        </w:r>
      </w:ins>
      <w:del w:id="298" w:author="Zumla, Ali" w:date="2023-07-08T10:42:00Z">
        <w:r w:rsidR="00B73CE4" w:rsidRPr="006700C2" w:rsidDel="004C50BA">
          <w:rPr>
            <w:rFonts w:ascii="Times New Roman" w:hAnsi="Times New Roman" w:cs="Times New Roman"/>
            <w:sz w:val="24"/>
            <w:szCs w:val="24"/>
          </w:rPr>
          <w:delText xml:space="preserve"> and m</w:delText>
        </w:r>
      </w:del>
      <w:r w:rsidR="00B73CE4" w:rsidRPr="006700C2">
        <w:rPr>
          <w:rFonts w:ascii="Times New Roman" w:hAnsi="Times New Roman" w:cs="Times New Roman"/>
          <w:sz w:val="24"/>
          <w:szCs w:val="24"/>
        </w:rPr>
        <w:t xml:space="preserve">eteorological data from the Bangladesh Meteorological </w:t>
      </w:r>
      <w:r w:rsidR="005B2D78" w:rsidRPr="006700C2">
        <w:rPr>
          <w:rFonts w:ascii="Times New Roman" w:hAnsi="Times New Roman" w:cs="Times New Roman"/>
          <w:sz w:val="24"/>
          <w:szCs w:val="24"/>
        </w:rPr>
        <w:t>Department</w:t>
      </w:r>
      <w:r w:rsidR="00B73CE4" w:rsidRPr="006700C2">
        <w:rPr>
          <w:rFonts w:ascii="Times New Roman" w:hAnsi="Times New Roman" w:cs="Times New Roman"/>
          <w:sz w:val="24"/>
          <w:szCs w:val="24"/>
        </w:rPr>
        <w:t xml:space="preserve"> </w:t>
      </w:r>
      <w:ins w:id="299" w:author="Zumla, Ali" w:date="2023-07-08T10:44:00Z">
        <w:r w:rsidR="004C50BA" w:rsidRPr="006700C2">
          <w:rPr>
            <w:rFonts w:ascii="Times New Roman" w:hAnsi="Times New Roman" w:cs="Times New Roman"/>
            <w:sz w:val="24"/>
            <w:szCs w:val="24"/>
          </w:rPr>
          <w:t xml:space="preserve">were </w:t>
        </w:r>
        <w:del w:id="300" w:author="Chowdhury,Muhammad Abdul Baker" w:date="2023-07-10T13:00:00Z">
          <w:r w:rsidR="004C50BA" w:rsidRPr="006700C2" w:rsidDel="003A3C84">
            <w:rPr>
              <w:rFonts w:ascii="Times New Roman" w:hAnsi="Times New Roman" w:cs="Times New Roman"/>
              <w:sz w:val="24"/>
              <w:szCs w:val="24"/>
            </w:rPr>
            <w:delText>reviewed</w:delText>
          </w:r>
        </w:del>
      </w:ins>
      <w:del w:id="301" w:author="Chowdhury,Muhammad Abdul Baker" w:date="2023-07-10T13:00:00Z">
        <w:r w:rsidR="00B73CE4" w:rsidRPr="006700C2" w:rsidDel="003A3C84">
          <w:rPr>
            <w:rFonts w:ascii="Times New Roman" w:hAnsi="Times New Roman" w:cs="Times New Roman"/>
            <w:sz w:val="24"/>
            <w:szCs w:val="24"/>
          </w:rPr>
          <w:delText>for</w:delText>
        </w:r>
      </w:del>
      <w:ins w:id="302" w:author="Chowdhury,Muhammad Abdul Baker" w:date="2023-07-10T13:00:00Z">
        <w:r w:rsidR="003A3C84">
          <w:rPr>
            <w:rFonts w:ascii="Times New Roman" w:hAnsi="Times New Roman" w:cs="Times New Roman"/>
            <w:sz w:val="24"/>
            <w:szCs w:val="24"/>
          </w:rPr>
          <w:t>analyzed</w:t>
        </w:r>
      </w:ins>
      <w:del w:id="303" w:author="Zumla, Ali" w:date="2023-07-08T10:44:00Z">
        <w:r w:rsidR="00B73CE4" w:rsidRPr="006700C2" w:rsidDel="004C50BA">
          <w:rPr>
            <w:rFonts w:ascii="Times New Roman" w:hAnsi="Times New Roman" w:cs="Times New Roman"/>
            <w:sz w:val="24"/>
            <w:szCs w:val="24"/>
          </w:rPr>
          <w:delText xml:space="preserve"> the period of 2000-2022</w:delText>
        </w:r>
      </w:del>
      <w:r w:rsidR="00B73CE4" w:rsidRPr="006700C2">
        <w:rPr>
          <w:rFonts w:ascii="Times New Roman" w:hAnsi="Times New Roman" w:cs="Times New Roman"/>
          <w:sz w:val="24"/>
          <w:szCs w:val="24"/>
        </w:rPr>
        <w:t xml:space="preserve">. </w:t>
      </w:r>
      <w:ins w:id="304" w:author="Zumla, Ali" w:date="2023-07-08T10:51:00Z">
        <w:r w:rsidR="006700C2" w:rsidRPr="006700C2">
          <w:rPr>
            <w:rFonts w:ascii="Times New Roman" w:hAnsi="Times New Roman" w:cs="Times New Roman"/>
            <w:sz w:val="24"/>
            <w:szCs w:val="24"/>
          </w:rPr>
          <w:t>Comparisons between the first and second decades (2</w:t>
        </w:r>
      </w:ins>
      <w:ins w:id="305" w:author="Zumla, Ali" w:date="2023-07-08T10:52:00Z">
        <w:r w:rsidR="006700C2" w:rsidRPr="006700C2">
          <w:rPr>
            <w:rFonts w:ascii="Times New Roman" w:hAnsi="Times New Roman" w:cs="Times New Roman"/>
            <w:sz w:val="24"/>
            <w:szCs w:val="24"/>
          </w:rPr>
          <w:t xml:space="preserve">000-2011 vs 2012-2022) were made. </w:t>
        </w:r>
      </w:ins>
      <w:del w:id="306" w:author="Zumla, Ali" w:date="2023-07-08T10:44:00Z">
        <w:r w:rsidR="00F504E8" w:rsidRPr="006700C2" w:rsidDel="004C50BA">
          <w:rPr>
            <w:rFonts w:ascii="Times New Roman" w:hAnsi="Times New Roman" w:cs="Times New Roman"/>
            <w:sz w:val="24"/>
            <w:szCs w:val="24"/>
          </w:rPr>
          <w:delText xml:space="preserve">We performed </w:delText>
        </w:r>
      </w:del>
      <w:r w:rsidR="00F504E8" w:rsidRPr="006700C2">
        <w:rPr>
          <w:rFonts w:ascii="Times New Roman" w:hAnsi="Times New Roman" w:cs="Times New Roman"/>
          <w:sz w:val="24"/>
          <w:szCs w:val="24"/>
        </w:rPr>
        <w:t>Mann-Kendall and Sen’s slop tests</w:t>
      </w:r>
      <w:r w:rsidR="00F504E8" w:rsidRPr="006700C2">
        <w:rPr>
          <w:rFonts w:ascii="Times New Roman" w:hAnsi="Times New Roman" w:cs="Times New Roman"/>
          <w:sz w:val="24"/>
          <w:szCs w:val="24"/>
          <w:rPrChange w:id="307" w:author="Zumla, Ali" w:date="2023-07-08T10:52:00Z">
            <w:rPr/>
          </w:rPrChange>
        </w:rPr>
        <w:t xml:space="preserve"> </w:t>
      </w:r>
      <w:ins w:id="308" w:author="Zumla, Ali" w:date="2023-07-08T10:44:00Z">
        <w:r w:rsidR="004C50BA" w:rsidRPr="006700C2">
          <w:rPr>
            <w:rFonts w:ascii="Times New Roman" w:hAnsi="Times New Roman" w:cs="Times New Roman"/>
            <w:sz w:val="24"/>
            <w:szCs w:val="24"/>
            <w:rPrChange w:id="309" w:author="Zumla, Ali" w:date="2023-07-08T10:52:00Z">
              <w:rPr/>
            </w:rPrChange>
          </w:rPr>
          <w:t xml:space="preserve">were used </w:t>
        </w:r>
      </w:ins>
      <w:r w:rsidR="00F504E8" w:rsidRPr="006700C2">
        <w:rPr>
          <w:rFonts w:ascii="Times New Roman" w:hAnsi="Times New Roman" w:cs="Times New Roman"/>
          <w:sz w:val="24"/>
          <w:szCs w:val="24"/>
        </w:rPr>
        <w:t>for trend</w:t>
      </w:r>
      <w:ins w:id="310" w:author="Zumla, Ali" w:date="2023-07-08T10:44:00Z">
        <w:r w:rsidR="004C50BA" w:rsidRPr="006700C2">
          <w:rPr>
            <w:rFonts w:ascii="Times New Roman" w:hAnsi="Times New Roman" w:cs="Times New Roman"/>
            <w:sz w:val="24"/>
            <w:szCs w:val="24"/>
          </w:rPr>
          <w:t>s</w:t>
        </w:r>
      </w:ins>
      <w:r w:rsidR="00F504E8" w:rsidRPr="006700C2">
        <w:rPr>
          <w:rFonts w:ascii="Times New Roman" w:hAnsi="Times New Roman" w:cs="Times New Roman"/>
          <w:sz w:val="24"/>
          <w:szCs w:val="24"/>
        </w:rPr>
        <w:t xml:space="preserve"> and variation</w:t>
      </w:r>
      <w:ins w:id="311" w:author="Zumla, Ali" w:date="2023-07-08T10:44:00Z">
        <w:r w:rsidR="004C50BA" w:rsidRPr="006700C2">
          <w:rPr>
            <w:rFonts w:ascii="Times New Roman" w:hAnsi="Times New Roman" w:cs="Times New Roman"/>
            <w:sz w:val="24"/>
            <w:szCs w:val="24"/>
          </w:rPr>
          <w:t>s</w:t>
        </w:r>
      </w:ins>
      <w:r w:rsidR="00F504E8" w:rsidRPr="006700C2">
        <w:rPr>
          <w:rFonts w:ascii="Times New Roman" w:hAnsi="Times New Roman" w:cs="Times New Roman"/>
          <w:sz w:val="24"/>
          <w:szCs w:val="24"/>
        </w:rPr>
        <w:t xml:space="preserve"> and fitted a time series Poisson regression model to identify the impact of meteorological factors on the incidence of dengue cases. </w:t>
      </w:r>
      <w:del w:id="312" w:author="Zumla, Ali" w:date="2023-07-08T10:45:00Z">
        <w:r w:rsidR="00F504E8" w:rsidRPr="006700C2" w:rsidDel="004C50BA">
          <w:rPr>
            <w:rFonts w:ascii="Times New Roman" w:hAnsi="Times New Roman" w:cs="Times New Roman"/>
            <w:sz w:val="24"/>
            <w:szCs w:val="24"/>
          </w:rPr>
          <w:delText>Fin</w:delText>
        </w:r>
      </w:del>
      <w:ins w:id="313" w:author="Zumla, Ali" w:date="2023-07-08T10:45:00Z">
        <w:r w:rsidR="004C50BA" w:rsidRPr="006700C2">
          <w:rPr>
            <w:rFonts w:ascii="Times New Roman" w:hAnsi="Times New Roman" w:cs="Times New Roman"/>
            <w:sz w:val="24"/>
            <w:szCs w:val="24"/>
          </w:rPr>
          <w:t>Forecast of d</w:t>
        </w:r>
      </w:ins>
      <w:del w:id="314" w:author="Zumla, Ali" w:date="2023-07-08T10:44:00Z">
        <w:r w:rsidR="00F504E8" w:rsidRPr="006700C2" w:rsidDel="004C50BA">
          <w:rPr>
            <w:rFonts w:ascii="Times New Roman" w:hAnsi="Times New Roman" w:cs="Times New Roman"/>
            <w:sz w:val="24"/>
            <w:szCs w:val="24"/>
          </w:rPr>
          <w:delText xml:space="preserve">ally, we </w:delText>
        </w:r>
      </w:del>
      <w:del w:id="315" w:author="Zumla, Ali" w:date="2023-07-08T10:45:00Z">
        <w:r w:rsidR="006368F5" w:rsidRPr="006700C2" w:rsidDel="004C50BA">
          <w:rPr>
            <w:rFonts w:ascii="Times New Roman" w:hAnsi="Times New Roman" w:cs="Times New Roman"/>
            <w:sz w:val="24"/>
            <w:szCs w:val="24"/>
          </w:rPr>
          <w:delText>forecast</w:delText>
        </w:r>
        <w:r w:rsidR="00F504E8" w:rsidRPr="006700C2" w:rsidDel="004C50BA">
          <w:rPr>
            <w:rFonts w:ascii="Times New Roman" w:hAnsi="Times New Roman" w:cs="Times New Roman"/>
            <w:sz w:val="24"/>
            <w:szCs w:val="24"/>
          </w:rPr>
          <w:delText xml:space="preserve"> d</w:delText>
        </w:r>
      </w:del>
      <w:r w:rsidR="00F504E8" w:rsidRPr="006700C2">
        <w:rPr>
          <w:rFonts w:ascii="Times New Roman" w:hAnsi="Times New Roman" w:cs="Times New Roman"/>
          <w:sz w:val="24"/>
          <w:szCs w:val="24"/>
        </w:rPr>
        <w:t xml:space="preserve">engue cases </w:t>
      </w:r>
      <w:ins w:id="316" w:author="Zumla, Ali" w:date="2023-07-08T10:45:00Z">
        <w:r w:rsidR="004C50BA" w:rsidRPr="006700C2">
          <w:rPr>
            <w:rFonts w:ascii="Times New Roman" w:hAnsi="Times New Roman" w:cs="Times New Roman"/>
            <w:sz w:val="24"/>
            <w:szCs w:val="24"/>
          </w:rPr>
          <w:t xml:space="preserve">was performed </w:t>
        </w:r>
      </w:ins>
      <w:r w:rsidR="00F504E8" w:rsidRPr="006700C2">
        <w:rPr>
          <w:rFonts w:ascii="Times New Roman" w:hAnsi="Times New Roman" w:cs="Times New Roman"/>
          <w:sz w:val="24"/>
          <w:szCs w:val="24"/>
        </w:rPr>
        <w:t>using an autoregressive integrated moving average model</w:t>
      </w:r>
      <w:del w:id="317" w:author="Zumla, Ali" w:date="2023-07-08T10:45:00Z">
        <w:r w:rsidR="00F504E8" w:rsidRPr="006700C2" w:rsidDel="004C50BA">
          <w:rPr>
            <w:rFonts w:ascii="Times New Roman" w:hAnsi="Times New Roman" w:cs="Times New Roman"/>
            <w:sz w:val="24"/>
            <w:szCs w:val="24"/>
          </w:rPr>
          <w:delText xml:space="preserve"> for the next 12 years</w:delText>
        </w:r>
      </w:del>
      <w:r w:rsidR="00F504E8" w:rsidRPr="006700C2">
        <w:rPr>
          <w:rFonts w:ascii="Times New Roman" w:hAnsi="Times New Roman" w:cs="Times New Roman"/>
          <w:sz w:val="24"/>
          <w:szCs w:val="24"/>
        </w:rPr>
        <w:t>.</w:t>
      </w:r>
    </w:p>
    <w:p w14:paraId="1771F62F" w14:textId="77777777" w:rsidR="00F504E8" w:rsidRPr="006700C2" w:rsidRDefault="00F504E8">
      <w:pPr>
        <w:spacing w:after="0" w:line="360" w:lineRule="auto"/>
        <w:ind w:left="284" w:right="-279"/>
        <w:rPr>
          <w:rFonts w:ascii="Times New Roman" w:hAnsi="Times New Roman" w:cs="Times New Roman"/>
          <w:b/>
          <w:bCs/>
          <w:sz w:val="24"/>
          <w:szCs w:val="24"/>
        </w:rPr>
        <w:pPrChange w:id="318" w:author="Zumla, Ali" w:date="2023-07-08T09:15:00Z">
          <w:pPr>
            <w:spacing w:after="0" w:line="360" w:lineRule="auto"/>
            <w:ind w:left="284"/>
          </w:pPr>
        </w:pPrChange>
      </w:pPr>
    </w:p>
    <w:p w14:paraId="445802A4" w14:textId="08F3350A" w:rsidR="000005DD" w:rsidRPr="006700C2" w:rsidRDefault="001B647A">
      <w:pPr>
        <w:spacing w:after="0" w:line="360" w:lineRule="auto"/>
        <w:ind w:left="284" w:right="-279"/>
        <w:rPr>
          <w:rFonts w:ascii="Times New Roman" w:hAnsi="Times New Roman" w:cs="Times New Roman"/>
          <w:sz w:val="24"/>
          <w:szCs w:val="24"/>
        </w:rPr>
        <w:pPrChange w:id="319" w:author="Zumla, Ali" w:date="2023-07-08T09:15:00Z">
          <w:pPr>
            <w:spacing w:after="0" w:line="360" w:lineRule="auto"/>
            <w:ind w:left="284"/>
          </w:pPr>
        </w:pPrChange>
      </w:pPr>
      <w:r w:rsidRPr="006700C2">
        <w:rPr>
          <w:rFonts w:ascii="Times New Roman" w:hAnsi="Times New Roman" w:cs="Times New Roman"/>
          <w:b/>
          <w:bCs/>
          <w:sz w:val="24"/>
          <w:szCs w:val="24"/>
        </w:rPr>
        <w:t>Results:</w:t>
      </w:r>
      <w:r w:rsidRPr="006700C2">
        <w:rPr>
          <w:rFonts w:ascii="Times New Roman" w:hAnsi="Times New Roman" w:cs="Times New Roman"/>
          <w:sz w:val="24"/>
          <w:szCs w:val="24"/>
        </w:rPr>
        <w:t xml:space="preserve"> </w:t>
      </w:r>
      <w:del w:id="320" w:author="Zumla, Ali" w:date="2023-07-08T10:45:00Z">
        <w:r w:rsidR="00E9623A" w:rsidRPr="006700C2" w:rsidDel="004C50BA">
          <w:rPr>
            <w:rFonts w:ascii="Times New Roman" w:hAnsi="Times New Roman" w:cs="Times New Roman"/>
            <w:sz w:val="24"/>
            <w:szCs w:val="24"/>
          </w:rPr>
          <w:delText xml:space="preserve">Between 2000 and 2022, </w:delText>
        </w:r>
        <w:r w:rsidR="006A0548" w:rsidRPr="006700C2" w:rsidDel="004C50BA">
          <w:rPr>
            <w:rFonts w:ascii="Times New Roman" w:hAnsi="Times New Roman" w:cs="Times New Roman"/>
            <w:sz w:val="24"/>
            <w:szCs w:val="24"/>
          </w:rPr>
          <w:delText>a</w:delText>
        </w:r>
      </w:del>
      <w:ins w:id="321" w:author="Zumla, Ali" w:date="2023-07-08T10:49:00Z">
        <w:r w:rsidR="004C50BA" w:rsidRPr="006700C2">
          <w:rPr>
            <w:rFonts w:ascii="Times New Roman" w:hAnsi="Times New Roman" w:cs="Times New Roman"/>
            <w:sz w:val="24"/>
            <w:szCs w:val="24"/>
          </w:rPr>
          <w:t>Over the past 22 years, a</w:t>
        </w:r>
      </w:ins>
      <w:r w:rsidR="006A0548" w:rsidRPr="006700C2">
        <w:rPr>
          <w:rFonts w:ascii="Times New Roman" w:hAnsi="Times New Roman" w:cs="Times New Roman"/>
          <w:sz w:val="24"/>
          <w:szCs w:val="24"/>
        </w:rPr>
        <w:t xml:space="preserve"> total of </w:t>
      </w:r>
      <w:r w:rsidR="00627439" w:rsidRPr="006700C2">
        <w:rPr>
          <w:rFonts w:ascii="Times New Roman" w:hAnsi="Times New Roman" w:cs="Times New Roman"/>
          <w:sz w:val="24"/>
          <w:szCs w:val="24"/>
        </w:rPr>
        <w:t xml:space="preserve">244,246 </w:t>
      </w:r>
      <w:r w:rsidR="007A2CBB" w:rsidRPr="006700C2">
        <w:rPr>
          <w:rFonts w:ascii="Times New Roman" w:hAnsi="Times New Roman" w:cs="Times New Roman"/>
          <w:sz w:val="24"/>
          <w:szCs w:val="24"/>
        </w:rPr>
        <w:t xml:space="preserve">dengue </w:t>
      </w:r>
      <w:r w:rsidR="00627439" w:rsidRPr="006700C2">
        <w:rPr>
          <w:rFonts w:ascii="Times New Roman" w:hAnsi="Times New Roman" w:cs="Times New Roman"/>
          <w:sz w:val="24"/>
          <w:szCs w:val="24"/>
        </w:rPr>
        <w:t>cases</w:t>
      </w:r>
      <w:r w:rsidR="00D33710" w:rsidRPr="006700C2">
        <w:rPr>
          <w:rFonts w:ascii="Times New Roman" w:hAnsi="Times New Roman" w:cs="Times New Roman"/>
          <w:sz w:val="24"/>
          <w:szCs w:val="24"/>
        </w:rPr>
        <w:t xml:space="preserve"> were reported</w:t>
      </w:r>
      <w:r w:rsidR="007A2CBB" w:rsidRPr="006700C2">
        <w:rPr>
          <w:rFonts w:ascii="Times New Roman" w:hAnsi="Times New Roman" w:cs="Times New Roman"/>
          <w:sz w:val="24"/>
          <w:szCs w:val="24"/>
        </w:rPr>
        <w:t xml:space="preserve"> </w:t>
      </w:r>
      <w:ins w:id="322" w:author="Zumla, Ali" w:date="2023-07-08T10:46:00Z">
        <w:r w:rsidR="004C50BA" w:rsidRPr="006700C2">
          <w:rPr>
            <w:rFonts w:ascii="Times New Roman" w:hAnsi="Times New Roman" w:cs="Times New Roman"/>
            <w:sz w:val="24"/>
            <w:szCs w:val="24"/>
          </w:rPr>
          <w:t xml:space="preserve">including </w:t>
        </w:r>
      </w:ins>
      <w:del w:id="323" w:author="Zumla, Ali" w:date="2023-07-08T10:46:00Z">
        <w:r w:rsidR="007A2CBB" w:rsidRPr="006700C2" w:rsidDel="004C50BA">
          <w:rPr>
            <w:rFonts w:ascii="Times New Roman" w:hAnsi="Times New Roman" w:cs="Times New Roman"/>
            <w:sz w:val="24"/>
            <w:szCs w:val="24"/>
          </w:rPr>
          <w:delText xml:space="preserve">with </w:delText>
        </w:r>
      </w:del>
      <w:r w:rsidR="0055109A" w:rsidRPr="006700C2">
        <w:rPr>
          <w:rFonts w:ascii="Times New Roman" w:hAnsi="Times New Roman" w:cs="Times New Roman"/>
          <w:sz w:val="24"/>
          <w:szCs w:val="24"/>
        </w:rPr>
        <w:t>792</w:t>
      </w:r>
      <w:r w:rsidR="007A2CBB" w:rsidRPr="006700C2">
        <w:rPr>
          <w:rFonts w:ascii="Times New Roman" w:hAnsi="Times New Roman" w:cs="Times New Roman"/>
          <w:sz w:val="24"/>
          <w:szCs w:val="24"/>
        </w:rPr>
        <w:t xml:space="preserve"> </w:t>
      </w:r>
      <w:del w:id="324" w:author="Zumla, Ali" w:date="2023-07-08T10:46:00Z">
        <w:r w:rsidR="007A2CBB" w:rsidRPr="006700C2" w:rsidDel="004C50BA">
          <w:rPr>
            <w:rFonts w:ascii="Times New Roman" w:hAnsi="Times New Roman" w:cs="Times New Roman"/>
            <w:sz w:val="24"/>
            <w:szCs w:val="24"/>
          </w:rPr>
          <w:delText xml:space="preserve">fatal </w:delText>
        </w:r>
        <w:r w:rsidR="00D83677" w:rsidRPr="006700C2" w:rsidDel="004C50BA">
          <w:rPr>
            <w:rFonts w:ascii="Times New Roman" w:hAnsi="Times New Roman" w:cs="Times New Roman"/>
            <w:sz w:val="24"/>
            <w:szCs w:val="24"/>
          </w:rPr>
          <w:delText>outcomes</w:delText>
        </w:r>
      </w:del>
      <w:ins w:id="325" w:author="Zumla, Ali" w:date="2023-07-08T10:46:00Z">
        <w:r w:rsidR="004C50BA" w:rsidRPr="006700C2">
          <w:rPr>
            <w:rFonts w:ascii="Times New Roman" w:hAnsi="Times New Roman" w:cs="Times New Roman"/>
            <w:sz w:val="24"/>
            <w:szCs w:val="24"/>
          </w:rPr>
          <w:t>deaths (</w:t>
        </w:r>
      </w:ins>
      <w:ins w:id="326" w:author="Zumla, Ali" w:date="2023-07-08T10:48:00Z">
        <w:r w:rsidR="004C50BA" w:rsidRPr="006700C2">
          <w:rPr>
            <w:rFonts w:ascii="Times New Roman" w:hAnsi="Times New Roman" w:cs="Times New Roman"/>
            <w:sz w:val="24"/>
            <w:szCs w:val="24"/>
          </w:rPr>
          <w:t>Case fatality ratio</w:t>
        </w:r>
      </w:ins>
      <w:ins w:id="327" w:author="Zumla, Ali" w:date="2023-07-08T10:55:00Z">
        <w:r w:rsidR="006700C2">
          <w:rPr>
            <w:rFonts w:ascii="Times New Roman" w:hAnsi="Times New Roman" w:cs="Times New Roman"/>
            <w:sz w:val="24"/>
            <w:szCs w:val="24"/>
          </w:rPr>
          <w:t xml:space="preserve"> [CFR] </w:t>
        </w:r>
      </w:ins>
      <w:ins w:id="328" w:author="Zumla, Ali" w:date="2023-07-08T10:48:00Z">
        <w:r w:rsidR="004C50BA" w:rsidRPr="006700C2">
          <w:rPr>
            <w:rFonts w:ascii="Times New Roman" w:hAnsi="Times New Roman" w:cs="Times New Roman"/>
            <w:sz w:val="24"/>
            <w:szCs w:val="24"/>
          </w:rPr>
          <w:t>=0.32%</w:t>
        </w:r>
      </w:ins>
      <w:ins w:id="329" w:author="Zumla, Ali" w:date="2023-07-08T10:55:00Z">
        <w:r w:rsidR="006700C2">
          <w:rPr>
            <w:rFonts w:ascii="Times New Roman" w:hAnsi="Times New Roman" w:cs="Times New Roman"/>
            <w:sz w:val="24"/>
            <w:szCs w:val="24"/>
          </w:rPr>
          <w:t>)</w:t>
        </w:r>
      </w:ins>
      <w:ins w:id="330" w:author="Zumla, Ali" w:date="2023-07-08T10:48:00Z">
        <w:r w:rsidR="004C50BA" w:rsidRPr="006700C2">
          <w:rPr>
            <w:rFonts w:ascii="Times New Roman" w:hAnsi="Times New Roman" w:cs="Times New Roman"/>
            <w:sz w:val="24"/>
            <w:szCs w:val="24"/>
          </w:rPr>
          <w:t>.</w:t>
        </w:r>
      </w:ins>
      <w:r w:rsidR="007A2CBB" w:rsidRPr="006700C2">
        <w:rPr>
          <w:rFonts w:ascii="Times New Roman" w:hAnsi="Times New Roman" w:cs="Times New Roman"/>
          <w:sz w:val="24"/>
          <w:szCs w:val="24"/>
        </w:rPr>
        <w:t xml:space="preserve"> </w:t>
      </w:r>
      <w:del w:id="331" w:author="Zumla, Ali" w:date="2023-07-08T10:48:00Z">
        <w:r w:rsidR="00C818A5" w:rsidRPr="006700C2" w:rsidDel="004C50BA">
          <w:rPr>
            <w:rFonts w:ascii="Times New Roman" w:hAnsi="Times New Roman" w:cs="Times New Roman"/>
            <w:sz w:val="24"/>
            <w:szCs w:val="24"/>
          </w:rPr>
          <w:delText>indicating a</w:delText>
        </w:r>
        <w:r w:rsidR="00A73931" w:rsidRPr="006700C2" w:rsidDel="004C50BA">
          <w:rPr>
            <w:rFonts w:ascii="Times New Roman" w:hAnsi="Times New Roman" w:cs="Times New Roman"/>
            <w:sz w:val="24"/>
            <w:szCs w:val="24"/>
          </w:rPr>
          <w:delText>n overall</w:delText>
        </w:r>
        <w:r w:rsidR="00C818A5" w:rsidRPr="006700C2" w:rsidDel="004C50BA">
          <w:rPr>
            <w:rFonts w:ascii="Times New Roman" w:hAnsi="Times New Roman" w:cs="Times New Roman"/>
            <w:sz w:val="24"/>
            <w:szCs w:val="24"/>
          </w:rPr>
          <w:delText xml:space="preserve"> </w:delText>
        </w:r>
        <w:r w:rsidR="00574E27" w:rsidRPr="006700C2" w:rsidDel="004C50BA">
          <w:rPr>
            <w:rFonts w:ascii="Times New Roman" w:hAnsi="Times New Roman" w:cs="Times New Roman"/>
            <w:sz w:val="24"/>
            <w:szCs w:val="24"/>
          </w:rPr>
          <w:delText>case-fatality ratio</w:delText>
        </w:r>
        <w:r w:rsidR="00C818A5" w:rsidRPr="006700C2" w:rsidDel="004C50BA">
          <w:rPr>
            <w:rFonts w:ascii="Times New Roman" w:hAnsi="Times New Roman" w:cs="Times New Roman"/>
            <w:sz w:val="24"/>
            <w:szCs w:val="24"/>
          </w:rPr>
          <w:delText xml:space="preserve"> of</w:delText>
        </w:r>
        <w:r w:rsidR="00D83677" w:rsidRPr="006700C2" w:rsidDel="004C50BA">
          <w:rPr>
            <w:rFonts w:ascii="Times New Roman" w:hAnsi="Times New Roman" w:cs="Times New Roman"/>
            <w:sz w:val="24"/>
            <w:szCs w:val="24"/>
          </w:rPr>
          <w:delText xml:space="preserve"> </w:delText>
        </w:r>
        <w:r w:rsidR="0055109A" w:rsidRPr="006700C2" w:rsidDel="004C50BA">
          <w:rPr>
            <w:rFonts w:ascii="Times New Roman" w:hAnsi="Times New Roman" w:cs="Times New Roman"/>
            <w:sz w:val="24"/>
            <w:szCs w:val="24"/>
          </w:rPr>
          <w:delText>0.32%</w:delText>
        </w:r>
        <w:r w:rsidR="00574E27" w:rsidRPr="006700C2" w:rsidDel="004C50BA">
          <w:rPr>
            <w:rFonts w:ascii="Times New Roman" w:hAnsi="Times New Roman" w:cs="Times New Roman"/>
            <w:sz w:val="24"/>
            <w:szCs w:val="24"/>
          </w:rPr>
          <w:delText>.</w:delText>
        </w:r>
      </w:del>
      <w:r w:rsidR="00574E27" w:rsidRPr="006700C2">
        <w:rPr>
          <w:rFonts w:ascii="Times New Roman" w:hAnsi="Times New Roman" w:cs="Times New Roman"/>
          <w:sz w:val="24"/>
          <w:szCs w:val="24"/>
        </w:rPr>
        <w:t xml:space="preserve"> </w:t>
      </w:r>
      <w:r w:rsidR="007A2CBB" w:rsidRPr="006700C2">
        <w:rPr>
          <w:rFonts w:ascii="Times New Roman" w:hAnsi="Times New Roman" w:cs="Times New Roman"/>
          <w:sz w:val="24"/>
          <w:szCs w:val="24"/>
        </w:rPr>
        <w:t xml:space="preserve"> </w:t>
      </w:r>
      <w:ins w:id="332" w:author="Zumla, Ali" w:date="2023-07-08T10:54:00Z">
        <w:r w:rsidR="006700C2">
          <w:rPr>
            <w:rFonts w:ascii="Times New Roman" w:hAnsi="Times New Roman" w:cs="Times New Roman"/>
            <w:sz w:val="24"/>
            <w:szCs w:val="24"/>
          </w:rPr>
          <w:t>The</w:t>
        </w:r>
      </w:ins>
      <w:del w:id="333" w:author="Zumla, Ali" w:date="2023-07-08T10:54:00Z">
        <w:r w:rsidR="00E6251D" w:rsidRPr="006700C2" w:rsidDel="006700C2">
          <w:rPr>
            <w:rFonts w:ascii="Times New Roman" w:hAnsi="Times New Roman" w:cs="Times New Roman"/>
            <w:sz w:val="24"/>
            <w:szCs w:val="24"/>
          </w:rPr>
          <w:delText>Compared t</w:delText>
        </w:r>
      </w:del>
      <w:del w:id="334" w:author="Zumla, Ali" w:date="2023-07-08T10:53:00Z">
        <w:r w:rsidR="00E6251D" w:rsidRPr="006700C2" w:rsidDel="006700C2">
          <w:rPr>
            <w:rFonts w:ascii="Times New Roman" w:hAnsi="Times New Roman" w:cs="Times New Roman"/>
            <w:sz w:val="24"/>
            <w:szCs w:val="24"/>
          </w:rPr>
          <w:delText>o the first decade</w:delText>
        </w:r>
        <w:r w:rsidR="00802C6A" w:rsidRPr="006700C2" w:rsidDel="006700C2">
          <w:rPr>
            <w:rFonts w:ascii="Times New Roman" w:hAnsi="Times New Roman" w:cs="Times New Roman"/>
            <w:sz w:val="24"/>
            <w:szCs w:val="24"/>
          </w:rPr>
          <w:delText xml:space="preserve"> (2000-2010)</w:delText>
        </w:r>
        <w:r w:rsidR="00E6251D" w:rsidRPr="006700C2" w:rsidDel="006700C2">
          <w:rPr>
            <w:rFonts w:ascii="Times New Roman" w:hAnsi="Times New Roman" w:cs="Times New Roman"/>
            <w:sz w:val="24"/>
            <w:szCs w:val="24"/>
          </w:rPr>
          <w:delText xml:space="preserve"> </w:delText>
        </w:r>
        <w:r w:rsidR="003D1F82" w:rsidRPr="006700C2" w:rsidDel="006700C2">
          <w:rPr>
            <w:rFonts w:ascii="Times New Roman" w:hAnsi="Times New Roman" w:cs="Times New Roman"/>
            <w:sz w:val="24"/>
            <w:szCs w:val="24"/>
          </w:rPr>
          <w:delText>the</w:delText>
        </w:r>
      </w:del>
      <w:r w:rsidR="003D1F82" w:rsidRPr="006700C2">
        <w:rPr>
          <w:rFonts w:ascii="Times New Roman" w:hAnsi="Times New Roman" w:cs="Times New Roman"/>
          <w:sz w:val="24"/>
          <w:szCs w:val="24"/>
        </w:rPr>
        <w:t xml:space="preserve"> annual </w:t>
      </w:r>
      <w:ins w:id="335" w:author="Zumla, Ali" w:date="2023-07-08T10:54:00Z">
        <w:r w:rsidR="006700C2">
          <w:rPr>
            <w:rFonts w:ascii="Times New Roman" w:hAnsi="Times New Roman" w:cs="Times New Roman"/>
            <w:sz w:val="24"/>
            <w:szCs w:val="24"/>
          </w:rPr>
          <w:t xml:space="preserve">number of </w:t>
        </w:r>
      </w:ins>
      <w:r w:rsidR="00E6251D" w:rsidRPr="006700C2">
        <w:rPr>
          <w:rFonts w:ascii="Times New Roman" w:hAnsi="Times New Roman" w:cs="Times New Roman"/>
          <w:sz w:val="24"/>
          <w:szCs w:val="24"/>
        </w:rPr>
        <w:t xml:space="preserve">dengue cases </w:t>
      </w:r>
      <w:del w:id="336" w:author="Zumla, Ali" w:date="2023-07-08T10:49:00Z">
        <w:r w:rsidR="00802C6A" w:rsidRPr="006700C2" w:rsidDel="004C50BA">
          <w:rPr>
            <w:rFonts w:ascii="Times New Roman" w:hAnsi="Times New Roman" w:cs="Times New Roman"/>
            <w:sz w:val="24"/>
            <w:szCs w:val="24"/>
          </w:rPr>
          <w:delText>have</w:delText>
        </w:r>
        <w:r w:rsidR="00E6251D" w:rsidRPr="006700C2" w:rsidDel="004C50BA">
          <w:rPr>
            <w:rFonts w:ascii="Times New Roman" w:hAnsi="Times New Roman" w:cs="Times New Roman"/>
            <w:sz w:val="24"/>
            <w:szCs w:val="24"/>
          </w:rPr>
          <w:delText xml:space="preserve"> </w:delText>
        </w:r>
      </w:del>
      <w:r w:rsidR="00E6251D" w:rsidRPr="006700C2">
        <w:rPr>
          <w:rFonts w:ascii="Times New Roman" w:hAnsi="Times New Roman" w:cs="Times New Roman"/>
          <w:sz w:val="24"/>
          <w:szCs w:val="24"/>
        </w:rPr>
        <w:t xml:space="preserve">increased </w:t>
      </w:r>
      <w:r w:rsidR="00F47C75" w:rsidRPr="006700C2">
        <w:rPr>
          <w:rFonts w:ascii="Times New Roman" w:hAnsi="Times New Roman" w:cs="Times New Roman"/>
          <w:sz w:val="24"/>
          <w:szCs w:val="24"/>
        </w:rPr>
        <w:t xml:space="preserve">by </w:t>
      </w:r>
      <w:del w:id="337" w:author="Zumla, Ali" w:date="2023-07-08T10:55:00Z">
        <w:r w:rsidR="00D33710" w:rsidRPr="006700C2" w:rsidDel="006700C2">
          <w:rPr>
            <w:rFonts w:ascii="Times New Roman" w:hAnsi="Times New Roman" w:cs="Times New Roman"/>
            <w:sz w:val="24"/>
            <w:szCs w:val="24"/>
          </w:rPr>
          <w:delText xml:space="preserve">eight </w:delText>
        </w:r>
        <w:r w:rsidR="006F259C" w:rsidRPr="006700C2" w:rsidDel="006700C2">
          <w:rPr>
            <w:rFonts w:ascii="Times New Roman" w:hAnsi="Times New Roman" w:cs="Times New Roman"/>
            <w:sz w:val="24"/>
            <w:szCs w:val="24"/>
          </w:rPr>
          <w:delText>fold</w:delText>
        </w:r>
      </w:del>
      <w:ins w:id="338" w:author="Zumla, Ali" w:date="2023-07-08T10:55:00Z">
        <w:r w:rsidR="006700C2" w:rsidRPr="006700C2">
          <w:rPr>
            <w:rFonts w:ascii="Times New Roman" w:hAnsi="Times New Roman" w:cs="Times New Roman"/>
            <w:sz w:val="24"/>
            <w:szCs w:val="24"/>
          </w:rPr>
          <w:t>eight-fold</w:t>
        </w:r>
      </w:ins>
      <w:ins w:id="339" w:author="Zumla, Ali" w:date="2023-07-08T10:50:00Z">
        <w:r w:rsidR="004C50BA" w:rsidRPr="006700C2">
          <w:rPr>
            <w:rFonts w:ascii="Times New Roman" w:hAnsi="Times New Roman" w:cs="Times New Roman"/>
            <w:sz w:val="24"/>
            <w:szCs w:val="24"/>
          </w:rPr>
          <w:t xml:space="preserve"> </w:t>
        </w:r>
      </w:ins>
      <w:ins w:id="340" w:author="Zumla, Ali" w:date="2023-07-08T10:54:00Z">
        <w:r w:rsidR="006700C2">
          <w:rPr>
            <w:rFonts w:ascii="Times New Roman" w:hAnsi="Times New Roman" w:cs="Times New Roman"/>
            <w:sz w:val="24"/>
            <w:szCs w:val="24"/>
          </w:rPr>
          <w:t xml:space="preserve">during </w:t>
        </w:r>
      </w:ins>
      <w:ins w:id="341" w:author="Zumla, Ali" w:date="2023-07-08T10:51:00Z">
        <w:r w:rsidR="004C50BA" w:rsidRPr="006700C2">
          <w:rPr>
            <w:rFonts w:ascii="Times New Roman" w:hAnsi="Times New Roman" w:cs="Times New Roman"/>
            <w:sz w:val="24"/>
            <w:szCs w:val="24"/>
          </w:rPr>
          <w:t>the second decade</w:t>
        </w:r>
      </w:ins>
      <w:ins w:id="342" w:author="Zumla, Ali" w:date="2023-07-08T10:56:00Z">
        <w:r w:rsidR="006700C2">
          <w:rPr>
            <w:rFonts w:ascii="Times New Roman" w:hAnsi="Times New Roman" w:cs="Times New Roman"/>
            <w:sz w:val="24"/>
            <w:szCs w:val="24"/>
          </w:rPr>
          <w:t xml:space="preserve">, </w:t>
        </w:r>
      </w:ins>
      <w:ins w:id="343" w:author="Zumla, Ali" w:date="2023-07-08T10:51:00Z">
        <w:r w:rsidR="004C50BA" w:rsidRPr="006700C2">
          <w:rPr>
            <w:rFonts w:ascii="Times New Roman" w:hAnsi="Times New Roman" w:cs="Times New Roman"/>
            <w:sz w:val="24"/>
            <w:szCs w:val="24"/>
          </w:rPr>
          <w:t xml:space="preserve"> </w:t>
        </w:r>
      </w:ins>
      <w:del w:id="344" w:author="Zumla, Ali" w:date="2023-07-08T10:49:00Z">
        <w:r w:rsidR="006F259C" w:rsidRPr="006700C2" w:rsidDel="004C50BA">
          <w:rPr>
            <w:rFonts w:ascii="Times New Roman" w:hAnsi="Times New Roman" w:cs="Times New Roman"/>
            <w:sz w:val="24"/>
            <w:szCs w:val="24"/>
          </w:rPr>
          <w:delText>s</w:delText>
        </w:r>
      </w:del>
      <w:del w:id="345" w:author="Zumla, Ali" w:date="2023-07-08T10:55:00Z">
        <w:r w:rsidR="006F259C" w:rsidRPr="006700C2" w:rsidDel="006700C2">
          <w:rPr>
            <w:rFonts w:ascii="Times New Roman" w:hAnsi="Times New Roman" w:cs="Times New Roman"/>
            <w:sz w:val="24"/>
            <w:szCs w:val="24"/>
          </w:rPr>
          <w:delText xml:space="preserve"> </w:delText>
        </w:r>
        <w:r w:rsidR="001C7900" w:rsidRPr="006700C2" w:rsidDel="006700C2">
          <w:rPr>
            <w:rFonts w:ascii="Times New Roman" w:hAnsi="Times New Roman" w:cs="Times New Roman"/>
            <w:sz w:val="24"/>
            <w:szCs w:val="24"/>
          </w:rPr>
          <w:delText>(</w:delText>
        </w:r>
      </w:del>
      <w:r w:rsidR="00F64B36" w:rsidRPr="006700C2">
        <w:rPr>
          <w:rFonts w:ascii="Times New Roman" w:hAnsi="Times New Roman" w:cs="Times New Roman"/>
          <w:sz w:val="24"/>
          <w:szCs w:val="24"/>
        </w:rPr>
        <w:t>2216</w:t>
      </w:r>
      <w:r w:rsidR="001C7900" w:rsidRPr="006700C2">
        <w:rPr>
          <w:rFonts w:ascii="Times New Roman" w:hAnsi="Times New Roman" w:cs="Times New Roman"/>
          <w:sz w:val="24"/>
          <w:szCs w:val="24"/>
        </w:rPr>
        <w:t xml:space="preserve"> </w:t>
      </w:r>
      <w:ins w:id="346" w:author="Zumla, Ali" w:date="2023-07-08T10:56:00Z">
        <w:r w:rsidR="006700C2">
          <w:rPr>
            <w:rFonts w:ascii="Times New Roman" w:hAnsi="Times New Roman" w:cs="Times New Roman"/>
            <w:sz w:val="24"/>
            <w:szCs w:val="24"/>
          </w:rPr>
          <w:t xml:space="preserve">cases during 2000-2011 </w:t>
        </w:r>
      </w:ins>
      <w:r w:rsidR="001C7900" w:rsidRPr="006700C2">
        <w:rPr>
          <w:rFonts w:ascii="Times New Roman" w:hAnsi="Times New Roman" w:cs="Times New Roman"/>
          <w:sz w:val="24"/>
          <w:szCs w:val="24"/>
        </w:rPr>
        <w:t>vs</w:t>
      </w:r>
      <w:r w:rsidR="00A41A65" w:rsidRPr="006700C2">
        <w:rPr>
          <w:rFonts w:ascii="Times New Roman" w:hAnsi="Times New Roman" w:cs="Times New Roman"/>
          <w:sz w:val="24"/>
          <w:szCs w:val="24"/>
        </w:rPr>
        <w:t>.</w:t>
      </w:r>
      <w:r w:rsidR="001C7900" w:rsidRPr="006700C2">
        <w:rPr>
          <w:rFonts w:ascii="Times New Roman" w:hAnsi="Times New Roman" w:cs="Times New Roman"/>
          <w:sz w:val="24"/>
          <w:szCs w:val="24"/>
        </w:rPr>
        <w:t xml:space="preserve"> </w:t>
      </w:r>
      <w:r w:rsidR="00717A36" w:rsidRPr="006700C2">
        <w:rPr>
          <w:rFonts w:ascii="Times New Roman" w:hAnsi="Times New Roman" w:cs="Times New Roman"/>
          <w:sz w:val="24"/>
          <w:szCs w:val="24"/>
        </w:rPr>
        <w:t xml:space="preserve">18,321 </w:t>
      </w:r>
      <w:del w:id="347" w:author="Zumla, Ali" w:date="2023-07-08T10:56:00Z">
        <w:r w:rsidR="00717A36" w:rsidRPr="006700C2" w:rsidDel="006700C2">
          <w:rPr>
            <w:rFonts w:ascii="Times New Roman" w:hAnsi="Times New Roman" w:cs="Times New Roman"/>
            <w:sz w:val="24"/>
            <w:szCs w:val="24"/>
          </w:rPr>
          <w:delText>cases</w:delText>
        </w:r>
      </w:del>
      <w:ins w:id="348" w:author="Zumla, Ali" w:date="2023-07-08T10:56:00Z">
        <w:r w:rsidR="006700C2">
          <w:rPr>
            <w:rFonts w:ascii="Times New Roman" w:hAnsi="Times New Roman" w:cs="Times New Roman"/>
            <w:sz w:val="24"/>
            <w:szCs w:val="24"/>
          </w:rPr>
          <w:t>, 2012-2022</w:t>
        </w:r>
      </w:ins>
      <w:del w:id="349" w:author="Zumla, Ali" w:date="2023-07-08T10:58:00Z">
        <w:r w:rsidR="001C7900" w:rsidRPr="006700C2" w:rsidDel="006700C2">
          <w:rPr>
            <w:rFonts w:ascii="Times New Roman" w:hAnsi="Times New Roman" w:cs="Times New Roman"/>
            <w:sz w:val="24"/>
            <w:szCs w:val="24"/>
          </w:rPr>
          <w:delText>)</w:delText>
        </w:r>
      </w:del>
      <w:moveToRangeStart w:id="350" w:author="Zumla, Ali" w:date="2023-07-08T10:57:00Z" w:name="move139706283"/>
      <w:moveTo w:id="351" w:author="Zumla, Ali" w:date="2023-07-08T10:57:00Z">
        <w:del w:id="352" w:author="Zumla, Ali" w:date="2023-07-08T10:57:00Z">
          <w:r w:rsidR="006700C2" w:rsidRPr="006700C2" w:rsidDel="006700C2">
            <w:rPr>
              <w:rFonts w:ascii="Times New Roman" w:hAnsi="Times New Roman" w:cs="Times New Roman"/>
              <w:sz w:val="24"/>
              <w:szCs w:val="24"/>
            </w:rPr>
            <w:delText xml:space="preserve">We found an </w:delText>
          </w:r>
        </w:del>
        <w:del w:id="353" w:author="Zumla, Ali" w:date="2023-07-08T10:58:00Z">
          <w:r w:rsidR="006700C2" w:rsidRPr="006700C2" w:rsidDel="006700C2">
            <w:rPr>
              <w:rFonts w:ascii="Times New Roman" w:hAnsi="Times New Roman" w:cs="Times New Roman"/>
              <w:sz w:val="24"/>
              <w:szCs w:val="24"/>
            </w:rPr>
            <w:delText>increasing trend of dengue cases in Bangladesh with a much stiffer</w:delText>
          </w:r>
        </w:del>
      </w:moveTo>
      <w:ins w:id="354" w:author="Zumla, Ali" w:date="2023-07-08T10:58:00Z">
        <w:r w:rsidR="006700C2">
          <w:rPr>
            <w:rFonts w:ascii="Times New Roman" w:hAnsi="Times New Roman" w:cs="Times New Roman"/>
            <w:sz w:val="24"/>
            <w:szCs w:val="24"/>
          </w:rPr>
          <w:t>, with a steep</w:t>
        </w:r>
      </w:ins>
      <w:moveTo w:id="355" w:author="Zumla, Ali" w:date="2023-07-08T10:57:00Z">
        <w:r w:rsidR="006700C2" w:rsidRPr="006700C2">
          <w:rPr>
            <w:rFonts w:ascii="Times New Roman" w:hAnsi="Times New Roman" w:cs="Times New Roman"/>
            <w:sz w:val="24"/>
            <w:szCs w:val="24"/>
          </w:rPr>
          <w:t xml:space="preserve"> rise after 2018. </w:t>
        </w:r>
      </w:moveTo>
      <w:moveToRangeEnd w:id="350"/>
      <w:ins w:id="356" w:author="Zumla, Ali" w:date="2023-07-08T10:54:00Z">
        <w:r w:rsidR="006700C2">
          <w:rPr>
            <w:rFonts w:ascii="Times New Roman" w:hAnsi="Times New Roman" w:cs="Times New Roman"/>
            <w:sz w:val="24"/>
            <w:szCs w:val="24"/>
          </w:rPr>
          <w:t>The</w:t>
        </w:r>
      </w:ins>
      <w:del w:id="357" w:author="Zumla, Ali" w:date="2023-07-08T10:54:00Z">
        <w:r w:rsidR="004C482C" w:rsidRPr="006700C2" w:rsidDel="006700C2">
          <w:rPr>
            <w:rFonts w:ascii="Times New Roman" w:hAnsi="Times New Roman" w:cs="Times New Roman"/>
            <w:sz w:val="24"/>
            <w:szCs w:val="24"/>
          </w:rPr>
          <w:delText>,</w:delText>
        </w:r>
        <w:r w:rsidR="00902B80" w:rsidRPr="006700C2" w:rsidDel="006700C2">
          <w:rPr>
            <w:rFonts w:ascii="Times New Roman" w:hAnsi="Times New Roman" w:cs="Times New Roman"/>
            <w:sz w:val="24"/>
            <w:szCs w:val="24"/>
          </w:rPr>
          <w:delText xml:space="preserve"> and</w:delText>
        </w:r>
      </w:del>
      <w:r w:rsidR="00902B80" w:rsidRPr="006700C2">
        <w:rPr>
          <w:rFonts w:ascii="Times New Roman" w:hAnsi="Times New Roman" w:cs="Times New Roman"/>
          <w:sz w:val="24"/>
          <w:szCs w:val="24"/>
        </w:rPr>
        <w:t xml:space="preserve"> </w:t>
      </w:r>
      <w:r w:rsidR="00201C69" w:rsidRPr="006700C2">
        <w:rPr>
          <w:rFonts w:ascii="Times New Roman" w:hAnsi="Times New Roman" w:cs="Times New Roman"/>
          <w:sz w:val="24"/>
          <w:szCs w:val="24"/>
        </w:rPr>
        <w:t>annual</w:t>
      </w:r>
      <w:ins w:id="358" w:author="Zumla, Ali" w:date="2023-07-08T10:55:00Z">
        <w:r w:rsidR="006700C2">
          <w:rPr>
            <w:rFonts w:ascii="Times New Roman" w:hAnsi="Times New Roman" w:cs="Times New Roman"/>
            <w:sz w:val="24"/>
            <w:szCs w:val="24"/>
          </w:rPr>
          <w:t xml:space="preserve"> CFR </w:t>
        </w:r>
      </w:ins>
      <w:del w:id="359" w:author="Zumla, Ali" w:date="2023-07-08T10:54:00Z">
        <w:r w:rsidR="00201C69" w:rsidRPr="006700C2" w:rsidDel="006700C2">
          <w:rPr>
            <w:rFonts w:ascii="Times New Roman" w:hAnsi="Times New Roman" w:cs="Times New Roman"/>
            <w:sz w:val="24"/>
            <w:szCs w:val="24"/>
          </w:rPr>
          <w:delText xml:space="preserve"> </w:delText>
        </w:r>
      </w:del>
      <w:del w:id="360" w:author="Zumla, Ali" w:date="2023-07-08T10:56:00Z">
        <w:r w:rsidR="00902B80" w:rsidRPr="006700C2" w:rsidDel="006700C2">
          <w:rPr>
            <w:rFonts w:ascii="Times New Roman" w:hAnsi="Times New Roman" w:cs="Times New Roman"/>
            <w:sz w:val="24"/>
            <w:szCs w:val="24"/>
          </w:rPr>
          <w:delText>deaths</w:delText>
        </w:r>
      </w:del>
      <w:ins w:id="361" w:author="Zumla, Ali" w:date="2023-07-08T10:56:00Z">
        <w:r w:rsidR="006700C2">
          <w:rPr>
            <w:rFonts w:ascii="Times New Roman" w:hAnsi="Times New Roman" w:cs="Times New Roman"/>
            <w:sz w:val="24"/>
            <w:szCs w:val="24"/>
          </w:rPr>
          <w:t>also</w:t>
        </w:r>
      </w:ins>
      <w:r w:rsidR="00902B80" w:rsidRPr="006700C2">
        <w:rPr>
          <w:rFonts w:ascii="Times New Roman" w:hAnsi="Times New Roman" w:cs="Times New Roman"/>
          <w:sz w:val="24"/>
          <w:szCs w:val="24"/>
        </w:rPr>
        <w:t xml:space="preserve"> </w:t>
      </w:r>
      <w:del w:id="362" w:author="Zumla, Ali" w:date="2023-07-08T10:50:00Z">
        <w:r w:rsidR="00A2420F" w:rsidRPr="006700C2" w:rsidDel="004C50BA">
          <w:rPr>
            <w:rFonts w:ascii="Times New Roman" w:hAnsi="Times New Roman" w:cs="Times New Roman"/>
            <w:sz w:val="24"/>
            <w:szCs w:val="24"/>
          </w:rPr>
          <w:delText>have</w:delText>
        </w:r>
        <w:r w:rsidR="00902B80" w:rsidRPr="006700C2" w:rsidDel="004C50BA">
          <w:rPr>
            <w:rFonts w:ascii="Times New Roman" w:hAnsi="Times New Roman" w:cs="Times New Roman"/>
            <w:sz w:val="24"/>
            <w:szCs w:val="24"/>
          </w:rPr>
          <w:delText xml:space="preserve"> </w:delText>
        </w:r>
      </w:del>
      <w:r w:rsidR="001C7900" w:rsidRPr="006700C2">
        <w:rPr>
          <w:rFonts w:ascii="Times New Roman" w:hAnsi="Times New Roman" w:cs="Times New Roman"/>
          <w:sz w:val="24"/>
          <w:szCs w:val="24"/>
        </w:rPr>
        <w:t>doubled</w:t>
      </w:r>
      <w:ins w:id="363" w:author="Zumla, Ali" w:date="2023-07-08T10:55:00Z">
        <w:r w:rsidR="006700C2">
          <w:rPr>
            <w:rFonts w:ascii="Times New Roman" w:hAnsi="Times New Roman" w:cs="Times New Roman"/>
            <w:sz w:val="24"/>
            <w:szCs w:val="24"/>
          </w:rPr>
          <w:t>.</w:t>
        </w:r>
      </w:ins>
      <w:r w:rsidR="001C7900" w:rsidRPr="006700C2">
        <w:rPr>
          <w:rFonts w:ascii="Times New Roman" w:hAnsi="Times New Roman" w:cs="Times New Roman"/>
          <w:sz w:val="24"/>
          <w:szCs w:val="24"/>
        </w:rPr>
        <w:t xml:space="preserve"> </w:t>
      </w:r>
      <w:del w:id="364" w:author="Zumla, Ali" w:date="2023-07-08T10:55:00Z">
        <w:r w:rsidR="001C7900" w:rsidRPr="006700C2" w:rsidDel="006700C2">
          <w:rPr>
            <w:rFonts w:ascii="Times New Roman" w:hAnsi="Times New Roman" w:cs="Times New Roman"/>
            <w:sz w:val="24"/>
            <w:szCs w:val="24"/>
          </w:rPr>
          <w:delText>(</w:delText>
        </w:r>
        <w:r w:rsidR="00717A36" w:rsidRPr="006700C2" w:rsidDel="006700C2">
          <w:rPr>
            <w:rFonts w:ascii="Times New Roman" w:hAnsi="Times New Roman" w:cs="Times New Roman"/>
            <w:sz w:val="24"/>
            <w:szCs w:val="24"/>
          </w:rPr>
          <w:delText>21</w:delText>
        </w:r>
        <w:r w:rsidR="001C7900" w:rsidRPr="006700C2" w:rsidDel="006700C2">
          <w:rPr>
            <w:rFonts w:ascii="Times New Roman" w:hAnsi="Times New Roman" w:cs="Times New Roman"/>
            <w:sz w:val="24"/>
            <w:szCs w:val="24"/>
          </w:rPr>
          <w:delText xml:space="preserve"> vs</w:delText>
        </w:r>
        <w:r w:rsidR="00717A36" w:rsidRPr="006700C2" w:rsidDel="006700C2">
          <w:rPr>
            <w:rFonts w:ascii="Times New Roman" w:hAnsi="Times New Roman" w:cs="Times New Roman"/>
            <w:sz w:val="24"/>
            <w:szCs w:val="24"/>
          </w:rPr>
          <w:delText>.</w:delText>
        </w:r>
        <w:r w:rsidR="001C7900" w:rsidRPr="006700C2" w:rsidDel="006700C2">
          <w:rPr>
            <w:rFonts w:ascii="Times New Roman" w:hAnsi="Times New Roman" w:cs="Times New Roman"/>
            <w:sz w:val="24"/>
            <w:szCs w:val="24"/>
          </w:rPr>
          <w:delText xml:space="preserve"> </w:delText>
        </w:r>
        <w:r w:rsidR="00717A36" w:rsidRPr="006700C2" w:rsidDel="006700C2">
          <w:rPr>
            <w:rFonts w:ascii="Times New Roman" w:hAnsi="Times New Roman" w:cs="Times New Roman"/>
            <w:sz w:val="24"/>
            <w:szCs w:val="24"/>
          </w:rPr>
          <w:delText>46</w:delText>
        </w:r>
        <w:r w:rsidR="00A41A65" w:rsidRPr="006700C2" w:rsidDel="006700C2">
          <w:rPr>
            <w:rFonts w:ascii="Times New Roman" w:hAnsi="Times New Roman" w:cs="Times New Roman"/>
            <w:sz w:val="24"/>
            <w:szCs w:val="24"/>
          </w:rPr>
          <w:delText xml:space="preserve"> deaths</w:delText>
        </w:r>
        <w:r w:rsidR="001C7900" w:rsidRPr="006700C2" w:rsidDel="006700C2">
          <w:rPr>
            <w:rFonts w:ascii="Times New Roman" w:hAnsi="Times New Roman" w:cs="Times New Roman"/>
            <w:sz w:val="24"/>
            <w:szCs w:val="24"/>
          </w:rPr>
          <w:delText>)</w:delText>
        </w:r>
        <w:r w:rsidR="00263780" w:rsidRPr="006700C2" w:rsidDel="006700C2">
          <w:rPr>
            <w:rFonts w:ascii="Times New Roman" w:hAnsi="Times New Roman" w:cs="Times New Roman"/>
            <w:sz w:val="24"/>
            <w:szCs w:val="24"/>
          </w:rPr>
          <w:delText xml:space="preserve"> </w:delText>
        </w:r>
        <w:r w:rsidR="00984729" w:rsidRPr="006700C2" w:rsidDel="006700C2">
          <w:rPr>
            <w:rFonts w:ascii="Times New Roman" w:hAnsi="Times New Roman" w:cs="Times New Roman"/>
            <w:sz w:val="24"/>
            <w:szCs w:val="24"/>
          </w:rPr>
          <w:delText>in the recent decade (2011-2022)</w:delText>
        </w:r>
        <w:r w:rsidR="00A656B5" w:rsidRPr="006700C2" w:rsidDel="006700C2">
          <w:rPr>
            <w:rFonts w:ascii="Times New Roman" w:hAnsi="Times New Roman" w:cs="Times New Roman"/>
            <w:sz w:val="24"/>
            <w:szCs w:val="24"/>
          </w:rPr>
          <w:delText>.</w:delText>
        </w:r>
      </w:del>
      <w:r w:rsidR="00A656B5" w:rsidRPr="006700C2">
        <w:rPr>
          <w:rFonts w:ascii="Times New Roman" w:hAnsi="Times New Roman" w:cs="Times New Roman"/>
          <w:sz w:val="24"/>
          <w:szCs w:val="24"/>
        </w:rPr>
        <w:t xml:space="preserve"> </w:t>
      </w:r>
      <w:r w:rsidR="00E203E7" w:rsidRPr="006700C2">
        <w:rPr>
          <w:rFonts w:ascii="Times New Roman" w:hAnsi="Times New Roman" w:cs="Times New Roman"/>
          <w:sz w:val="24"/>
          <w:szCs w:val="24"/>
        </w:rPr>
        <w:t xml:space="preserve">The </w:t>
      </w:r>
      <w:r w:rsidR="00861B9C" w:rsidRPr="006700C2">
        <w:rPr>
          <w:rFonts w:ascii="Times New Roman" w:hAnsi="Times New Roman" w:cs="Times New Roman"/>
          <w:sz w:val="24"/>
          <w:szCs w:val="24"/>
        </w:rPr>
        <w:t xml:space="preserve">mean </w:t>
      </w:r>
      <w:r w:rsidR="003A625E" w:rsidRPr="006700C2">
        <w:rPr>
          <w:rFonts w:ascii="Times New Roman" w:hAnsi="Times New Roman" w:cs="Times New Roman"/>
          <w:sz w:val="24"/>
          <w:szCs w:val="24"/>
        </w:rPr>
        <w:t xml:space="preserve">monthly </w:t>
      </w:r>
      <w:r w:rsidR="00E203E7" w:rsidRPr="006700C2">
        <w:rPr>
          <w:rFonts w:ascii="Times New Roman" w:hAnsi="Times New Roman" w:cs="Times New Roman"/>
          <w:sz w:val="24"/>
          <w:szCs w:val="24"/>
        </w:rPr>
        <w:t>cases reach</w:t>
      </w:r>
      <w:r w:rsidR="00A82EB5" w:rsidRPr="006700C2">
        <w:rPr>
          <w:rFonts w:ascii="Times New Roman" w:hAnsi="Times New Roman" w:cs="Times New Roman"/>
          <w:sz w:val="24"/>
          <w:szCs w:val="24"/>
        </w:rPr>
        <w:t>ed</w:t>
      </w:r>
      <w:r w:rsidR="00E203E7" w:rsidRPr="006700C2">
        <w:rPr>
          <w:rFonts w:ascii="Times New Roman" w:hAnsi="Times New Roman" w:cs="Times New Roman"/>
          <w:sz w:val="24"/>
          <w:szCs w:val="24"/>
        </w:rPr>
        <w:t xml:space="preserve"> a peak </w:t>
      </w:r>
      <w:r w:rsidR="00861B9C" w:rsidRPr="006700C2">
        <w:rPr>
          <w:rFonts w:ascii="Times New Roman" w:hAnsi="Times New Roman" w:cs="Times New Roman"/>
          <w:sz w:val="24"/>
          <w:szCs w:val="24"/>
        </w:rPr>
        <w:t xml:space="preserve">in August </w:t>
      </w:r>
      <w:r w:rsidR="00E05B5C" w:rsidRPr="006700C2">
        <w:rPr>
          <w:rFonts w:ascii="Times New Roman" w:hAnsi="Times New Roman" w:cs="Times New Roman"/>
          <w:sz w:val="24"/>
          <w:szCs w:val="24"/>
        </w:rPr>
        <w:t xml:space="preserve">with </w:t>
      </w:r>
      <w:r w:rsidR="00D1770C" w:rsidRPr="006700C2">
        <w:rPr>
          <w:rFonts w:ascii="Times New Roman" w:hAnsi="Times New Roman" w:cs="Times New Roman"/>
          <w:sz w:val="24"/>
          <w:szCs w:val="24"/>
        </w:rPr>
        <w:t xml:space="preserve">the </w:t>
      </w:r>
      <w:r w:rsidR="0036750D" w:rsidRPr="006700C2">
        <w:rPr>
          <w:rFonts w:ascii="Times New Roman" w:hAnsi="Times New Roman" w:cs="Times New Roman"/>
          <w:sz w:val="24"/>
          <w:szCs w:val="24"/>
        </w:rPr>
        <w:t xml:space="preserve">monthly growth factor </w:t>
      </w:r>
      <w:r w:rsidR="00F47C75" w:rsidRPr="006700C2">
        <w:rPr>
          <w:rFonts w:ascii="Times New Roman" w:hAnsi="Times New Roman" w:cs="Times New Roman"/>
          <w:sz w:val="24"/>
          <w:szCs w:val="24"/>
        </w:rPr>
        <w:t>remaining</w:t>
      </w:r>
      <w:r w:rsidR="0036750D" w:rsidRPr="006700C2">
        <w:rPr>
          <w:rFonts w:ascii="Times New Roman" w:hAnsi="Times New Roman" w:cs="Times New Roman"/>
          <w:sz w:val="24"/>
          <w:szCs w:val="24"/>
        </w:rPr>
        <w:t xml:space="preserve"> above one </w:t>
      </w:r>
      <w:r w:rsidR="000E40A7" w:rsidRPr="006700C2">
        <w:rPr>
          <w:rFonts w:ascii="Times New Roman" w:hAnsi="Times New Roman" w:cs="Times New Roman"/>
          <w:sz w:val="24"/>
          <w:szCs w:val="24"/>
        </w:rPr>
        <w:t xml:space="preserve">significantly </w:t>
      </w:r>
      <w:r w:rsidR="00A065DA" w:rsidRPr="006700C2">
        <w:rPr>
          <w:rFonts w:ascii="Times New Roman" w:hAnsi="Times New Roman" w:cs="Times New Roman"/>
          <w:sz w:val="24"/>
          <w:szCs w:val="24"/>
        </w:rPr>
        <w:t xml:space="preserve">during </w:t>
      </w:r>
      <w:r w:rsidR="00336FBA" w:rsidRPr="006700C2">
        <w:rPr>
          <w:rFonts w:ascii="Times New Roman" w:hAnsi="Times New Roman" w:cs="Times New Roman"/>
          <w:sz w:val="24"/>
          <w:szCs w:val="24"/>
        </w:rPr>
        <w:t>April-</w:t>
      </w:r>
      <w:r w:rsidR="00B05FCF" w:rsidRPr="006700C2">
        <w:rPr>
          <w:rFonts w:ascii="Times New Roman" w:hAnsi="Times New Roman" w:cs="Times New Roman"/>
          <w:sz w:val="24"/>
          <w:szCs w:val="24"/>
        </w:rPr>
        <w:t>July,</w:t>
      </w:r>
      <w:r w:rsidR="00016D7C" w:rsidRPr="006700C2">
        <w:rPr>
          <w:rFonts w:ascii="Times New Roman" w:hAnsi="Times New Roman" w:cs="Times New Roman"/>
          <w:sz w:val="24"/>
          <w:szCs w:val="24"/>
        </w:rPr>
        <w:t xml:space="preserve"> which </w:t>
      </w:r>
      <w:r w:rsidR="00721BFB" w:rsidRPr="006700C2">
        <w:rPr>
          <w:rFonts w:ascii="Times New Roman" w:hAnsi="Times New Roman" w:cs="Times New Roman"/>
          <w:sz w:val="24"/>
          <w:szCs w:val="24"/>
        </w:rPr>
        <w:t>coincides with the hot and rainy season of the country</w:t>
      </w:r>
      <w:r w:rsidR="001204DF" w:rsidRPr="006700C2">
        <w:rPr>
          <w:rFonts w:ascii="Times New Roman" w:hAnsi="Times New Roman" w:cs="Times New Roman"/>
          <w:sz w:val="24"/>
          <w:szCs w:val="24"/>
        </w:rPr>
        <w:t xml:space="preserve">. </w:t>
      </w:r>
      <w:moveFromRangeStart w:id="365" w:author="Zumla, Ali" w:date="2023-07-08T10:57:00Z" w:name="move139706283"/>
      <w:moveFrom w:id="366" w:author="Zumla, Ali" w:date="2023-07-08T10:57:00Z">
        <w:r w:rsidR="00336FBA" w:rsidRPr="006700C2" w:rsidDel="006700C2">
          <w:rPr>
            <w:rFonts w:ascii="Times New Roman" w:hAnsi="Times New Roman" w:cs="Times New Roman"/>
            <w:sz w:val="24"/>
            <w:szCs w:val="24"/>
          </w:rPr>
          <w:t>We</w:t>
        </w:r>
        <w:r w:rsidR="00C26BD0" w:rsidRPr="006700C2" w:rsidDel="006700C2">
          <w:rPr>
            <w:rFonts w:ascii="Times New Roman" w:hAnsi="Times New Roman" w:cs="Times New Roman"/>
            <w:sz w:val="24"/>
            <w:szCs w:val="24"/>
          </w:rPr>
          <w:t xml:space="preserve"> </w:t>
        </w:r>
        <w:r w:rsidR="00BD3DB1" w:rsidRPr="006700C2" w:rsidDel="006700C2">
          <w:rPr>
            <w:rFonts w:ascii="Times New Roman" w:hAnsi="Times New Roman" w:cs="Times New Roman"/>
            <w:sz w:val="24"/>
            <w:szCs w:val="24"/>
          </w:rPr>
          <w:t>found</w:t>
        </w:r>
        <w:r w:rsidR="00C26BD0" w:rsidRPr="006700C2" w:rsidDel="006700C2">
          <w:rPr>
            <w:rFonts w:ascii="Times New Roman" w:hAnsi="Times New Roman" w:cs="Times New Roman"/>
            <w:sz w:val="24"/>
            <w:szCs w:val="24"/>
          </w:rPr>
          <w:t xml:space="preserve"> an increasing trend of dengue cases in Bangladesh with a much stiffer rise after 2018. </w:t>
        </w:r>
      </w:moveFrom>
      <w:moveFromRangeEnd w:id="365"/>
      <w:r w:rsidR="00122111" w:rsidRPr="006700C2">
        <w:rPr>
          <w:rFonts w:ascii="Times New Roman" w:hAnsi="Times New Roman" w:cs="Times New Roman"/>
          <w:sz w:val="24"/>
          <w:szCs w:val="24"/>
        </w:rPr>
        <w:t xml:space="preserve">Monthly mean </w:t>
      </w:r>
      <w:r w:rsidR="00EA4B02" w:rsidRPr="006700C2">
        <w:rPr>
          <w:rFonts w:ascii="Times New Roman" w:hAnsi="Times New Roman" w:cs="Times New Roman"/>
          <w:sz w:val="24"/>
          <w:szCs w:val="24"/>
        </w:rPr>
        <w:t>temperature</w:t>
      </w:r>
      <w:r w:rsidR="00122111" w:rsidRPr="006700C2">
        <w:rPr>
          <w:rFonts w:ascii="Times New Roman" w:hAnsi="Times New Roman" w:cs="Times New Roman"/>
          <w:sz w:val="24"/>
          <w:szCs w:val="24"/>
        </w:rPr>
        <w:t xml:space="preserve"> </w:t>
      </w:r>
      <w:r w:rsidR="00EA4B02" w:rsidRPr="006700C2">
        <w:rPr>
          <w:rFonts w:ascii="Times New Roman" w:hAnsi="Times New Roman" w:cs="Times New Roman"/>
          <w:sz w:val="24"/>
          <w:szCs w:val="24"/>
        </w:rPr>
        <w:t>(</w:t>
      </w:r>
      <w:r w:rsidR="002464D7" w:rsidRPr="006700C2">
        <w:rPr>
          <w:rFonts w:ascii="Times New Roman" w:hAnsi="Times New Roman" w:cs="Times New Roman"/>
          <w:sz w:val="24"/>
          <w:szCs w:val="24"/>
        </w:rPr>
        <w:t>Incidence risk ratio</w:t>
      </w:r>
      <w:r w:rsidR="00EA4B02" w:rsidRPr="006700C2">
        <w:rPr>
          <w:rFonts w:ascii="Times New Roman" w:hAnsi="Times New Roman" w:cs="Times New Roman"/>
          <w:sz w:val="24"/>
          <w:szCs w:val="24"/>
        </w:rPr>
        <w:t xml:space="preserve"> [</w:t>
      </w:r>
      <w:r w:rsidR="002464D7" w:rsidRPr="006700C2">
        <w:rPr>
          <w:rFonts w:ascii="Times New Roman" w:hAnsi="Times New Roman" w:cs="Times New Roman"/>
          <w:sz w:val="24"/>
          <w:szCs w:val="24"/>
        </w:rPr>
        <w:t>IR</w:t>
      </w:r>
      <w:r w:rsidR="00EA4B02" w:rsidRPr="006700C2">
        <w:rPr>
          <w:rFonts w:ascii="Times New Roman" w:hAnsi="Times New Roman" w:cs="Times New Roman"/>
          <w:sz w:val="24"/>
          <w:szCs w:val="24"/>
        </w:rPr>
        <w:t>R]: 1.</w:t>
      </w:r>
      <w:r w:rsidR="00992382" w:rsidRPr="006700C2">
        <w:rPr>
          <w:rFonts w:ascii="Times New Roman" w:hAnsi="Times New Roman" w:cs="Times New Roman"/>
          <w:sz w:val="24"/>
          <w:szCs w:val="24"/>
        </w:rPr>
        <w:t>26</w:t>
      </w:r>
      <w:r w:rsidR="00344BF6" w:rsidRPr="006700C2">
        <w:rPr>
          <w:rFonts w:ascii="Times New Roman" w:hAnsi="Times New Roman" w:cs="Times New Roman"/>
          <w:sz w:val="24"/>
          <w:szCs w:val="24"/>
        </w:rPr>
        <w:t>)</w:t>
      </w:r>
      <w:r w:rsidR="00D1770C" w:rsidRPr="006700C2">
        <w:rPr>
          <w:rFonts w:ascii="Times New Roman" w:hAnsi="Times New Roman" w:cs="Times New Roman"/>
          <w:sz w:val="24"/>
          <w:szCs w:val="24"/>
        </w:rPr>
        <w:t>,</w:t>
      </w:r>
      <w:r w:rsidR="00122111" w:rsidRPr="006700C2">
        <w:rPr>
          <w:rFonts w:ascii="Times New Roman" w:hAnsi="Times New Roman" w:cs="Times New Roman"/>
          <w:sz w:val="24"/>
          <w:szCs w:val="24"/>
        </w:rPr>
        <w:t xml:space="preserve"> </w:t>
      </w:r>
      <w:r w:rsidR="00E21CBC" w:rsidRPr="006700C2">
        <w:rPr>
          <w:rFonts w:ascii="Times New Roman" w:hAnsi="Times New Roman" w:cs="Times New Roman"/>
          <w:sz w:val="24"/>
          <w:szCs w:val="24"/>
        </w:rPr>
        <w:t>first-lagged</w:t>
      </w:r>
      <w:r w:rsidR="00122111" w:rsidRPr="006700C2">
        <w:rPr>
          <w:rFonts w:ascii="Times New Roman" w:hAnsi="Times New Roman" w:cs="Times New Roman"/>
          <w:sz w:val="24"/>
          <w:szCs w:val="24"/>
        </w:rPr>
        <w:t xml:space="preserve"> rainfall </w:t>
      </w:r>
      <w:r w:rsidR="00EA4B02" w:rsidRPr="006700C2">
        <w:rPr>
          <w:rFonts w:ascii="Times New Roman" w:hAnsi="Times New Roman" w:cs="Times New Roman"/>
          <w:sz w:val="24"/>
          <w:szCs w:val="24"/>
        </w:rPr>
        <w:t>(</w:t>
      </w:r>
      <w:r w:rsidR="003F2C4A" w:rsidRPr="006700C2">
        <w:rPr>
          <w:rFonts w:ascii="Times New Roman" w:hAnsi="Times New Roman" w:cs="Times New Roman"/>
          <w:sz w:val="24"/>
          <w:szCs w:val="24"/>
        </w:rPr>
        <w:t>IRR</w:t>
      </w:r>
      <w:r w:rsidR="00EA4B02" w:rsidRPr="006700C2">
        <w:rPr>
          <w:rFonts w:ascii="Times New Roman" w:hAnsi="Times New Roman" w:cs="Times New Roman"/>
          <w:sz w:val="24"/>
          <w:szCs w:val="24"/>
        </w:rPr>
        <w:t xml:space="preserve">: </w:t>
      </w:r>
      <w:r w:rsidR="00CB4141" w:rsidRPr="006700C2">
        <w:rPr>
          <w:rFonts w:ascii="Times New Roman" w:hAnsi="Times New Roman" w:cs="Times New Roman"/>
          <w:sz w:val="24"/>
          <w:szCs w:val="24"/>
        </w:rPr>
        <w:t>1</w:t>
      </w:r>
      <w:r w:rsidR="00D1770C" w:rsidRPr="006700C2">
        <w:rPr>
          <w:rFonts w:ascii="Times New Roman" w:hAnsi="Times New Roman" w:cs="Times New Roman"/>
          <w:sz w:val="24"/>
          <w:szCs w:val="24"/>
        </w:rPr>
        <w:t>.</w:t>
      </w:r>
      <w:r w:rsidR="00CB4141" w:rsidRPr="006700C2">
        <w:rPr>
          <w:rFonts w:ascii="Times New Roman" w:hAnsi="Times New Roman" w:cs="Times New Roman"/>
          <w:sz w:val="24"/>
          <w:szCs w:val="24"/>
        </w:rPr>
        <w:t>08</w:t>
      </w:r>
      <w:r w:rsidR="00EA4B02" w:rsidRPr="006700C2">
        <w:rPr>
          <w:rFonts w:ascii="Times New Roman" w:hAnsi="Times New Roman" w:cs="Times New Roman"/>
          <w:sz w:val="24"/>
          <w:szCs w:val="24"/>
        </w:rPr>
        <w:t>)</w:t>
      </w:r>
      <w:r w:rsidR="00D34EAC" w:rsidRPr="006700C2">
        <w:rPr>
          <w:rFonts w:ascii="Times New Roman" w:hAnsi="Times New Roman" w:cs="Times New Roman"/>
          <w:sz w:val="24"/>
          <w:szCs w:val="24"/>
        </w:rPr>
        <w:t>,</w:t>
      </w:r>
      <w:r w:rsidR="00D1770C" w:rsidRPr="006700C2">
        <w:rPr>
          <w:rFonts w:ascii="Times New Roman" w:hAnsi="Times New Roman" w:cs="Times New Roman"/>
          <w:sz w:val="24"/>
          <w:szCs w:val="24"/>
        </w:rPr>
        <w:t xml:space="preserve"> and </w:t>
      </w:r>
      <w:r w:rsidR="00E21CBC" w:rsidRPr="006700C2">
        <w:rPr>
          <w:rFonts w:ascii="Times New Roman" w:hAnsi="Times New Roman" w:cs="Times New Roman"/>
          <w:sz w:val="24"/>
          <w:szCs w:val="24"/>
        </w:rPr>
        <w:t>second-lagged</w:t>
      </w:r>
      <w:r w:rsidR="00D1770C" w:rsidRPr="006700C2">
        <w:rPr>
          <w:rFonts w:ascii="Times New Roman" w:hAnsi="Times New Roman" w:cs="Times New Roman"/>
          <w:sz w:val="24"/>
          <w:szCs w:val="24"/>
        </w:rPr>
        <w:t xml:space="preserve"> rainfall (</w:t>
      </w:r>
      <w:r w:rsidR="00E26B57" w:rsidRPr="006700C2">
        <w:rPr>
          <w:rFonts w:ascii="Times New Roman" w:hAnsi="Times New Roman" w:cs="Times New Roman"/>
          <w:sz w:val="24"/>
          <w:szCs w:val="24"/>
        </w:rPr>
        <w:t>IRR</w:t>
      </w:r>
      <w:r w:rsidR="00D1770C" w:rsidRPr="006700C2">
        <w:rPr>
          <w:rFonts w:ascii="Times New Roman" w:hAnsi="Times New Roman" w:cs="Times New Roman"/>
          <w:sz w:val="24"/>
          <w:szCs w:val="24"/>
        </w:rPr>
        <w:t xml:space="preserve">: </w:t>
      </w:r>
      <w:r w:rsidR="006E39A9" w:rsidRPr="006700C2">
        <w:rPr>
          <w:rFonts w:ascii="Times New Roman" w:hAnsi="Times New Roman" w:cs="Times New Roman"/>
          <w:sz w:val="24"/>
          <w:szCs w:val="24"/>
        </w:rPr>
        <w:t>1.17</w:t>
      </w:r>
      <w:r w:rsidR="00D1770C" w:rsidRPr="006700C2">
        <w:rPr>
          <w:rFonts w:ascii="Times New Roman" w:hAnsi="Times New Roman" w:cs="Times New Roman"/>
          <w:sz w:val="24"/>
          <w:szCs w:val="24"/>
        </w:rPr>
        <w:t>)</w:t>
      </w:r>
      <w:r w:rsidR="00EA4B02" w:rsidRPr="006700C2">
        <w:rPr>
          <w:rFonts w:ascii="Times New Roman" w:hAnsi="Times New Roman" w:cs="Times New Roman"/>
          <w:sz w:val="24"/>
          <w:szCs w:val="24"/>
        </w:rPr>
        <w:t xml:space="preserve"> </w:t>
      </w:r>
      <w:r w:rsidR="00122111" w:rsidRPr="006700C2">
        <w:rPr>
          <w:rFonts w:ascii="Times New Roman" w:hAnsi="Times New Roman" w:cs="Times New Roman"/>
          <w:sz w:val="24"/>
          <w:szCs w:val="24"/>
        </w:rPr>
        <w:t xml:space="preserve">were </w:t>
      </w:r>
      <w:r w:rsidR="00FA5180" w:rsidRPr="006700C2">
        <w:rPr>
          <w:rFonts w:ascii="Times New Roman" w:hAnsi="Times New Roman" w:cs="Times New Roman"/>
          <w:sz w:val="24"/>
          <w:szCs w:val="24"/>
        </w:rPr>
        <w:t>found to be significantly</w:t>
      </w:r>
      <w:ins w:id="367" w:author="Zumla, Ali" w:date="2023-07-08T10:58:00Z">
        <w:r w:rsidR="006700C2">
          <w:rPr>
            <w:rFonts w:ascii="Times New Roman" w:hAnsi="Times New Roman" w:cs="Times New Roman"/>
            <w:sz w:val="24"/>
            <w:szCs w:val="24"/>
          </w:rPr>
          <w:t xml:space="preserve"> (P=??) </w:t>
        </w:r>
      </w:ins>
      <w:r w:rsidR="00FA5180" w:rsidRPr="006700C2">
        <w:rPr>
          <w:rFonts w:ascii="Times New Roman" w:hAnsi="Times New Roman" w:cs="Times New Roman"/>
          <w:sz w:val="24"/>
          <w:szCs w:val="24"/>
        </w:rPr>
        <w:t xml:space="preserve"> </w:t>
      </w:r>
      <w:r w:rsidR="00122111" w:rsidRPr="006700C2">
        <w:rPr>
          <w:rFonts w:ascii="Times New Roman" w:hAnsi="Times New Roman" w:cs="Times New Roman"/>
          <w:sz w:val="24"/>
          <w:szCs w:val="24"/>
        </w:rPr>
        <w:t xml:space="preserve">associated with monthly </w:t>
      </w:r>
      <w:r w:rsidR="00EA4B02" w:rsidRPr="006700C2">
        <w:rPr>
          <w:rFonts w:ascii="Times New Roman" w:hAnsi="Times New Roman" w:cs="Times New Roman"/>
          <w:sz w:val="24"/>
          <w:szCs w:val="24"/>
        </w:rPr>
        <w:t>dengue</w:t>
      </w:r>
      <w:r w:rsidR="00122111" w:rsidRPr="006700C2">
        <w:rPr>
          <w:rFonts w:ascii="Times New Roman" w:hAnsi="Times New Roman" w:cs="Times New Roman"/>
          <w:sz w:val="24"/>
          <w:szCs w:val="24"/>
        </w:rPr>
        <w:t xml:space="preserve"> incidence in </w:t>
      </w:r>
      <w:r w:rsidR="00EA4B02" w:rsidRPr="006700C2">
        <w:rPr>
          <w:rFonts w:ascii="Times New Roman" w:hAnsi="Times New Roman" w:cs="Times New Roman"/>
          <w:sz w:val="24"/>
          <w:szCs w:val="24"/>
        </w:rPr>
        <w:t>Bangladesh</w:t>
      </w:r>
      <w:r w:rsidR="00122111" w:rsidRPr="006700C2">
        <w:rPr>
          <w:rFonts w:ascii="Times New Roman" w:hAnsi="Times New Roman" w:cs="Times New Roman"/>
          <w:sz w:val="24"/>
          <w:szCs w:val="24"/>
        </w:rPr>
        <w:t xml:space="preserve">. </w:t>
      </w:r>
    </w:p>
    <w:p w14:paraId="6EC0CADD" w14:textId="77777777" w:rsidR="000D5F45" w:rsidRPr="006700C2" w:rsidRDefault="000D5F45">
      <w:pPr>
        <w:spacing w:after="0" w:line="360" w:lineRule="auto"/>
        <w:ind w:left="284" w:right="-279"/>
        <w:rPr>
          <w:rFonts w:ascii="Times New Roman" w:hAnsi="Times New Roman" w:cs="Times New Roman"/>
          <w:b/>
          <w:bCs/>
          <w:sz w:val="24"/>
          <w:szCs w:val="24"/>
        </w:rPr>
        <w:pPrChange w:id="368" w:author="Zumla, Ali" w:date="2023-07-08T09:15:00Z">
          <w:pPr>
            <w:spacing w:after="0" w:line="360" w:lineRule="auto"/>
            <w:ind w:left="284"/>
          </w:pPr>
        </w:pPrChange>
      </w:pPr>
    </w:p>
    <w:p w14:paraId="2496FB24" w14:textId="61C948D3" w:rsidR="000005DD" w:rsidRPr="006700C2" w:rsidRDefault="000005DD">
      <w:pPr>
        <w:spacing w:after="0" w:line="360" w:lineRule="auto"/>
        <w:ind w:left="284" w:right="-279"/>
        <w:rPr>
          <w:rFonts w:ascii="Times New Roman" w:hAnsi="Times New Roman" w:cs="Times New Roman"/>
          <w:sz w:val="24"/>
          <w:szCs w:val="24"/>
        </w:rPr>
        <w:pPrChange w:id="369" w:author="Zumla, Ali" w:date="2023-07-08T09:15:00Z">
          <w:pPr>
            <w:spacing w:after="0" w:line="360" w:lineRule="auto"/>
          </w:pPr>
        </w:pPrChange>
      </w:pPr>
      <w:r w:rsidRPr="006700C2">
        <w:rPr>
          <w:rFonts w:ascii="Times New Roman" w:hAnsi="Times New Roman" w:cs="Times New Roman"/>
          <w:b/>
          <w:bCs/>
          <w:sz w:val="24"/>
          <w:szCs w:val="24"/>
        </w:rPr>
        <w:t>Conclusion</w:t>
      </w:r>
      <w:ins w:id="370" w:author="Zumla, Ali" w:date="2023-07-08T11:26:00Z">
        <w:r w:rsidR="00351A38">
          <w:rPr>
            <w:rFonts w:ascii="Times New Roman" w:hAnsi="Times New Roman" w:cs="Times New Roman"/>
            <w:b/>
            <w:bCs/>
            <w:sz w:val="24"/>
            <w:szCs w:val="24"/>
          </w:rPr>
          <w:t>s</w:t>
        </w:r>
      </w:ins>
      <w:r w:rsidRPr="006700C2">
        <w:rPr>
          <w:rFonts w:ascii="Times New Roman" w:hAnsi="Times New Roman" w:cs="Times New Roman"/>
          <w:b/>
          <w:bCs/>
          <w:sz w:val="24"/>
          <w:szCs w:val="24"/>
        </w:rPr>
        <w:t>:</w:t>
      </w:r>
      <w:r w:rsidRPr="006700C2">
        <w:rPr>
          <w:rFonts w:ascii="Times New Roman" w:hAnsi="Times New Roman" w:cs="Times New Roman"/>
          <w:sz w:val="24"/>
          <w:szCs w:val="24"/>
        </w:rPr>
        <w:t xml:space="preserve"> </w:t>
      </w:r>
      <w:r w:rsidR="00090F29" w:rsidRPr="006700C2">
        <w:rPr>
          <w:rFonts w:ascii="Times New Roman" w:hAnsi="Times New Roman" w:cs="Times New Roman"/>
          <w:sz w:val="24"/>
          <w:szCs w:val="24"/>
        </w:rPr>
        <w:t xml:space="preserve">Over two decades, Bangladesh has </w:t>
      </w:r>
      <w:r w:rsidR="00D426F9" w:rsidRPr="006700C2">
        <w:rPr>
          <w:rFonts w:ascii="Times New Roman" w:hAnsi="Times New Roman" w:cs="Times New Roman"/>
          <w:sz w:val="24"/>
          <w:szCs w:val="24"/>
        </w:rPr>
        <w:t>exper</w:t>
      </w:r>
      <w:r w:rsidR="00385525" w:rsidRPr="006700C2">
        <w:rPr>
          <w:rFonts w:ascii="Times New Roman" w:hAnsi="Times New Roman" w:cs="Times New Roman"/>
          <w:sz w:val="24"/>
          <w:szCs w:val="24"/>
        </w:rPr>
        <w:t>ienced a</w:t>
      </w:r>
      <w:ins w:id="371" w:author="Zumla, Ali" w:date="2023-07-08T11:26:00Z">
        <w:r w:rsidR="00351A38">
          <w:rPr>
            <w:rFonts w:ascii="Times New Roman" w:hAnsi="Times New Roman" w:cs="Times New Roman"/>
            <w:sz w:val="24"/>
            <w:szCs w:val="24"/>
          </w:rPr>
          <w:t xml:space="preserve">n increasing </w:t>
        </w:r>
      </w:ins>
      <w:del w:id="372" w:author="Zumla, Ali" w:date="2023-07-08T11:26:00Z">
        <w:r w:rsidR="00090F29" w:rsidRPr="006700C2" w:rsidDel="00351A38">
          <w:rPr>
            <w:rFonts w:ascii="Times New Roman" w:hAnsi="Times New Roman" w:cs="Times New Roman"/>
            <w:sz w:val="24"/>
            <w:szCs w:val="24"/>
          </w:rPr>
          <w:delText xml:space="preserve"> significant </w:delText>
        </w:r>
      </w:del>
      <w:r w:rsidR="00090F29" w:rsidRPr="006700C2">
        <w:rPr>
          <w:rFonts w:ascii="Times New Roman" w:hAnsi="Times New Roman" w:cs="Times New Roman"/>
          <w:sz w:val="24"/>
          <w:szCs w:val="24"/>
        </w:rPr>
        <w:t>burden of dengue cases with regular</w:t>
      </w:r>
      <w:ins w:id="373" w:author="Zumla, Ali" w:date="2023-07-08T11:26:00Z">
        <w:r w:rsidR="00351A38">
          <w:rPr>
            <w:rFonts w:ascii="Times New Roman" w:hAnsi="Times New Roman" w:cs="Times New Roman"/>
            <w:sz w:val="24"/>
            <w:szCs w:val="24"/>
          </w:rPr>
          <w:t xml:space="preserve"> intermittent</w:t>
        </w:r>
      </w:ins>
      <w:r w:rsidR="00090F29" w:rsidRPr="006700C2">
        <w:rPr>
          <w:rFonts w:ascii="Times New Roman" w:hAnsi="Times New Roman" w:cs="Times New Roman"/>
          <w:sz w:val="24"/>
          <w:szCs w:val="24"/>
        </w:rPr>
        <w:t xml:space="preserve"> outbreaks. </w:t>
      </w:r>
      <w:r w:rsidR="000C2932" w:rsidRPr="006700C2">
        <w:rPr>
          <w:rFonts w:ascii="Times New Roman" w:hAnsi="Times New Roman" w:cs="Times New Roman"/>
          <w:sz w:val="24"/>
          <w:szCs w:val="24"/>
        </w:rPr>
        <w:t>The increased</w:t>
      </w:r>
      <w:r w:rsidR="00F50704" w:rsidRPr="006700C2">
        <w:rPr>
          <w:rFonts w:ascii="Times New Roman" w:hAnsi="Times New Roman" w:cs="Times New Roman"/>
          <w:sz w:val="24"/>
          <w:szCs w:val="24"/>
        </w:rPr>
        <w:t xml:space="preserve"> local temperature</w:t>
      </w:r>
      <w:r w:rsidR="00DE1BFD" w:rsidRPr="006700C2">
        <w:rPr>
          <w:rFonts w:ascii="Times New Roman" w:hAnsi="Times New Roman" w:cs="Times New Roman"/>
          <w:sz w:val="24"/>
          <w:szCs w:val="24"/>
        </w:rPr>
        <w:t xml:space="preserve"> and</w:t>
      </w:r>
      <w:r w:rsidR="00D426F9" w:rsidRPr="006700C2">
        <w:rPr>
          <w:rFonts w:ascii="Times New Roman" w:hAnsi="Times New Roman" w:cs="Times New Roman"/>
          <w:sz w:val="24"/>
          <w:szCs w:val="24"/>
        </w:rPr>
        <w:t xml:space="preserve"> unusual rainfall </w:t>
      </w:r>
      <w:r w:rsidR="009C205F" w:rsidRPr="006700C2">
        <w:rPr>
          <w:rFonts w:ascii="Times New Roman" w:hAnsi="Times New Roman" w:cs="Times New Roman"/>
          <w:sz w:val="24"/>
          <w:szCs w:val="24"/>
        </w:rPr>
        <w:t>might</w:t>
      </w:r>
      <w:r w:rsidR="00683DFD" w:rsidRPr="006700C2">
        <w:rPr>
          <w:rFonts w:ascii="Times New Roman" w:hAnsi="Times New Roman" w:cs="Times New Roman"/>
          <w:sz w:val="24"/>
          <w:szCs w:val="24"/>
        </w:rPr>
        <w:t xml:space="preserve"> have contributed </w:t>
      </w:r>
      <w:r w:rsidR="00263780" w:rsidRPr="006700C2">
        <w:rPr>
          <w:rFonts w:ascii="Times New Roman" w:hAnsi="Times New Roman" w:cs="Times New Roman"/>
          <w:sz w:val="24"/>
          <w:szCs w:val="24"/>
        </w:rPr>
        <w:t>to</w:t>
      </w:r>
      <w:r w:rsidR="00683DFD" w:rsidRPr="006700C2">
        <w:rPr>
          <w:rFonts w:ascii="Times New Roman" w:hAnsi="Times New Roman" w:cs="Times New Roman"/>
          <w:sz w:val="24"/>
          <w:szCs w:val="24"/>
        </w:rPr>
        <w:t xml:space="preserve"> </w:t>
      </w:r>
      <w:r w:rsidR="00263780" w:rsidRPr="006700C2">
        <w:rPr>
          <w:rFonts w:ascii="Times New Roman" w:hAnsi="Times New Roman" w:cs="Times New Roman"/>
          <w:sz w:val="24"/>
          <w:szCs w:val="24"/>
        </w:rPr>
        <w:t>this increased incidence</w:t>
      </w:r>
      <w:r w:rsidR="00683DFD" w:rsidRPr="006700C2">
        <w:rPr>
          <w:rFonts w:ascii="Times New Roman" w:hAnsi="Times New Roman" w:cs="Times New Roman"/>
          <w:sz w:val="24"/>
          <w:szCs w:val="24"/>
        </w:rPr>
        <w:t xml:space="preserve"> of dengue cases in Bangladesh. </w:t>
      </w:r>
      <w:bookmarkStart w:id="374" w:name="_Hlk139709165"/>
      <w:ins w:id="375" w:author="Zumla, Ali" w:date="2023-07-08T11:40:00Z">
        <w:r w:rsidR="00C265CC">
          <w:rPr>
            <w:rFonts w:ascii="Times New Roman" w:hAnsi="Times New Roman" w:cs="Times New Roman"/>
            <w:sz w:val="24"/>
            <w:szCs w:val="24"/>
          </w:rPr>
          <w:t xml:space="preserve">Vector control </w:t>
        </w:r>
      </w:ins>
      <w:ins w:id="376" w:author="Zumla, Ali" w:date="2023-07-08T11:42:00Z">
        <w:r w:rsidR="00C265CC">
          <w:rPr>
            <w:rFonts w:ascii="Times New Roman" w:hAnsi="Times New Roman" w:cs="Times New Roman"/>
            <w:sz w:val="24"/>
            <w:szCs w:val="24"/>
          </w:rPr>
          <w:t xml:space="preserve">and vaccine rollout </w:t>
        </w:r>
      </w:ins>
      <w:ins w:id="377" w:author="Zumla, Ali" w:date="2023-07-08T11:43:00Z">
        <w:r w:rsidR="00C265CC">
          <w:rPr>
            <w:rFonts w:ascii="Times New Roman" w:hAnsi="Times New Roman" w:cs="Times New Roman"/>
            <w:sz w:val="24"/>
            <w:szCs w:val="24"/>
          </w:rPr>
          <w:t>remain essential public health interventions</w:t>
        </w:r>
      </w:ins>
    </w:p>
    <w:bookmarkEnd w:id="374"/>
    <w:p w14:paraId="1A52FEA9" w14:textId="111B3F03" w:rsidR="00CE583D" w:rsidRPr="006700C2" w:rsidDel="006700C2" w:rsidRDefault="00CE583D">
      <w:pPr>
        <w:spacing w:line="360" w:lineRule="auto"/>
        <w:ind w:left="284" w:right="-279"/>
        <w:rPr>
          <w:del w:id="378" w:author="Zumla, Ali" w:date="2023-07-08T10:58:00Z"/>
          <w:rFonts w:ascii="Times New Roman" w:hAnsi="Times New Roman" w:cs="Times New Roman"/>
          <w:b/>
          <w:bCs/>
          <w:sz w:val="24"/>
          <w:szCs w:val="24"/>
        </w:rPr>
        <w:pPrChange w:id="379" w:author="Zumla, Ali" w:date="2023-07-08T09:15:00Z">
          <w:pPr>
            <w:spacing w:line="360" w:lineRule="auto"/>
          </w:pPr>
        </w:pPrChange>
      </w:pPr>
    </w:p>
    <w:p w14:paraId="5243398C" w14:textId="5D4D0D4F" w:rsidR="0019658A" w:rsidRDefault="006700C2">
      <w:pPr>
        <w:spacing w:line="360" w:lineRule="auto"/>
        <w:ind w:left="284" w:right="-279"/>
        <w:rPr>
          <w:rFonts w:ascii="Times New Roman" w:hAnsi="Times New Roman" w:cs="Times New Roman"/>
          <w:b/>
          <w:bCs/>
          <w:sz w:val="24"/>
          <w:szCs w:val="24"/>
        </w:rPr>
        <w:pPrChange w:id="380" w:author="Zumla, Ali" w:date="2023-07-08T09:15:00Z">
          <w:pPr>
            <w:spacing w:line="360" w:lineRule="auto"/>
          </w:pPr>
        </w:pPrChange>
      </w:pPr>
      <w:ins w:id="381" w:author="Zumla, Ali" w:date="2023-07-08T10:58:00Z">
        <w:r>
          <w:rPr>
            <w:rFonts w:ascii="Times New Roman" w:hAnsi="Times New Roman" w:cs="Times New Roman"/>
            <w:b/>
            <w:bCs/>
            <w:sz w:val="24"/>
            <w:szCs w:val="24"/>
          </w:rPr>
          <w:t xml:space="preserve"> </w:t>
        </w:r>
      </w:ins>
    </w:p>
    <w:p w14:paraId="3BEE7C61" w14:textId="77777777" w:rsidR="0019658A" w:rsidRDefault="0019658A">
      <w:pPr>
        <w:spacing w:line="360" w:lineRule="auto"/>
        <w:ind w:left="284" w:right="-279"/>
        <w:rPr>
          <w:rFonts w:ascii="Times New Roman" w:hAnsi="Times New Roman" w:cs="Times New Roman"/>
          <w:b/>
          <w:bCs/>
          <w:sz w:val="24"/>
          <w:szCs w:val="24"/>
        </w:rPr>
        <w:pPrChange w:id="382" w:author="Zumla, Ali" w:date="2023-07-08T09:15:00Z">
          <w:pPr>
            <w:spacing w:line="360" w:lineRule="auto"/>
          </w:pPr>
        </w:pPrChange>
      </w:pPr>
    </w:p>
    <w:p w14:paraId="1E884C2B" w14:textId="4ACBBF7C" w:rsidR="00EC7ECC" w:rsidDel="006700C2" w:rsidRDefault="00EC7ECC">
      <w:pPr>
        <w:spacing w:line="360" w:lineRule="auto"/>
        <w:ind w:left="284" w:right="-279"/>
        <w:rPr>
          <w:del w:id="383" w:author="Zumla, Ali" w:date="2023-07-08T10:58:00Z"/>
          <w:rFonts w:ascii="Times New Roman" w:hAnsi="Times New Roman" w:cs="Times New Roman"/>
          <w:b/>
          <w:bCs/>
          <w:sz w:val="24"/>
          <w:szCs w:val="24"/>
        </w:rPr>
        <w:pPrChange w:id="384" w:author="Zumla, Ali" w:date="2023-07-08T09:15:00Z">
          <w:pPr>
            <w:spacing w:line="360" w:lineRule="auto"/>
          </w:pPr>
        </w:pPrChange>
      </w:pPr>
      <w:del w:id="385" w:author="Zumla, Ali" w:date="2023-07-08T10:58:00Z">
        <w:r w:rsidDel="006700C2">
          <w:rPr>
            <w:rFonts w:ascii="Times New Roman" w:hAnsi="Times New Roman" w:cs="Times New Roman"/>
            <w:b/>
            <w:bCs/>
            <w:sz w:val="24"/>
            <w:szCs w:val="24"/>
          </w:rPr>
          <w:lastRenderedPageBreak/>
          <w:delText>Word count: 3</w:delText>
        </w:r>
        <w:r w:rsidR="00C516C5" w:rsidDel="006700C2">
          <w:rPr>
            <w:rFonts w:ascii="Times New Roman" w:hAnsi="Times New Roman" w:cs="Times New Roman"/>
            <w:b/>
            <w:bCs/>
            <w:sz w:val="24"/>
            <w:szCs w:val="24"/>
          </w:rPr>
          <w:delText>,</w:delText>
        </w:r>
        <w:r w:rsidDel="006700C2">
          <w:rPr>
            <w:rFonts w:ascii="Times New Roman" w:hAnsi="Times New Roman" w:cs="Times New Roman"/>
            <w:b/>
            <w:bCs/>
            <w:sz w:val="24"/>
            <w:szCs w:val="24"/>
          </w:rPr>
          <w:delText>334</w:delText>
        </w:r>
      </w:del>
    </w:p>
    <w:p w14:paraId="042E167A" w14:textId="507C0A5E" w:rsidR="00B16955" w:rsidRPr="00CA13CB" w:rsidRDefault="006B0362">
      <w:pPr>
        <w:spacing w:line="360" w:lineRule="auto"/>
        <w:ind w:left="284" w:right="-279"/>
        <w:rPr>
          <w:rFonts w:ascii="Times New Roman" w:hAnsi="Times New Roman" w:cs="Times New Roman"/>
          <w:b/>
          <w:bCs/>
          <w:sz w:val="24"/>
          <w:szCs w:val="24"/>
        </w:rPr>
        <w:pPrChange w:id="386" w:author="Zumla, Ali" w:date="2023-07-08T09:15:00Z">
          <w:pPr>
            <w:spacing w:line="360" w:lineRule="auto"/>
          </w:pPr>
        </w:pPrChange>
      </w:pPr>
      <w:r w:rsidRPr="00CA13CB">
        <w:rPr>
          <w:rFonts w:ascii="Times New Roman" w:hAnsi="Times New Roman" w:cs="Times New Roman"/>
          <w:b/>
          <w:bCs/>
          <w:sz w:val="24"/>
          <w:szCs w:val="24"/>
        </w:rPr>
        <w:t>Introduction:</w:t>
      </w:r>
    </w:p>
    <w:p w14:paraId="0CCBFFD9" w14:textId="294AC7D6" w:rsidR="001078E4" w:rsidRPr="001078E4" w:rsidRDefault="00B769D8">
      <w:pPr>
        <w:spacing w:after="0" w:line="360" w:lineRule="auto"/>
        <w:ind w:left="284" w:right="-279"/>
        <w:rPr>
          <w:rFonts w:ascii="Times New Roman" w:hAnsi="Times New Roman" w:cs="Times New Roman"/>
          <w:color w:val="000000"/>
          <w:sz w:val="24"/>
          <w:szCs w:val="24"/>
        </w:rPr>
        <w:pPrChange w:id="387" w:author="Zumla, Ali" w:date="2023-07-08T09:15:00Z">
          <w:pPr>
            <w:spacing w:after="0" w:line="360" w:lineRule="auto"/>
          </w:pPr>
        </w:pPrChange>
      </w:pPr>
      <w:ins w:id="388" w:author="Zumla, Ali" w:date="2023-07-08T11:01:00Z">
        <w:r w:rsidRPr="00B769D8">
          <w:rPr>
            <w:rFonts w:ascii="Times New Roman" w:hAnsi="Times New Roman" w:cs="Times New Roman"/>
            <w:sz w:val="24"/>
            <w:szCs w:val="24"/>
          </w:rPr>
          <w:t xml:space="preserve">Dengue, caused by </w:t>
        </w:r>
      </w:ins>
      <w:ins w:id="389" w:author="Zumla, Ali" w:date="2023-07-08T11:09:00Z">
        <w:r>
          <w:rPr>
            <w:rFonts w:ascii="Times New Roman" w:hAnsi="Times New Roman" w:cs="Times New Roman"/>
            <w:sz w:val="24"/>
            <w:szCs w:val="24"/>
          </w:rPr>
          <w:t>the arthropod</w:t>
        </w:r>
      </w:ins>
      <w:ins w:id="390" w:author="Zumla, Ali" w:date="2023-07-08T11:27:00Z">
        <w:r w:rsidR="001D7E62">
          <w:rPr>
            <w:rFonts w:ascii="Times New Roman" w:hAnsi="Times New Roman" w:cs="Times New Roman"/>
            <w:sz w:val="24"/>
            <w:szCs w:val="24"/>
          </w:rPr>
          <w:t>-</w:t>
        </w:r>
      </w:ins>
      <w:ins w:id="391" w:author="Zumla, Ali" w:date="2023-07-08T11:09:00Z">
        <w:r>
          <w:rPr>
            <w:rFonts w:ascii="Times New Roman" w:hAnsi="Times New Roman" w:cs="Times New Roman"/>
            <w:sz w:val="24"/>
            <w:szCs w:val="24"/>
          </w:rPr>
          <w:t xml:space="preserve"> </w:t>
        </w:r>
      </w:ins>
      <w:ins w:id="392" w:author="Zumla, Ali" w:date="2023-07-08T11:10:00Z">
        <w:r>
          <w:rPr>
            <w:rFonts w:ascii="Times New Roman" w:hAnsi="Times New Roman" w:cs="Times New Roman"/>
            <w:sz w:val="24"/>
            <w:szCs w:val="24"/>
          </w:rPr>
          <w:t>(</w:t>
        </w:r>
        <w:r w:rsidRPr="00B769D8">
          <w:rPr>
            <w:rFonts w:ascii="Times New Roman" w:hAnsi="Times New Roman" w:cs="Times New Roman"/>
            <w:i/>
            <w:iCs/>
            <w:sz w:val="24"/>
            <w:szCs w:val="24"/>
            <w:rPrChange w:id="393" w:author="Zumla, Ali" w:date="2023-07-08T11:10:00Z">
              <w:rPr>
                <w:rFonts w:ascii="Times New Roman" w:hAnsi="Times New Roman" w:cs="Times New Roman"/>
                <w:sz w:val="24"/>
                <w:szCs w:val="24"/>
              </w:rPr>
            </w:rPrChange>
          </w:rPr>
          <w:t>Aedes spp</w:t>
        </w:r>
        <w:r>
          <w:rPr>
            <w:rFonts w:ascii="Times New Roman" w:hAnsi="Times New Roman" w:cs="Times New Roman"/>
            <w:sz w:val="24"/>
            <w:szCs w:val="24"/>
          </w:rPr>
          <w:t xml:space="preserve">) </w:t>
        </w:r>
      </w:ins>
      <w:ins w:id="394" w:author="Zumla, Ali" w:date="2023-07-08T11:09:00Z">
        <w:r>
          <w:rPr>
            <w:rFonts w:ascii="Times New Roman" w:hAnsi="Times New Roman" w:cs="Times New Roman"/>
            <w:sz w:val="24"/>
            <w:szCs w:val="24"/>
          </w:rPr>
          <w:t xml:space="preserve">borne </w:t>
        </w:r>
      </w:ins>
      <w:ins w:id="395" w:author="Zumla, Ali" w:date="2023-07-08T11:01:00Z">
        <w:r w:rsidRPr="00B769D8">
          <w:rPr>
            <w:rFonts w:ascii="Times New Roman" w:hAnsi="Times New Roman" w:cs="Times New Roman"/>
            <w:sz w:val="24"/>
            <w:szCs w:val="24"/>
          </w:rPr>
          <w:t>dengue virus (DENV) is endemic in over 100 countries</w:t>
        </w:r>
        <w:r>
          <w:rPr>
            <w:rFonts w:ascii="Times New Roman" w:hAnsi="Times New Roman" w:cs="Times New Roman"/>
            <w:sz w:val="24"/>
            <w:szCs w:val="24"/>
          </w:rPr>
          <w:t xml:space="preserve"> and </w:t>
        </w:r>
      </w:ins>
      <w:ins w:id="396" w:author="Zumla, Ali" w:date="2023-07-08T11:02:00Z">
        <w:r>
          <w:rPr>
            <w:rFonts w:ascii="Times New Roman" w:hAnsi="Times New Roman" w:cs="Times New Roman"/>
            <w:sz w:val="24"/>
            <w:szCs w:val="24"/>
          </w:rPr>
          <w:t xml:space="preserve">the number of cases </w:t>
        </w:r>
      </w:ins>
      <w:ins w:id="397" w:author="Zumla, Ali" w:date="2023-07-08T11:27:00Z">
        <w:r w:rsidR="001D7E62">
          <w:rPr>
            <w:rFonts w:ascii="Times New Roman" w:hAnsi="Times New Roman" w:cs="Times New Roman"/>
            <w:sz w:val="24"/>
            <w:szCs w:val="24"/>
          </w:rPr>
          <w:t xml:space="preserve">globally </w:t>
        </w:r>
      </w:ins>
      <w:ins w:id="398" w:author="Zumla, Ali" w:date="2023-07-08T11:02:00Z">
        <w:r>
          <w:rPr>
            <w:rFonts w:ascii="Times New Roman" w:hAnsi="Times New Roman" w:cs="Times New Roman"/>
            <w:sz w:val="24"/>
            <w:szCs w:val="24"/>
          </w:rPr>
          <w:t xml:space="preserve">being reported to the WHO continue to increase every year (WHO, 2023). </w:t>
        </w:r>
      </w:ins>
      <w:r w:rsidR="00CA19E5">
        <w:rPr>
          <w:rFonts w:ascii="Times New Roman" w:hAnsi="Times New Roman" w:cs="Times New Roman"/>
          <w:sz w:val="24"/>
          <w:szCs w:val="24"/>
        </w:rPr>
        <w:t>Dengue fever</w:t>
      </w:r>
      <w:r w:rsidR="00B44902" w:rsidRPr="001973D2">
        <w:rPr>
          <w:rFonts w:ascii="Times New Roman" w:hAnsi="Times New Roman" w:cs="Times New Roman"/>
          <w:sz w:val="24"/>
          <w:szCs w:val="24"/>
        </w:rPr>
        <w:t xml:space="preserve"> is caused by four </w:t>
      </w:r>
      <w:r w:rsidR="001F7033">
        <w:rPr>
          <w:rFonts w:ascii="Times New Roman" w:hAnsi="Times New Roman" w:cs="Times New Roman"/>
          <w:sz w:val="24"/>
          <w:szCs w:val="24"/>
        </w:rPr>
        <w:t xml:space="preserve">distinct </w:t>
      </w:r>
      <w:r w:rsidR="00B44902" w:rsidRPr="001973D2">
        <w:rPr>
          <w:rFonts w:ascii="Times New Roman" w:hAnsi="Times New Roman" w:cs="Times New Roman"/>
          <w:sz w:val="24"/>
          <w:szCs w:val="24"/>
        </w:rPr>
        <w:t>serotypes of the dengue virus (DENV</w:t>
      </w:r>
      <w:r w:rsidR="00740314">
        <w:rPr>
          <w:rFonts w:ascii="Times New Roman" w:hAnsi="Times New Roman" w:cs="Times New Roman"/>
          <w:sz w:val="24"/>
          <w:szCs w:val="24"/>
        </w:rPr>
        <w:t>:</w:t>
      </w:r>
      <w:r w:rsidR="00B44902" w:rsidRPr="001973D2">
        <w:rPr>
          <w:rFonts w:ascii="Times New Roman" w:hAnsi="Times New Roman" w:cs="Times New Roman"/>
          <w:sz w:val="24"/>
          <w:szCs w:val="24"/>
        </w:rPr>
        <w:t xml:space="preserve">1-4) </w:t>
      </w:r>
      <w:r w:rsidR="00C45925">
        <w:rPr>
          <w:rFonts w:ascii="Times New Roman" w:hAnsi="Times New Roman" w:cs="Times New Roman"/>
          <w:sz w:val="24"/>
          <w:szCs w:val="24"/>
        </w:rPr>
        <w:t xml:space="preserve">of the </w:t>
      </w:r>
      <w:r w:rsidR="001F7033">
        <w:rPr>
          <w:rFonts w:ascii="Times New Roman" w:hAnsi="Times New Roman" w:cs="Times New Roman"/>
          <w:sz w:val="24"/>
          <w:szCs w:val="24"/>
        </w:rPr>
        <w:t>Flaviviridae</w:t>
      </w:r>
      <w:r w:rsidR="00C45925">
        <w:rPr>
          <w:rFonts w:ascii="Times New Roman" w:hAnsi="Times New Roman" w:cs="Times New Roman"/>
          <w:sz w:val="24"/>
          <w:szCs w:val="24"/>
        </w:rPr>
        <w:t xml:space="preserve"> famil</w:t>
      </w:r>
      <w:r w:rsidR="001F7033">
        <w:rPr>
          <w:rFonts w:ascii="Times New Roman" w:hAnsi="Times New Roman" w:cs="Times New Roman"/>
          <w:sz w:val="24"/>
          <w:szCs w:val="24"/>
        </w:rPr>
        <w:t>y</w:t>
      </w:r>
      <w:r w:rsidR="00ED685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"/>
          <w:id w:val="-1167788554"/>
          <w:placeholder>
            <w:docPart w:val="DefaultPlaceholder_-1854013440"/>
          </w:placeholder>
        </w:sdtPr>
        <w:sdtContent>
          <w:r w:rsidR="00B4437F" w:rsidRPr="00B4437F">
            <w:rPr>
              <w:rFonts w:ascii="Times New Roman" w:hAnsi="Times New Roman" w:cs="Times New Roman"/>
              <w:color w:val="000000"/>
              <w:sz w:val="24"/>
              <w:szCs w:val="24"/>
            </w:rPr>
            <w:t>(WHO 2009)</w:t>
          </w:r>
        </w:sdtContent>
      </w:sdt>
      <w:r w:rsidR="001F7033">
        <w:rPr>
          <w:rFonts w:ascii="Times New Roman" w:hAnsi="Times New Roman" w:cs="Times New Roman"/>
          <w:sz w:val="24"/>
          <w:szCs w:val="24"/>
        </w:rPr>
        <w:t xml:space="preserve">. </w:t>
      </w:r>
      <w:r w:rsidR="00740314">
        <w:rPr>
          <w:rFonts w:ascii="Times New Roman" w:hAnsi="Times New Roman" w:cs="Times New Roman"/>
          <w:sz w:val="24"/>
          <w:szCs w:val="24"/>
        </w:rPr>
        <w:t>DENV</w:t>
      </w:r>
      <w:r w:rsidR="00740314" w:rsidRPr="001973D2">
        <w:rPr>
          <w:rFonts w:ascii="Times New Roman" w:hAnsi="Times New Roman" w:cs="Times New Roman"/>
          <w:sz w:val="24"/>
          <w:szCs w:val="24"/>
        </w:rPr>
        <w:t xml:space="preserve"> </w:t>
      </w:r>
      <w:r w:rsidR="00740314">
        <w:rPr>
          <w:rFonts w:ascii="Times New Roman" w:hAnsi="Times New Roman" w:cs="Times New Roman"/>
          <w:sz w:val="24"/>
          <w:szCs w:val="24"/>
        </w:rPr>
        <w:t xml:space="preserve">is </w:t>
      </w:r>
      <w:r w:rsidR="00740314" w:rsidRPr="001973D2">
        <w:rPr>
          <w:rFonts w:ascii="Times New Roman" w:hAnsi="Times New Roman" w:cs="Times New Roman"/>
          <w:sz w:val="24"/>
          <w:szCs w:val="24"/>
        </w:rPr>
        <w:t xml:space="preserve">transmitted to humans </w:t>
      </w:r>
      <w:r w:rsidR="00320D4B">
        <w:rPr>
          <w:rFonts w:ascii="Times New Roman" w:hAnsi="Times New Roman" w:cs="Times New Roman"/>
          <w:sz w:val="24"/>
          <w:szCs w:val="24"/>
        </w:rPr>
        <w:t xml:space="preserve">primarily by two species of Aedes </w:t>
      </w:r>
      <w:r w:rsidR="00740314" w:rsidRPr="001973D2">
        <w:rPr>
          <w:rFonts w:ascii="Times New Roman" w:hAnsi="Times New Roman" w:cs="Times New Roman"/>
          <w:sz w:val="24"/>
          <w:szCs w:val="24"/>
        </w:rPr>
        <w:t>mosquito</w:t>
      </w:r>
      <w:r w:rsidR="00320D4B">
        <w:rPr>
          <w:rFonts w:ascii="Times New Roman" w:hAnsi="Times New Roman" w:cs="Times New Roman"/>
          <w:sz w:val="24"/>
          <w:szCs w:val="24"/>
        </w:rPr>
        <w:t xml:space="preserve">: </w:t>
      </w:r>
      <w:r w:rsidR="00320D4B" w:rsidRPr="00320D4B">
        <w:rPr>
          <w:rFonts w:ascii="Times New Roman" w:hAnsi="Times New Roman" w:cs="Times New Roman"/>
          <w:i/>
          <w:iCs/>
          <w:sz w:val="24"/>
          <w:szCs w:val="24"/>
        </w:rPr>
        <w:t>Ae</w:t>
      </w:r>
      <w:r w:rsidR="00320D4B">
        <w:rPr>
          <w:rFonts w:ascii="Times New Roman" w:hAnsi="Times New Roman" w:cs="Times New Roman"/>
          <w:i/>
          <w:iCs/>
          <w:sz w:val="24"/>
          <w:szCs w:val="24"/>
        </w:rPr>
        <w:t>.</w:t>
      </w:r>
      <w:r w:rsidR="00320D4B" w:rsidRPr="00320D4B">
        <w:rPr>
          <w:rFonts w:ascii="Times New Roman" w:hAnsi="Times New Roman" w:cs="Times New Roman"/>
          <w:i/>
          <w:iCs/>
          <w:sz w:val="24"/>
          <w:szCs w:val="24"/>
        </w:rPr>
        <w:t xml:space="preserve"> aegypti</w:t>
      </w:r>
      <w:r w:rsidR="00320D4B">
        <w:rPr>
          <w:rFonts w:ascii="Times New Roman" w:hAnsi="Times New Roman" w:cs="Times New Roman"/>
          <w:sz w:val="24"/>
          <w:szCs w:val="24"/>
        </w:rPr>
        <w:t xml:space="preserve"> and </w:t>
      </w:r>
      <w:r w:rsidR="00320D4B" w:rsidRPr="00320D4B">
        <w:rPr>
          <w:rFonts w:ascii="Times New Roman" w:hAnsi="Times New Roman" w:cs="Times New Roman"/>
          <w:i/>
          <w:iCs/>
          <w:sz w:val="24"/>
          <w:szCs w:val="24"/>
        </w:rPr>
        <w:t>Ae</w:t>
      </w:r>
      <w:r w:rsidR="00320D4B">
        <w:rPr>
          <w:rFonts w:ascii="Times New Roman" w:hAnsi="Times New Roman" w:cs="Times New Roman"/>
          <w:i/>
          <w:iCs/>
          <w:sz w:val="24"/>
          <w:szCs w:val="24"/>
        </w:rPr>
        <w:t>.</w:t>
      </w:r>
      <w:r w:rsidR="00320D4B" w:rsidRPr="00320D4B">
        <w:rPr>
          <w:rFonts w:ascii="Times New Roman" w:hAnsi="Times New Roman" w:cs="Times New Roman"/>
          <w:i/>
          <w:iCs/>
          <w:sz w:val="24"/>
          <w:szCs w:val="24"/>
        </w:rPr>
        <w:t xml:space="preserve"> albopictus</w:t>
      </w:r>
      <w:r w:rsidR="00320D4B">
        <w:rPr>
          <w:rFonts w:ascii="Times New Roman" w:hAnsi="Times New Roman" w:cs="Times New Roman"/>
          <w:sz w:val="24"/>
          <w:szCs w:val="24"/>
        </w:rPr>
        <w:t xml:space="preserve"> </w:t>
      </w:r>
      <w:sdt>
        <w:sdtPr>
          <w:rPr>
            <w:rFonts w:ascii="Times New Roman" w:hAnsi="Times New Roman" w:cs="Times New Roman"/>
            <w:color w:val="000000"/>
            <w:sz w:val="26"/>
            <w:szCs w:val="26"/>
          </w:rPr>
          <w:tag w:val="MENDELEY_CITATION_v3_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"/>
          <w:id w:val="1364864478"/>
          <w:placeholder>
            <w:docPart w:val="9A7C96D4BEE34501820DCB66F547C507"/>
          </w:placeholder>
        </w:sdtPr>
        <w:sdtEndPr>
          <w:rPr>
            <w:sz w:val="24"/>
            <w:szCs w:val="24"/>
          </w:rPr>
        </w:sdtEndPr>
        <w:sdtContent>
          <w:r w:rsidR="00B4437F" w:rsidRPr="00B4437F">
            <w:rPr>
              <w:rFonts w:ascii="Times New Roman" w:eastAsia="Times New Roman" w:hAnsi="Times New Roman" w:cs="Times New Roman"/>
              <w:color w:val="000000"/>
              <w:sz w:val="24"/>
              <w:szCs w:val="24"/>
            </w:rPr>
            <w:t>(WHO 2009, CDC 2019)</w:t>
          </w:r>
        </w:sdtContent>
      </w:sdt>
      <w:r w:rsidR="00740314" w:rsidRPr="001973D2">
        <w:rPr>
          <w:rFonts w:ascii="Times New Roman" w:hAnsi="Times New Roman" w:cs="Times New Roman"/>
          <w:sz w:val="24"/>
          <w:szCs w:val="24"/>
        </w:rPr>
        <w:t xml:space="preserve">. </w:t>
      </w:r>
      <w:ins w:id="399" w:author="Zumla, Ali" w:date="2023-07-08T11:35:00Z">
        <w:r w:rsidR="00EF1D6B">
          <w:rPr>
            <w:rFonts w:ascii="Times New Roman" w:hAnsi="Times New Roman" w:cs="Times New Roman"/>
            <w:sz w:val="24"/>
            <w:szCs w:val="24"/>
          </w:rPr>
          <w:t>Whilst m</w:t>
        </w:r>
      </w:ins>
      <w:del w:id="400" w:author="Zumla, Ali" w:date="2023-07-08T11:35:00Z">
        <w:r w:rsidR="008F516F" w:rsidDel="00EF1D6B">
          <w:rPr>
            <w:rFonts w:ascii="Times New Roman" w:hAnsi="Times New Roman" w:cs="Times New Roman"/>
            <w:sz w:val="24"/>
            <w:szCs w:val="24"/>
          </w:rPr>
          <w:delText>M</w:delText>
        </w:r>
      </w:del>
      <w:r w:rsidR="008F516F">
        <w:rPr>
          <w:rFonts w:ascii="Times New Roman" w:hAnsi="Times New Roman" w:cs="Times New Roman"/>
          <w:sz w:val="24"/>
          <w:szCs w:val="24"/>
        </w:rPr>
        <w:t>os</w:t>
      </w:r>
      <w:ins w:id="401" w:author="Zumla, Ali" w:date="2023-07-08T11:37:00Z">
        <w:r w:rsidR="00C265CC">
          <w:rPr>
            <w:rFonts w:ascii="Times New Roman" w:hAnsi="Times New Roman" w:cs="Times New Roman"/>
            <w:sz w:val="24"/>
            <w:szCs w:val="24"/>
          </w:rPr>
          <w:t xml:space="preserve">t human DENV infections </w:t>
        </w:r>
      </w:ins>
      <w:del w:id="402" w:author="Zumla, Ali" w:date="2023-07-08T11:37:00Z">
        <w:r w:rsidR="008F516F" w:rsidDel="00C265CC">
          <w:rPr>
            <w:rFonts w:ascii="Times New Roman" w:hAnsi="Times New Roman" w:cs="Times New Roman"/>
            <w:sz w:val="24"/>
            <w:szCs w:val="24"/>
          </w:rPr>
          <w:delText xml:space="preserve">t infections </w:delText>
        </w:r>
      </w:del>
      <w:r w:rsidR="008F516F">
        <w:rPr>
          <w:rFonts w:ascii="Times New Roman" w:hAnsi="Times New Roman" w:cs="Times New Roman"/>
          <w:sz w:val="24"/>
          <w:szCs w:val="24"/>
        </w:rPr>
        <w:t xml:space="preserve">(&gt;80%) are </w:t>
      </w:r>
      <w:r w:rsidR="005241CC">
        <w:rPr>
          <w:rFonts w:ascii="Times New Roman" w:hAnsi="Times New Roman" w:cs="Times New Roman"/>
          <w:sz w:val="24"/>
          <w:szCs w:val="24"/>
        </w:rPr>
        <w:t>self-limiting</w:t>
      </w:r>
      <w:r w:rsidR="008F516F">
        <w:rPr>
          <w:rFonts w:ascii="Times New Roman" w:hAnsi="Times New Roman" w:cs="Times New Roman"/>
          <w:sz w:val="24"/>
          <w:szCs w:val="24"/>
        </w:rPr>
        <w:t xml:space="preserve"> </w:t>
      </w:r>
      <w:ins w:id="403" w:author="Zumla, Ali" w:date="2023-07-08T11:37:00Z">
        <w:r w:rsidR="00C265CC">
          <w:rPr>
            <w:rFonts w:ascii="Times New Roman" w:hAnsi="Times New Roman" w:cs="Times New Roman"/>
            <w:sz w:val="24"/>
            <w:szCs w:val="24"/>
          </w:rPr>
          <w:t xml:space="preserve">presenting </w:t>
        </w:r>
      </w:ins>
      <w:r w:rsidR="008F516F">
        <w:rPr>
          <w:rFonts w:ascii="Times New Roman" w:hAnsi="Times New Roman" w:cs="Times New Roman"/>
          <w:sz w:val="24"/>
          <w:szCs w:val="24"/>
        </w:rPr>
        <w:t xml:space="preserve">with </w:t>
      </w:r>
      <w:ins w:id="404" w:author="Zumla, Ali" w:date="2023-07-08T11:38:00Z">
        <w:r w:rsidR="00C265CC">
          <w:rPr>
            <w:rFonts w:ascii="Times New Roman" w:hAnsi="Times New Roman" w:cs="Times New Roman"/>
            <w:sz w:val="24"/>
            <w:szCs w:val="24"/>
          </w:rPr>
          <w:t xml:space="preserve">subclinical or </w:t>
        </w:r>
      </w:ins>
      <w:del w:id="405" w:author="Zumla, Ali" w:date="2023-07-08T11:37:00Z">
        <w:r w:rsidR="00B42C69" w:rsidDel="00C265CC">
          <w:rPr>
            <w:rFonts w:ascii="Times New Roman" w:hAnsi="Times New Roman" w:cs="Times New Roman"/>
            <w:sz w:val="24"/>
            <w:szCs w:val="24"/>
          </w:rPr>
          <w:delText xml:space="preserve">no or </w:delText>
        </w:r>
      </w:del>
      <w:r w:rsidR="00D72B90">
        <w:rPr>
          <w:rFonts w:ascii="Times New Roman" w:hAnsi="Times New Roman" w:cs="Times New Roman"/>
          <w:sz w:val="24"/>
          <w:szCs w:val="24"/>
        </w:rPr>
        <w:t>mild clinical manifestation</w:t>
      </w:r>
      <w:ins w:id="406" w:author="Zumla, Ali" w:date="2023-07-08T11:38:00Z">
        <w:r w:rsidR="00C265CC">
          <w:rPr>
            <w:rFonts w:ascii="Times New Roman" w:hAnsi="Times New Roman" w:cs="Times New Roman"/>
            <w:sz w:val="24"/>
            <w:szCs w:val="24"/>
          </w:rPr>
          <w:t>s</w:t>
        </w:r>
      </w:ins>
      <w:del w:id="407" w:author="Zumla, Ali" w:date="2023-07-08T11:38:00Z">
        <w:r w:rsidR="00D72B90" w:rsidDel="00C265CC">
          <w:rPr>
            <w:rFonts w:ascii="Times New Roman" w:hAnsi="Times New Roman" w:cs="Times New Roman"/>
            <w:sz w:val="24"/>
            <w:szCs w:val="24"/>
          </w:rPr>
          <w:delText xml:space="preserve"> resulting </w:delText>
        </w:r>
        <w:r w:rsidR="00AC572C" w:rsidDel="00C265CC">
          <w:rPr>
            <w:rFonts w:ascii="Times New Roman" w:hAnsi="Times New Roman" w:cs="Times New Roman"/>
            <w:sz w:val="24"/>
            <w:szCs w:val="24"/>
          </w:rPr>
          <w:delText xml:space="preserve">in </w:delText>
        </w:r>
        <w:r w:rsidR="005241CC" w:rsidDel="00C265CC">
          <w:rPr>
            <w:rFonts w:ascii="Times New Roman" w:hAnsi="Times New Roman" w:cs="Times New Roman"/>
            <w:sz w:val="24"/>
            <w:szCs w:val="24"/>
          </w:rPr>
          <w:delText>lifelong</w:delText>
        </w:r>
        <w:r w:rsidR="00D72B90" w:rsidDel="00C265CC">
          <w:rPr>
            <w:rFonts w:ascii="Times New Roman" w:hAnsi="Times New Roman" w:cs="Times New Roman"/>
            <w:sz w:val="24"/>
            <w:szCs w:val="24"/>
          </w:rPr>
          <w:delText xml:space="preserve"> imm</w:delText>
        </w:r>
      </w:del>
      <w:del w:id="408" w:author="Zumla, Ali" w:date="2023-07-08T11:37:00Z">
        <w:r w:rsidR="00D72B90" w:rsidDel="00C265CC">
          <w:rPr>
            <w:rFonts w:ascii="Times New Roman" w:hAnsi="Times New Roman" w:cs="Times New Roman"/>
            <w:sz w:val="24"/>
            <w:szCs w:val="24"/>
          </w:rPr>
          <w:delText>unity</w:delText>
        </w:r>
      </w:del>
      <w:r w:rsidR="00D72B90">
        <w:rPr>
          <w:rFonts w:ascii="Times New Roman" w:hAnsi="Times New Roman" w:cs="Times New Roman"/>
          <w:sz w:val="24"/>
          <w:szCs w:val="24"/>
        </w:rPr>
        <w:t xml:space="preserve"> </w:t>
      </w:r>
      <w:del w:id="409" w:author="Zumla, Ali" w:date="2023-07-08T11:36:00Z">
        <w:r w:rsidR="00D72B90" w:rsidDel="00EF1D6B">
          <w:rPr>
            <w:rFonts w:ascii="Times New Roman" w:hAnsi="Times New Roman" w:cs="Times New Roman"/>
            <w:sz w:val="24"/>
            <w:szCs w:val="24"/>
          </w:rPr>
          <w:delText>for the serotype</w:delText>
        </w:r>
        <w:r w:rsidR="001825E8" w:rsidDel="00EF1D6B">
          <w:rPr>
            <w:rFonts w:ascii="Times New Roman" w:hAnsi="Times New Roman" w:cs="Times New Roman"/>
            <w:sz w:val="24"/>
            <w:szCs w:val="24"/>
          </w:rPr>
          <w:delText xml:space="preserve"> </w:delText>
        </w:r>
      </w:del>
      <w:sdt>
        <w:sdtPr>
          <w:rPr>
            <w:rFonts w:ascii="Times New Roman" w:hAnsi="Times New Roman" w:cs="Times New Roman"/>
            <w:color w:val="000000"/>
            <w:sz w:val="24"/>
            <w:szCs w:val="24"/>
          </w:rPr>
          <w:tag w:val="MENDELEY_CITATION_v3_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"/>
          <w:id w:val="322009765"/>
          <w:placeholder>
            <w:docPart w:val="DefaultPlaceholder_-1854013440"/>
          </w:placeholder>
        </w:sdtPr>
        <w:sdtContent>
          <w:r w:rsidR="00B4437F" w:rsidRPr="00B4437F">
            <w:rPr>
              <w:rFonts w:ascii="Times New Roman" w:hAnsi="Times New Roman" w:cs="Times New Roman"/>
              <w:color w:val="000000"/>
              <w:sz w:val="24"/>
              <w:szCs w:val="24"/>
            </w:rPr>
            <w:t>(WHO-Bangladesh 2022)</w:t>
          </w:r>
        </w:sdtContent>
      </w:sdt>
      <w:del w:id="410" w:author="Zumla, Ali" w:date="2023-07-08T11:36:00Z">
        <w:r w:rsidR="00D72B90" w:rsidDel="00EF1D6B">
          <w:rPr>
            <w:rFonts w:ascii="Times New Roman" w:hAnsi="Times New Roman" w:cs="Times New Roman"/>
            <w:sz w:val="24"/>
            <w:szCs w:val="24"/>
          </w:rPr>
          <w:delText>. However,</w:delText>
        </w:r>
      </w:del>
      <w:ins w:id="411" w:author="Zumla, Ali" w:date="2023-07-08T11:36:00Z">
        <w:r w:rsidR="00C265CC">
          <w:rPr>
            <w:rFonts w:ascii="Times New Roman" w:hAnsi="Times New Roman" w:cs="Times New Roman"/>
            <w:sz w:val="24"/>
            <w:szCs w:val="24"/>
          </w:rPr>
          <w:t>,</w:t>
        </w:r>
      </w:ins>
      <w:r w:rsidR="00D72B90">
        <w:rPr>
          <w:rFonts w:ascii="Times New Roman" w:hAnsi="Times New Roman" w:cs="Times New Roman"/>
          <w:sz w:val="24"/>
          <w:szCs w:val="24"/>
        </w:rPr>
        <w:t xml:space="preserve"> </w:t>
      </w:r>
      <w:del w:id="412" w:author="Zumla, Ali" w:date="2023-07-08T11:36:00Z">
        <w:r w:rsidR="00B13134" w:rsidDel="00C265CC">
          <w:rPr>
            <w:rFonts w:ascii="Times New Roman" w:hAnsi="Times New Roman" w:cs="Times New Roman"/>
            <w:sz w:val="24"/>
            <w:szCs w:val="24"/>
          </w:rPr>
          <w:delText>infection</w:delText>
        </w:r>
        <w:r w:rsidR="00442EFA" w:rsidDel="00C265CC">
          <w:rPr>
            <w:rFonts w:ascii="Times New Roman" w:hAnsi="Times New Roman" w:cs="Times New Roman"/>
            <w:sz w:val="24"/>
            <w:szCs w:val="24"/>
          </w:rPr>
          <w:delText>s</w:delText>
        </w:r>
        <w:r w:rsidR="00B13134" w:rsidDel="00C265CC">
          <w:rPr>
            <w:rFonts w:ascii="Times New Roman" w:hAnsi="Times New Roman" w:cs="Times New Roman"/>
            <w:sz w:val="24"/>
            <w:szCs w:val="24"/>
          </w:rPr>
          <w:delText xml:space="preserve"> with different </w:delText>
        </w:r>
        <w:r w:rsidR="001D540A" w:rsidDel="00C265CC">
          <w:rPr>
            <w:rFonts w:ascii="Times New Roman" w:hAnsi="Times New Roman" w:cs="Times New Roman"/>
            <w:sz w:val="24"/>
            <w:szCs w:val="24"/>
          </w:rPr>
          <w:delText>serotypes</w:delText>
        </w:r>
        <w:r w:rsidR="00677DC7" w:rsidDel="00C265CC">
          <w:rPr>
            <w:rFonts w:ascii="Times New Roman" w:hAnsi="Times New Roman" w:cs="Times New Roman"/>
            <w:sz w:val="24"/>
            <w:szCs w:val="24"/>
          </w:rPr>
          <w:delText xml:space="preserve">, known as secondary dengue infection, </w:delText>
        </w:r>
      </w:del>
      <w:ins w:id="413" w:author="Zumla, Ali" w:date="2023-07-08T11:38:00Z">
        <w:r w:rsidR="00C265CC">
          <w:rPr>
            <w:rFonts w:ascii="Times New Roman" w:hAnsi="Times New Roman" w:cs="Times New Roman"/>
            <w:sz w:val="24"/>
            <w:szCs w:val="24"/>
          </w:rPr>
          <w:t xml:space="preserve">20% of DENV infections </w:t>
        </w:r>
      </w:ins>
      <w:ins w:id="414" w:author="Zumla, Ali" w:date="2023-07-08T11:39:00Z">
        <w:r w:rsidR="00C265CC">
          <w:rPr>
            <w:rFonts w:ascii="Times New Roman" w:hAnsi="Times New Roman" w:cs="Times New Roman"/>
            <w:sz w:val="24"/>
            <w:szCs w:val="24"/>
          </w:rPr>
          <w:t xml:space="preserve">may result in </w:t>
        </w:r>
      </w:ins>
      <w:del w:id="415" w:author="Zumla, Ali" w:date="2023-07-08T11:38:00Z">
        <w:r w:rsidR="00442EFA" w:rsidDel="00C265CC">
          <w:rPr>
            <w:rFonts w:ascii="Times New Roman" w:hAnsi="Times New Roman" w:cs="Times New Roman"/>
            <w:sz w:val="24"/>
            <w:szCs w:val="24"/>
          </w:rPr>
          <w:delText xml:space="preserve">may </w:delText>
        </w:r>
        <w:r w:rsidR="00BF5A6B" w:rsidDel="00C265CC">
          <w:rPr>
            <w:rFonts w:ascii="Times New Roman" w:hAnsi="Times New Roman" w:cs="Times New Roman"/>
            <w:sz w:val="24"/>
            <w:szCs w:val="24"/>
          </w:rPr>
          <w:delText>result</w:delText>
        </w:r>
        <w:r w:rsidR="00B42C69" w:rsidDel="00C265CC">
          <w:rPr>
            <w:rFonts w:ascii="Times New Roman" w:hAnsi="Times New Roman" w:cs="Times New Roman"/>
            <w:sz w:val="24"/>
            <w:szCs w:val="24"/>
          </w:rPr>
          <w:delText xml:space="preserve"> in </w:delText>
        </w:r>
      </w:del>
      <w:r w:rsidR="00B42C69">
        <w:rPr>
          <w:rFonts w:ascii="Times New Roman" w:hAnsi="Times New Roman" w:cs="Times New Roman"/>
          <w:sz w:val="24"/>
          <w:szCs w:val="24"/>
        </w:rPr>
        <w:t xml:space="preserve">severe </w:t>
      </w:r>
      <w:r w:rsidR="00677DC7">
        <w:rPr>
          <w:rFonts w:ascii="Times New Roman" w:hAnsi="Times New Roman" w:cs="Times New Roman"/>
          <w:sz w:val="24"/>
          <w:szCs w:val="24"/>
        </w:rPr>
        <w:t xml:space="preserve">dengue </w:t>
      </w:r>
      <w:r w:rsidR="002D5A8A">
        <w:rPr>
          <w:rFonts w:ascii="Times New Roman" w:hAnsi="Times New Roman" w:cs="Times New Roman"/>
          <w:sz w:val="24"/>
          <w:szCs w:val="24"/>
        </w:rPr>
        <w:t xml:space="preserve">with </w:t>
      </w:r>
      <w:ins w:id="416" w:author="Zumla, Ali" w:date="2023-07-08T11:03:00Z">
        <w:r>
          <w:rPr>
            <w:rFonts w:ascii="Times New Roman" w:hAnsi="Times New Roman" w:cs="Times New Roman"/>
            <w:sz w:val="24"/>
            <w:szCs w:val="24"/>
          </w:rPr>
          <w:t>significant morbidity</w:t>
        </w:r>
      </w:ins>
      <w:del w:id="417" w:author="Zumla, Ali" w:date="2023-07-08T11:03:00Z">
        <w:r w:rsidR="002D5A8A" w:rsidDel="00B769D8">
          <w:rPr>
            <w:rFonts w:ascii="Times New Roman" w:hAnsi="Times New Roman" w:cs="Times New Roman"/>
            <w:sz w:val="24"/>
            <w:szCs w:val="24"/>
          </w:rPr>
          <w:delText xml:space="preserve">a higher </w:delText>
        </w:r>
      </w:del>
      <w:del w:id="418" w:author="Zumla, Ali" w:date="2023-07-08T11:04:00Z">
        <w:r w:rsidR="00064700" w:rsidDel="00B769D8">
          <w:rPr>
            <w:rFonts w:ascii="Times New Roman" w:hAnsi="Times New Roman" w:cs="Times New Roman"/>
            <w:sz w:val="24"/>
            <w:szCs w:val="24"/>
          </w:rPr>
          <w:delText>case-fatality</w:delText>
        </w:r>
        <w:r w:rsidR="002D5A8A" w:rsidDel="00B769D8">
          <w:rPr>
            <w:rFonts w:ascii="Times New Roman" w:hAnsi="Times New Roman" w:cs="Times New Roman"/>
            <w:sz w:val="24"/>
            <w:szCs w:val="24"/>
          </w:rPr>
          <w:delText xml:space="preserve"> ratio</w:delText>
        </w:r>
      </w:del>
      <w:ins w:id="419" w:author="Zumla, Ali" w:date="2023-07-08T11:04:00Z">
        <w:r>
          <w:rPr>
            <w:rFonts w:ascii="Times New Roman" w:hAnsi="Times New Roman" w:cs="Times New Roman"/>
            <w:sz w:val="24"/>
            <w:szCs w:val="24"/>
          </w:rPr>
          <w:t xml:space="preserve"> </w:t>
        </w:r>
      </w:ins>
      <w:sdt>
        <w:sdtPr>
          <w:rPr>
            <w:rFonts w:ascii="Times New Roman" w:hAnsi="Times New Roman" w:cs="Times New Roman"/>
            <w:color w:val="000000"/>
            <w:sz w:val="24"/>
            <w:szCs w:val="24"/>
          </w:rPr>
          <w:tag w:val="MENDELEY_CITATION_v3_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"/>
          <w:id w:val="1960604951"/>
          <w:placeholder>
            <w:docPart w:val="DefaultPlaceholder_-1854013440"/>
          </w:placeholder>
        </w:sdtPr>
        <w:sdtContent>
          <w:r w:rsidR="00B4437F" w:rsidRPr="00B4437F">
            <w:rPr>
              <w:rFonts w:ascii="Times New Roman" w:hAnsi="Times New Roman" w:cs="Times New Roman"/>
              <w:color w:val="000000"/>
              <w:sz w:val="24"/>
              <w:szCs w:val="24"/>
            </w:rPr>
            <w:t>(Teo et al. 2023)</w:t>
          </w:r>
        </w:sdtContent>
      </w:sdt>
      <w:r w:rsidR="00965C2D">
        <w:rPr>
          <w:rFonts w:ascii="Times New Roman" w:hAnsi="Times New Roman" w:cs="Times New Roman"/>
          <w:sz w:val="24"/>
          <w:szCs w:val="24"/>
        </w:rPr>
        <w:t xml:space="preserve">. </w:t>
      </w:r>
      <w:del w:id="420" w:author="Zumla, Ali" w:date="2023-07-08T11:04:00Z">
        <w:r w:rsidR="002315BD" w:rsidDel="00B769D8">
          <w:rPr>
            <w:rFonts w:ascii="Times New Roman" w:hAnsi="Times New Roman" w:cs="Times New Roman"/>
            <w:sz w:val="24"/>
            <w:szCs w:val="24"/>
          </w:rPr>
          <w:delText xml:space="preserve">Dengue infection </w:delText>
        </w:r>
        <w:r w:rsidR="00B44902" w:rsidRPr="001973D2" w:rsidDel="00B769D8">
          <w:rPr>
            <w:rFonts w:ascii="Times New Roman" w:hAnsi="Times New Roman" w:cs="Times New Roman"/>
            <w:sz w:val="24"/>
            <w:szCs w:val="24"/>
          </w:rPr>
          <w:delText xml:space="preserve">is </w:delText>
        </w:r>
        <w:r w:rsidR="000B2858" w:rsidDel="00B769D8">
          <w:rPr>
            <w:rFonts w:ascii="Times New Roman" w:hAnsi="Times New Roman" w:cs="Times New Roman"/>
            <w:sz w:val="24"/>
            <w:szCs w:val="24"/>
          </w:rPr>
          <w:delText xml:space="preserve">currently </w:delText>
        </w:r>
        <w:r w:rsidR="002315BD" w:rsidDel="00B769D8">
          <w:rPr>
            <w:rFonts w:ascii="Times New Roman" w:hAnsi="Times New Roman" w:cs="Times New Roman"/>
            <w:sz w:val="24"/>
            <w:szCs w:val="24"/>
          </w:rPr>
          <w:delText xml:space="preserve">a </w:delText>
        </w:r>
        <w:r w:rsidR="00B44902" w:rsidRPr="001973D2" w:rsidDel="00B769D8">
          <w:rPr>
            <w:rFonts w:ascii="Times New Roman" w:hAnsi="Times New Roman" w:cs="Times New Roman"/>
            <w:sz w:val="24"/>
            <w:szCs w:val="24"/>
          </w:rPr>
          <w:delText>major global health concern</w:delText>
        </w:r>
        <w:r w:rsidR="00B44902" w:rsidDel="00B769D8">
          <w:rPr>
            <w:rFonts w:ascii="Times New Roman" w:hAnsi="Times New Roman" w:cs="Times New Roman"/>
            <w:sz w:val="24"/>
            <w:szCs w:val="24"/>
          </w:rPr>
          <w:delText xml:space="preserve">, </w:delText>
        </w:r>
        <w:r w:rsidR="00B44902" w:rsidRPr="00B71FCA" w:rsidDel="00B769D8">
          <w:rPr>
            <w:rFonts w:ascii="Times New Roman" w:hAnsi="Times New Roman" w:cs="Times New Roman"/>
            <w:sz w:val="24"/>
            <w:szCs w:val="24"/>
          </w:rPr>
          <w:delText>with</w:delText>
        </w:r>
      </w:del>
      <w:ins w:id="421" w:author="Zumla, Ali" w:date="2023-07-08T11:05:00Z">
        <w:r>
          <w:rPr>
            <w:rFonts w:ascii="Times New Roman" w:hAnsi="Times New Roman" w:cs="Times New Roman"/>
            <w:sz w:val="24"/>
            <w:szCs w:val="24"/>
          </w:rPr>
          <w:t>An</w:t>
        </w:r>
      </w:ins>
      <w:del w:id="422" w:author="Zumla, Ali" w:date="2023-07-08T11:05:00Z">
        <w:r w:rsidR="00B44902" w:rsidRPr="00B71FCA" w:rsidDel="00B769D8">
          <w:rPr>
            <w:rFonts w:ascii="Times New Roman" w:hAnsi="Times New Roman" w:cs="Times New Roman"/>
            <w:sz w:val="24"/>
            <w:szCs w:val="24"/>
          </w:rPr>
          <w:delText xml:space="preserve"> an</w:delText>
        </w:r>
      </w:del>
      <w:r w:rsidR="00B44902" w:rsidRPr="00B71FCA">
        <w:rPr>
          <w:rFonts w:ascii="Times New Roman" w:hAnsi="Times New Roman" w:cs="Times New Roman"/>
          <w:sz w:val="24"/>
          <w:szCs w:val="24"/>
        </w:rPr>
        <w:t xml:space="preserve"> estimated 390 million dengue infections per year</w:t>
      </w:r>
      <w:ins w:id="423" w:author="Zumla, Ali" w:date="2023-07-08T11:04:00Z">
        <w:r>
          <w:rPr>
            <w:rFonts w:ascii="Times New Roman" w:hAnsi="Times New Roman" w:cs="Times New Roman"/>
            <w:sz w:val="24"/>
            <w:szCs w:val="24"/>
          </w:rPr>
          <w:t xml:space="preserve"> globally</w:t>
        </w:r>
      </w:ins>
      <w:del w:id="424" w:author="Zumla, Ali" w:date="2023-07-08T11:04:00Z">
        <w:r w:rsidR="00B44902" w:rsidRPr="00B71FCA" w:rsidDel="00B769D8">
          <w:rPr>
            <w:rFonts w:ascii="Times New Roman" w:hAnsi="Times New Roman" w:cs="Times New Roman"/>
            <w:sz w:val="24"/>
            <w:szCs w:val="24"/>
          </w:rPr>
          <w:delText>,</w:delText>
        </w:r>
      </w:del>
      <w:r w:rsidR="00B44902" w:rsidRPr="00B71FCA">
        <w:rPr>
          <w:rFonts w:ascii="Times New Roman" w:hAnsi="Times New Roman" w:cs="Times New Roman"/>
          <w:sz w:val="24"/>
          <w:szCs w:val="24"/>
        </w:rPr>
        <w:t xml:space="preserve"> </w:t>
      </w:r>
      <w:r w:rsidR="001A3CFD">
        <w:rPr>
          <w:rFonts w:ascii="Times New Roman" w:hAnsi="Times New Roman" w:cs="Times New Roman"/>
          <w:sz w:val="24"/>
          <w:szCs w:val="24"/>
        </w:rPr>
        <w:t>including 96 million clinical cases</w:t>
      </w:r>
      <w:ins w:id="425" w:author="Zumla, Ali" w:date="2023-07-08T11:05:00Z">
        <w:r>
          <w:rPr>
            <w:rFonts w:ascii="Times New Roman" w:hAnsi="Times New Roman" w:cs="Times New Roman"/>
            <w:sz w:val="24"/>
            <w:szCs w:val="24"/>
          </w:rPr>
          <w:t xml:space="preserve"> are reported to the WHO</w:t>
        </w:r>
      </w:ins>
      <w:r w:rsidR="001A3CFD">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"/>
          <w:id w:val="1506785714"/>
          <w:placeholder>
            <w:docPart w:val="B8D4FEF1F2F146E59C701D03B666613C"/>
          </w:placeholder>
        </w:sdtPr>
        <w:sdtContent>
          <w:r w:rsidR="00B4437F" w:rsidRPr="00B4437F">
            <w:rPr>
              <w:rFonts w:ascii="Times New Roman" w:hAnsi="Times New Roman" w:cs="Times New Roman"/>
              <w:color w:val="000000"/>
              <w:sz w:val="24"/>
              <w:szCs w:val="24"/>
            </w:rPr>
            <w:t>(Murray et al. 2013, WHO 2023)</w:t>
          </w:r>
        </w:sdtContent>
      </w:sdt>
      <w:r w:rsidR="00312BD8">
        <w:rPr>
          <w:rFonts w:ascii="Times New Roman" w:hAnsi="Times New Roman" w:cs="Times New Roman"/>
          <w:color w:val="000000"/>
          <w:sz w:val="24"/>
          <w:szCs w:val="24"/>
        </w:rPr>
        <w:t>.</w:t>
      </w:r>
      <w:r w:rsidR="0050517F">
        <w:rPr>
          <w:rFonts w:ascii="Times New Roman" w:hAnsi="Times New Roman" w:cs="Times New Roman"/>
          <w:color w:val="000000"/>
          <w:sz w:val="24"/>
          <w:szCs w:val="24"/>
        </w:rPr>
        <w:t xml:space="preserve"> </w:t>
      </w:r>
      <w:r w:rsidR="0098332F">
        <w:rPr>
          <w:rFonts w:ascii="Times New Roman" w:hAnsi="Times New Roman" w:cs="Times New Roman"/>
          <w:color w:val="000000"/>
          <w:sz w:val="24"/>
          <w:szCs w:val="24"/>
        </w:rPr>
        <w:t xml:space="preserve">Currently, </w:t>
      </w:r>
      <w:r w:rsidR="00997714">
        <w:rPr>
          <w:rFonts w:ascii="Times New Roman" w:hAnsi="Times New Roman" w:cs="Times New Roman"/>
          <w:color w:val="000000"/>
          <w:sz w:val="24"/>
          <w:szCs w:val="24"/>
        </w:rPr>
        <w:t xml:space="preserve">South and Southeast Asia </w:t>
      </w:r>
      <w:r w:rsidR="003B1545">
        <w:rPr>
          <w:rFonts w:ascii="Times New Roman" w:hAnsi="Times New Roman" w:cs="Times New Roman"/>
          <w:color w:val="000000"/>
          <w:sz w:val="24"/>
          <w:szCs w:val="24"/>
        </w:rPr>
        <w:t>is</w:t>
      </w:r>
      <w:r w:rsidR="00997714">
        <w:rPr>
          <w:rFonts w:ascii="Times New Roman" w:hAnsi="Times New Roman" w:cs="Times New Roman"/>
          <w:color w:val="000000"/>
          <w:sz w:val="24"/>
          <w:szCs w:val="24"/>
        </w:rPr>
        <w:t xml:space="preserve"> </w:t>
      </w:r>
      <w:r w:rsidR="00D9507E">
        <w:rPr>
          <w:rFonts w:ascii="Times New Roman" w:hAnsi="Times New Roman" w:cs="Times New Roman"/>
          <w:color w:val="000000"/>
          <w:sz w:val="24"/>
          <w:szCs w:val="24"/>
        </w:rPr>
        <w:t xml:space="preserve">considered to be </w:t>
      </w:r>
      <w:r w:rsidR="00997714">
        <w:rPr>
          <w:rFonts w:ascii="Times New Roman" w:hAnsi="Times New Roman" w:cs="Times New Roman"/>
          <w:color w:val="000000"/>
          <w:sz w:val="24"/>
          <w:szCs w:val="24"/>
        </w:rPr>
        <w:t xml:space="preserve">the </w:t>
      </w:r>
      <w:r w:rsidR="005D6501">
        <w:rPr>
          <w:rFonts w:ascii="Times New Roman" w:hAnsi="Times New Roman" w:cs="Times New Roman"/>
          <w:color w:val="000000"/>
          <w:sz w:val="24"/>
          <w:szCs w:val="24"/>
        </w:rPr>
        <w:t xml:space="preserve">hotspot of dengue infection with more than </w:t>
      </w:r>
      <w:r w:rsidR="003B1545">
        <w:rPr>
          <w:rFonts w:ascii="Times New Roman" w:hAnsi="Times New Roman" w:cs="Times New Roman"/>
          <w:color w:val="000000"/>
          <w:sz w:val="24"/>
          <w:szCs w:val="24"/>
        </w:rPr>
        <w:t>5</w:t>
      </w:r>
      <w:r w:rsidR="005D6501">
        <w:rPr>
          <w:rFonts w:ascii="Times New Roman" w:hAnsi="Times New Roman" w:cs="Times New Roman"/>
          <w:color w:val="000000"/>
          <w:sz w:val="24"/>
          <w:szCs w:val="24"/>
        </w:rPr>
        <w:t xml:space="preserve">0% </w:t>
      </w:r>
      <w:r w:rsidR="004B727C">
        <w:rPr>
          <w:rFonts w:ascii="Times New Roman" w:hAnsi="Times New Roman" w:cs="Times New Roman"/>
          <w:color w:val="000000"/>
          <w:sz w:val="24"/>
          <w:szCs w:val="24"/>
        </w:rPr>
        <w:t>of cases</w:t>
      </w:r>
      <w:r w:rsidR="005D6501">
        <w:rPr>
          <w:rFonts w:ascii="Times New Roman" w:hAnsi="Times New Roman" w:cs="Times New Roman"/>
          <w:color w:val="000000"/>
          <w:sz w:val="24"/>
          <w:szCs w:val="24"/>
        </w:rPr>
        <w:t xml:space="preserve"> recorded in the regions</w:t>
      </w:r>
      <w:r w:rsidR="00554171">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"/>
          <w:id w:val="-1503203843"/>
          <w:placeholder>
            <w:docPart w:val="DefaultPlaceholder_-1854013440"/>
          </w:placeholder>
        </w:sdtPr>
        <w:sdtContent>
          <w:r w:rsidR="00B4437F" w:rsidRPr="00B4437F">
            <w:rPr>
              <w:rFonts w:ascii="Times New Roman" w:hAnsi="Times New Roman" w:cs="Times New Roman"/>
              <w:color w:val="000000"/>
              <w:sz w:val="24"/>
              <w:szCs w:val="24"/>
            </w:rPr>
            <w:t>(WHO South-East Asia 2023)</w:t>
          </w:r>
        </w:sdtContent>
      </w:sdt>
      <w:r w:rsidR="005D6501">
        <w:rPr>
          <w:rFonts w:ascii="Times New Roman" w:hAnsi="Times New Roman" w:cs="Times New Roman"/>
          <w:color w:val="000000"/>
          <w:sz w:val="24"/>
          <w:szCs w:val="24"/>
        </w:rPr>
        <w:t xml:space="preserve">. </w:t>
      </w:r>
    </w:p>
    <w:p w14:paraId="2F66296A" w14:textId="77777777" w:rsidR="00750C1B" w:rsidRDefault="00750C1B">
      <w:pPr>
        <w:spacing w:after="0" w:line="360" w:lineRule="auto"/>
        <w:ind w:right="-279"/>
        <w:rPr>
          <w:rFonts w:ascii="Times New Roman" w:hAnsi="Times New Roman" w:cs="Times New Roman"/>
          <w:sz w:val="24"/>
          <w:szCs w:val="24"/>
        </w:rPr>
        <w:pPrChange w:id="426" w:author="Zumla, Ali" w:date="2023-07-08T11:28:00Z">
          <w:pPr>
            <w:spacing w:after="0" w:line="360" w:lineRule="auto"/>
          </w:pPr>
        </w:pPrChange>
      </w:pPr>
    </w:p>
    <w:p w14:paraId="153EBCC4" w14:textId="751C5BEB" w:rsidR="00C97D8C" w:rsidDel="00B769D8" w:rsidRDefault="00B769D8">
      <w:pPr>
        <w:spacing w:after="0" w:line="360" w:lineRule="auto"/>
        <w:ind w:left="284" w:right="-279"/>
        <w:rPr>
          <w:del w:id="427" w:author="Zumla, Ali" w:date="2023-07-08T11:08:00Z"/>
          <w:rFonts w:ascii="Times New Roman" w:hAnsi="Times New Roman" w:cs="Times New Roman"/>
          <w:sz w:val="24"/>
          <w:szCs w:val="24"/>
        </w:rPr>
        <w:pPrChange w:id="428" w:author="Zumla, Ali" w:date="2023-07-08T09:15:00Z">
          <w:pPr>
            <w:spacing w:after="0" w:line="360" w:lineRule="auto"/>
          </w:pPr>
        </w:pPrChange>
      </w:pPr>
      <w:ins w:id="429" w:author="Zumla, Ali" w:date="2023-07-08T11:11:00Z">
        <w:r>
          <w:rPr>
            <w:rFonts w:ascii="Times New Roman" w:hAnsi="Times New Roman" w:cs="Times New Roman"/>
            <w:sz w:val="24"/>
            <w:szCs w:val="24"/>
          </w:rPr>
          <w:t xml:space="preserve">Since dengue is transmitted through bites of the mosquito </w:t>
        </w:r>
        <w:r w:rsidRPr="00B769D8">
          <w:rPr>
            <w:rFonts w:ascii="Times New Roman" w:hAnsi="Times New Roman" w:cs="Times New Roman"/>
            <w:i/>
            <w:iCs/>
            <w:sz w:val="24"/>
            <w:szCs w:val="24"/>
            <w:rPrChange w:id="430" w:author="Zumla, Ali" w:date="2023-07-08T11:11:00Z">
              <w:rPr>
                <w:rFonts w:ascii="Times New Roman" w:hAnsi="Times New Roman" w:cs="Times New Roman"/>
                <w:sz w:val="24"/>
                <w:szCs w:val="24"/>
              </w:rPr>
            </w:rPrChange>
          </w:rPr>
          <w:t>Aedes spp</w:t>
        </w:r>
        <w:r>
          <w:rPr>
            <w:rFonts w:ascii="Times New Roman" w:hAnsi="Times New Roman" w:cs="Times New Roman"/>
            <w:sz w:val="24"/>
            <w:szCs w:val="24"/>
          </w:rPr>
          <w:t xml:space="preserve">, </w:t>
        </w:r>
      </w:ins>
      <w:del w:id="431" w:author="Zumla, Ali" w:date="2023-07-08T11:08:00Z">
        <w:r w:rsidR="003B1390" w:rsidRPr="00124EE7" w:rsidDel="00B769D8">
          <w:rPr>
            <w:rFonts w:ascii="Times New Roman" w:hAnsi="Times New Roman" w:cs="Times New Roman"/>
            <w:sz w:val="24"/>
            <w:szCs w:val="24"/>
          </w:rPr>
          <w:delText xml:space="preserve">The first dengue outbreak in Bangladesh was reported in 1964 </w:delText>
        </w:r>
        <w:r w:rsidR="00F74E8E" w:rsidDel="00B769D8">
          <w:rPr>
            <w:rFonts w:ascii="Times New Roman" w:hAnsi="Times New Roman" w:cs="Times New Roman"/>
            <w:sz w:val="24"/>
            <w:szCs w:val="24"/>
          </w:rPr>
          <w:delText xml:space="preserve">(formerly, </w:delText>
        </w:r>
        <w:r w:rsidR="003B1390" w:rsidRPr="00124EE7" w:rsidDel="00B769D8">
          <w:rPr>
            <w:rFonts w:ascii="Times New Roman" w:hAnsi="Times New Roman" w:cs="Times New Roman"/>
            <w:sz w:val="24"/>
            <w:szCs w:val="24"/>
          </w:rPr>
          <w:delText>East Pakistan</w:delText>
        </w:r>
        <w:r w:rsidR="00F74E8E" w:rsidDel="00B769D8">
          <w:rPr>
            <w:rFonts w:ascii="Times New Roman" w:hAnsi="Times New Roman" w:cs="Times New Roman"/>
            <w:sz w:val="24"/>
            <w:szCs w:val="24"/>
          </w:rPr>
          <w:delText>)</w:delText>
        </w:r>
        <w:r w:rsidR="003B1390" w:rsidRPr="00124EE7" w:rsidDel="00B769D8">
          <w:rPr>
            <w:rFonts w:ascii="Times New Roman" w:hAnsi="Times New Roman" w:cs="Times New Roman"/>
            <w:sz w:val="24"/>
            <w:szCs w:val="24"/>
          </w:rPr>
          <w:delText xml:space="preserve">, and the term "Dacca fever" was coined. </w:delText>
        </w:r>
        <w:r w:rsidR="00A12BDA" w:rsidDel="00B769D8">
          <w:rPr>
            <w:rFonts w:ascii="Times New Roman" w:hAnsi="Times New Roman" w:cs="Times New Roman"/>
            <w:sz w:val="24"/>
            <w:szCs w:val="24"/>
          </w:rPr>
          <w:delText xml:space="preserve"> </w:delText>
        </w:r>
      </w:del>
      <w:del w:id="432" w:author="Zumla, Ali" w:date="2023-07-08T11:06:00Z">
        <w:r w:rsidR="00A12BDA" w:rsidDel="00B769D8">
          <w:rPr>
            <w:rFonts w:ascii="Times New Roman" w:hAnsi="Times New Roman" w:cs="Times New Roman"/>
            <w:sz w:val="24"/>
            <w:szCs w:val="24"/>
          </w:rPr>
          <w:delText>After that</w:delText>
        </w:r>
        <w:r w:rsidR="00D67BA7" w:rsidDel="00B769D8">
          <w:rPr>
            <w:rFonts w:ascii="Times New Roman" w:hAnsi="Times New Roman" w:cs="Times New Roman"/>
            <w:sz w:val="24"/>
            <w:szCs w:val="24"/>
          </w:rPr>
          <w:delText>,</w:delText>
        </w:r>
      </w:del>
      <w:del w:id="433" w:author="Zumla, Ali" w:date="2023-07-08T11:08:00Z">
        <w:r w:rsidR="00A12BDA" w:rsidDel="00B769D8">
          <w:rPr>
            <w:rFonts w:ascii="Times New Roman" w:hAnsi="Times New Roman" w:cs="Times New Roman"/>
            <w:sz w:val="24"/>
            <w:szCs w:val="24"/>
          </w:rPr>
          <w:delText xml:space="preserve"> </w:delText>
        </w:r>
      </w:del>
      <w:del w:id="434" w:author="Zumla, Ali" w:date="2023-07-08T11:06:00Z">
        <w:r w:rsidR="00A12BDA" w:rsidDel="00B769D8">
          <w:rPr>
            <w:rFonts w:ascii="Times New Roman" w:hAnsi="Times New Roman" w:cs="Times New Roman"/>
            <w:sz w:val="24"/>
            <w:szCs w:val="24"/>
          </w:rPr>
          <w:delText xml:space="preserve">there </w:delText>
        </w:r>
        <w:r w:rsidR="00D116A3" w:rsidDel="00B769D8">
          <w:rPr>
            <w:rFonts w:ascii="Times New Roman" w:hAnsi="Times New Roman" w:cs="Times New Roman"/>
            <w:sz w:val="24"/>
            <w:szCs w:val="24"/>
          </w:rPr>
          <w:delText>has been</w:delText>
        </w:r>
      </w:del>
      <w:del w:id="435" w:author="Zumla, Ali" w:date="2023-07-08T11:08:00Z">
        <w:r w:rsidR="00D116A3" w:rsidDel="00B769D8">
          <w:rPr>
            <w:rFonts w:ascii="Times New Roman" w:hAnsi="Times New Roman" w:cs="Times New Roman"/>
            <w:sz w:val="24"/>
            <w:szCs w:val="24"/>
          </w:rPr>
          <w:delText xml:space="preserve"> </w:delText>
        </w:r>
        <w:r w:rsidR="00D67BA7" w:rsidDel="00B769D8">
          <w:rPr>
            <w:rFonts w:ascii="Times New Roman" w:hAnsi="Times New Roman" w:cs="Times New Roman"/>
            <w:sz w:val="24"/>
            <w:szCs w:val="24"/>
          </w:rPr>
          <w:delText xml:space="preserve">a </w:delText>
        </w:r>
        <w:r w:rsidR="00A12BDA" w:rsidDel="00B769D8">
          <w:rPr>
            <w:rFonts w:ascii="Times New Roman" w:hAnsi="Times New Roman" w:cs="Times New Roman"/>
            <w:sz w:val="24"/>
            <w:szCs w:val="24"/>
          </w:rPr>
          <w:delText>l</w:delText>
        </w:r>
      </w:del>
      <w:del w:id="436" w:author="Zumla, Ali" w:date="2023-07-08T11:06:00Z">
        <w:r w:rsidR="00A12BDA" w:rsidDel="00B769D8">
          <w:rPr>
            <w:rFonts w:ascii="Times New Roman" w:hAnsi="Times New Roman" w:cs="Times New Roman"/>
            <w:sz w:val="24"/>
            <w:szCs w:val="24"/>
          </w:rPr>
          <w:delText>ong</w:delText>
        </w:r>
      </w:del>
      <w:del w:id="437" w:author="Zumla, Ali" w:date="2023-07-08T11:08:00Z">
        <w:r w:rsidR="00A12BDA" w:rsidDel="00B769D8">
          <w:rPr>
            <w:rFonts w:ascii="Times New Roman" w:hAnsi="Times New Roman" w:cs="Times New Roman"/>
            <w:sz w:val="24"/>
            <w:szCs w:val="24"/>
          </w:rPr>
          <w:delText xml:space="preserve"> period </w:delText>
        </w:r>
      </w:del>
      <w:del w:id="438" w:author="Zumla, Ali" w:date="2023-07-08T11:06:00Z">
        <w:r w:rsidR="00A12BDA" w:rsidDel="00B769D8">
          <w:rPr>
            <w:rFonts w:ascii="Times New Roman" w:hAnsi="Times New Roman" w:cs="Times New Roman"/>
            <w:sz w:val="24"/>
            <w:szCs w:val="24"/>
          </w:rPr>
          <w:delText>of</w:delText>
        </w:r>
      </w:del>
      <w:del w:id="439" w:author="Zumla, Ali" w:date="2023-07-08T11:08:00Z">
        <w:r w:rsidR="00A12BDA" w:rsidDel="00B769D8">
          <w:rPr>
            <w:rFonts w:ascii="Times New Roman" w:hAnsi="Times New Roman" w:cs="Times New Roman"/>
            <w:sz w:val="24"/>
            <w:szCs w:val="24"/>
          </w:rPr>
          <w:delText xml:space="preserve"> no report</w:delText>
        </w:r>
        <w:r w:rsidR="00630285" w:rsidDel="00B769D8">
          <w:rPr>
            <w:rFonts w:ascii="Times New Roman" w:hAnsi="Times New Roman" w:cs="Times New Roman"/>
            <w:sz w:val="24"/>
            <w:szCs w:val="24"/>
          </w:rPr>
          <w:delText xml:space="preserve"> of</w:delText>
        </w:r>
        <w:r w:rsidR="00A12BDA" w:rsidDel="00B769D8">
          <w:rPr>
            <w:rFonts w:ascii="Times New Roman" w:hAnsi="Times New Roman" w:cs="Times New Roman"/>
            <w:sz w:val="24"/>
            <w:szCs w:val="24"/>
          </w:rPr>
          <w:delText xml:space="preserve"> </w:delText>
        </w:r>
      </w:del>
      <w:del w:id="440" w:author="Zumla, Ali" w:date="2023-07-08T11:07:00Z">
        <w:r w:rsidR="004B727C" w:rsidDel="00B769D8">
          <w:rPr>
            <w:rFonts w:ascii="Times New Roman" w:hAnsi="Times New Roman" w:cs="Times New Roman"/>
            <w:sz w:val="24"/>
            <w:szCs w:val="24"/>
          </w:rPr>
          <w:delText xml:space="preserve">a </w:delText>
        </w:r>
      </w:del>
      <w:del w:id="441" w:author="Zumla, Ali" w:date="2023-07-08T11:08:00Z">
        <w:r w:rsidR="00D67BA7" w:rsidDel="00B769D8">
          <w:rPr>
            <w:rFonts w:ascii="Times New Roman" w:hAnsi="Times New Roman" w:cs="Times New Roman"/>
            <w:sz w:val="24"/>
            <w:szCs w:val="24"/>
          </w:rPr>
          <w:delText>dengue</w:delText>
        </w:r>
        <w:r w:rsidR="00A12BDA" w:rsidDel="00B769D8">
          <w:rPr>
            <w:rFonts w:ascii="Times New Roman" w:hAnsi="Times New Roman" w:cs="Times New Roman"/>
            <w:sz w:val="24"/>
            <w:szCs w:val="24"/>
          </w:rPr>
          <w:delText xml:space="preserve"> </w:delText>
        </w:r>
        <w:r w:rsidR="00630285" w:rsidDel="00B769D8">
          <w:rPr>
            <w:rFonts w:ascii="Times New Roman" w:hAnsi="Times New Roman" w:cs="Times New Roman"/>
            <w:sz w:val="24"/>
            <w:szCs w:val="24"/>
          </w:rPr>
          <w:delText xml:space="preserve">outbreak </w:delText>
        </w:r>
        <w:r w:rsidR="00A12BDA" w:rsidDel="00B769D8">
          <w:rPr>
            <w:rFonts w:ascii="Times New Roman" w:hAnsi="Times New Roman" w:cs="Times New Roman"/>
            <w:sz w:val="24"/>
            <w:szCs w:val="24"/>
          </w:rPr>
          <w:delText xml:space="preserve">in the country. </w:delText>
        </w:r>
      </w:del>
      <w:del w:id="442" w:author="Zumla, Ali" w:date="2023-07-08T11:07:00Z">
        <w:r w:rsidR="003B1390" w:rsidRPr="00124EE7" w:rsidDel="00B769D8">
          <w:rPr>
            <w:rFonts w:ascii="Times New Roman" w:hAnsi="Times New Roman" w:cs="Times New Roman"/>
            <w:sz w:val="24"/>
            <w:szCs w:val="24"/>
          </w:rPr>
          <w:delText>The first official dengue outbreak in</w:delText>
        </w:r>
      </w:del>
      <w:del w:id="443" w:author="Zumla, Ali" w:date="2023-07-08T11:08:00Z">
        <w:r w:rsidR="003B1390" w:rsidRPr="00124EE7" w:rsidDel="00B769D8">
          <w:rPr>
            <w:rFonts w:ascii="Times New Roman" w:hAnsi="Times New Roman" w:cs="Times New Roman"/>
            <w:sz w:val="24"/>
            <w:szCs w:val="24"/>
          </w:rPr>
          <w:delText xml:space="preserve"> Bangladesh was reported in 2000, and since then, dengue has become endemic in the country, posing a significant health challenge</w:delText>
        </w:r>
        <w:r w:rsidR="00712F9F" w:rsidDel="00B769D8">
          <w:rPr>
            <w:rFonts w:ascii="Times New Roman" w:hAnsi="Times New Roman" w:cs="Times New Roman"/>
            <w:sz w:val="24"/>
            <w:szCs w:val="24"/>
          </w:rPr>
          <w:delText xml:space="preserve"> </w:delText>
        </w:r>
      </w:del>
      <w:customXmlDelRangeStart w:id="444" w:author="Zumla, Ali" w:date="2023-07-08T11:08:00Z"/>
      <w:sdt>
        <w:sdtPr>
          <w:rPr>
            <w:rFonts w:ascii="Times New Roman" w:hAnsi="Times New Roman" w:cs="Times New Roman"/>
            <w:color w:val="000000"/>
            <w:sz w:val="24"/>
            <w:szCs w:val="24"/>
          </w:rPr>
          <w:tag w:val="MENDELEY_CITATION_v3_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"/>
          <w:id w:val="-2038031095"/>
          <w:placeholder>
            <w:docPart w:val="DefaultPlaceholder_-1854013440"/>
          </w:placeholder>
        </w:sdtPr>
        <w:sdtContent>
          <w:customXmlDelRangeEnd w:id="444"/>
          <w:del w:id="445" w:author="Zumla, Ali" w:date="2023-07-08T11:08:00Z">
            <w:r w:rsidR="00B4437F" w:rsidRPr="00B4437F" w:rsidDel="00B769D8">
              <w:rPr>
                <w:rFonts w:ascii="Times New Roman" w:hAnsi="Times New Roman" w:cs="Times New Roman"/>
                <w:color w:val="000000"/>
                <w:sz w:val="24"/>
                <w:szCs w:val="24"/>
              </w:rPr>
              <w:delText>(Sharmin et al. 2015)</w:delText>
            </w:r>
          </w:del>
          <w:customXmlDelRangeStart w:id="446" w:author="Zumla, Ali" w:date="2023-07-08T11:08:00Z"/>
        </w:sdtContent>
      </w:sdt>
      <w:customXmlDelRangeEnd w:id="446"/>
      <w:del w:id="447" w:author="Zumla, Ali" w:date="2023-07-08T11:08:00Z">
        <w:r w:rsidR="003B1390" w:rsidRPr="00124EE7" w:rsidDel="00B769D8">
          <w:rPr>
            <w:rFonts w:ascii="Times New Roman" w:hAnsi="Times New Roman" w:cs="Times New Roman"/>
            <w:sz w:val="24"/>
            <w:szCs w:val="24"/>
          </w:rPr>
          <w:delText>.</w:delText>
        </w:r>
        <w:r w:rsidR="003B1390" w:rsidDel="00B769D8">
          <w:rPr>
            <w:rFonts w:ascii="Times New Roman" w:hAnsi="Times New Roman" w:cs="Times New Roman"/>
            <w:sz w:val="24"/>
            <w:szCs w:val="24"/>
          </w:rPr>
          <w:delText xml:space="preserve"> </w:delText>
        </w:r>
        <w:r w:rsidR="00054D43" w:rsidDel="00B769D8">
          <w:rPr>
            <w:rFonts w:ascii="Times New Roman" w:hAnsi="Times New Roman" w:cs="Times New Roman"/>
            <w:sz w:val="24"/>
            <w:szCs w:val="24"/>
          </w:rPr>
          <w:delText>However, the reported number seems to be only a fraction of the</w:delText>
        </w:r>
        <w:r w:rsidR="00FD4C94" w:rsidDel="00B769D8">
          <w:rPr>
            <w:rFonts w:ascii="Times New Roman" w:hAnsi="Times New Roman" w:cs="Times New Roman"/>
            <w:sz w:val="24"/>
            <w:szCs w:val="24"/>
          </w:rPr>
          <w:delText xml:space="preserve"> total infected</w:delText>
        </w:r>
        <w:r w:rsidR="00054D43" w:rsidDel="00B769D8">
          <w:rPr>
            <w:rFonts w:ascii="Times New Roman" w:hAnsi="Times New Roman" w:cs="Times New Roman"/>
            <w:sz w:val="24"/>
            <w:szCs w:val="24"/>
          </w:rPr>
          <w:delText xml:space="preserve"> cases</w:delText>
        </w:r>
        <w:r w:rsidR="0036434B" w:rsidDel="00B769D8">
          <w:rPr>
            <w:rFonts w:ascii="Times New Roman" w:hAnsi="Times New Roman" w:cs="Times New Roman"/>
            <w:sz w:val="24"/>
            <w:szCs w:val="24"/>
          </w:rPr>
          <w:delText xml:space="preserve"> </w:delText>
        </w:r>
      </w:del>
      <w:customXmlDelRangeStart w:id="448" w:author="Zumla, Ali" w:date="2023-07-08T11:08:00Z"/>
      <w:sdt>
        <w:sdtPr>
          <w:rPr>
            <w:rFonts w:ascii="Times New Roman" w:hAnsi="Times New Roman" w:cs="Times New Roman"/>
            <w:color w:val="000000"/>
            <w:sz w:val="24"/>
            <w:szCs w:val="24"/>
          </w:rPr>
          <w:tag w:val="MENDELEY_CITATION_v3_eyJjaXRhdGlvbklEIjoiTUVOREVMRVlfQ0lUQVRJT05fNDMyOTE0NjAtYzk3MS00NDQ0LWIzNGMtN2FlMDY3MTY0NDFkIiwicHJvcGVydGllcyI6eyJub3RlSW5kZXgiOjB9LCJpc0VkaXRlZCI6ZmFsc2UsIm1hbnVhbE92ZXJyaWRlIjp7ImlzTWFudWFsbHlPdmVycmlkZGVuIjpmYWxzZSwiY2l0ZXByb2NUZXh0IjoiKEFoc2FuIGV0IGFsLiAyMDIxLCBIYWlkZXIsIEhhc2FuLCBLaGFsaWwsIGV0IGFsLiAyMDIzKS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"/>
          <w:id w:val="485372817"/>
          <w:placeholder>
            <w:docPart w:val="DefaultPlaceholder_-1854013440"/>
          </w:placeholder>
        </w:sdtPr>
        <w:sdtContent>
          <w:customXmlDelRangeEnd w:id="448"/>
          <w:del w:id="449" w:author="Zumla, Ali" w:date="2023-07-08T11:08:00Z">
            <w:r w:rsidR="00B4437F" w:rsidRPr="00B4437F" w:rsidDel="00B769D8">
              <w:rPr>
                <w:rFonts w:ascii="Times New Roman" w:hAnsi="Times New Roman" w:cs="Times New Roman"/>
                <w:color w:val="000000"/>
                <w:sz w:val="24"/>
                <w:szCs w:val="24"/>
              </w:rPr>
              <w:delText>(Ahsan et al. 2021, Haider, Hasan, Khalil, et al. 2023)</w:delText>
            </w:r>
          </w:del>
          <w:customXmlDelRangeStart w:id="450" w:author="Zumla, Ali" w:date="2023-07-08T11:08:00Z"/>
        </w:sdtContent>
      </w:sdt>
      <w:customXmlDelRangeEnd w:id="450"/>
      <w:del w:id="451" w:author="Zumla, Ali" w:date="2023-07-08T11:08:00Z">
        <w:r w:rsidR="00693A0E" w:rsidDel="00B769D8">
          <w:rPr>
            <w:rFonts w:ascii="Times New Roman" w:hAnsi="Times New Roman" w:cs="Times New Roman"/>
            <w:sz w:val="24"/>
            <w:szCs w:val="24"/>
          </w:rPr>
          <w:delText xml:space="preserve">. </w:delText>
        </w:r>
        <w:r w:rsidR="00C97D8C" w:rsidDel="00B769D8">
          <w:rPr>
            <w:rFonts w:ascii="Times New Roman" w:hAnsi="Times New Roman" w:cs="Times New Roman"/>
            <w:sz w:val="24"/>
            <w:szCs w:val="24"/>
          </w:rPr>
          <w:delText xml:space="preserve"> The country</w:delText>
        </w:r>
        <w:r w:rsidR="00C97D8C" w:rsidRPr="00124EE7" w:rsidDel="00B769D8">
          <w:rPr>
            <w:rFonts w:ascii="Times New Roman" w:hAnsi="Times New Roman" w:cs="Times New Roman"/>
            <w:sz w:val="24"/>
            <w:szCs w:val="24"/>
          </w:rPr>
          <w:delText xml:space="preserve"> has witnessed a </w:delText>
        </w:r>
        <w:r w:rsidR="00C97D8C" w:rsidDel="00B769D8">
          <w:rPr>
            <w:rFonts w:ascii="Times New Roman" w:hAnsi="Times New Roman" w:cs="Times New Roman"/>
            <w:sz w:val="24"/>
            <w:szCs w:val="24"/>
          </w:rPr>
          <w:delText>significant</w:delText>
        </w:r>
        <w:r w:rsidR="00C97D8C" w:rsidRPr="00124EE7" w:rsidDel="00B769D8">
          <w:rPr>
            <w:rFonts w:ascii="Times New Roman" w:hAnsi="Times New Roman" w:cs="Times New Roman"/>
            <w:sz w:val="24"/>
            <w:szCs w:val="24"/>
          </w:rPr>
          <w:delText xml:space="preserve"> increase in dengue incidence in recent years, with an estimated 40 million people being infected nationally and 2.4 million annual infections</w:delText>
        </w:r>
        <w:r w:rsidR="00C97D8C" w:rsidDel="00B769D8">
          <w:rPr>
            <w:rFonts w:ascii="Times New Roman" w:hAnsi="Times New Roman" w:cs="Times New Roman"/>
            <w:sz w:val="24"/>
            <w:szCs w:val="24"/>
          </w:rPr>
          <w:delText xml:space="preserve"> </w:delText>
        </w:r>
      </w:del>
      <w:customXmlDelRangeStart w:id="452" w:author="Zumla, Ali" w:date="2023-07-08T11:08:00Z"/>
      <w:sdt>
        <w:sdtPr>
          <w:rPr>
            <w:rFonts w:ascii="Times New Roman" w:hAnsi="Times New Roman" w:cs="Times New Roman"/>
            <w:color w:val="000000"/>
            <w:sz w:val="24"/>
            <w:szCs w:val="24"/>
          </w:rPr>
          <w:tag w:val="MENDELEY_CITATION_v3_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"/>
          <w:id w:val="810207170"/>
          <w:placeholder>
            <w:docPart w:val="AE45EEABBB4147C39771D9DED7E5482E"/>
          </w:placeholder>
        </w:sdtPr>
        <w:sdtContent>
          <w:customXmlDelRangeEnd w:id="452"/>
          <w:del w:id="453" w:author="Zumla, Ali" w:date="2023-07-08T11:08:00Z">
            <w:r w:rsidR="00B4437F" w:rsidRPr="00B4437F" w:rsidDel="00B769D8">
              <w:rPr>
                <w:rFonts w:ascii="Times New Roman" w:hAnsi="Times New Roman" w:cs="Times New Roman"/>
                <w:color w:val="000000"/>
                <w:sz w:val="24"/>
                <w:szCs w:val="24"/>
              </w:rPr>
              <w:delText>(Salje et al. 2019a)</w:delText>
            </w:r>
          </w:del>
          <w:customXmlDelRangeStart w:id="454" w:author="Zumla, Ali" w:date="2023-07-08T11:08:00Z"/>
        </w:sdtContent>
      </w:sdt>
      <w:customXmlDelRangeEnd w:id="454"/>
      <w:del w:id="455" w:author="Zumla, Ali" w:date="2023-07-08T11:08:00Z">
        <w:r w:rsidR="00C97D8C" w:rsidRPr="00124EE7" w:rsidDel="00B769D8">
          <w:rPr>
            <w:rFonts w:ascii="Times New Roman" w:hAnsi="Times New Roman" w:cs="Times New Roman"/>
            <w:sz w:val="24"/>
            <w:szCs w:val="24"/>
          </w:rPr>
          <w:delText>.</w:delText>
        </w:r>
      </w:del>
    </w:p>
    <w:p w14:paraId="47DD7CD4" w14:textId="29D09A5C" w:rsidR="002B607C" w:rsidDel="00B769D8" w:rsidRDefault="0036434B">
      <w:pPr>
        <w:spacing w:after="0" w:line="360" w:lineRule="auto"/>
        <w:ind w:left="284" w:right="-279"/>
        <w:rPr>
          <w:del w:id="456" w:author="Zumla, Ali" w:date="2023-07-08T11:08:00Z"/>
          <w:rFonts w:ascii="Times New Roman" w:hAnsi="Times New Roman" w:cs="Times New Roman"/>
          <w:sz w:val="24"/>
          <w:szCs w:val="24"/>
        </w:rPr>
        <w:pPrChange w:id="457" w:author="Zumla, Ali" w:date="2023-07-08T09:15:00Z">
          <w:pPr>
            <w:spacing w:after="0" w:line="360" w:lineRule="auto"/>
          </w:pPr>
        </w:pPrChange>
      </w:pPr>
      <w:del w:id="458" w:author="Zumla, Ali" w:date="2023-07-08T11:08:00Z">
        <w:r w:rsidDel="00B769D8">
          <w:rPr>
            <w:rFonts w:ascii="Times New Roman" w:hAnsi="Times New Roman" w:cs="Times New Roman"/>
            <w:sz w:val="24"/>
            <w:szCs w:val="24"/>
          </w:rPr>
          <w:delText>T</w:delText>
        </w:r>
        <w:r w:rsidR="003B1390" w:rsidRPr="00474ABF" w:rsidDel="00B769D8">
          <w:rPr>
            <w:rFonts w:ascii="Times New Roman" w:hAnsi="Times New Roman" w:cs="Times New Roman"/>
            <w:sz w:val="24"/>
            <w:szCs w:val="24"/>
          </w:rPr>
          <w:delText xml:space="preserve">he largest dengue </w:delText>
        </w:r>
        <w:r w:rsidDel="00B769D8">
          <w:rPr>
            <w:rFonts w:ascii="Times New Roman" w:hAnsi="Times New Roman" w:cs="Times New Roman"/>
            <w:sz w:val="24"/>
            <w:szCs w:val="24"/>
          </w:rPr>
          <w:delText xml:space="preserve">outbreak in Bangladesh occurred </w:delText>
        </w:r>
        <w:r w:rsidR="00B945EC" w:rsidDel="00B769D8">
          <w:rPr>
            <w:rFonts w:ascii="Times New Roman" w:hAnsi="Times New Roman" w:cs="Times New Roman"/>
            <w:sz w:val="24"/>
            <w:szCs w:val="24"/>
          </w:rPr>
          <w:delText>in 2019</w:delText>
        </w:r>
        <w:r w:rsidR="003B1390" w:rsidRPr="00474ABF" w:rsidDel="00B769D8">
          <w:rPr>
            <w:rFonts w:ascii="Times New Roman" w:hAnsi="Times New Roman" w:cs="Times New Roman"/>
            <w:sz w:val="24"/>
            <w:szCs w:val="24"/>
          </w:rPr>
          <w:delText>, with over 101,000 cases and 164 deaths reported</w:delText>
        </w:r>
        <w:r w:rsidR="008331E6" w:rsidDel="00B769D8">
          <w:rPr>
            <w:rFonts w:ascii="Times New Roman" w:hAnsi="Times New Roman" w:cs="Times New Roman"/>
            <w:sz w:val="24"/>
            <w:szCs w:val="24"/>
          </w:rPr>
          <w:delText xml:space="preserve"> </w:delText>
        </w:r>
      </w:del>
      <w:customXmlDelRangeStart w:id="459" w:author="Zumla, Ali" w:date="2023-07-08T11:08:00Z"/>
      <w:sdt>
        <w:sdtPr>
          <w:rPr>
            <w:rFonts w:ascii="Times New Roman" w:hAnsi="Times New Roman" w:cs="Times New Roman"/>
            <w:color w:val="000000"/>
            <w:sz w:val="24"/>
            <w:szCs w:val="24"/>
          </w:rPr>
          <w:tag w:val="MENDELEY_CITATION_v3_eyJjaXRhdGlvbklEIjoiTUVOREVMRVlfQ0lUQVRJT05fYTM3OTk5YzgtYmJmNC00NjAxLWFjMWYtZmFkN2UyNzI0M2ZmIiwicHJvcGVydGllcyI6eyJub3RlSW5kZXgiOjB9LCJpc0VkaXRlZCI6ZmFsc2UsIm1hbnVhbE92ZXJyaWRlIjp7ImlzTWFudWFsbHlPdmVycmlkZGVuIjpmYWxzZSwiY2l0ZXByb2NUZXh0IjoiKEFoc2FuIGV0IGFsLiAyMDIxKS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
          <w:id w:val="2110540846"/>
          <w:placeholder>
            <w:docPart w:val="3D4EC402D43845E694EA75CAE08D261E"/>
          </w:placeholder>
        </w:sdtPr>
        <w:sdtContent>
          <w:customXmlDelRangeEnd w:id="459"/>
          <w:del w:id="460" w:author="Zumla, Ali" w:date="2023-07-08T11:08:00Z">
            <w:r w:rsidR="00B4437F" w:rsidRPr="00B4437F" w:rsidDel="00B769D8">
              <w:rPr>
                <w:rFonts w:ascii="Times New Roman" w:hAnsi="Times New Roman" w:cs="Times New Roman"/>
                <w:color w:val="000000"/>
                <w:sz w:val="24"/>
                <w:szCs w:val="24"/>
              </w:rPr>
              <w:delText>(Ahsan et al. 2021)</w:delText>
            </w:r>
          </w:del>
          <w:customXmlDelRangeStart w:id="461" w:author="Zumla, Ali" w:date="2023-07-08T11:08:00Z"/>
        </w:sdtContent>
      </w:sdt>
      <w:customXmlDelRangeEnd w:id="461"/>
      <w:del w:id="462" w:author="Zumla, Ali" w:date="2023-07-08T11:08:00Z">
        <w:r w:rsidR="003B1390" w:rsidRPr="00474ABF" w:rsidDel="00B769D8">
          <w:rPr>
            <w:rFonts w:ascii="Times New Roman" w:hAnsi="Times New Roman" w:cs="Times New Roman"/>
            <w:sz w:val="24"/>
            <w:szCs w:val="24"/>
          </w:rPr>
          <w:delText>. In 2020, the number of cases</w:delText>
        </w:r>
        <w:r w:rsidDel="00B769D8">
          <w:rPr>
            <w:rFonts w:ascii="Times New Roman" w:hAnsi="Times New Roman" w:cs="Times New Roman"/>
            <w:sz w:val="24"/>
            <w:szCs w:val="24"/>
          </w:rPr>
          <w:delText xml:space="preserve"> dramatically</w:delText>
        </w:r>
        <w:r w:rsidR="003B1390" w:rsidRPr="00474ABF" w:rsidDel="00B769D8">
          <w:rPr>
            <w:rFonts w:ascii="Times New Roman" w:hAnsi="Times New Roman" w:cs="Times New Roman"/>
            <w:sz w:val="24"/>
            <w:szCs w:val="24"/>
          </w:rPr>
          <w:delText xml:space="preserve"> decreased to 1,405 with only three confirmed deaths</w:delText>
        </w:r>
        <w:r w:rsidR="00184837" w:rsidDel="00B769D8">
          <w:rPr>
            <w:rFonts w:ascii="Times New Roman" w:hAnsi="Times New Roman" w:cs="Times New Roman"/>
            <w:sz w:val="24"/>
            <w:szCs w:val="24"/>
          </w:rPr>
          <w:delText xml:space="preserve"> possibly a consequence of lockdown-related measures during the first year of the COVID-19 pandemic</w:delText>
        </w:r>
        <w:r w:rsidR="008E77F5" w:rsidDel="00B769D8">
          <w:rPr>
            <w:rFonts w:ascii="Times New Roman" w:hAnsi="Times New Roman" w:cs="Times New Roman"/>
            <w:color w:val="C00000"/>
            <w:sz w:val="24"/>
            <w:szCs w:val="24"/>
          </w:rPr>
          <w:delText xml:space="preserve"> </w:delText>
        </w:r>
      </w:del>
      <w:customXmlDelRangeStart w:id="463" w:author="Zumla, Ali" w:date="2023-07-08T11:08:00Z"/>
      <w:sdt>
        <w:sdtPr>
          <w:rPr>
            <w:rFonts w:ascii="Times New Roman" w:hAnsi="Times New Roman" w:cs="Times New Roman"/>
            <w:color w:val="000000"/>
            <w:sz w:val="24"/>
            <w:szCs w:val="24"/>
          </w:rPr>
          <w:tag w:val="MENDELEY_CITATION_v3_eyJjaXRhdGlvbklEIjoiTUVOREVMRVlfQ0lUQVRJT05fZTI2NDk2NzEtNmNmMy00OTVlLThlMmUtNGUxM2U2OWU4NjYzIiwicHJvcGVydGllcyI6eyJub3RlSW5kZXgiOjB9LCJpc0VkaXRlZCI6ZmFsc2UsIm1hbnVhbE92ZXJyaWRlIjp7ImlzTWFudWFsbHlPdmVycmlkZGVuIjpmYWxzZSwiY2l0ZXByb2NUZXh0IjoiKEFoc2FuIGV0IGFsLiAyMDIxLCBIYWlkZXIsIEhhc2FuLCBLaGFsaWwsIGV0IGFsLiAyMDIzKS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"/>
          <w:id w:val="847372775"/>
          <w:placeholder>
            <w:docPart w:val="DefaultPlaceholder_-1854013440"/>
          </w:placeholder>
        </w:sdtPr>
        <w:sdtContent>
          <w:customXmlDelRangeEnd w:id="463"/>
          <w:del w:id="464" w:author="Zumla, Ali" w:date="2023-07-08T11:08:00Z">
            <w:r w:rsidR="00B4437F" w:rsidRPr="00B4437F" w:rsidDel="00B769D8">
              <w:rPr>
                <w:rFonts w:ascii="Times New Roman" w:hAnsi="Times New Roman" w:cs="Times New Roman"/>
                <w:color w:val="000000"/>
                <w:sz w:val="24"/>
                <w:szCs w:val="24"/>
              </w:rPr>
              <w:delText>(Ahsan et al. 2021, Haider, Hasan, Khalil, et al. 2023)</w:delText>
            </w:r>
          </w:del>
          <w:customXmlDelRangeStart w:id="465" w:author="Zumla, Ali" w:date="2023-07-08T11:08:00Z"/>
        </w:sdtContent>
      </w:sdt>
      <w:customXmlDelRangeEnd w:id="465"/>
      <w:del w:id="466" w:author="Zumla, Ali" w:date="2023-07-08T11:08:00Z">
        <w:r w:rsidR="00B44902" w:rsidDel="00B769D8">
          <w:rPr>
            <w:rFonts w:ascii="Times New Roman" w:hAnsi="Times New Roman" w:cs="Times New Roman"/>
            <w:sz w:val="24"/>
            <w:szCs w:val="24"/>
          </w:rPr>
          <w:delText>.</w:delText>
        </w:r>
        <w:r w:rsidR="005A2AFE" w:rsidDel="00B769D8">
          <w:rPr>
            <w:rFonts w:ascii="Times New Roman" w:hAnsi="Times New Roman" w:cs="Times New Roman"/>
            <w:sz w:val="24"/>
            <w:szCs w:val="24"/>
          </w:rPr>
          <w:delText xml:space="preserve"> </w:delText>
        </w:r>
        <w:r w:rsidR="00184837" w:rsidDel="00B769D8">
          <w:rPr>
            <w:rFonts w:ascii="Times New Roman" w:hAnsi="Times New Roman" w:cs="Times New Roman"/>
            <w:sz w:val="24"/>
            <w:szCs w:val="24"/>
          </w:rPr>
          <w:delText xml:space="preserve">In </w:delText>
        </w:r>
        <w:r w:rsidR="003B1390" w:rsidRPr="00474ABF" w:rsidDel="00B769D8">
          <w:rPr>
            <w:rFonts w:ascii="Times New Roman" w:hAnsi="Times New Roman" w:cs="Times New Roman"/>
            <w:sz w:val="24"/>
            <w:szCs w:val="24"/>
          </w:rPr>
          <w:delText>2021, there was a</w:delText>
        </w:r>
        <w:r w:rsidDel="00B769D8">
          <w:rPr>
            <w:rFonts w:ascii="Times New Roman" w:hAnsi="Times New Roman" w:cs="Times New Roman"/>
            <w:sz w:val="24"/>
            <w:szCs w:val="24"/>
          </w:rPr>
          <w:delText xml:space="preserve"> sharp</w:delText>
        </w:r>
        <w:r w:rsidR="003B1390" w:rsidRPr="00474ABF" w:rsidDel="00B769D8">
          <w:rPr>
            <w:rFonts w:ascii="Times New Roman" w:hAnsi="Times New Roman" w:cs="Times New Roman"/>
            <w:sz w:val="24"/>
            <w:szCs w:val="24"/>
          </w:rPr>
          <w:delText xml:space="preserve"> increase in dengue </w:delText>
        </w:r>
        <w:r w:rsidR="00162C8C" w:rsidDel="00B769D8">
          <w:rPr>
            <w:rFonts w:ascii="Times New Roman" w:hAnsi="Times New Roman" w:cs="Times New Roman"/>
            <w:sz w:val="24"/>
            <w:szCs w:val="24"/>
          </w:rPr>
          <w:delText>cases</w:delText>
        </w:r>
        <w:r w:rsidR="00162C8C" w:rsidRPr="00474ABF" w:rsidDel="00B769D8">
          <w:rPr>
            <w:rFonts w:ascii="Times New Roman" w:hAnsi="Times New Roman" w:cs="Times New Roman"/>
            <w:sz w:val="24"/>
            <w:szCs w:val="24"/>
          </w:rPr>
          <w:delText xml:space="preserve"> </w:delText>
        </w:r>
        <w:r w:rsidR="003B1390" w:rsidRPr="00474ABF" w:rsidDel="00B769D8">
          <w:rPr>
            <w:rFonts w:ascii="Times New Roman" w:hAnsi="Times New Roman" w:cs="Times New Roman"/>
            <w:sz w:val="24"/>
            <w:szCs w:val="24"/>
          </w:rPr>
          <w:delText>again, with over 28,000 cases and 105 reported</w:delText>
        </w:r>
        <w:r w:rsidR="00EC325E" w:rsidDel="00B769D8">
          <w:rPr>
            <w:rFonts w:ascii="Times New Roman" w:hAnsi="Times New Roman" w:cs="Times New Roman"/>
            <w:sz w:val="24"/>
            <w:szCs w:val="24"/>
          </w:rPr>
          <w:delText xml:space="preserve"> </w:delText>
        </w:r>
        <w:r w:rsidR="00EC325E" w:rsidRPr="00EC325E" w:rsidDel="00B769D8">
          <w:rPr>
            <w:rFonts w:ascii="Times New Roman" w:hAnsi="Times New Roman" w:cs="Times New Roman"/>
            <w:sz w:val="24"/>
            <w:szCs w:val="24"/>
          </w:rPr>
          <w:delText>deaths</w:delText>
        </w:r>
        <w:r w:rsidR="003B1390" w:rsidDel="00B769D8">
          <w:rPr>
            <w:rFonts w:ascii="Times New Roman" w:hAnsi="Times New Roman" w:cs="Times New Roman"/>
            <w:sz w:val="24"/>
            <w:szCs w:val="24"/>
          </w:rPr>
          <w:delText xml:space="preserve"> </w:delText>
        </w:r>
      </w:del>
      <w:customXmlDelRangeStart w:id="467" w:author="Zumla, Ali" w:date="2023-07-08T11:08:00Z"/>
      <w:sdt>
        <w:sdtPr>
          <w:rPr>
            <w:rFonts w:ascii="Times New Roman" w:hAnsi="Times New Roman" w:cs="Times New Roman"/>
            <w:color w:val="000000"/>
            <w:sz w:val="24"/>
            <w:szCs w:val="24"/>
          </w:rPr>
          <w:tag w:val="MENDELEY_CITATION_v3_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"/>
          <w:id w:val="1651091568"/>
          <w:placeholder>
            <w:docPart w:val="DefaultPlaceholder_-1854013440"/>
          </w:placeholder>
        </w:sdtPr>
        <w:sdtContent>
          <w:customXmlDelRangeEnd w:id="467"/>
          <w:del w:id="468" w:author="Zumla, Ali" w:date="2023-07-08T11:08:00Z">
            <w:r w:rsidR="00B4437F" w:rsidRPr="00B4437F" w:rsidDel="00B769D8">
              <w:rPr>
                <w:rFonts w:ascii="Times New Roman" w:hAnsi="Times New Roman" w:cs="Times New Roman"/>
                <w:color w:val="000000"/>
                <w:sz w:val="24"/>
                <w:szCs w:val="24"/>
              </w:rPr>
              <w:delText>(Hsan et al. 2019, Kayesh et al. 2023)</w:delText>
            </w:r>
          </w:del>
          <w:customXmlDelRangeStart w:id="469" w:author="Zumla, Ali" w:date="2023-07-08T11:08:00Z"/>
        </w:sdtContent>
      </w:sdt>
      <w:customXmlDelRangeEnd w:id="469"/>
      <w:del w:id="470" w:author="Zumla, Ali" w:date="2023-07-08T11:08:00Z">
        <w:r w:rsidR="003B1390" w:rsidRPr="00474ABF" w:rsidDel="00B769D8">
          <w:rPr>
            <w:rFonts w:ascii="Times New Roman" w:hAnsi="Times New Roman" w:cs="Times New Roman"/>
            <w:sz w:val="24"/>
            <w:szCs w:val="24"/>
          </w:rPr>
          <w:delText xml:space="preserve">. In 2022, </w:delText>
        </w:r>
        <w:r w:rsidR="002257EA" w:rsidDel="00B769D8">
          <w:rPr>
            <w:rFonts w:ascii="Times New Roman" w:hAnsi="Times New Roman" w:cs="Times New Roman"/>
            <w:sz w:val="24"/>
            <w:szCs w:val="24"/>
          </w:rPr>
          <w:delText>Bangladesh</w:delText>
        </w:r>
        <w:r w:rsidR="0007336D" w:rsidDel="00B769D8">
          <w:rPr>
            <w:rFonts w:ascii="Times New Roman" w:hAnsi="Times New Roman" w:cs="Times New Roman"/>
            <w:sz w:val="24"/>
            <w:szCs w:val="24"/>
          </w:rPr>
          <w:delText xml:space="preserve"> </w:delText>
        </w:r>
        <w:r w:rsidR="002257EA" w:rsidDel="00B769D8">
          <w:rPr>
            <w:rFonts w:ascii="Times New Roman" w:hAnsi="Times New Roman" w:cs="Times New Roman"/>
            <w:sz w:val="24"/>
            <w:szCs w:val="24"/>
          </w:rPr>
          <w:delText>reported</w:delText>
        </w:r>
        <w:r w:rsidR="0007336D" w:rsidDel="00B769D8">
          <w:rPr>
            <w:rFonts w:ascii="Times New Roman" w:hAnsi="Times New Roman" w:cs="Times New Roman"/>
            <w:sz w:val="24"/>
            <w:szCs w:val="24"/>
          </w:rPr>
          <w:delText xml:space="preserve"> </w:delText>
        </w:r>
        <w:r w:rsidR="006E1D9A" w:rsidDel="00B769D8">
          <w:rPr>
            <w:rFonts w:ascii="Times New Roman" w:hAnsi="Times New Roman" w:cs="Times New Roman"/>
            <w:sz w:val="24"/>
            <w:szCs w:val="24"/>
          </w:rPr>
          <w:delText xml:space="preserve">the </w:delText>
        </w:r>
        <w:r w:rsidR="0007336D" w:rsidDel="00B769D8">
          <w:rPr>
            <w:rFonts w:ascii="Times New Roman" w:hAnsi="Times New Roman" w:cs="Times New Roman"/>
            <w:sz w:val="24"/>
            <w:szCs w:val="24"/>
          </w:rPr>
          <w:delText xml:space="preserve">highest number of </w:delText>
        </w:r>
        <w:r w:rsidR="002257EA" w:rsidDel="00B769D8">
          <w:rPr>
            <w:rFonts w:ascii="Times New Roman" w:hAnsi="Times New Roman" w:cs="Times New Roman"/>
            <w:sz w:val="24"/>
            <w:szCs w:val="24"/>
          </w:rPr>
          <w:delText>dengue-related</w:delText>
        </w:r>
        <w:r w:rsidR="0007336D" w:rsidDel="00B769D8">
          <w:rPr>
            <w:rFonts w:ascii="Times New Roman" w:hAnsi="Times New Roman" w:cs="Times New Roman"/>
            <w:sz w:val="24"/>
            <w:szCs w:val="24"/>
          </w:rPr>
          <w:delText xml:space="preserve"> deaths</w:delText>
        </w:r>
        <w:r w:rsidR="002257EA" w:rsidDel="00B769D8">
          <w:rPr>
            <w:rFonts w:ascii="Times New Roman" w:hAnsi="Times New Roman" w:cs="Times New Roman"/>
            <w:sz w:val="24"/>
            <w:szCs w:val="24"/>
          </w:rPr>
          <w:delText xml:space="preserve"> (</w:delText>
        </w:r>
        <w:r w:rsidR="000328CC" w:rsidDel="00B769D8">
          <w:rPr>
            <w:rFonts w:ascii="Times New Roman" w:hAnsi="Times New Roman" w:cs="Times New Roman"/>
            <w:sz w:val="24"/>
            <w:szCs w:val="24"/>
          </w:rPr>
          <w:delText>n=</w:delText>
        </w:r>
        <w:r w:rsidR="002257EA" w:rsidDel="00B769D8">
          <w:rPr>
            <w:rFonts w:ascii="Times New Roman" w:hAnsi="Times New Roman" w:cs="Times New Roman"/>
            <w:sz w:val="24"/>
            <w:szCs w:val="24"/>
          </w:rPr>
          <w:delText>2</w:delText>
        </w:r>
        <w:r w:rsidR="000328CC" w:rsidDel="00B769D8">
          <w:rPr>
            <w:rFonts w:ascii="Times New Roman" w:hAnsi="Times New Roman" w:cs="Times New Roman"/>
            <w:sz w:val="24"/>
            <w:szCs w:val="24"/>
          </w:rPr>
          <w:delText>81</w:delText>
        </w:r>
        <w:r w:rsidR="002257EA" w:rsidDel="00B769D8">
          <w:rPr>
            <w:rFonts w:ascii="Times New Roman" w:hAnsi="Times New Roman" w:cs="Times New Roman"/>
            <w:sz w:val="24"/>
            <w:szCs w:val="24"/>
          </w:rPr>
          <w:delText>)</w:delText>
        </w:r>
        <w:r w:rsidR="003B1390" w:rsidRPr="00474ABF" w:rsidDel="00B769D8">
          <w:rPr>
            <w:rFonts w:ascii="Times New Roman" w:hAnsi="Times New Roman" w:cs="Times New Roman"/>
            <w:sz w:val="24"/>
            <w:szCs w:val="24"/>
          </w:rPr>
          <w:delText xml:space="preserve"> </w:delText>
        </w:r>
        <w:r w:rsidR="002257EA" w:rsidDel="00B769D8">
          <w:rPr>
            <w:rFonts w:ascii="Times New Roman" w:hAnsi="Times New Roman" w:cs="Times New Roman"/>
            <w:sz w:val="24"/>
            <w:szCs w:val="24"/>
          </w:rPr>
          <w:delText>in the country</w:delText>
        </w:r>
        <w:r w:rsidR="003B1390" w:rsidDel="00B769D8">
          <w:rPr>
            <w:rFonts w:ascii="Times New Roman" w:hAnsi="Times New Roman" w:cs="Times New Roman"/>
            <w:sz w:val="24"/>
            <w:szCs w:val="24"/>
          </w:rPr>
          <w:delText xml:space="preserve"> </w:delText>
        </w:r>
      </w:del>
      <w:customXmlDelRangeStart w:id="471" w:author="Zumla, Ali" w:date="2023-07-08T11:08:00Z"/>
      <w:sdt>
        <w:sdtPr>
          <w:rPr>
            <w:rFonts w:ascii="Times New Roman" w:hAnsi="Times New Roman" w:cs="Times New Roman"/>
            <w:color w:val="000000"/>
            <w:sz w:val="24"/>
            <w:szCs w:val="24"/>
          </w:rPr>
          <w:tag w:val="MENDELEY_CITATION_v3_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"/>
          <w:id w:val="1658415781"/>
          <w:placeholder>
            <w:docPart w:val="DefaultPlaceholder_-1854013440"/>
          </w:placeholder>
        </w:sdtPr>
        <w:sdtContent>
          <w:customXmlDelRangeEnd w:id="471"/>
          <w:del w:id="472" w:author="Zumla, Ali" w:date="2023-07-08T11:08:00Z">
            <w:r w:rsidR="00B4437F" w:rsidRPr="00B4437F" w:rsidDel="00B769D8">
              <w:rPr>
                <w:rFonts w:ascii="Times New Roman" w:hAnsi="Times New Roman" w:cs="Times New Roman"/>
                <w:color w:val="000000"/>
                <w:sz w:val="24"/>
                <w:szCs w:val="24"/>
              </w:rPr>
              <w:delText>(DGHS 2023)</w:delText>
            </w:r>
          </w:del>
          <w:customXmlDelRangeStart w:id="473" w:author="Zumla, Ali" w:date="2023-07-08T11:08:00Z"/>
        </w:sdtContent>
      </w:sdt>
      <w:customXmlDelRangeEnd w:id="473"/>
      <w:del w:id="474" w:author="Zumla, Ali" w:date="2023-07-08T11:08:00Z">
        <w:r w:rsidR="003B1390" w:rsidRPr="00474ABF" w:rsidDel="00B769D8">
          <w:rPr>
            <w:rFonts w:ascii="Times New Roman" w:hAnsi="Times New Roman" w:cs="Times New Roman"/>
            <w:sz w:val="24"/>
            <w:szCs w:val="24"/>
          </w:rPr>
          <w:delText xml:space="preserve">. </w:delText>
        </w:r>
        <w:r w:rsidR="002B607C" w:rsidDel="00B769D8">
          <w:rPr>
            <w:rFonts w:ascii="Times New Roman" w:hAnsi="Times New Roman" w:cs="Times New Roman"/>
            <w:sz w:val="24"/>
            <w:szCs w:val="24"/>
          </w:rPr>
          <w:delText xml:space="preserve">The 2022 outbreak is characterized by </w:delText>
        </w:r>
        <w:r w:rsidR="00CD1E24" w:rsidDel="00B769D8">
          <w:rPr>
            <w:rFonts w:ascii="Times New Roman" w:hAnsi="Times New Roman" w:cs="Times New Roman"/>
            <w:sz w:val="24"/>
            <w:szCs w:val="24"/>
          </w:rPr>
          <w:delText>a late</w:delText>
        </w:r>
        <w:r w:rsidR="002B607C" w:rsidDel="00B769D8">
          <w:rPr>
            <w:rFonts w:ascii="Times New Roman" w:hAnsi="Times New Roman" w:cs="Times New Roman"/>
            <w:sz w:val="24"/>
            <w:szCs w:val="24"/>
          </w:rPr>
          <w:delText xml:space="preserve"> onset with </w:delText>
        </w:r>
        <w:r w:rsidR="00605737" w:rsidDel="00B769D8">
          <w:rPr>
            <w:rFonts w:ascii="Times New Roman" w:hAnsi="Times New Roman" w:cs="Times New Roman"/>
            <w:sz w:val="24"/>
            <w:szCs w:val="24"/>
          </w:rPr>
          <w:delText xml:space="preserve">the </w:delText>
        </w:r>
        <w:r w:rsidR="002B607C" w:rsidDel="00B769D8">
          <w:rPr>
            <w:rFonts w:ascii="Times New Roman" w:hAnsi="Times New Roman" w:cs="Times New Roman"/>
            <w:sz w:val="24"/>
            <w:szCs w:val="24"/>
          </w:rPr>
          <w:delText xml:space="preserve">highest ever reported </w:delText>
        </w:r>
        <w:r w:rsidR="005C0CF9" w:rsidDel="00B769D8">
          <w:rPr>
            <w:rFonts w:ascii="Times New Roman" w:hAnsi="Times New Roman" w:cs="Times New Roman"/>
            <w:sz w:val="24"/>
            <w:szCs w:val="24"/>
          </w:rPr>
          <w:delText xml:space="preserve">number of </w:delText>
        </w:r>
        <w:r w:rsidR="002B607C" w:rsidDel="00B769D8">
          <w:rPr>
            <w:rFonts w:ascii="Times New Roman" w:hAnsi="Times New Roman" w:cs="Times New Roman"/>
            <w:sz w:val="24"/>
            <w:szCs w:val="24"/>
          </w:rPr>
          <w:delText xml:space="preserve">deaths, partly attributed to </w:delText>
        </w:r>
        <w:r w:rsidR="00605737" w:rsidDel="00B769D8">
          <w:rPr>
            <w:rFonts w:ascii="Times New Roman" w:hAnsi="Times New Roman" w:cs="Times New Roman"/>
            <w:sz w:val="24"/>
            <w:szCs w:val="24"/>
          </w:rPr>
          <w:delText xml:space="preserve">the </w:delText>
        </w:r>
        <w:r w:rsidR="0061204E" w:rsidDel="00B769D8">
          <w:rPr>
            <w:rFonts w:ascii="Times New Roman" w:hAnsi="Times New Roman" w:cs="Times New Roman"/>
            <w:sz w:val="24"/>
            <w:szCs w:val="24"/>
          </w:rPr>
          <w:delText xml:space="preserve">occurrence </w:delText>
        </w:r>
        <w:r w:rsidR="002B607C" w:rsidDel="00B769D8">
          <w:rPr>
            <w:rFonts w:ascii="Times New Roman" w:hAnsi="Times New Roman" w:cs="Times New Roman"/>
            <w:sz w:val="24"/>
            <w:szCs w:val="24"/>
          </w:rPr>
          <w:delText xml:space="preserve">of </w:delText>
        </w:r>
        <w:r w:rsidR="006E1D9A" w:rsidDel="00B769D8">
          <w:rPr>
            <w:rFonts w:ascii="Times New Roman" w:hAnsi="Times New Roman" w:cs="Times New Roman"/>
            <w:sz w:val="24"/>
            <w:szCs w:val="24"/>
          </w:rPr>
          <w:delText xml:space="preserve">a </w:delText>
        </w:r>
        <w:r w:rsidR="002B607C" w:rsidDel="00B769D8">
          <w:rPr>
            <w:rFonts w:ascii="Times New Roman" w:hAnsi="Times New Roman" w:cs="Times New Roman"/>
            <w:sz w:val="24"/>
            <w:szCs w:val="24"/>
          </w:rPr>
          <w:delText>new se</w:delText>
        </w:r>
        <w:r w:rsidR="00605737" w:rsidDel="00B769D8">
          <w:rPr>
            <w:rFonts w:ascii="Times New Roman" w:hAnsi="Times New Roman" w:cs="Times New Roman"/>
            <w:sz w:val="24"/>
            <w:szCs w:val="24"/>
          </w:rPr>
          <w:delText>rotype (DENV-4) in the country</w:delText>
        </w:r>
        <w:r w:rsidR="005A2AFE" w:rsidDel="00B769D8">
          <w:rPr>
            <w:rFonts w:ascii="Times New Roman" w:hAnsi="Times New Roman" w:cs="Times New Roman"/>
            <w:sz w:val="24"/>
            <w:szCs w:val="24"/>
          </w:rPr>
          <w:delText xml:space="preserve"> </w:delText>
        </w:r>
      </w:del>
      <w:customXmlDelRangeStart w:id="475" w:author="Zumla, Ali" w:date="2023-07-08T11:08:00Z"/>
      <w:sdt>
        <w:sdtPr>
          <w:rPr>
            <w:rFonts w:ascii="Times New Roman" w:hAnsi="Times New Roman" w:cs="Times New Roman"/>
            <w:color w:val="000000"/>
            <w:sz w:val="24"/>
            <w:szCs w:val="24"/>
          </w:rPr>
          <w:tag w:val="MENDELEY_CITATION_v3_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"/>
          <w:id w:val="842290463"/>
          <w:placeholder>
            <w:docPart w:val="DefaultPlaceholder_-1854013440"/>
          </w:placeholder>
        </w:sdtPr>
        <w:sdtContent>
          <w:customXmlDelRangeEnd w:id="475"/>
          <w:del w:id="476" w:author="Zumla, Ali" w:date="2023-07-08T11:08:00Z">
            <w:r w:rsidR="00B4437F" w:rsidRPr="00B4437F" w:rsidDel="00B769D8">
              <w:rPr>
                <w:rFonts w:ascii="Times New Roman" w:hAnsi="Times New Roman" w:cs="Times New Roman"/>
                <w:color w:val="000000"/>
                <w:sz w:val="24"/>
                <w:szCs w:val="24"/>
              </w:rPr>
              <w:delText>(Haider, Hasan, Khalil, et al. 2023)</w:delText>
            </w:r>
          </w:del>
          <w:customXmlDelRangeStart w:id="477" w:author="Zumla, Ali" w:date="2023-07-08T11:08:00Z"/>
        </w:sdtContent>
      </w:sdt>
      <w:customXmlDelRangeEnd w:id="477"/>
      <w:del w:id="478" w:author="Zumla, Ali" w:date="2023-07-08T11:08:00Z">
        <w:r w:rsidR="00605737" w:rsidDel="00B769D8">
          <w:rPr>
            <w:rFonts w:ascii="Times New Roman" w:hAnsi="Times New Roman" w:cs="Times New Roman"/>
            <w:sz w:val="24"/>
            <w:szCs w:val="24"/>
          </w:rPr>
          <w:delText>.</w:delText>
        </w:r>
      </w:del>
    </w:p>
    <w:p w14:paraId="47DD3ABD" w14:textId="42BE9244" w:rsidR="006E1D9A" w:rsidDel="00B769D8" w:rsidRDefault="006E1D9A">
      <w:pPr>
        <w:spacing w:after="0" w:line="360" w:lineRule="auto"/>
        <w:ind w:left="284" w:right="-279"/>
        <w:rPr>
          <w:del w:id="479" w:author="Zumla, Ali" w:date="2023-07-08T11:08:00Z"/>
          <w:rFonts w:ascii="Times New Roman" w:hAnsi="Times New Roman" w:cs="Times New Roman"/>
          <w:sz w:val="24"/>
          <w:szCs w:val="24"/>
        </w:rPr>
        <w:pPrChange w:id="480" w:author="Zumla, Ali" w:date="2023-07-08T09:15:00Z">
          <w:pPr>
            <w:spacing w:after="0" w:line="360" w:lineRule="auto"/>
          </w:pPr>
        </w:pPrChange>
      </w:pPr>
    </w:p>
    <w:p w14:paraId="690A7D04" w14:textId="14322700" w:rsidR="00BF081E" w:rsidDel="00B769D8" w:rsidRDefault="009B00A3">
      <w:pPr>
        <w:spacing w:after="0" w:line="360" w:lineRule="auto"/>
        <w:ind w:left="284" w:right="-279"/>
        <w:rPr>
          <w:del w:id="481" w:author="Zumla, Ali" w:date="2023-07-08T11:08:00Z"/>
          <w:rFonts w:ascii="Times New Roman" w:hAnsi="Times New Roman" w:cs="Times New Roman"/>
          <w:sz w:val="24"/>
          <w:szCs w:val="24"/>
        </w:rPr>
        <w:pPrChange w:id="482" w:author="Zumla, Ali" w:date="2023-07-08T09:15:00Z">
          <w:pPr>
            <w:spacing w:after="0" w:line="360" w:lineRule="auto"/>
          </w:pPr>
        </w:pPrChange>
      </w:pPr>
      <w:del w:id="483" w:author="Zumla, Ali" w:date="2023-07-08T11:08:00Z">
        <w:r w:rsidDel="00B769D8">
          <w:rPr>
            <w:rFonts w:ascii="Times New Roman" w:hAnsi="Times New Roman" w:cs="Times New Roman"/>
            <w:sz w:val="24"/>
            <w:szCs w:val="24"/>
          </w:rPr>
          <w:delText>Over t</w:delText>
        </w:r>
        <w:r w:rsidR="003B1390" w:rsidRPr="00474ABF" w:rsidDel="00B769D8">
          <w:rPr>
            <w:rFonts w:ascii="Times New Roman" w:hAnsi="Times New Roman" w:cs="Times New Roman"/>
            <w:sz w:val="24"/>
            <w:szCs w:val="24"/>
          </w:rPr>
          <w:delText>he</w:delText>
        </w:r>
        <w:r w:rsidDel="00B769D8">
          <w:rPr>
            <w:rFonts w:ascii="Times New Roman" w:hAnsi="Times New Roman" w:cs="Times New Roman"/>
            <w:sz w:val="24"/>
            <w:szCs w:val="24"/>
          </w:rPr>
          <w:delText xml:space="preserve"> past few years,</w:delText>
        </w:r>
        <w:r w:rsidR="003B1390" w:rsidRPr="00474ABF" w:rsidDel="00B769D8">
          <w:rPr>
            <w:rFonts w:ascii="Times New Roman" w:hAnsi="Times New Roman" w:cs="Times New Roman"/>
            <w:sz w:val="24"/>
            <w:szCs w:val="24"/>
          </w:rPr>
          <w:delText xml:space="preserve"> </w:delText>
        </w:r>
        <w:r w:rsidR="00CD1E24" w:rsidRPr="00474ABF" w:rsidDel="00B769D8">
          <w:rPr>
            <w:rFonts w:ascii="Times New Roman" w:hAnsi="Times New Roman" w:cs="Times New Roman"/>
            <w:sz w:val="24"/>
            <w:szCs w:val="24"/>
          </w:rPr>
          <w:delText>the number</w:delText>
        </w:r>
        <w:r w:rsidR="003B1390" w:rsidRPr="00474ABF" w:rsidDel="00B769D8">
          <w:rPr>
            <w:rFonts w:ascii="Times New Roman" w:hAnsi="Times New Roman" w:cs="Times New Roman"/>
            <w:sz w:val="24"/>
            <w:szCs w:val="24"/>
          </w:rPr>
          <w:delText xml:space="preserve"> of dengue cases has been steadily increasing with significant variations in seasonal</w:delText>
        </w:r>
        <w:r w:rsidR="001365C5" w:rsidDel="00B769D8">
          <w:rPr>
            <w:rFonts w:ascii="Times New Roman" w:hAnsi="Times New Roman" w:cs="Times New Roman"/>
            <w:sz w:val="24"/>
            <w:szCs w:val="24"/>
          </w:rPr>
          <w:delText xml:space="preserve"> </w:delText>
        </w:r>
        <w:r w:rsidR="001365C5" w:rsidRPr="001365C5" w:rsidDel="00B769D8">
          <w:rPr>
            <w:rFonts w:ascii="Times New Roman" w:hAnsi="Times New Roman" w:cs="Times New Roman"/>
            <w:sz w:val="24"/>
            <w:szCs w:val="24"/>
          </w:rPr>
          <w:delText>and regional</w:delText>
        </w:r>
        <w:r w:rsidR="001365C5" w:rsidDel="00B769D8">
          <w:rPr>
            <w:rFonts w:ascii="Times New Roman" w:hAnsi="Times New Roman" w:cs="Times New Roman"/>
            <w:sz w:val="24"/>
            <w:szCs w:val="24"/>
          </w:rPr>
          <w:delText xml:space="preserve"> </w:delText>
        </w:r>
        <w:r w:rsidR="003B1390" w:rsidRPr="00474ABF" w:rsidDel="00B769D8">
          <w:rPr>
            <w:rFonts w:ascii="Times New Roman" w:hAnsi="Times New Roman" w:cs="Times New Roman"/>
            <w:sz w:val="24"/>
            <w:szCs w:val="24"/>
          </w:rPr>
          <w:delText>patterns. Analysis of data from 2000 to 2017 revealed that almost half of the dengue cases occurred during the monsoon season (May-August) and the post-monsoon season (September-December)</w:delText>
        </w:r>
        <w:r w:rsidR="003B1390" w:rsidDel="00B769D8">
          <w:rPr>
            <w:rFonts w:ascii="Times New Roman" w:hAnsi="Times New Roman" w:cs="Times New Roman"/>
            <w:sz w:val="24"/>
            <w:szCs w:val="24"/>
          </w:rPr>
          <w:delText xml:space="preserve"> </w:delText>
        </w:r>
      </w:del>
      <w:customXmlDelRangeStart w:id="484" w:author="Zumla, Ali" w:date="2023-07-08T11:08:00Z"/>
      <w:sdt>
        <w:sdtPr>
          <w:rPr>
            <w:rFonts w:ascii="Times New Roman" w:hAnsi="Times New Roman" w:cs="Times New Roman"/>
            <w:color w:val="000000"/>
            <w:sz w:val="24"/>
            <w:szCs w:val="24"/>
          </w:rPr>
          <w:tag w:val="MENDELEY_CITATION_v3_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"/>
          <w:id w:val="-1934276724"/>
          <w:placeholder>
            <w:docPart w:val="DefaultPlaceholder_-1854013440"/>
          </w:placeholder>
        </w:sdtPr>
        <w:sdtContent>
          <w:customXmlDelRangeEnd w:id="484"/>
          <w:del w:id="485" w:author="Zumla, Ali" w:date="2023-07-08T11:08:00Z">
            <w:r w:rsidR="00B4437F" w:rsidRPr="00B4437F" w:rsidDel="00B769D8">
              <w:rPr>
                <w:rFonts w:ascii="Times New Roman" w:hAnsi="Times New Roman" w:cs="Times New Roman"/>
                <w:color w:val="000000"/>
                <w:sz w:val="24"/>
                <w:szCs w:val="24"/>
              </w:rPr>
              <w:delText>(Mutsuddy et al. 2019)</w:delText>
            </w:r>
          </w:del>
          <w:customXmlDelRangeStart w:id="486" w:author="Zumla, Ali" w:date="2023-07-08T11:08:00Z"/>
        </w:sdtContent>
      </w:sdt>
      <w:customXmlDelRangeEnd w:id="486"/>
      <w:del w:id="487" w:author="Zumla, Ali" w:date="2023-07-08T11:08:00Z">
        <w:r w:rsidR="003B1390" w:rsidRPr="00474ABF" w:rsidDel="00B769D8">
          <w:rPr>
            <w:rFonts w:ascii="Times New Roman" w:hAnsi="Times New Roman" w:cs="Times New Roman"/>
            <w:sz w:val="24"/>
            <w:szCs w:val="24"/>
          </w:rPr>
          <w:delText>. However, a shift in seasonal patterns has been observed since 2014, with dengue cases being reported during the pre-monsoon season as well</w:delText>
        </w:r>
        <w:r w:rsidR="003B1390" w:rsidDel="00B769D8">
          <w:rPr>
            <w:rFonts w:ascii="Times New Roman" w:hAnsi="Times New Roman" w:cs="Times New Roman"/>
            <w:sz w:val="24"/>
            <w:szCs w:val="24"/>
          </w:rPr>
          <w:delText xml:space="preserve"> </w:delText>
        </w:r>
      </w:del>
      <w:customXmlDelRangeStart w:id="488" w:author="Zumla, Ali" w:date="2023-07-08T11:08:00Z"/>
      <w:sdt>
        <w:sdtPr>
          <w:rPr>
            <w:rFonts w:ascii="Times New Roman" w:hAnsi="Times New Roman" w:cs="Times New Roman"/>
            <w:color w:val="000000"/>
            <w:sz w:val="24"/>
            <w:szCs w:val="24"/>
          </w:rPr>
          <w:tag w:val="MENDELEY_CITATION_v3_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"/>
          <w:id w:val="1800640223"/>
          <w:placeholder>
            <w:docPart w:val="1387FFC77F0243FDBC4F6AF89F643966"/>
          </w:placeholder>
        </w:sdtPr>
        <w:sdtContent>
          <w:customXmlDelRangeEnd w:id="488"/>
          <w:del w:id="489" w:author="Zumla, Ali" w:date="2023-07-08T11:08:00Z">
            <w:r w:rsidR="00B4437F" w:rsidRPr="00B4437F" w:rsidDel="00B769D8">
              <w:rPr>
                <w:rFonts w:ascii="Times New Roman" w:hAnsi="Times New Roman" w:cs="Times New Roman"/>
                <w:color w:val="000000"/>
                <w:sz w:val="24"/>
                <w:szCs w:val="24"/>
              </w:rPr>
              <w:delText>(Mutsuddy et al. 2019)</w:delText>
            </w:r>
          </w:del>
          <w:customXmlDelRangeStart w:id="490" w:author="Zumla, Ali" w:date="2023-07-08T11:08:00Z"/>
        </w:sdtContent>
      </w:sdt>
      <w:customXmlDelRangeEnd w:id="490"/>
      <w:del w:id="491" w:author="Zumla, Ali" w:date="2023-07-08T11:08:00Z">
        <w:r w:rsidR="003B1390" w:rsidRPr="00474ABF" w:rsidDel="00B769D8">
          <w:rPr>
            <w:rFonts w:ascii="Times New Roman" w:hAnsi="Times New Roman" w:cs="Times New Roman"/>
            <w:sz w:val="24"/>
            <w:szCs w:val="24"/>
          </w:rPr>
          <w:delText xml:space="preserve">. </w:delText>
        </w:r>
        <w:r w:rsidR="005C4023" w:rsidRPr="00474ABF" w:rsidDel="00B769D8">
          <w:rPr>
            <w:rFonts w:ascii="Times New Roman" w:hAnsi="Times New Roman" w:cs="Times New Roman"/>
            <w:sz w:val="24"/>
            <w:szCs w:val="24"/>
          </w:rPr>
          <w:delText>During</w:delText>
        </w:r>
        <w:r w:rsidR="003B1390" w:rsidRPr="00474ABF" w:rsidDel="00B769D8">
          <w:rPr>
            <w:rFonts w:ascii="Times New Roman" w:hAnsi="Times New Roman" w:cs="Times New Roman"/>
            <w:sz w:val="24"/>
            <w:szCs w:val="24"/>
          </w:rPr>
          <w:delText xml:space="preserve"> 2015-2017, the number of dengue cases during the pre-monsoon season was more than seven times higher compared to the previous 14 years</w:delText>
        </w:r>
        <w:r w:rsidR="003B1390" w:rsidDel="00B769D8">
          <w:rPr>
            <w:rFonts w:ascii="Times New Roman" w:hAnsi="Times New Roman" w:cs="Times New Roman"/>
            <w:sz w:val="24"/>
            <w:szCs w:val="24"/>
          </w:rPr>
          <w:delText xml:space="preserve"> </w:delText>
        </w:r>
      </w:del>
      <w:customXmlDelRangeStart w:id="492" w:author="Zumla, Ali" w:date="2023-07-08T11:08:00Z"/>
      <w:sdt>
        <w:sdtPr>
          <w:rPr>
            <w:rFonts w:ascii="Times New Roman" w:hAnsi="Times New Roman" w:cs="Times New Roman"/>
            <w:color w:val="000000"/>
            <w:sz w:val="24"/>
            <w:szCs w:val="24"/>
          </w:rPr>
          <w:tag w:val="MENDELEY_CITATION_v3_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"/>
          <w:id w:val="-961572716"/>
          <w:placeholder>
            <w:docPart w:val="2F8EB0D0AD0A49E783A3C14B9A1483AE"/>
          </w:placeholder>
        </w:sdtPr>
        <w:sdtContent>
          <w:customXmlDelRangeEnd w:id="492"/>
          <w:del w:id="493" w:author="Zumla, Ali" w:date="2023-07-08T11:08:00Z">
            <w:r w:rsidR="00B4437F" w:rsidRPr="00B4437F" w:rsidDel="00B769D8">
              <w:rPr>
                <w:rFonts w:ascii="Times New Roman" w:hAnsi="Times New Roman" w:cs="Times New Roman"/>
                <w:color w:val="000000"/>
                <w:sz w:val="24"/>
                <w:szCs w:val="24"/>
              </w:rPr>
              <w:delText>(Mutsuddy et al. 2019)</w:delText>
            </w:r>
          </w:del>
          <w:customXmlDelRangeStart w:id="494" w:author="Zumla, Ali" w:date="2023-07-08T11:08:00Z"/>
        </w:sdtContent>
      </w:sdt>
      <w:customXmlDelRangeEnd w:id="494"/>
      <w:del w:id="495" w:author="Zumla, Ali" w:date="2023-07-08T11:08:00Z">
        <w:r w:rsidR="003B1390" w:rsidRPr="00474ABF" w:rsidDel="00B769D8">
          <w:rPr>
            <w:rFonts w:ascii="Times New Roman" w:hAnsi="Times New Roman" w:cs="Times New Roman"/>
            <w:sz w:val="24"/>
            <w:szCs w:val="24"/>
          </w:rPr>
          <w:delText xml:space="preserve">. </w:delText>
        </w:r>
      </w:del>
    </w:p>
    <w:p w14:paraId="6E2F3A41" w14:textId="630EF421" w:rsidR="00BF081E" w:rsidDel="00B769D8" w:rsidRDefault="00BF081E">
      <w:pPr>
        <w:spacing w:after="0" w:line="360" w:lineRule="auto"/>
        <w:ind w:left="284" w:right="-279"/>
        <w:rPr>
          <w:del w:id="496" w:author="Zumla, Ali" w:date="2023-07-08T11:08:00Z"/>
          <w:rFonts w:ascii="Times New Roman" w:hAnsi="Times New Roman" w:cs="Times New Roman"/>
          <w:sz w:val="24"/>
          <w:szCs w:val="24"/>
        </w:rPr>
        <w:pPrChange w:id="497" w:author="Zumla, Ali" w:date="2023-07-08T09:15:00Z">
          <w:pPr>
            <w:spacing w:after="0" w:line="360" w:lineRule="auto"/>
          </w:pPr>
        </w:pPrChange>
      </w:pPr>
    </w:p>
    <w:p w14:paraId="18CF1395" w14:textId="4635FD47" w:rsidR="003B1390" w:rsidRPr="00074F9B" w:rsidRDefault="00B769D8">
      <w:pPr>
        <w:spacing w:after="0" w:line="360" w:lineRule="auto"/>
        <w:ind w:left="284" w:right="-279"/>
        <w:rPr>
          <w:rFonts w:ascii="Times New Roman" w:hAnsi="Times New Roman" w:cs="Times New Roman"/>
          <w:sz w:val="24"/>
          <w:szCs w:val="24"/>
        </w:rPr>
        <w:pPrChange w:id="498" w:author="Zumla, Ali" w:date="2023-07-08T09:15:00Z">
          <w:pPr>
            <w:spacing w:after="0" w:line="360" w:lineRule="auto"/>
          </w:pPr>
        </w:pPrChange>
      </w:pPr>
      <w:ins w:id="499" w:author="Zumla, Ali" w:date="2023-07-08T11:11:00Z">
        <w:r>
          <w:rPr>
            <w:rFonts w:ascii="Times New Roman" w:hAnsi="Times New Roman" w:cs="Times New Roman"/>
            <w:sz w:val="24"/>
            <w:szCs w:val="24"/>
          </w:rPr>
          <w:t>c</w:t>
        </w:r>
      </w:ins>
      <w:del w:id="500" w:author="Zumla, Ali" w:date="2023-07-08T11:11:00Z">
        <w:r w:rsidR="003B1390" w:rsidRPr="00474ABF" w:rsidDel="00B769D8">
          <w:rPr>
            <w:rFonts w:ascii="Times New Roman" w:hAnsi="Times New Roman" w:cs="Times New Roman"/>
            <w:sz w:val="24"/>
            <w:szCs w:val="24"/>
          </w:rPr>
          <w:delText>C</w:delText>
        </w:r>
      </w:del>
      <w:r w:rsidR="003B1390" w:rsidRPr="00474ABF">
        <w:rPr>
          <w:rFonts w:ascii="Times New Roman" w:hAnsi="Times New Roman" w:cs="Times New Roman"/>
          <w:sz w:val="24"/>
          <w:szCs w:val="24"/>
        </w:rPr>
        <w:t xml:space="preserve">limate change including changes in </w:t>
      </w:r>
      <w:r w:rsidR="00377525">
        <w:rPr>
          <w:rFonts w:ascii="Times New Roman" w:hAnsi="Times New Roman" w:cs="Times New Roman"/>
          <w:sz w:val="24"/>
          <w:szCs w:val="24"/>
        </w:rPr>
        <w:t>precipitation</w:t>
      </w:r>
      <w:r w:rsidR="003B1390" w:rsidRPr="00474ABF">
        <w:rPr>
          <w:rFonts w:ascii="Times New Roman" w:hAnsi="Times New Roman" w:cs="Times New Roman"/>
          <w:sz w:val="24"/>
          <w:szCs w:val="24"/>
        </w:rPr>
        <w:t>, temperature</w:t>
      </w:r>
      <w:r w:rsidR="00BB0412">
        <w:rPr>
          <w:rFonts w:ascii="Times New Roman" w:hAnsi="Times New Roman" w:cs="Times New Roman"/>
          <w:sz w:val="24"/>
          <w:szCs w:val="24"/>
        </w:rPr>
        <w:t>, and humidity</w:t>
      </w:r>
      <w:r w:rsidR="003B1390" w:rsidRPr="00474ABF">
        <w:rPr>
          <w:rFonts w:ascii="Times New Roman" w:hAnsi="Times New Roman" w:cs="Times New Roman"/>
          <w:sz w:val="24"/>
          <w:szCs w:val="24"/>
        </w:rPr>
        <w:t>, as well as rapid unplanned urbanization, were identified as strong predictors of an ecological imbalance that has led to an increase in dengue cases in Bangladesh</w:t>
      </w:r>
      <w:r w:rsidR="003B13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"/>
          <w:id w:val="-834069617"/>
          <w:placeholder>
            <w:docPart w:val="4DB533FE9C7A40AAA29E0C5104C77A43"/>
          </w:placeholder>
        </w:sdtPr>
        <w:sdtContent>
          <w:r w:rsidR="00B4437F" w:rsidRPr="00B4437F">
            <w:rPr>
              <w:rFonts w:ascii="Times New Roman" w:hAnsi="Times New Roman" w:cs="Times New Roman"/>
              <w:color w:val="000000"/>
              <w:sz w:val="24"/>
              <w:szCs w:val="24"/>
            </w:rPr>
            <w:t>(Mutsuddy et al. 2019)</w:t>
          </w:r>
        </w:sdtContent>
      </w:sdt>
      <w:r w:rsidR="003B1390" w:rsidRPr="00474ABF">
        <w:rPr>
          <w:rFonts w:ascii="Times New Roman" w:hAnsi="Times New Roman" w:cs="Times New Roman"/>
          <w:sz w:val="24"/>
          <w:szCs w:val="24"/>
        </w:rPr>
        <w:t xml:space="preserve">. This suggests that the dengue transmission season could eventually </w:t>
      </w:r>
      <w:r w:rsidR="006D5A74" w:rsidRPr="00474ABF">
        <w:rPr>
          <w:rFonts w:ascii="Times New Roman" w:hAnsi="Times New Roman" w:cs="Times New Roman"/>
          <w:sz w:val="24"/>
          <w:szCs w:val="24"/>
        </w:rPr>
        <w:t>extend</w:t>
      </w:r>
      <w:r w:rsidR="003B1390" w:rsidRPr="00474ABF">
        <w:rPr>
          <w:rFonts w:ascii="Times New Roman" w:hAnsi="Times New Roman" w:cs="Times New Roman"/>
          <w:sz w:val="24"/>
          <w:szCs w:val="24"/>
        </w:rPr>
        <w:t xml:space="preserve"> year-round, with</w:t>
      </w:r>
      <w:r w:rsidR="003A7174">
        <w:rPr>
          <w:rFonts w:ascii="Times New Roman" w:hAnsi="Times New Roman" w:cs="Times New Roman"/>
          <w:sz w:val="24"/>
          <w:szCs w:val="24"/>
        </w:rPr>
        <w:t xml:space="preserve"> a higher chance of</w:t>
      </w:r>
      <w:r w:rsidR="003B1390" w:rsidRPr="00474ABF">
        <w:rPr>
          <w:rFonts w:ascii="Times New Roman" w:hAnsi="Times New Roman" w:cs="Times New Roman"/>
          <w:sz w:val="24"/>
          <w:szCs w:val="24"/>
        </w:rPr>
        <w:t xml:space="preserve"> o</w:t>
      </w:r>
      <w:r w:rsidR="003B1390">
        <w:rPr>
          <w:rFonts w:ascii="Times New Roman" w:hAnsi="Times New Roman" w:cs="Times New Roman"/>
          <w:sz w:val="24"/>
          <w:szCs w:val="24"/>
        </w:rPr>
        <w:t>utbreaks occurring at any time.</w:t>
      </w:r>
      <w:r w:rsidR="00074F9B">
        <w:rPr>
          <w:rFonts w:ascii="Times New Roman" w:hAnsi="Times New Roman" w:cs="Times New Roman"/>
          <w:sz w:val="24"/>
          <w:szCs w:val="24"/>
        </w:rPr>
        <w:t xml:space="preserve"> </w:t>
      </w:r>
      <w:r w:rsidR="00BA09F4">
        <w:rPr>
          <w:rFonts w:ascii="Times New Roman" w:hAnsi="Times New Roman" w:cs="Times New Roman"/>
          <w:bCs/>
          <w:sz w:val="24"/>
          <w:szCs w:val="24"/>
        </w:rPr>
        <w:t>In this study</w:t>
      </w:r>
      <w:r w:rsidR="00FF0531">
        <w:rPr>
          <w:rFonts w:ascii="Times New Roman" w:hAnsi="Times New Roman" w:cs="Times New Roman"/>
          <w:bCs/>
          <w:sz w:val="24"/>
          <w:szCs w:val="24"/>
        </w:rPr>
        <w:t>,</w:t>
      </w:r>
      <w:r w:rsidR="00BA09F4">
        <w:rPr>
          <w:rFonts w:ascii="Times New Roman" w:hAnsi="Times New Roman" w:cs="Times New Roman"/>
          <w:bCs/>
          <w:sz w:val="24"/>
          <w:szCs w:val="24"/>
        </w:rPr>
        <w:t xml:space="preserve"> we aim to</w:t>
      </w:r>
      <w:r w:rsidR="003B1390" w:rsidRPr="00474ABF">
        <w:rPr>
          <w:rFonts w:ascii="Times New Roman" w:hAnsi="Times New Roman" w:cs="Times New Roman"/>
          <w:bCs/>
          <w:sz w:val="24"/>
          <w:szCs w:val="24"/>
        </w:rPr>
        <w:t xml:space="preserve"> i) </w:t>
      </w:r>
      <w:r w:rsidR="007E48CF">
        <w:rPr>
          <w:rFonts w:ascii="Times New Roman" w:hAnsi="Times New Roman" w:cs="Times New Roman"/>
          <w:bCs/>
          <w:sz w:val="24"/>
          <w:szCs w:val="24"/>
        </w:rPr>
        <w:t xml:space="preserve">compare </w:t>
      </w:r>
      <w:r w:rsidR="003B1390" w:rsidRPr="00474ABF">
        <w:rPr>
          <w:rFonts w:ascii="Times New Roman" w:hAnsi="Times New Roman" w:cs="Times New Roman"/>
          <w:bCs/>
          <w:sz w:val="24"/>
          <w:szCs w:val="24"/>
        </w:rPr>
        <w:t xml:space="preserve">the annual and monthly cases </w:t>
      </w:r>
      <w:r w:rsidR="00111EF4">
        <w:rPr>
          <w:rFonts w:ascii="Times New Roman" w:hAnsi="Times New Roman" w:cs="Times New Roman"/>
          <w:bCs/>
          <w:sz w:val="24"/>
          <w:szCs w:val="24"/>
        </w:rPr>
        <w:t>in the first</w:t>
      </w:r>
      <w:r w:rsidR="00C0385C">
        <w:rPr>
          <w:rFonts w:ascii="Times New Roman" w:hAnsi="Times New Roman" w:cs="Times New Roman"/>
          <w:bCs/>
          <w:sz w:val="24"/>
          <w:szCs w:val="24"/>
        </w:rPr>
        <w:t xml:space="preserve"> [2000-2010]</w:t>
      </w:r>
      <w:r w:rsidR="00111EF4">
        <w:rPr>
          <w:rFonts w:ascii="Times New Roman" w:hAnsi="Times New Roman" w:cs="Times New Roman"/>
          <w:bCs/>
          <w:sz w:val="24"/>
          <w:szCs w:val="24"/>
        </w:rPr>
        <w:t xml:space="preserve"> and </w:t>
      </w:r>
      <w:r w:rsidR="00812942">
        <w:rPr>
          <w:rFonts w:ascii="Times New Roman" w:hAnsi="Times New Roman" w:cs="Times New Roman"/>
          <w:bCs/>
          <w:sz w:val="24"/>
          <w:szCs w:val="24"/>
        </w:rPr>
        <w:t xml:space="preserve">recent </w:t>
      </w:r>
      <w:r w:rsidR="00111EF4">
        <w:rPr>
          <w:rFonts w:ascii="Times New Roman" w:hAnsi="Times New Roman" w:cs="Times New Roman"/>
          <w:bCs/>
          <w:sz w:val="24"/>
          <w:szCs w:val="24"/>
        </w:rPr>
        <w:t>decade</w:t>
      </w:r>
      <w:r w:rsidR="00C0385C">
        <w:rPr>
          <w:rFonts w:ascii="Times New Roman" w:hAnsi="Times New Roman" w:cs="Times New Roman"/>
          <w:bCs/>
          <w:sz w:val="24"/>
          <w:szCs w:val="24"/>
        </w:rPr>
        <w:t xml:space="preserve"> [2011-2022]</w:t>
      </w:r>
      <w:r w:rsidR="00FF0531">
        <w:rPr>
          <w:rFonts w:ascii="Times New Roman" w:hAnsi="Times New Roman" w:cs="Times New Roman"/>
          <w:bCs/>
          <w:sz w:val="24"/>
          <w:szCs w:val="24"/>
        </w:rPr>
        <w:t>,</w:t>
      </w:r>
      <w:r w:rsidR="00111EF4">
        <w:rPr>
          <w:rFonts w:ascii="Times New Roman" w:hAnsi="Times New Roman" w:cs="Times New Roman"/>
          <w:bCs/>
          <w:sz w:val="24"/>
          <w:szCs w:val="24"/>
        </w:rPr>
        <w:t xml:space="preserve"> </w:t>
      </w:r>
      <w:r w:rsidR="003B1390" w:rsidRPr="00474ABF">
        <w:rPr>
          <w:rFonts w:ascii="Times New Roman" w:hAnsi="Times New Roman" w:cs="Times New Roman"/>
          <w:bCs/>
          <w:sz w:val="24"/>
          <w:szCs w:val="24"/>
        </w:rPr>
        <w:t xml:space="preserve">ii) identify the </w:t>
      </w:r>
      <w:r w:rsidR="00994B28">
        <w:rPr>
          <w:rFonts w:ascii="Times New Roman" w:hAnsi="Times New Roman" w:cs="Times New Roman"/>
          <w:bCs/>
          <w:sz w:val="24"/>
          <w:szCs w:val="24"/>
        </w:rPr>
        <w:t xml:space="preserve">trend and </w:t>
      </w:r>
      <w:r w:rsidR="003B1390" w:rsidRPr="00474ABF">
        <w:rPr>
          <w:rFonts w:ascii="Times New Roman" w:hAnsi="Times New Roman" w:cs="Times New Roman"/>
          <w:bCs/>
          <w:sz w:val="24"/>
          <w:szCs w:val="24"/>
        </w:rPr>
        <w:t>seasonality of dengue cases</w:t>
      </w:r>
      <w:r w:rsidR="00FF0531">
        <w:rPr>
          <w:rFonts w:ascii="Times New Roman" w:hAnsi="Times New Roman" w:cs="Times New Roman"/>
          <w:bCs/>
          <w:sz w:val="24"/>
          <w:szCs w:val="24"/>
        </w:rPr>
        <w:t>,</w:t>
      </w:r>
      <w:r w:rsidR="003B1390" w:rsidRPr="00474ABF">
        <w:rPr>
          <w:rFonts w:ascii="Times New Roman" w:hAnsi="Times New Roman" w:cs="Times New Roman"/>
          <w:bCs/>
          <w:sz w:val="24"/>
          <w:szCs w:val="24"/>
        </w:rPr>
        <w:t xml:space="preserve"> and iii) </w:t>
      </w:r>
      <w:r w:rsidR="00E351C2">
        <w:rPr>
          <w:rFonts w:ascii="Times New Roman" w:hAnsi="Times New Roman" w:cs="Times New Roman"/>
          <w:bCs/>
          <w:sz w:val="24"/>
          <w:szCs w:val="24"/>
        </w:rPr>
        <w:t xml:space="preserve">quantify the impact of </w:t>
      </w:r>
      <w:r w:rsidR="00FF0531">
        <w:rPr>
          <w:rFonts w:ascii="Times New Roman" w:hAnsi="Times New Roman" w:cs="Times New Roman"/>
          <w:bCs/>
          <w:sz w:val="24"/>
          <w:szCs w:val="24"/>
        </w:rPr>
        <w:t xml:space="preserve">climatic factors </w:t>
      </w:r>
      <w:r w:rsidR="00BA0EB0">
        <w:rPr>
          <w:rFonts w:ascii="Times New Roman" w:hAnsi="Times New Roman" w:cs="Times New Roman"/>
          <w:bCs/>
          <w:sz w:val="24"/>
          <w:szCs w:val="24"/>
        </w:rPr>
        <w:t xml:space="preserve">for the monthly incidence of dengue cases </w:t>
      </w:r>
      <w:r w:rsidR="003B1390" w:rsidRPr="00474ABF">
        <w:rPr>
          <w:rFonts w:ascii="Times New Roman" w:hAnsi="Times New Roman" w:cs="Times New Roman"/>
          <w:bCs/>
          <w:sz w:val="24"/>
          <w:szCs w:val="24"/>
        </w:rPr>
        <w:t xml:space="preserve">in the </w:t>
      </w:r>
      <w:r w:rsidR="00750C1B" w:rsidRPr="00474ABF">
        <w:rPr>
          <w:rFonts w:ascii="Times New Roman" w:hAnsi="Times New Roman" w:cs="Times New Roman"/>
          <w:bCs/>
          <w:sz w:val="24"/>
          <w:szCs w:val="24"/>
        </w:rPr>
        <w:t>country.</w:t>
      </w:r>
      <w:r w:rsidR="00BA09F4">
        <w:rPr>
          <w:rFonts w:ascii="Times New Roman" w:hAnsi="Times New Roman" w:cs="Times New Roman"/>
          <w:bCs/>
          <w:sz w:val="24"/>
          <w:szCs w:val="24"/>
        </w:rPr>
        <w:t xml:space="preserve"> </w:t>
      </w:r>
      <w:r w:rsidR="00BA09F4" w:rsidRPr="00BA09F4">
        <w:rPr>
          <w:rFonts w:ascii="Times New Roman" w:hAnsi="Times New Roman" w:cs="Times New Roman"/>
          <w:bCs/>
          <w:sz w:val="24"/>
          <w:szCs w:val="24"/>
        </w:rPr>
        <w:t xml:space="preserve">Identifying trends and seasonality in dengue cases can aid health authorities and </w:t>
      </w:r>
      <w:r w:rsidR="00B0748E">
        <w:rPr>
          <w:rFonts w:ascii="Times New Roman" w:hAnsi="Times New Roman" w:cs="Times New Roman"/>
          <w:bCs/>
          <w:sz w:val="24"/>
          <w:szCs w:val="24"/>
        </w:rPr>
        <w:t xml:space="preserve">relevant public and private administrations </w:t>
      </w:r>
      <w:r w:rsidR="00BA09F4" w:rsidRPr="00BA09F4">
        <w:rPr>
          <w:rFonts w:ascii="Times New Roman" w:hAnsi="Times New Roman" w:cs="Times New Roman"/>
          <w:bCs/>
          <w:sz w:val="24"/>
          <w:szCs w:val="24"/>
        </w:rPr>
        <w:t>in effectively allocating resources to control the spread of the</w:t>
      </w:r>
      <w:r w:rsidR="00316403">
        <w:rPr>
          <w:rFonts w:ascii="Times New Roman" w:hAnsi="Times New Roman" w:cs="Times New Roman"/>
          <w:bCs/>
          <w:sz w:val="24"/>
          <w:szCs w:val="24"/>
        </w:rPr>
        <w:t xml:space="preserve"> DENV.</w:t>
      </w:r>
    </w:p>
    <w:p w14:paraId="7F9A6A09" w14:textId="77777777" w:rsidR="00210F74" w:rsidDel="00B769D8" w:rsidRDefault="00210F74">
      <w:pPr>
        <w:spacing w:line="360" w:lineRule="auto"/>
        <w:ind w:left="284" w:right="-279"/>
        <w:rPr>
          <w:del w:id="501" w:author="Zumla, Ali" w:date="2023-07-08T11:11:00Z"/>
          <w:rFonts w:ascii="Times New Roman" w:hAnsi="Times New Roman" w:cs="Times New Roman"/>
          <w:b/>
          <w:bCs/>
          <w:sz w:val="24"/>
          <w:szCs w:val="24"/>
        </w:rPr>
        <w:pPrChange w:id="502" w:author="Zumla, Ali" w:date="2023-07-08T09:15:00Z">
          <w:pPr>
            <w:spacing w:line="360" w:lineRule="auto"/>
          </w:pPr>
        </w:pPrChange>
      </w:pPr>
    </w:p>
    <w:p w14:paraId="2B71BEF9" w14:textId="77777777" w:rsidR="006368F5" w:rsidRDefault="006368F5">
      <w:pPr>
        <w:spacing w:line="360" w:lineRule="auto"/>
        <w:ind w:right="-279"/>
        <w:rPr>
          <w:rFonts w:ascii="Times New Roman" w:hAnsi="Times New Roman" w:cs="Times New Roman"/>
          <w:b/>
          <w:bCs/>
          <w:sz w:val="24"/>
          <w:szCs w:val="24"/>
        </w:rPr>
        <w:pPrChange w:id="503" w:author="Zumla, Ali" w:date="2023-07-08T11:11:00Z">
          <w:pPr>
            <w:spacing w:line="360" w:lineRule="auto"/>
          </w:pPr>
        </w:pPrChange>
      </w:pPr>
    </w:p>
    <w:p w14:paraId="3532FC4F" w14:textId="690978F2" w:rsidR="006B0362" w:rsidRPr="00186BD2" w:rsidRDefault="00F12313">
      <w:pPr>
        <w:spacing w:line="360" w:lineRule="auto"/>
        <w:ind w:left="284" w:right="-279"/>
        <w:rPr>
          <w:rFonts w:ascii="Times New Roman" w:hAnsi="Times New Roman" w:cs="Times New Roman"/>
          <w:b/>
          <w:bCs/>
          <w:sz w:val="24"/>
          <w:szCs w:val="24"/>
        </w:rPr>
        <w:pPrChange w:id="504" w:author="Zumla, Ali" w:date="2023-07-08T09:15:00Z">
          <w:pPr>
            <w:spacing w:line="360" w:lineRule="auto"/>
          </w:pPr>
        </w:pPrChange>
      </w:pPr>
      <w:r w:rsidRPr="00186BD2">
        <w:rPr>
          <w:rFonts w:ascii="Times New Roman" w:hAnsi="Times New Roman" w:cs="Times New Roman"/>
          <w:b/>
          <w:bCs/>
          <w:sz w:val="24"/>
          <w:szCs w:val="24"/>
        </w:rPr>
        <w:t xml:space="preserve">Methods: </w:t>
      </w:r>
    </w:p>
    <w:p w14:paraId="09F3BDE2" w14:textId="3E5D6199" w:rsidR="00F12313" w:rsidRPr="001E0609" w:rsidRDefault="00F12313">
      <w:pPr>
        <w:spacing w:line="360" w:lineRule="auto"/>
        <w:ind w:left="284" w:right="-279"/>
        <w:rPr>
          <w:rFonts w:ascii="Times New Roman" w:hAnsi="Times New Roman" w:cs="Times New Roman"/>
          <w:b/>
          <w:bCs/>
          <w:sz w:val="24"/>
          <w:szCs w:val="24"/>
        </w:rPr>
        <w:pPrChange w:id="505" w:author="Zumla, Ali" w:date="2023-07-08T09:15:00Z">
          <w:pPr>
            <w:spacing w:line="360" w:lineRule="auto"/>
          </w:pPr>
        </w:pPrChange>
      </w:pPr>
      <w:r w:rsidRPr="001E0609">
        <w:rPr>
          <w:rFonts w:ascii="Times New Roman" w:hAnsi="Times New Roman" w:cs="Times New Roman"/>
          <w:b/>
          <w:bCs/>
          <w:sz w:val="24"/>
          <w:szCs w:val="24"/>
        </w:rPr>
        <w:t xml:space="preserve">Data </w:t>
      </w:r>
      <w:r w:rsidR="00736FC7" w:rsidRPr="001E0609">
        <w:rPr>
          <w:rFonts w:ascii="Times New Roman" w:hAnsi="Times New Roman" w:cs="Times New Roman"/>
          <w:b/>
          <w:bCs/>
          <w:sz w:val="24"/>
          <w:szCs w:val="24"/>
        </w:rPr>
        <w:t>sources</w:t>
      </w:r>
      <w:ins w:id="506" w:author="Zumla, Ali" w:date="2023-07-08T11:28:00Z">
        <w:r w:rsidR="007334C7">
          <w:rPr>
            <w:rFonts w:ascii="Times New Roman" w:hAnsi="Times New Roman" w:cs="Times New Roman"/>
            <w:b/>
            <w:bCs/>
            <w:sz w:val="24"/>
            <w:szCs w:val="24"/>
          </w:rPr>
          <w:t>:</w:t>
        </w:r>
      </w:ins>
      <w:del w:id="507" w:author="Zumla, Ali" w:date="2023-07-08T11:28:00Z">
        <w:r w:rsidRPr="001E0609" w:rsidDel="007334C7">
          <w:rPr>
            <w:rFonts w:ascii="Times New Roman" w:hAnsi="Times New Roman" w:cs="Times New Roman"/>
            <w:b/>
            <w:bCs/>
            <w:sz w:val="24"/>
            <w:szCs w:val="24"/>
          </w:rPr>
          <w:delText xml:space="preserve"> </w:delText>
        </w:r>
      </w:del>
    </w:p>
    <w:p w14:paraId="7094E5D8" w14:textId="5A4A8CF6" w:rsidR="0003321E" w:rsidDel="00EF1D6B" w:rsidRDefault="0003321E" w:rsidP="00EF1D6B">
      <w:pPr>
        <w:spacing w:after="0" w:line="360" w:lineRule="auto"/>
        <w:ind w:left="284" w:right="-279"/>
        <w:rPr>
          <w:del w:id="508" w:author="Zumla, Ali" w:date="2023-07-08T11:28:00Z"/>
          <w:rFonts w:ascii="Times New Roman" w:hAnsi="Times New Roman" w:cs="Times New Roman"/>
          <w:color w:val="FF0000"/>
          <w:sz w:val="24"/>
          <w:szCs w:val="24"/>
        </w:rPr>
      </w:pPr>
      <w:r w:rsidRPr="00186BD2">
        <w:rPr>
          <w:rFonts w:ascii="Times New Roman" w:hAnsi="Times New Roman" w:cs="Times New Roman"/>
          <w:sz w:val="24"/>
          <w:szCs w:val="24"/>
        </w:rPr>
        <w:t>The data on the number of reported dengue‐infected people have been extracted from the Directorate General of Health Services (DGHS)'s website</w:t>
      </w:r>
      <w:r w:rsidR="000359FE">
        <w:rPr>
          <w:rFonts w:ascii="Times New Roman" w:hAnsi="Times New Roman" w:cs="Times New Roman"/>
          <w:sz w:val="24"/>
          <w:szCs w:val="24"/>
        </w:rPr>
        <w:t xml:space="preserve"> </w:t>
      </w:r>
      <w:r w:rsidR="00C50659">
        <w:rPr>
          <w:rFonts w:ascii="Times New Roman" w:hAnsi="Times New Roman" w:cs="Times New Roman"/>
          <w:sz w:val="24"/>
          <w:szCs w:val="24"/>
        </w:rPr>
        <w:t>from</w:t>
      </w:r>
      <w:r w:rsidRPr="00186BD2">
        <w:rPr>
          <w:rFonts w:ascii="Times New Roman" w:hAnsi="Times New Roman" w:cs="Times New Roman"/>
          <w:sz w:val="24"/>
          <w:szCs w:val="24"/>
        </w:rPr>
        <w:t xml:space="preserve"> January 2000 to </w:t>
      </w:r>
      <w:r w:rsidR="001E0609">
        <w:rPr>
          <w:rFonts w:ascii="Times New Roman" w:hAnsi="Times New Roman" w:cs="Times New Roman"/>
          <w:sz w:val="24"/>
          <w:szCs w:val="24"/>
        </w:rPr>
        <w:t>December</w:t>
      </w:r>
      <w:r w:rsidRPr="00186BD2">
        <w:rPr>
          <w:rFonts w:ascii="Times New Roman" w:hAnsi="Times New Roman" w:cs="Times New Roman"/>
          <w:sz w:val="24"/>
          <w:szCs w:val="24"/>
        </w:rPr>
        <w:t xml:space="preserve"> 2022</w:t>
      </w:r>
      <w:r w:rsidR="0077486D">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"/>
          <w:id w:val="-1422177700"/>
          <w:placeholder>
            <w:docPart w:val="DefaultPlaceholder_-1854013440"/>
          </w:placeholder>
        </w:sdtPr>
        <w:sdtContent>
          <w:r w:rsidR="00B4437F" w:rsidRPr="00B4437F">
            <w:rPr>
              <w:rFonts w:ascii="Times New Roman" w:hAnsi="Times New Roman" w:cs="Times New Roman"/>
              <w:color w:val="000000"/>
              <w:sz w:val="24"/>
              <w:szCs w:val="24"/>
            </w:rPr>
            <w:t>(DGHS 2023)</w:t>
          </w:r>
        </w:sdtContent>
      </w:sdt>
      <w:r w:rsidRPr="00186BD2">
        <w:rPr>
          <w:rFonts w:ascii="Times New Roman" w:hAnsi="Times New Roman" w:cs="Times New Roman"/>
          <w:sz w:val="24"/>
          <w:szCs w:val="24"/>
        </w:rPr>
        <w:t>.</w:t>
      </w:r>
      <w:r w:rsidR="0077486D">
        <w:rPr>
          <w:rFonts w:ascii="Times New Roman" w:hAnsi="Times New Roman" w:cs="Times New Roman"/>
          <w:sz w:val="24"/>
          <w:szCs w:val="24"/>
        </w:rPr>
        <w:t xml:space="preserve"> </w:t>
      </w:r>
      <w:r w:rsidR="007D7846">
        <w:rPr>
          <w:rFonts w:ascii="Times New Roman" w:hAnsi="Times New Roman" w:cs="Times New Roman"/>
          <w:sz w:val="24"/>
          <w:szCs w:val="24"/>
        </w:rPr>
        <w:t>We used the definition of dengue cases used by the Ministry of Health and Family Welfare</w:t>
      </w:r>
      <w:r w:rsidR="00C779B1">
        <w:rPr>
          <w:rFonts w:ascii="Times New Roman" w:hAnsi="Times New Roman" w:cs="Times New Roman"/>
          <w:sz w:val="24"/>
          <w:szCs w:val="24"/>
        </w:rPr>
        <w:t>, Bangladesh,</w:t>
      </w:r>
      <w:r w:rsidR="007D7846">
        <w:rPr>
          <w:rFonts w:ascii="Times New Roman" w:hAnsi="Times New Roman" w:cs="Times New Roman"/>
          <w:sz w:val="24"/>
          <w:szCs w:val="24"/>
        </w:rPr>
        <w:t xml:space="preserve"> </w:t>
      </w:r>
      <w:r w:rsidR="00FF04E6">
        <w:rPr>
          <w:rFonts w:ascii="Times New Roman" w:hAnsi="Times New Roman" w:cs="Times New Roman"/>
          <w:sz w:val="24"/>
          <w:szCs w:val="24"/>
        </w:rPr>
        <w:t xml:space="preserve">which </w:t>
      </w:r>
      <w:r w:rsidR="00AB6704">
        <w:rPr>
          <w:rFonts w:ascii="Times New Roman" w:hAnsi="Times New Roman" w:cs="Times New Roman"/>
          <w:sz w:val="24"/>
          <w:szCs w:val="24"/>
        </w:rPr>
        <w:t>was</w:t>
      </w:r>
      <w:r w:rsidR="00FF04E6">
        <w:rPr>
          <w:rFonts w:ascii="Times New Roman" w:hAnsi="Times New Roman" w:cs="Times New Roman"/>
          <w:sz w:val="24"/>
          <w:szCs w:val="24"/>
        </w:rPr>
        <w:t xml:space="preserve"> </w:t>
      </w:r>
      <w:r w:rsidR="007D7846">
        <w:rPr>
          <w:rFonts w:ascii="Times New Roman" w:hAnsi="Times New Roman" w:cs="Times New Roman"/>
          <w:sz w:val="24"/>
          <w:szCs w:val="24"/>
        </w:rPr>
        <w:t xml:space="preserve">discussed </w:t>
      </w:r>
      <w:r w:rsidR="00FF04E6">
        <w:rPr>
          <w:rFonts w:ascii="Times New Roman" w:hAnsi="Times New Roman" w:cs="Times New Roman"/>
          <w:sz w:val="24"/>
          <w:szCs w:val="24"/>
        </w:rPr>
        <w:t>in our earlier article</w:t>
      </w:r>
      <w:r w:rsidR="008E77F5">
        <w:rPr>
          <w:rFonts w:ascii="Times New Roman" w:hAnsi="Times New Roman" w:cs="Times New Roman"/>
          <w:color w:val="FF0000"/>
          <w:sz w:val="24"/>
          <w:szCs w:val="24"/>
        </w:rPr>
        <w:t xml:space="preserve"> </w:t>
      </w:r>
      <w:sdt>
        <w:sdtPr>
          <w:rPr>
            <w:rFonts w:ascii="Times New Roman" w:hAnsi="Times New Roman" w:cs="Times New Roman"/>
            <w:color w:val="000000"/>
            <w:sz w:val="24"/>
            <w:szCs w:val="24"/>
          </w:rPr>
          <w:tag w:val="MENDELEY_CITATION_v3_eyJjaXRhdGlvbklEIjoiTUVOREVMRVlfQ0lUQVRJT05fMDIwMzJmNjUtNjVkYy00MGVhLWE4Y2EtNmYyNWU3NGQ0Y2JkIiwicHJvcGVydGllcyI6eyJub3RlSW5kZXgiOjB9LCJpc0VkaXRlZCI6ZmFsc2UsIm1hbnVhbE92ZXJyaWRlIjp7ImlzTWFudWFsbHlPdmVycmlkZGVuIjpmYWxzZSwiY2l0ZXByb2NUZXh0IjoiKEFoc2FuIGV0IGFsLiAyMDIxKS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
          <w:id w:val="-1064555772"/>
          <w:placeholder>
            <w:docPart w:val="DefaultPlaceholder_-1854013440"/>
          </w:placeholder>
        </w:sdtPr>
        <w:sdtContent>
          <w:r w:rsidR="00B4437F" w:rsidRPr="00B4437F">
            <w:rPr>
              <w:rFonts w:ascii="Times New Roman" w:hAnsi="Times New Roman" w:cs="Times New Roman"/>
              <w:color w:val="000000"/>
              <w:sz w:val="24"/>
              <w:szCs w:val="24"/>
            </w:rPr>
            <w:t>(Ahsan et al. 2021)</w:t>
          </w:r>
        </w:sdtContent>
      </w:sdt>
      <w:r w:rsidR="007D7846">
        <w:rPr>
          <w:rFonts w:ascii="Times New Roman" w:hAnsi="Times New Roman" w:cs="Times New Roman"/>
          <w:sz w:val="24"/>
          <w:szCs w:val="24"/>
        </w:rPr>
        <w:t xml:space="preserve">. </w:t>
      </w:r>
      <w:r w:rsidR="00C37D04">
        <w:rPr>
          <w:rFonts w:ascii="Times New Roman" w:hAnsi="Times New Roman" w:cs="Times New Roman"/>
          <w:sz w:val="24"/>
          <w:szCs w:val="24"/>
        </w:rPr>
        <w:t xml:space="preserve">We collected </w:t>
      </w:r>
      <w:r w:rsidR="00833FB1">
        <w:rPr>
          <w:rFonts w:ascii="Times New Roman" w:hAnsi="Times New Roman" w:cs="Times New Roman"/>
          <w:sz w:val="24"/>
          <w:szCs w:val="24"/>
        </w:rPr>
        <w:t>three</w:t>
      </w:r>
      <w:r w:rsidR="00E06637">
        <w:rPr>
          <w:rFonts w:ascii="Times New Roman" w:hAnsi="Times New Roman" w:cs="Times New Roman"/>
          <w:sz w:val="24"/>
          <w:szCs w:val="24"/>
        </w:rPr>
        <w:t xml:space="preserve">-hourly </w:t>
      </w:r>
      <w:r w:rsidRPr="00D945E4">
        <w:rPr>
          <w:rFonts w:ascii="Times New Roman" w:hAnsi="Times New Roman" w:cs="Times New Roman"/>
          <w:sz w:val="24"/>
          <w:szCs w:val="24"/>
        </w:rPr>
        <w:t xml:space="preserve">temperature and </w:t>
      </w:r>
      <w:r w:rsidR="00E06637">
        <w:rPr>
          <w:rFonts w:ascii="Times New Roman" w:hAnsi="Times New Roman" w:cs="Times New Roman"/>
          <w:sz w:val="24"/>
          <w:szCs w:val="24"/>
        </w:rPr>
        <w:t xml:space="preserve">daily </w:t>
      </w:r>
      <w:r w:rsidRPr="00D945E4">
        <w:rPr>
          <w:rFonts w:ascii="Times New Roman" w:hAnsi="Times New Roman" w:cs="Times New Roman"/>
          <w:sz w:val="24"/>
          <w:szCs w:val="24"/>
        </w:rPr>
        <w:t xml:space="preserve">rainfall data </w:t>
      </w:r>
      <w:r w:rsidR="00E06637">
        <w:rPr>
          <w:rFonts w:ascii="Times New Roman" w:hAnsi="Times New Roman" w:cs="Times New Roman"/>
          <w:sz w:val="24"/>
          <w:szCs w:val="24"/>
        </w:rPr>
        <w:t xml:space="preserve">from </w:t>
      </w:r>
      <w:r w:rsidRPr="00D945E4">
        <w:rPr>
          <w:rFonts w:ascii="Times New Roman" w:hAnsi="Times New Roman" w:cs="Times New Roman"/>
          <w:sz w:val="24"/>
          <w:szCs w:val="24"/>
        </w:rPr>
        <w:t>Bangladesh Meteorological Department (BMD) over the period 2000–2022</w:t>
      </w:r>
      <w:r w:rsidR="007D784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"/>
          <w:id w:val="-471447299"/>
          <w:placeholder>
            <w:docPart w:val="DefaultPlaceholder_-1854013440"/>
          </w:placeholder>
        </w:sdtPr>
        <w:sdtContent>
          <w:r w:rsidR="00B4437F" w:rsidRPr="00B4437F">
            <w:rPr>
              <w:rFonts w:ascii="Times New Roman" w:eastAsia="Times New Roman" w:hAnsi="Times New Roman" w:cs="Times New Roman"/>
              <w:color w:val="000000"/>
              <w:sz w:val="24"/>
              <w:szCs w:val="24"/>
            </w:rPr>
            <w:t>(BMD 2023)</w:t>
          </w:r>
        </w:sdtContent>
      </w:sdt>
      <w:r w:rsidR="00476288">
        <w:rPr>
          <w:rFonts w:ascii="Times New Roman" w:hAnsi="Times New Roman" w:cs="Times New Roman"/>
          <w:color w:val="000000"/>
          <w:sz w:val="24"/>
          <w:szCs w:val="24"/>
        </w:rPr>
        <w:t xml:space="preserve"> for the meteorological station located in Mirpur, Dhaka</w:t>
      </w:r>
      <w:r w:rsidR="007D7846" w:rsidRPr="007D7846">
        <w:rPr>
          <w:rFonts w:ascii="Times New Roman" w:hAnsi="Times New Roman" w:cs="Times New Roman"/>
          <w:color w:val="FF0000"/>
          <w:sz w:val="24"/>
          <w:szCs w:val="24"/>
        </w:rPr>
        <w:t>.</w:t>
      </w:r>
      <w:r w:rsidR="00FF04E6">
        <w:rPr>
          <w:rFonts w:ascii="Times New Roman" w:hAnsi="Times New Roman" w:cs="Times New Roman"/>
          <w:color w:val="FF0000"/>
          <w:sz w:val="24"/>
          <w:szCs w:val="24"/>
        </w:rPr>
        <w:t xml:space="preserve"> </w:t>
      </w:r>
      <w:r w:rsidR="007D7846" w:rsidRPr="007D7846">
        <w:rPr>
          <w:rFonts w:ascii="Times New Roman" w:hAnsi="Times New Roman" w:cs="Times New Roman"/>
          <w:color w:val="FF0000"/>
          <w:sz w:val="24"/>
          <w:szCs w:val="24"/>
        </w:rPr>
        <w:t xml:space="preserve"> </w:t>
      </w:r>
    </w:p>
    <w:p w14:paraId="1D5C8A43" w14:textId="77777777" w:rsidR="00EF1D6B" w:rsidRDefault="00EF1D6B">
      <w:pPr>
        <w:spacing w:after="0" w:line="360" w:lineRule="auto"/>
        <w:ind w:left="284" w:right="-279"/>
        <w:rPr>
          <w:ins w:id="509" w:author="Zumla, Ali" w:date="2023-07-08T11:33:00Z"/>
          <w:rFonts w:ascii="Times New Roman" w:hAnsi="Times New Roman" w:cs="Times New Roman"/>
          <w:sz w:val="24"/>
          <w:szCs w:val="24"/>
        </w:rPr>
        <w:pPrChange w:id="510" w:author="Zumla, Ali" w:date="2023-07-08T11:33:00Z">
          <w:pPr>
            <w:spacing w:after="0" w:line="360" w:lineRule="auto"/>
          </w:pPr>
        </w:pPrChange>
      </w:pPr>
    </w:p>
    <w:p w14:paraId="153CF944" w14:textId="77777777" w:rsidR="001E740E" w:rsidRDefault="001E740E">
      <w:pPr>
        <w:spacing w:after="0" w:line="360" w:lineRule="auto"/>
        <w:ind w:left="284" w:right="-279"/>
        <w:rPr>
          <w:rFonts w:ascii="Times New Roman" w:hAnsi="Times New Roman" w:cs="Times New Roman"/>
          <w:b/>
          <w:bCs/>
          <w:sz w:val="24"/>
          <w:szCs w:val="24"/>
        </w:rPr>
        <w:pPrChange w:id="511" w:author="Zumla, Ali" w:date="2023-07-08T11:33:00Z">
          <w:pPr>
            <w:spacing w:line="360" w:lineRule="auto"/>
          </w:pPr>
        </w:pPrChange>
      </w:pPr>
    </w:p>
    <w:p w14:paraId="5E8AA66B" w14:textId="33566A68" w:rsidR="00DE3119" w:rsidRDefault="00DE3119">
      <w:pPr>
        <w:spacing w:line="360" w:lineRule="auto"/>
        <w:ind w:left="284" w:right="-279"/>
        <w:rPr>
          <w:rFonts w:ascii="Times New Roman" w:hAnsi="Times New Roman" w:cs="Times New Roman"/>
          <w:b/>
          <w:bCs/>
          <w:sz w:val="24"/>
          <w:szCs w:val="24"/>
        </w:rPr>
        <w:pPrChange w:id="512" w:author="Zumla, Ali" w:date="2023-07-08T09:15:00Z">
          <w:pPr>
            <w:spacing w:line="360" w:lineRule="auto"/>
          </w:pPr>
        </w:pPrChange>
      </w:pPr>
      <w:r>
        <w:rPr>
          <w:rFonts w:ascii="Times New Roman" w:hAnsi="Times New Roman" w:cs="Times New Roman"/>
          <w:b/>
          <w:bCs/>
          <w:sz w:val="24"/>
          <w:szCs w:val="24"/>
        </w:rPr>
        <w:t>V</w:t>
      </w:r>
      <w:r w:rsidRPr="007C0FA4">
        <w:rPr>
          <w:rFonts w:ascii="Times New Roman" w:hAnsi="Times New Roman" w:cs="Times New Roman"/>
          <w:b/>
          <w:bCs/>
          <w:sz w:val="24"/>
          <w:szCs w:val="24"/>
        </w:rPr>
        <w:t>ariables</w:t>
      </w:r>
    </w:p>
    <w:p w14:paraId="43202E59" w14:textId="397B8CE5" w:rsidR="001E740E" w:rsidDel="00EF1D6B" w:rsidRDefault="00AC214F" w:rsidP="00EF1D6B">
      <w:pPr>
        <w:spacing w:after="120" w:line="360" w:lineRule="auto"/>
        <w:ind w:left="284" w:right="-279"/>
        <w:rPr>
          <w:del w:id="513" w:author="Zumla, Ali" w:date="2023-07-08T11:28:00Z"/>
          <w:rFonts w:ascii="Times New Roman" w:hAnsi="Times New Roman" w:cs="Times New Roman"/>
          <w:sz w:val="24"/>
          <w:szCs w:val="24"/>
        </w:rPr>
      </w:pPr>
      <w:r>
        <w:rPr>
          <w:rFonts w:ascii="Times New Roman" w:hAnsi="Times New Roman" w:cs="Times New Roman"/>
          <w:sz w:val="24"/>
          <w:szCs w:val="24"/>
        </w:rPr>
        <w:t>T</w:t>
      </w:r>
      <w:r w:rsidR="00E92446">
        <w:rPr>
          <w:rFonts w:ascii="Times New Roman" w:hAnsi="Times New Roman" w:cs="Times New Roman"/>
          <w:sz w:val="24"/>
          <w:szCs w:val="24"/>
        </w:rPr>
        <w:t xml:space="preserve">he monthly number of dengue </w:t>
      </w:r>
      <w:r w:rsidR="001E740E" w:rsidRPr="007C0FA4">
        <w:rPr>
          <w:rFonts w:ascii="Times New Roman" w:hAnsi="Times New Roman" w:cs="Times New Roman"/>
          <w:sz w:val="24"/>
          <w:szCs w:val="24"/>
        </w:rPr>
        <w:t xml:space="preserve">cases </w:t>
      </w:r>
      <w:ins w:id="514" w:author="Zumla, Ali" w:date="2023-07-08T11:29:00Z">
        <w:r w:rsidR="007334C7">
          <w:rPr>
            <w:rFonts w:ascii="Times New Roman" w:hAnsi="Times New Roman" w:cs="Times New Roman"/>
            <w:sz w:val="24"/>
            <w:szCs w:val="24"/>
          </w:rPr>
          <w:t>was</w:t>
        </w:r>
      </w:ins>
      <w:del w:id="515" w:author="Zumla, Ali" w:date="2023-07-08T11:29:00Z">
        <w:r w:rsidR="009C7463" w:rsidDel="007334C7">
          <w:rPr>
            <w:rFonts w:ascii="Times New Roman" w:hAnsi="Times New Roman" w:cs="Times New Roman"/>
            <w:sz w:val="24"/>
            <w:szCs w:val="24"/>
          </w:rPr>
          <w:delText>is</w:delText>
        </w:r>
      </w:del>
      <w:r w:rsidR="001E740E" w:rsidRPr="007C0FA4">
        <w:rPr>
          <w:rFonts w:ascii="Times New Roman" w:hAnsi="Times New Roman" w:cs="Times New Roman"/>
          <w:sz w:val="24"/>
          <w:szCs w:val="24"/>
        </w:rPr>
        <w:t xml:space="preserve"> </w:t>
      </w:r>
      <w:r w:rsidR="00E92446">
        <w:rPr>
          <w:rFonts w:ascii="Times New Roman" w:hAnsi="Times New Roman" w:cs="Times New Roman"/>
          <w:sz w:val="24"/>
          <w:szCs w:val="24"/>
        </w:rPr>
        <w:t xml:space="preserve">used as the main outcome variable. Two climatic variables- </w:t>
      </w:r>
      <w:r w:rsidR="001E740E" w:rsidRPr="007C0FA4">
        <w:rPr>
          <w:rFonts w:ascii="Times New Roman" w:hAnsi="Times New Roman" w:cs="Times New Roman"/>
          <w:sz w:val="24"/>
          <w:szCs w:val="24"/>
        </w:rPr>
        <w:t>temperature and rainfall</w:t>
      </w:r>
      <w:r w:rsidR="00E92446">
        <w:rPr>
          <w:rFonts w:ascii="Times New Roman" w:hAnsi="Times New Roman" w:cs="Times New Roman"/>
          <w:sz w:val="24"/>
          <w:szCs w:val="24"/>
        </w:rPr>
        <w:t xml:space="preserve"> are used as the covariates for the regression analysis</w:t>
      </w:r>
      <w:r w:rsidR="001E740E" w:rsidRPr="007C0FA4">
        <w:rPr>
          <w:rFonts w:ascii="Times New Roman" w:hAnsi="Times New Roman" w:cs="Times New Roman"/>
          <w:sz w:val="24"/>
          <w:szCs w:val="24"/>
        </w:rPr>
        <w:t xml:space="preserve">. </w:t>
      </w:r>
      <w:r w:rsidR="00E92446">
        <w:rPr>
          <w:rFonts w:ascii="Times New Roman" w:hAnsi="Times New Roman" w:cs="Times New Roman"/>
          <w:sz w:val="24"/>
          <w:szCs w:val="24"/>
        </w:rPr>
        <w:t xml:space="preserve">In addition, two </w:t>
      </w:r>
      <w:r w:rsidR="001E740E" w:rsidRPr="007C0FA4">
        <w:rPr>
          <w:rFonts w:ascii="Times New Roman" w:hAnsi="Times New Roman" w:cs="Times New Roman"/>
          <w:sz w:val="24"/>
          <w:szCs w:val="24"/>
        </w:rPr>
        <w:t xml:space="preserve">lagged variables rainfall in </w:t>
      </w:r>
      <w:r w:rsidR="00E92446" w:rsidRPr="00E92446">
        <w:rPr>
          <w:rFonts w:ascii="Times New Roman" w:hAnsi="Times New Roman" w:cs="Times New Roman"/>
          <w:sz w:val="24"/>
          <w:szCs w:val="24"/>
        </w:rPr>
        <w:t>lag</w:t>
      </w:r>
      <w:r w:rsidR="001E740E" w:rsidRPr="007C0FA4">
        <w:rPr>
          <w:rFonts w:ascii="Times New Roman" w:hAnsi="Times New Roman" w:cs="Times New Roman"/>
          <w:sz w:val="24"/>
          <w:szCs w:val="24"/>
        </w:rPr>
        <w:t xml:space="preserve"> 1 and</w:t>
      </w:r>
      <w:r w:rsidR="00E92446">
        <w:rPr>
          <w:rFonts w:ascii="Times New Roman" w:hAnsi="Times New Roman" w:cs="Times New Roman"/>
          <w:sz w:val="24"/>
          <w:szCs w:val="24"/>
        </w:rPr>
        <w:t xml:space="preserve"> lag</w:t>
      </w:r>
      <w:r w:rsidR="001E740E" w:rsidRPr="007C0FA4">
        <w:rPr>
          <w:rFonts w:ascii="Times New Roman" w:hAnsi="Times New Roman" w:cs="Times New Roman"/>
          <w:sz w:val="24"/>
          <w:szCs w:val="24"/>
        </w:rPr>
        <w:t xml:space="preserve"> 2</w:t>
      </w:r>
      <w:r w:rsidR="00E92446">
        <w:rPr>
          <w:rFonts w:ascii="Times New Roman" w:hAnsi="Times New Roman" w:cs="Times New Roman"/>
          <w:sz w:val="24"/>
          <w:szCs w:val="24"/>
        </w:rPr>
        <w:t xml:space="preserve"> have also</w:t>
      </w:r>
      <w:r w:rsidR="006D5A74">
        <w:rPr>
          <w:rFonts w:ascii="Times New Roman" w:hAnsi="Times New Roman" w:cs="Times New Roman"/>
          <w:sz w:val="24"/>
          <w:szCs w:val="24"/>
        </w:rPr>
        <w:t xml:space="preserve"> </w:t>
      </w:r>
      <w:r w:rsidR="00E92446">
        <w:rPr>
          <w:rFonts w:ascii="Times New Roman" w:hAnsi="Times New Roman" w:cs="Times New Roman"/>
          <w:sz w:val="24"/>
          <w:szCs w:val="24"/>
        </w:rPr>
        <w:t xml:space="preserve">been used as the predictors for the analysis to capture the actual impact of those </w:t>
      </w:r>
      <w:r w:rsidR="00E92446" w:rsidRPr="00E92446">
        <w:rPr>
          <w:rFonts w:ascii="Times New Roman" w:hAnsi="Times New Roman" w:cs="Times New Roman"/>
          <w:sz w:val="24"/>
          <w:szCs w:val="24"/>
        </w:rPr>
        <w:t>meteorological elements</w:t>
      </w:r>
      <w:r w:rsidR="00E92446">
        <w:rPr>
          <w:rFonts w:ascii="Times New Roman" w:hAnsi="Times New Roman" w:cs="Times New Roman"/>
          <w:sz w:val="24"/>
          <w:szCs w:val="24"/>
        </w:rPr>
        <w:t>.</w:t>
      </w:r>
      <w:r w:rsidR="00270E8B">
        <w:rPr>
          <w:rFonts w:ascii="Times New Roman" w:hAnsi="Times New Roman" w:cs="Times New Roman"/>
          <w:sz w:val="24"/>
          <w:szCs w:val="24"/>
        </w:rPr>
        <w:t xml:space="preserve"> We also used monthly </w:t>
      </w:r>
      <w:r w:rsidR="003C187E">
        <w:rPr>
          <w:rFonts w:ascii="Times New Roman" w:hAnsi="Times New Roman" w:cs="Times New Roman"/>
          <w:sz w:val="24"/>
          <w:szCs w:val="24"/>
        </w:rPr>
        <w:t>mortality</w:t>
      </w:r>
      <w:r w:rsidR="00270E8B">
        <w:rPr>
          <w:rFonts w:ascii="Times New Roman" w:hAnsi="Times New Roman" w:cs="Times New Roman"/>
          <w:sz w:val="24"/>
          <w:szCs w:val="24"/>
        </w:rPr>
        <w:t xml:space="preserve"> data for comparison</w:t>
      </w:r>
      <w:r w:rsidR="003C187E">
        <w:rPr>
          <w:rFonts w:ascii="Times New Roman" w:hAnsi="Times New Roman" w:cs="Times New Roman"/>
          <w:sz w:val="24"/>
          <w:szCs w:val="24"/>
        </w:rPr>
        <w:t xml:space="preserve"> between two decades</w:t>
      </w:r>
      <w:r w:rsidR="00270E8B">
        <w:rPr>
          <w:rFonts w:ascii="Times New Roman" w:hAnsi="Times New Roman" w:cs="Times New Roman"/>
          <w:sz w:val="24"/>
          <w:szCs w:val="24"/>
        </w:rPr>
        <w:t xml:space="preserve">. </w:t>
      </w:r>
      <w:r w:rsidR="00E92446">
        <w:rPr>
          <w:rFonts w:ascii="Times New Roman" w:hAnsi="Times New Roman" w:cs="Times New Roman"/>
          <w:sz w:val="24"/>
          <w:szCs w:val="24"/>
        </w:rPr>
        <w:t xml:space="preserve">   </w:t>
      </w:r>
    </w:p>
    <w:p w14:paraId="4C55228F" w14:textId="77777777" w:rsidR="00EF1D6B" w:rsidRDefault="00EF1D6B">
      <w:pPr>
        <w:spacing w:after="120" w:line="360" w:lineRule="auto"/>
        <w:ind w:left="284" w:right="-279"/>
        <w:rPr>
          <w:ins w:id="516" w:author="Zumla, Ali" w:date="2023-07-08T11:33:00Z"/>
          <w:rFonts w:ascii="Times New Roman" w:hAnsi="Times New Roman" w:cs="Times New Roman"/>
          <w:sz w:val="24"/>
          <w:szCs w:val="24"/>
        </w:rPr>
        <w:pPrChange w:id="517" w:author="Zumla, Ali" w:date="2023-07-08T11:33:00Z">
          <w:pPr>
            <w:spacing w:line="360" w:lineRule="auto"/>
          </w:pPr>
        </w:pPrChange>
      </w:pPr>
    </w:p>
    <w:p w14:paraId="7526BDA2" w14:textId="77777777" w:rsidR="009C2DD3" w:rsidRDefault="009C2DD3">
      <w:pPr>
        <w:spacing w:after="120" w:line="360" w:lineRule="auto"/>
        <w:ind w:left="284" w:right="-279"/>
        <w:rPr>
          <w:rFonts w:ascii="Times New Roman" w:hAnsi="Times New Roman" w:cs="Times New Roman"/>
          <w:b/>
          <w:bCs/>
          <w:sz w:val="24"/>
          <w:szCs w:val="24"/>
        </w:rPr>
        <w:pPrChange w:id="518" w:author="Zumla, Ali" w:date="2023-07-08T11:33:00Z">
          <w:pPr>
            <w:spacing w:line="360" w:lineRule="auto"/>
          </w:pPr>
        </w:pPrChange>
      </w:pPr>
    </w:p>
    <w:p w14:paraId="6312F0B7" w14:textId="77222D0A" w:rsidR="0003321E" w:rsidRDefault="0003321E">
      <w:pPr>
        <w:spacing w:line="360" w:lineRule="auto"/>
        <w:ind w:left="284" w:right="-279"/>
        <w:rPr>
          <w:rFonts w:ascii="Times New Roman" w:hAnsi="Times New Roman" w:cs="Times New Roman"/>
          <w:b/>
          <w:bCs/>
          <w:sz w:val="24"/>
          <w:szCs w:val="24"/>
        </w:rPr>
        <w:pPrChange w:id="519" w:author="Zumla, Ali" w:date="2023-07-08T09:15:00Z">
          <w:pPr>
            <w:spacing w:line="360" w:lineRule="auto"/>
          </w:pPr>
        </w:pPrChange>
      </w:pPr>
      <w:r w:rsidRPr="001A2826">
        <w:rPr>
          <w:rFonts w:ascii="Times New Roman" w:hAnsi="Times New Roman" w:cs="Times New Roman"/>
          <w:b/>
          <w:bCs/>
          <w:sz w:val="24"/>
          <w:szCs w:val="24"/>
        </w:rPr>
        <w:t>Statistical analysis</w:t>
      </w:r>
    </w:p>
    <w:p w14:paraId="4A16A376" w14:textId="7CDB61C9" w:rsidR="002A65D7" w:rsidRDefault="00EC1B32">
      <w:pPr>
        <w:spacing w:after="0" w:line="360" w:lineRule="auto"/>
        <w:ind w:left="284" w:right="-279"/>
        <w:rPr>
          <w:rFonts w:ascii="Times New Roman" w:hAnsi="Times New Roman" w:cs="Times New Roman"/>
          <w:sz w:val="24"/>
          <w:szCs w:val="24"/>
        </w:rPr>
        <w:pPrChange w:id="520" w:author="Zumla, Ali" w:date="2023-07-08T09:15:00Z">
          <w:pPr>
            <w:spacing w:after="0" w:line="360" w:lineRule="auto"/>
          </w:pPr>
        </w:pPrChange>
      </w:pPr>
      <w:r>
        <w:rPr>
          <w:rFonts w:ascii="Times New Roman" w:hAnsi="Times New Roman" w:cs="Times New Roman"/>
          <w:sz w:val="24"/>
          <w:szCs w:val="24"/>
        </w:rPr>
        <w:t>We</w:t>
      </w:r>
      <w:r w:rsidR="004E5C2D">
        <w:rPr>
          <w:rFonts w:ascii="Times New Roman" w:hAnsi="Times New Roman" w:cs="Times New Roman"/>
          <w:sz w:val="24"/>
          <w:szCs w:val="24"/>
        </w:rPr>
        <w:t xml:space="preserve"> analyzed</w:t>
      </w:r>
      <w:r w:rsidR="00FF04E6">
        <w:rPr>
          <w:rFonts w:ascii="Times New Roman" w:hAnsi="Times New Roman" w:cs="Times New Roman"/>
          <w:sz w:val="24"/>
          <w:szCs w:val="24"/>
        </w:rPr>
        <w:t xml:space="preserve"> the </w:t>
      </w:r>
      <w:r w:rsidR="002125B0">
        <w:rPr>
          <w:rFonts w:ascii="Times New Roman" w:hAnsi="Times New Roman" w:cs="Times New Roman"/>
          <w:sz w:val="24"/>
          <w:szCs w:val="24"/>
        </w:rPr>
        <w:t xml:space="preserve">monthly </w:t>
      </w:r>
      <w:r w:rsidR="00FF04E6">
        <w:rPr>
          <w:rFonts w:ascii="Times New Roman" w:hAnsi="Times New Roman" w:cs="Times New Roman"/>
          <w:sz w:val="24"/>
          <w:szCs w:val="24"/>
        </w:rPr>
        <w:t>dengue</w:t>
      </w:r>
      <w:r>
        <w:rPr>
          <w:rFonts w:ascii="Times New Roman" w:hAnsi="Times New Roman" w:cs="Times New Roman"/>
          <w:sz w:val="24"/>
          <w:szCs w:val="24"/>
        </w:rPr>
        <w:t xml:space="preserve"> incidence and</w:t>
      </w:r>
      <w:r w:rsidR="00FF04E6">
        <w:rPr>
          <w:rFonts w:ascii="Times New Roman" w:hAnsi="Times New Roman" w:cs="Times New Roman"/>
          <w:sz w:val="24"/>
          <w:szCs w:val="24"/>
        </w:rPr>
        <w:t xml:space="preserve"> </w:t>
      </w:r>
      <w:r>
        <w:rPr>
          <w:rFonts w:ascii="Times New Roman" w:hAnsi="Times New Roman" w:cs="Times New Roman"/>
          <w:sz w:val="24"/>
          <w:szCs w:val="24"/>
        </w:rPr>
        <w:t xml:space="preserve">meteorological data </w:t>
      </w:r>
      <w:r w:rsidR="002E3143">
        <w:rPr>
          <w:rFonts w:ascii="Times New Roman" w:hAnsi="Times New Roman" w:cs="Times New Roman"/>
          <w:sz w:val="24"/>
          <w:szCs w:val="24"/>
        </w:rPr>
        <w:t>for the period of 2000-2022</w:t>
      </w:r>
      <w:r w:rsidR="0003321E" w:rsidRPr="001579B8">
        <w:rPr>
          <w:rFonts w:ascii="Times New Roman" w:hAnsi="Times New Roman" w:cs="Times New Roman"/>
          <w:sz w:val="24"/>
          <w:szCs w:val="24"/>
        </w:rPr>
        <w:t xml:space="preserve">. In the first stage, </w:t>
      </w:r>
      <w:r w:rsidR="0003321E">
        <w:rPr>
          <w:rFonts w:ascii="Times New Roman" w:hAnsi="Times New Roman" w:cs="Times New Roman"/>
          <w:sz w:val="24"/>
          <w:szCs w:val="24"/>
        </w:rPr>
        <w:t xml:space="preserve">descriptive </w:t>
      </w:r>
      <w:r w:rsidR="002C014C">
        <w:rPr>
          <w:rFonts w:ascii="Times New Roman" w:hAnsi="Times New Roman" w:cs="Times New Roman"/>
          <w:sz w:val="24"/>
          <w:szCs w:val="24"/>
        </w:rPr>
        <w:t xml:space="preserve">analysis </w:t>
      </w:r>
      <w:r w:rsidR="00A568E2">
        <w:rPr>
          <w:rFonts w:ascii="Times New Roman" w:hAnsi="Times New Roman" w:cs="Times New Roman"/>
          <w:sz w:val="24"/>
          <w:szCs w:val="24"/>
        </w:rPr>
        <w:t>is</w:t>
      </w:r>
      <w:r w:rsidR="002C014C">
        <w:rPr>
          <w:rFonts w:ascii="Times New Roman" w:hAnsi="Times New Roman" w:cs="Times New Roman"/>
          <w:sz w:val="24"/>
          <w:szCs w:val="24"/>
        </w:rPr>
        <w:t xml:space="preserve"> conducted </w:t>
      </w:r>
      <w:r w:rsidR="0003321E">
        <w:rPr>
          <w:rFonts w:ascii="Times New Roman" w:hAnsi="Times New Roman" w:cs="Times New Roman"/>
          <w:sz w:val="24"/>
          <w:szCs w:val="24"/>
        </w:rPr>
        <w:t xml:space="preserve">to determine </w:t>
      </w:r>
      <w:r w:rsidR="0003321E" w:rsidRPr="001A2826">
        <w:rPr>
          <w:rFonts w:ascii="Times New Roman" w:hAnsi="Times New Roman" w:cs="Times New Roman"/>
          <w:sz w:val="24"/>
          <w:szCs w:val="24"/>
        </w:rPr>
        <w:t xml:space="preserve">the characteristics of confirmed dengue cases </w:t>
      </w:r>
      <w:r w:rsidR="0003321E">
        <w:rPr>
          <w:rFonts w:ascii="Times New Roman" w:hAnsi="Times New Roman" w:cs="Times New Roman"/>
          <w:sz w:val="24"/>
          <w:szCs w:val="24"/>
        </w:rPr>
        <w:t xml:space="preserve">and deaths </w:t>
      </w:r>
      <w:r w:rsidR="002125B0">
        <w:rPr>
          <w:rFonts w:ascii="Times New Roman" w:hAnsi="Times New Roman" w:cs="Times New Roman"/>
          <w:sz w:val="24"/>
          <w:szCs w:val="24"/>
        </w:rPr>
        <w:t>with</w:t>
      </w:r>
      <w:r w:rsidR="00C50659">
        <w:rPr>
          <w:rFonts w:ascii="Times New Roman" w:hAnsi="Times New Roman" w:cs="Times New Roman"/>
          <w:sz w:val="24"/>
          <w:szCs w:val="24"/>
        </w:rPr>
        <w:t xml:space="preserve"> </w:t>
      </w:r>
      <w:r w:rsidR="00226A6F">
        <w:rPr>
          <w:rFonts w:ascii="Times New Roman" w:hAnsi="Times New Roman" w:cs="Times New Roman"/>
          <w:sz w:val="24"/>
          <w:szCs w:val="24"/>
        </w:rPr>
        <w:t xml:space="preserve">mean, </w:t>
      </w:r>
      <w:r w:rsidR="0003321E">
        <w:rPr>
          <w:rFonts w:ascii="Times New Roman" w:hAnsi="Times New Roman" w:cs="Times New Roman"/>
          <w:sz w:val="24"/>
          <w:szCs w:val="24"/>
        </w:rPr>
        <w:t>and</w:t>
      </w:r>
      <w:r w:rsidR="0003321E" w:rsidRPr="001A2826">
        <w:rPr>
          <w:rFonts w:ascii="Times New Roman" w:hAnsi="Times New Roman" w:cs="Times New Roman"/>
          <w:sz w:val="24"/>
          <w:szCs w:val="24"/>
        </w:rPr>
        <w:t> standard deviation</w:t>
      </w:r>
      <w:r w:rsidR="0003321E">
        <w:rPr>
          <w:rFonts w:ascii="Times New Roman" w:hAnsi="Times New Roman" w:cs="Times New Roman"/>
          <w:sz w:val="24"/>
          <w:szCs w:val="24"/>
        </w:rPr>
        <w:t xml:space="preserve"> in each year </w:t>
      </w:r>
      <w:r w:rsidR="005E40EF">
        <w:rPr>
          <w:rFonts w:ascii="Times New Roman" w:hAnsi="Times New Roman" w:cs="Times New Roman"/>
          <w:sz w:val="24"/>
          <w:szCs w:val="24"/>
        </w:rPr>
        <w:t>and</w:t>
      </w:r>
      <w:r w:rsidR="0003321E">
        <w:rPr>
          <w:rFonts w:ascii="Times New Roman" w:hAnsi="Times New Roman" w:cs="Times New Roman"/>
          <w:sz w:val="24"/>
          <w:szCs w:val="24"/>
        </w:rPr>
        <w:t xml:space="preserve"> each month</w:t>
      </w:r>
      <w:r w:rsidR="008461D0">
        <w:rPr>
          <w:rFonts w:ascii="Times New Roman" w:hAnsi="Times New Roman" w:cs="Times New Roman"/>
          <w:sz w:val="24"/>
          <w:szCs w:val="24"/>
        </w:rPr>
        <w:t xml:space="preserve"> for the entire period</w:t>
      </w:r>
      <w:r w:rsidR="0003321E" w:rsidRPr="001579B8">
        <w:rPr>
          <w:rFonts w:ascii="Times New Roman" w:hAnsi="Times New Roman" w:cs="Times New Roman"/>
          <w:sz w:val="24"/>
          <w:szCs w:val="24"/>
        </w:rPr>
        <w:t>.</w:t>
      </w:r>
      <w:r w:rsidR="0003321E">
        <w:rPr>
          <w:rFonts w:ascii="Times New Roman" w:hAnsi="Times New Roman" w:cs="Times New Roman"/>
          <w:sz w:val="24"/>
          <w:szCs w:val="24"/>
        </w:rPr>
        <w:t xml:space="preserve"> </w:t>
      </w:r>
      <w:r w:rsidR="002C014C">
        <w:rPr>
          <w:rFonts w:ascii="Times New Roman" w:hAnsi="Times New Roman" w:cs="Times New Roman"/>
          <w:sz w:val="24"/>
          <w:szCs w:val="24"/>
        </w:rPr>
        <w:t>Then</w:t>
      </w:r>
      <w:r w:rsidR="00DB5D75">
        <w:rPr>
          <w:rFonts w:ascii="Times New Roman" w:hAnsi="Times New Roman" w:cs="Times New Roman"/>
          <w:sz w:val="24"/>
          <w:szCs w:val="24"/>
        </w:rPr>
        <w:t>, we</w:t>
      </w:r>
      <w:r w:rsidR="0003321E">
        <w:rPr>
          <w:rFonts w:ascii="Times New Roman" w:hAnsi="Times New Roman" w:cs="Times New Roman"/>
          <w:sz w:val="24"/>
          <w:szCs w:val="24"/>
        </w:rPr>
        <w:t xml:space="preserve"> c</w:t>
      </w:r>
      <w:r w:rsidR="0003321E" w:rsidRPr="00D945E4">
        <w:rPr>
          <w:rFonts w:ascii="Times New Roman" w:hAnsi="Times New Roman" w:cs="Times New Roman"/>
          <w:sz w:val="24"/>
          <w:szCs w:val="24"/>
        </w:rPr>
        <w:t>ompar</w:t>
      </w:r>
      <w:r w:rsidR="00DB5D75">
        <w:rPr>
          <w:rFonts w:ascii="Times New Roman" w:hAnsi="Times New Roman" w:cs="Times New Roman"/>
          <w:sz w:val="24"/>
          <w:szCs w:val="24"/>
        </w:rPr>
        <w:t xml:space="preserve">ed </w:t>
      </w:r>
      <w:r w:rsidR="0003321E" w:rsidRPr="00D945E4">
        <w:rPr>
          <w:rFonts w:ascii="Times New Roman" w:hAnsi="Times New Roman" w:cs="Times New Roman"/>
          <w:sz w:val="24"/>
          <w:szCs w:val="24"/>
        </w:rPr>
        <w:t>dengue cases, deaths, and weather parameters in two decades</w:t>
      </w:r>
      <w:r w:rsidR="0003321E">
        <w:rPr>
          <w:rFonts w:ascii="Times New Roman" w:hAnsi="Times New Roman" w:cs="Times New Roman"/>
          <w:sz w:val="24"/>
          <w:szCs w:val="24"/>
        </w:rPr>
        <w:t xml:space="preserve"> </w:t>
      </w:r>
      <w:r w:rsidR="00F95DC4">
        <w:rPr>
          <w:rFonts w:ascii="Times New Roman" w:hAnsi="Times New Roman" w:cs="Times New Roman"/>
          <w:sz w:val="24"/>
          <w:szCs w:val="24"/>
        </w:rPr>
        <w:t xml:space="preserve">(2000-2010 and 2011-2022) </w:t>
      </w:r>
      <w:r w:rsidR="0003321E">
        <w:rPr>
          <w:rFonts w:ascii="Times New Roman" w:hAnsi="Times New Roman" w:cs="Times New Roman"/>
          <w:sz w:val="24"/>
          <w:szCs w:val="24"/>
        </w:rPr>
        <w:t xml:space="preserve">using </w:t>
      </w:r>
      <w:r w:rsidR="0003321E" w:rsidRPr="00D945E4">
        <w:rPr>
          <w:rFonts w:ascii="Times New Roman" w:hAnsi="Times New Roman" w:cs="Times New Roman"/>
          <w:sz w:val="24"/>
          <w:szCs w:val="24"/>
        </w:rPr>
        <w:t>paired sample t-test</w:t>
      </w:r>
      <w:r w:rsidR="0003321E">
        <w:rPr>
          <w:rFonts w:ascii="Times New Roman" w:hAnsi="Times New Roman" w:cs="Times New Roman"/>
          <w:sz w:val="24"/>
          <w:szCs w:val="24"/>
        </w:rPr>
        <w:t xml:space="preserve">. </w:t>
      </w:r>
      <w:r w:rsidR="00E04108">
        <w:rPr>
          <w:rFonts w:ascii="Times New Roman" w:hAnsi="Times New Roman" w:cs="Times New Roman"/>
          <w:sz w:val="24"/>
          <w:szCs w:val="24"/>
        </w:rPr>
        <w:t>Next, w</w:t>
      </w:r>
      <w:r w:rsidR="0003321E">
        <w:rPr>
          <w:rFonts w:ascii="Times New Roman" w:hAnsi="Times New Roman" w:cs="Times New Roman"/>
          <w:sz w:val="24"/>
          <w:szCs w:val="24"/>
        </w:rPr>
        <w:t>e</w:t>
      </w:r>
      <w:r w:rsidR="0044323F">
        <w:rPr>
          <w:rFonts w:ascii="Times New Roman" w:hAnsi="Times New Roman" w:cs="Times New Roman"/>
          <w:sz w:val="24"/>
          <w:szCs w:val="24"/>
        </w:rPr>
        <w:t xml:space="preserve"> </w:t>
      </w:r>
      <w:r w:rsidR="0003321E" w:rsidRPr="00230F74">
        <w:rPr>
          <w:rFonts w:ascii="Times New Roman" w:hAnsi="Times New Roman" w:cs="Times New Roman"/>
          <w:sz w:val="24"/>
          <w:szCs w:val="24"/>
        </w:rPr>
        <w:t>calculate</w:t>
      </w:r>
      <w:r w:rsidR="0044323F">
        <w:rPr>
          <w:rFonts w:ascii="Times New Roman" w:hAnsi="Times New Roman" w:cs="Times New Roman"/>
          <w:sz w:val="24"/>
          <w:szCs w:val="24"/>
        </w:rPr>
        <w:t>d</w:t>
      </w:r>
      <w:r w:rsidR="0003321E" w:rsidRPr="00230F74">
        <w:rPr>
          <w:rFonts w:ascii="Times New Roman" w:hAnsi="Times New Roman" w:cs="Times New Roman"/>
          <w:sz w:val="24"/>
          <w:szCs w:val="24"/>
        </w:rPr>
        <w:t xml:space="preserve"> the monthly </w:t>
      </w:r>
      <w:r w:rsidR="00C50659" w:rsidRPr="00230F74">
        <w:rPr>
          <w:rFonts w:ascii="Times New Roman" w:hAnsi="Times New Roman" w:cs="Times New Roman"/>
          <w:sz w:val="24"/>
          <w:szCs w:val="24"/>
        </w:rPr>
        <w:t>growth factor</w:t>
      </w:r>
      <w:r w:rsidR="0003321E" w:rsidRPr="00230F74">
        <w:rPr>
          <w:rFonts w:ascii="Times New Roman" w:hAnsi="Times New Roman" w:cs="Times New Roman"/>
          <w:sz w:val="24"/>
          <w:szCs w:val="24"/>
        </w:rPr>
        <w:t xml:space="preserve"> (GF) of dengue cases</w:t>
      </w:r>
      <w:r w:rsidR="0003321E">
        <w:rPr>
          <w:rFonts w:ascii="Times New Roman" w:hAnsi="Times New Roman" w:cs="Times New Roman"/>
          <w:sz w:val="24"/>
          <w:szCs w:val="24"/>
        </w:rPr>
        <w:t xml:space="preserve"> </w:t>
      </w:r>
      <w:r w:rsidR="00E04108">
        <w:rPr>
          <w:rFonts w:ascii="Times New Roman" w:hAnsi="Times New Roman" w:cs="Times New Roman"/>
          <w:sz w:val="24"/>
          <w:szCs w:val="24"/>
        </w:rPr>
        <w:t xml:space="preserve">by </w:t>
      </w:r>
      <w:r w:rsidR="0003321E" w:rsidRPr="00230F74">
        <w:rPr>
          <w:rFonts w:ascii="Times New Roman" w:hAnsi="Times New Roman" w:cs="Times New Roman"/>
          <w:sz w:val="24"/>
          <w:szCs w:val="24"/>
        </w:rPr>
        <w:t xml:space="preserve">dividing the number of dengue cases </w:t>
      </w:r>
      <w:r w:rsidR="002A65D7">
        <w:rPr>
          <w:rFonts w:ascii="Times New Roman" w:hAnsi="Times New Roman" w:cs="Times New Roman"/>
          <w:sz w:val="24"/>
          <w:szCs w:val="24"/>
        </w:rPr>
        <w:t>reported</w:t>
      </w:r>
      <w:r w:rsidR="0003321E" w:rsidRPr="00230F74">
        <w:rPr>
          <w:rFonts w:ascii="Times New Roman" w:hAnsi="Times New Roman" w:cs="Times New Roman"/>
          <w:sz w:val="24"/>
          <w:szCs w:val="24"/>
        </w:rPr>
        <w:t xml:space="preserve"> in a given </w:t>
      </w:r>
      <w:r w:rsidR="002A65D7">
        <w:rPr>
          <w:rFonts w:ascii="Times New Roman" w:hAnsi="Times New Roman" w:cs="Times New Roman"/>
          <w:sz w:val="24"/>
          <w:szCs w:val="24"/>
        </w:rPr>
        <w:t>month</w:t>
      </w:r>
      <w:r w:rsidR="0003321E" w:rsidRPr="00230F74">
        <w:rPr>
          <w:rFonts w:ascii="Times New Roman" w:hAnsi="Times New Roman" w:cs="Times New Roman"/>
          <w:sz w:val="24"/>
          <w:szCs w:val="24"/>
        </w:rPr>
        <w:t xml:space="preserve"> by the number of dengue cases </w:t>
      </w:r>
      <w:r w:rsidR="0003321E">
        <w:rPr>
          <w:rFonts w:ascii="Times New Roman" w:hAnsi="Times New Roman" w:cs="Times New Roman"/>
          <w:sz w:val="24"/>
          <w:szCs w:val="24"/>
        </w:rPr>
        <w:t>reported</w:t>
      </w:r>
      <w:r w:rsidR="0003321E" w:rsidRPr="00230F74">
        <w:rPr>
          <w:rFonts w:ascii="Times New Roman" w:hAnsi="Times New Roman" w:cs="Times New Roman"/>
          <w:sz w:val="24"/>
          <w:szCs w:val="24"/>
        </w:rPr>
        <w:t xml:space="preserve"> in the previous </w:t>
      </w:r>
      <w:r w:rsidR="003D5685" w:rsidRPr="00230F74">
        <w:rPr>
          <w:rFonts w:ascii="Times New Roman" w:hAnsi="Times New Roman" w:cs="Times New Roman"/>
          <w:sz w:val="24"/>
          <w:szCs w:val="24"/>
        </w:rPr>
        <w:t>month and</w:t>
      </w:r>
      <w:r w:rsidR="0003321E" w:rsidRPr="00230F74">
        <w:rPr>
          <w:rFonts w:ascii="Times New Roman" w:hAnsi="Times New Roman" w:cs="Times New Roman"/>
          <w:sz w:val="24"/>
          <w:szCs w:val="24"/>
        </w:rPr>
        <w:t xml:space="preserve"> repeating this process for each month from 200</w:t>
      </w:r>
      <w:r w:rsidR="0003321E">
        <w:rPr>
          <w:rFonts w:ascii="Times New Roman" w:hAnsi="Times New Roman" w:cs="Times New Roman"/>
          <w:sz w:val="24"/>
          <w:szCs w:val="24"/>
        </w:rPr>
        <w:t>0</w:t>
      </w:r>
      <w:r w:rsidR="0003321E" w:rsidRPr="00230F74">
        <w:rPr>
          <w:rFonts w:ascii="Times New Roman" w:hAnsi="Times New Roman" w:cs="Times New Roman"/>
          <w:sz w:val="24"/>
          <w:szCs w:val="24"/>
        </w:rPr>
        <w:t xml:space="preserve"> to 20</w:t>
      </w:r>
      <w:r w:rsidR="0003321E">
        <w:rPr>
          <w:rFonts w:ascii="Times New Roman" w:hAnsi="Times New Roman" w:cs="Times New Roman"/>
          <w:sz w:val="24"/>
          <w:szCs w:val="24"/>
        </w:rPr>
        <w:t>22</w:t>
      </w:r>
      <w:r w:rsidR="00A9543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"/>
          <w:id w:val="1664360608"/>
          <w:placeholder>
            <w:docPart w:val="DefaultPlaceholder_-1854013440"/>
          </w:placeholder>
        </w:sdtPr>
        <w:sdtContent>
          <w:r w:rsidR="00B4437F" w:rsidRPr="00B4437F">
            <w:rPr>
              <w:rFonts w:ascii="Times New Roman" w:hAnsi="Times New Roman" w:cs="Times New Roman"/>
              <w:color w:val="000000"/>
              <w:sz w:val="24"/>
              <w:szCs w:val="24"/>
            </w:rPr>
            <w:t>(Haider et al. 2021)</w:t>
          </w:r>
        </w:sdtContent>
      </w:sdt>
      <w:r w:rsidR="00A95435">
        <w:rPr>
          <w:rFonts w:ascii="Times New Roman" w:hAnsi="Times New Roman" w:cs="Times New Roman"/>
          <w:sz w:val="24"/>
          <w:szCs w:val="24"/>
        </w:rPr>
        <w:t xml:space="preserve">. </w:t>
      </w:r>
      <w:r w:rsidR="0003321E" w:rsidRPr="00230F74">
        <w:rPr>
          <w:rFonts w:ascii="Times New Roman" w:hAnsi="Times New Roman" w:cs="Times New Roman"/>
          <w:sz w:val="24"/>
          <w:szCs w:val="24"/>
        </w:rPr>
        <w:t>T</w:t>
      </w:r>
      <w:r w:rsidR="0044323F">
        <w:rPr>
          <w:rFonts w:ascii="Times New Roman" w:hAnsi="Times New Roman" w:cs="Times New Roman"/>
          <w:sz w:val="24"/>
          <w:szCs w:val="24"/>
        </w:rPr>
        <w:t>he formula for the growth factor can be given by</w:t>
      </w:r>
    </w:p>
    <w:p w14:paraId="2BED4F8E" w14:textId="21BDA535" w:rsidR="0044323F" w:rsidRPr="007C0FA4" w:rsidDel="007334C7" w:rsidRDefault="0044323F">
      <w:pPr>
        <w:spacing w:line="360" w:lineRule="auto"/>
        <w:ind w:left="284" w:right="-279"/>
        <w:rPr>
          <w:del w:id="521" w:author="Zumla, Ali" w:date="2023-07-08T11:28:00Z"/>
          <w:rFonts w:ascii="Times New Roman" w:eastAsiaTheme="minorEastAsia" w:hAnsi="Times New Roman" w:cs="Times New Roman"/>
          <w:sz w:val="24"/>
          <w:szCs w:val="24"/>
        </w:rPr>
        <w:pPrChange w:id="522" w:author="Zumla, Ali" w:date="2023-07-08T09:15:00Z">
          <w:pPr>
            <w:spacing w:line="360" w:lineRule="auto"/>
          </w:pPr>
        </w:pPrChange>
      </w:pPr>
      <m:oMathPara>
        <m:oMathParaPr>
          <m:jc m:val="left"/>
        </m:oMathParaPr>
        <m:oMath>
          <m:r>
            <w:rPr>
              <w:rFonts w:ascii="Cambria Math" w:eastAsiaTheme="minorEastAsia" w:hAnsi="Cambria Math" w:cs="Times New Roman"/>
              <w:sz w:val="24"/>
              <w:szCs w:val="24"/>
            </w:rPr>
            <m:t>G</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+1</m:t>
              </m:r>
            </m:den>
          </m:f>
        </m:oMath>
      </m:oMathPara>
    </w:p>
    <w:p w14:paraId="4D15D3BD" w14:textId="77777777" w:rsidR="00E95E9C" w:rsidRDefault="00E95E9C">
      <w:pPr>
        <w:spacing w:line="360" w:lineRule="auto"/>
        <w:ind w:left="284" w:right="-279"/>
        <w:rPr>
          <w:rFonts w:ascii="Times New Roman" w:eastAsiaTheme="minorEastAsia" w:hAnsi="Times New Roman" w:cs="Times New Roman"/>
          <w:sz w:val="24"/>
          <w:szCs w:val="24"/>
        </w:rPr>
        <w:pPrChange w:id="523" w:author="Zumla, Ali" w:date="2023-07-08T11:28:00Z">
          <w:pPr>
            <w:spacing w:after="0" w:line="360" w:lineRule="auto"/>
          </w:pPr>
        </w:pPrChange>
      </w:pPr>
    </w:p>
    <w:p w14:paraId="7487DC3D" w14:textId="680F07D3" w:rsidR="0072593E" w:rsidRPr="008713DA" w:rsidRDefault="0003321E">
      <w:pPr>
        <w:spacing w:after="0" w:line="360" w:lineRule="auto"/>
        <w:ind w:left="284" w:right="-279"/>
        <w:rPr>
          <w:rFonts w:ascii="Times New Roman" w:hAnsi="Times New Roman" w:cs="Times New Roman"/>
          <w:sz w:val="24"/>
          <w:szCs w:val="24"/>
        </w:rPr>
        <w:pPrChange w:id="524" w:author="Zumla, Ali" w:date="2023-07-08T09:15:00Z">
          <w:pPr>
            <w:spacing w:after="0" w:line="360" w:lineRule="auto"/>
          </w:pPr>
        </w:pPrChange>
      </w:pPr>
      <w:r w:rsidRPr="008713DA">
        <w:rPr>
          <w:rFonts w:ascii="Times New Roman" w:hAnsi="Times New Roman" w:cs="Times New Roman"/>
          <w:sz w:val="24"/>
          <w:szCs w:val="24"/>
        </w:rPr>
        <w:t>where</w:t>
      </w:r>
      <w:r w:rsidR="0044323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oMath>
      <w:r w:rsidRPr="008713DA">
        <w:rPr>
          <w:rFonts w:ascii="Times New Roman" w:hAnsi="Times New Roman" w:cs="Times New Roman"/>
          <w:sz w:val="24"/>
          <w:szCs w:val="24"/>
        </w:rPr>
        <w:t xml:space="preserve"> indicates the number of dengue cases </w:t>
      </w:r>
      <w:r w:rsidR="0044323F">
        <w:rPr>
          <w:rFonts w:ascii="Times New Roman" w:hAnsi="Times New Roman" w:cs="Times New Roman"/>
          <w:sz w:val="24"/>
          <w:szCs w:val="24"/>
        </w:rPr>
        <w:t xml:space="preserve">in </w:t>
      </w:r>
      <m:oMath>
        <m:r>
          <w:rPr>
            <w:rFonts w:ascii="Cambria Math" w:hAnsi="Cambria Math" w:cs="Times New Roman"/>
            <w:sz w:val="24"/>
            <w:szCs w:val="24"/>
          </w:rPr>
          <m:t>t</m:t>
        </m:r>
      </m:oMath>
      <w:r w:rsidR="00F343E4">
        <w:rPr>
          <w:rFonts w:ascii="Times New Roman" w:eastAsiaTheme="minorEastAsia" w:hAnsi="Times New Roman" w:cs="Times New Roman"/>
          <w:sz w:val="24"/>
          <w:szCs w:val="24"/>
        </w:rPr>
        <w:t xml:space="preserve">th </w:t>
      </w:r>
      <w:r w:rsidRPr="008713DA">
        <w:rPr>
          <w:rFonts w:ascii="Times New Roman" w:hAnsi="Times New Roman" w:cs="Times New Roman"/>
          <w:sz w:val="24"/>
          <w:szCs w:val="24"/>
        </w:rPr>
        <w:t xml:space="preserve">month. </w:t>
      </w:r>
      <w:r w:rsidR="00961BAD">
        <w:rPr>
          <w:rFonts w:ascii="Times New Roman" w:hAnsi="Times New Roman" w:cs="Times New Roman"/>
          <w:sz w:val="24"/>
          <w:szCs w:val="24"/>
        </w:rPr>
        <w:t xml:space="preserve">To </w:t>
      </w:r>
      <w:r w:rsidR="00961BAD" w:rsidRPr="00961BAD">
        <w:rPr>
          <w:rFonts w:ascii="Times New Roman" w:hAnsi="Times New Roman" w:cs="Times New Roman"/>
          <w:sz w:val="24"/>
          <w:szCs w:val="24"/>
        </w:rPr>
        <w:t>avoid the occurrence of zeros in some months</w:t>
      </w:r>
      <w:r w:rsidR="00961BAD">
        <w:rPr>
          <w:rFonts w:ascii="Times New Roman" w:hAnsi="Times New Roman" w:cs="Times New Roman"/>
          <w:sz w:val="24"/>
          <w:szCs w:val="24"/>
        </w:rPr>
        <w:t>,</w:t>
      </w:r>
      <w:r w:rsidR="00961BAD" w:rsidRPr="00961BAD">
        <w:rPr>
          <w:rFonts w:ascii="Times New Roman" w:hAnsi="Times New Roman" w:cs="Times New Roman"/>
          <w:sz w:val="24"/>
          <w:szCs w:val="24"/>
        </w:rPr>
        <w:t xml:space="preserve"> </w:t>
      </w:r>
      <w:r w:rsidRPr="008713DA">
        <w:rPr>
          <w:rFonts w:ascii="Times New Roman" w:hAnsi="Times New Roman" w:cs="Times New Roman"/>
          <w:sz w:val="24"/>
          <w:szCs w:val="24"/>
        </w:rPr>
        <w:t xml:space="preserve">we added 1 to the total number of cases for </w:t>
      </w:r>
      <w:r w:rsidR="00A17507">
        <w:rPr>
          <w:rFonts w:ascii="Times New Roman" w:hAnsi="Times New Roman" w:cs="Times New Roman"/>
          <w:sz w:val="24"/>
          <w:szCs w:val="24"/>
        </w:rPr>
        <w:t>each</w:t>
      </w:r>
      <w:r w:rsidRPr="008713DA">
        <w:rPr>
          <w:rFonts w:ascii="Times New Roman" w:hAnsi="Times New Roman" w:cs="Times New Roman"/>
          <w:sz w:val="24"/>
          <w:szCs w:val="24"/>
        </w:rPr>
        <w:t xml:space="preserve"> month.</w:t>
      </w:r>
      <w:r w:rsidR="00961BAD">
        <w:rPr>
          <w:rFonts w:ascii="Times New Roman" w:hAnsi="Times New Roman" w:cs="Times New Roman"/>
          <w:sz w:val="24"/>
          <w:szCs w:val="24"/>
        </w:rPr>
        <w:t xml:space="preserve"> This allows us t</w:t>
      </w:r>
      <w:r w:rsidR="00961BAD" w:rsidRPr="00961BAD">
        <w:rPr>
          <w:rFonts w:ascii="Times New Roman" w:hAnsi="Times New Roman" w:cs="Times New Roman"/>
          <w:sz w:val="24"/>
          <w:szCs w:val="24"/>
        </w:rPr>
        <w:t xml:space="preserve">o obtain a real-valued measurement of the GF </w:t>
      </w:r>
      <w:r w:rsidR="00961BAD">
        <w:rPr>
          <w:rFonts w:ascii="Times New Roman" w:hAnsi="Times New Roman" w:cs="Times New Roman"/>
          <w:sz w:val="24"/>
          <w:szCs w:val="24"/>
        </w:rPr>
        <w:t>for</w:t>
      </w:r>
      <w:r w:rsidR="00961BAD" w:rsidRPr="00961BAD">
        <w:rPr>
          <w:rFonts w:ascii="Times New Roman" w:hAnsi="Times New Roman" w:cs="Times New Roman"/>
          <w:sz w:val="24"/>
          <w:szCs w:val="24"/>
        </w:rPr>
        <w:t xml:space="preserve"> the above equation</w:t>
      </w:r>
      <w:r w:rsidR="00961BAD">
        <w:rPr>
          <w:rFonts w:ascii="Times New Roman" w:hAnsi="Times New Roman" w:cs="Times New Roman"/>
          <w:sz w:val="24"/>
          <w:szCs w:val="24"/>
        </w:rPr>
        <w:t>.</w:t>
      </w:r>
      <w:r w:rsidRPr="008713DA">
        <w:rPr>
          <w:rFonts w:ascii="Times New Roman" w:hAnsi="Times New Roman" w:cs="Times New Roman"/>
          <w:sz w:val="24"/>
          <w:szCs w:val="24"/>
        </w:rPr>
        <w:t xml:space="preserve"> The distribution</w:t>
      </w:r>
      <w:r w:rsidR="00024A26">
        <w:rPr>
          <w:rFonts w:ascii="Times New Roman" w:hAnsi="Times New Roman" w:cs="Times New Roman"/>
          <w:sz w:val="24"/>
          <w:szCs w:val="24"/>
        </w:rPr>
        <w:t xml:space="preserve"> of GF</w:t>
      </w:r>
      <w:r w:rsidRPr="008713DA">
        <w:rPr>
          <w:rFonts w:ascii="Times New Roman" w:hAnsi="Times New Roman" w:cs="Times New Roman"/>
          <w:sz w:val="24"/>
          <w:szCs w:val="24"/>
        </w:rPr>
        <w:t xml:space="preserve"> </w:t>
      </w:r>
      <w:r w:rsidR="00024A26">
        <w:rPr>
          <w:rFonts w:ascii="Times New Roman" w:hAnsi="Times New Roman" w:cs="Times New Roman"/>
          <w:sz w:val="24"/>
          <w:szCs w:val="24"/>
        </w:rPr>
        <w:t>i</w:t>
      </w:r>
      <w:r w:rsidRPr="008713DA">
        <w:rPr>
          <w:rFonts w:ascii="Times New Roman" w:hAnsi="Times New Roman" w:cs="Times New Roman"/>
          <w:sz w:val="24"/>
          <w:szCs w:val="24"/>
        </w:rPr>
        <w:t xml:space="preserve">s </w:t>
      </w:r>
      <w:r w:rsidR="007A1738" w:rsidRPr="008713DA">
        <w:rPr>
          <w:rFonts w:ascii="Times New Roman" w:hAnsi="Times New Roman" w:cs="Times New Roman"/>
          <w:sz w:val="24"/>
          <w:szCs w:val="24"/>
        </w:rPr>
        <w:t>skewed</w:t>
      </w:r>
      <w:r w:rsidR="007A1738">
        <w:rPr>
          <w:rFonts w:ascii="Times New Roman" w:hAnsi="Times New Roman" w:cs="Times New Roman"/>
          <w:sz w:val="24"/>
          <w:szCs w:val="24"/>
        </w:rPr>
        <w:t>;</w:t>
      </w:r>
      <w:r w:rsidR="00024A26">
        <w:rPr>
          <w:rFonts w:ascii="Times New Roman" w:hAnsi="Times New Roman" w:cs="Times New Roman"/>
          <w:sz w:val="24"/>
          <w:szCs w:val="24"/>
        </w:rPr>
        <w:t xml:space="preserve"> therefore</w:t>
      </w:r>
      <w:r w:rsidRPr="008713DA">
        <w:rPr>
          <w:rFonts w:ascii="Times New Roman" w:hAnsi="Times New Roman" w:cs="Times New Roman"/>
          <w:sz w:val="24"/>
          <w:szCs w:val="24"/>
        </w:rPr>
        <w:t xml:space="preserve">, </w:t>
      </w:r>
      <w:r w:rsidR="00024A26">
        <w:rPr>
          <w:rFonts w:ascii="Times New Roman" w:hAnsi="Times New Roman" w:cs="Times New Roman"/>
          <w:sz w:val="24"/>
          <w:szCs w:val="24"/>
        </w:rPr>
        <w:t xml:space="preserve">we used </w:t>
      </w:r>
      <w:r w:rsidR="007A1738">
        <w:rPr>
          <w:rFonts w:ascii="Times New Roman" w:hAnsi="Times New Roman" w:cs="Times New Roman"/>
          <w:sz w:val="24"/>
          <w:szCs w:val="24"/>
        </w:rPr>
        <w:t xml:space="preserve">the </w:t>
      </w:r>
      <w:r w:rsidRPr="008713DA">
        <w:rPr>
          <w:rFonts w:ascii="Times New Roman" w:hAnsi="Times New Roman" w:cs="Times New Roman"/>
          <w:sz w:val="24"/>
          <w:szCs w:val="24"/>
        </w:rPr>
        <w:t xml:space="preserve">first </w:t>
      </w:r>
      <w:r w:rsidR="00024A26">
        <w:rPr>
          <w:rFonts w:ascii="Times New Roman" w:hAnsi="Times New Roman" w:cs="Times New Roman"/>
          <w:sz w:val="24"/>
          <w:szCs w:val="24"/>
        </w:rPr>
        <w:t xml:space="preserve">natural </w:t>
      </w:r>
      <w:r w:rsidR="007A1738">
        <w:rPr>
          <w:rFonts w:ascii="Times New Roman" w:hAnsi="Times New Roman" w:cs="Times New Roman"/>
          <w:sz w:val="24"/>
          <w:szCs w:val="24"/>
        </w:rPr>
        <w:t>log transformation</w:t>
      </w:r>
      <w:r w:rsidRPr="008713DA">
        <w:rPr>
          <w:rFonts w:ascii="Times New Roman" w:hAnsi="Times New Roman" w:cs="Times New Roman"/>
          <w:sz w:val="24"/>
          <w:szCs w:val="24"/>
        </w:rPr>
        <w:t xml:space="preserve"> before </w:t>
      </w:r>
      <w:r w:rsidR="00024A26">
        <w:rPr>
          <w:rFonts w:ascii="Times New Roman" w:hAnsi="Times New Roman" w:cs="Times New Roman"/>
          <w:sz w:val="24"/>
          <w:szCs w:val="24"/>
        </w:rPr>
        <w:t>the data</w:t>
      </w:r>
      <w:r w:rsidR="00A17507">
        <w:rPr>
          <w:rFonts w:ascii="Times New Roman" w:hAnsi="Times New Roman" w:cs="Times New Roman"/>
          <w:sz w:val="24"/>
          <w:szCs w:val="24"/>
        </w:rPr>
        <w:t xml:space="preserve"> </w:t>
      </w:r>
      <w:r w:rsidR="007A1738">
        <w:rPr>
          <w:rFonts w:ascii="Times New Roman" w:hAnsi="Times New Roman" w:cs="Times New Roman"/>
          <w:sz w:val="24"/>
          <w:szCs w:val="24"/>
        </w:rPr>
        <w:t>was</w:t>
      </w:r>
      <w:r w:rsidR="00A17507">
        <w:rPr>
          <w:rFonts w:ascii="Times New Roman" w:hAnsi="Times New Roman" w:cs="Times New Roman"/>
          <w:sz w:val="24"/>
          <w:szCs w:val="24"/>
        </w:rPr>
        <w:t xml:space="preserve"> </w:t>
      </w:r>
      <w:r w:rsidRPr="008713DA">
        <w:rPr>
          <w:rFonts w:ascii="Times New Roman" w:hAnsi="Times New Roman" w:cs="Times New Roman"/>
          <w:sz w:val="24"/>
          <w:szCs w:val="24"/>
        </w:rPr>
        <w:t>further examined.</w:t>
      </w:r>
      <w:r w:rsidR="00851886" w:rsidRPr="008713DA">
        <w:rPr>
          <w:rFonts w:ascii="Times New Roman" w:hAnsi="Times New Roman" w:cs="Times New Roman"/>
          <w:sz w:val="24"/>
          <w:szCs w:val="24"/>
        </w:rPr>
        <w:t xml:space="preserve"> </w:t>
      </w:r>
      <w:r w:rsidR="009924CD">
        <w:rPr>
          <w:rFonts w:ascii="Times New Roman" w:hAnsi="Times New Roman" w:cs="Times New Roman"/>
          <w:sz w:val="24"/>
          <w:szCs w:val="24"/>
        </w:rPr>
        <w:lastRenderedPageBreak/>
        <w:t xml:space="preserve">However, </w:t>
      </w:r>
      <w:r w:rsidR="0090185C" w:rsidRPr="008713DA">
        <w:rPr>
          <w:rFonts w:ascii="Times New Roman" w:hAnsi="Times New Roman" w:cs="Times New Roman"/>
          <w:sz w:val="24"/>
          <w:szCs w:val="24"/>
        </w:rPr>
        <w:t xml:space="preserve">we </w:t>
      </w:r>
      <w:r w:rsidR="00024A26">
        <w:rPr>
          <w:rFonts w:ascii="Times New Roman" w:hAnsi="Times New Roman" w:cs="Times New Roman"/>
          <w:sz w:val="24"/>
          <w:szCs w:val="24"/>
        </w:rPr>
        <w:t xml:space="preserve">have </w:t>
      </w:r>
      <w:r w:rsidR="009924CD">
        <w:rPr>
          <w:rFonts w:ascii="Times New Roman" w:hAnsi="Times New Roman" w:cs="Times New Roman"/>
          <w:sz w:val="24"/>
          <w:szCs w:val="24"/>
        </w:rPr>
        <w:t xml:space="preserve">also </w:t>
      </w:r>
      <w:r w:rsidR="00024A26">
        <w:rPr>
          <w:rFonts w:ascii="Times New Roman" w:hAnsi="Times New Roman" w:cs="Times New Roman"/>
          <w:sz w:val="24"/>
          <w:szCs w:val="24"/>
        </w:rPr>
        <w:t xml:space="preserve">performed a reverse </w:t>
      </w:r>
      <w:r w:rsidR="008713DA" w:rsidRPr="008713DA">
        <w:rPr>
          <w:rFonts w:ascii="Times New Roman" w:hAnsi="Times New Roman" w:cs="Times New Roman"/>
          <w:color w:val="2E2E2E"/>
          <w:sz w:val="24"/>
          <w:szCs w:val="24"/>
        </w:rPr>
        <w:t>transform</w:t>
      </w:r>
      <w:r w:rsidR="00024A26">
        <w:rPr>
          <w:rFonts w:ascii="Times New Roman" w:hAnsi="Times New Roman" w:cs="Times New Roman"/>
          <w:color w:val="2E2E2E"/>
          <w:sz w:val="24"/>
          <w:szCs w:val="24"/>
        </w:rPr>
        <w:t xml:space="preserve">ation of </w:t>
      </w:r>
      <w:r w:rsidR="0090185C" w:rsidRPr="008713DA">
        <w:rPr>
          <w:rFonts w:ascii="Times New Roman" w:hAnsi="Times New Roman" w:cs="Times New Roman"/>
          <w:color w:val="2E2E2E"/>
          <w:sz w:val="24"/>
          <w:szCs w:val="24"/>
        </w:rPr>
        <w:t>the log (GF) value</w:t>
      </w:r>
      <w:r w:rsidR="009924CD">
        <w:rPr>
          <w:rFonts w:ascii="Times New Roman" w:hAnsi="Times New Roman" w:cs="Times New Roman"/>
          <w:color w:val="2E2E2E"/>
          <w:sz w:val="24"/>
          <w:szCs w:val="24"/>
        </w:rPr>
        <w:t>s</w:t>
      </w:r>
      <w:r w:rsidR="0090185C" w:rsidRPr="008713DA">
        <w:rPr>
          <w:rFonts w:ascii="Times New Roman" w:hAnsi="Times New Roman" w:cs="Times New Roman"/>
          <w:color w:val="2E2E2E"/>
          <w:sz w:val="24"/>
          <w:szCs w:val="24"/>
        </w:rPr>
        <w:t xml:space="preserve"> by exponent</w:t>
      </w:r>
      <w:r w:rsidR="00024A26">
        <w:rPr>
          <w:rFonts w:ascii="Times New Roman" w:hAnsi="Times New Roman" w:cs="Times New Roman"/>
          <w:color w:val="2E2E2E"/>
          <w:sz w:val="24"/>
          <w:szCs w:val="24"/>
        </w:rPr>
        <w:t>iating</w:t>
      </w:r>
      <w:r w:rsidR="0090185C" w:rsidRPr="008713DA">
        <w:rPr>
          <w:rFonts w:ascii="Times New Roman" w:hAnsi="Times New Roman" w:cs="Times New Roman"/>
          <w:color w:val="2E2E2E"/>
          <w:sz w:val="24"/>
          <w:szCs w:val="24"/>
        </w:rPr>
        <w:t xml:space="preserve"> values to </w:t>
      </w:r>
      <w:r w:rsidR="00024A26">
        <w:rPr>
          <w:rFonts w:ascii="Times New Roman" w:hAnsi="Times New Roman" w:cs="Times New Roman"/>
          <w:color w:val="2E2E2E"/>
          <w:sz w:val="24"/>
          <w:szCs w:val="24"/>
        </w:rPr>
        <w:t xml:space="preserve">convert </w:t>
      </w:r>
      <w:r w:rsidR="009924CD">
        <w:rPr>
          <w:rFonts w:ascii="Times New Roman" w:hAnsi="Times New Roman" w:cs="Times New Roman"/>
          <w:color w:val="2E2E2E"/>
          <w:sz w:val="24"/>
          <w:szCs w:val="24"/>
        </w:rPr>
        <w:t xml:space="preserve">them </w:t>
      </w:r>
      <w:r w:rsidR="00024A26">
        <w:rPr>
          <w:rFonts w:ascii="Times New Roman" w:hAnsi="Times New Roman" w:cs="Times New Roman"/>
          <w:color w:val="2E2E2E"/>
          <w:sz w:val="24"/>
          <w:szCs w:val="24"/>
        </w:rPr>
        <w:t xml:space="preserve">to </w:t>
      </w:r>
      <w:r w:rsidR="0090185C" w:rsidRPr="008713DA">
        <w:rPr>
          <w:rFonts w:ascii="Times New Roman" w:hAnsi="Times New Roman" w:cs="Times New Roman"/>
          <w:color w:val="2E2E2E"/>
          <w:sz w:val="24"/>
          <w:szCs w:val="24"/>
        </w:rPr>
        <w:t>the original scale for ease of interpretation</w:t>
      </w:r>
      <w:sdt>
        <w:sdtPr>
          <w:rPr>
            <w:rFonts w:ascii="Times New Roman" w:hAnsi="Times New Roman" w:cs="Times New Roman"/>
            <w:color w:val="000000"/>
            <w:sz w:val="24"/>
            <w:szCs w:val="24"/>
          </w:rPr>
          <w:tag w:val="MENDELEY_CITATION_v3_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"/>
          <w:id w:val="-353422140"/>
          <w:placeholder>
            <w:docPart w:val="DefaultPlaceholder_-1854013440"/>
          </w:placeholder>
        </w:sdtPr>
        <w:sdtContent>
          <w:r w:rsidR="00B4437F" w:rsidRPr="00B4437F">
            <w:rPr>
              <w:rFonts w:ascii="Times New Roman" w:hAnsi="Times New Roman" w:cs="Times New Roman"/>
              <w:color w:val="000000"/>
              <w:sz w:val="24"/>
              <w:szCs w:val="24"/>
            </w:rPr>
            <w:t>(Haider et al. 2021)</w:t>
          </w:r>
        </w:sdtContent>
      </w:sdt>
      <w:r w:rsidR="0090185C" w:rsidRPr="008713DA">
        <w:rPr>
          <w:rFonts w:ascii="Times New Roman" w:hAnsi="Times New Roman" w:cs="Times New Roman"/>
          <w:color w:val="2E2E2E"/>
          <w:sz w:val="24"/>
          <w:szCs w:val="24"/>
        </w:rPr>
        <w:t>. </w:t>
      </w:r>
    </w:p>
    <w:p w14:paraId="434B1BE8" w14:textId="77777777" w:rsidR="002A6F11" w:rsidRDefault="002A6F11">
      <w:pPr>
        <w:spacing w:after="0" w:line="360" w:lineRule="auto"/>
        <w:ind w:left="284" w:right="-279"/>
        <w:rPr>
          <w:rFonts w:ascii="Times New Roman" w:hAnsi="Times New Roman" w:cs="Times New Roman"/>
          <w:sz w:val="24"/>
          <w:szCs w:val="24"/>
        </w:rPr>
        <w:pPrChange w:id="525" w:author="Zumla, Ali" w:date="2023-07-08T09:15:00Z">
          <w:pPr>
            <w:spacing w:after="0" w:line="360" w:lineRule="auto"/>
          </w:pPr>
        </w:pPrChange>
      </w:pPr>
    </w:p>
    <w:p w14:paraId="25380A44" w14:textId="22564D2A" w:rsidR="0003321E" w:rsidRDefault="00F66AC0">
      <w:pPr>
        <w:spacing w:after="0" w:line="360" w:lineRule="auto"/>
        <w:ind w:left="284" w:right="-279"/>
        <w:rPr>
          <w:rFonts w:ascii="Times New Roman" w:hAnsi="Times New Roman" w:cs="Times New Roman"/>
          <w:sz w:val="24"/>
          <w:szCs w:val="24"/>
        </w:rPr>
        <w:pPrChange w:id="526" w:author="Zumla, Ali" w:date="2023-07-08T09:15:00Z">
          <w:pPr>
            <w:spacing w:after="0" w:line="360" w:lineRule="auto"/>
          </w:pPr>
        </w:pPrChange>
      </w:pPr>
      <w:r>
        <w:rPr>
          <w:rFonts w:ascii="Times New Roman" w:hAnsi="Times New Roman" w:cs="Times New Roman"/>
          <w:sz w:val="24"/>
          <w:szCs w:val="24"/>
        </w:rPr>
        <w:t>W</w:t>
      </w:r>
      <w:r w:rsidR="00731495" w:rsidRPr="009A4877">
        <w:rPr>
          <w:rFonts w:ascii="Times New Roman" w:hAnsi="Times New Roman" w:cs="Times New Roman"/>
          <w:sz w:val="24"/>
          <w:szCs w:val="24"/>
        </w:rPr>
        <w:t>e</w:t>
      </w:r>
      <w:r w:rsidR="00731495">
        <w:rPr>
          <w:rFonts w:ascii="Times New Roman" w:hAnsi="Times New Roman" w:cs="Times New Roman"/>
          <w:sz w:val="24"/>
          <w:szCs w:val="24"/>
        </w:rPr>
        <w:t xml:space="preserve"> performed </w:t>
      </w:r>
      <w:r w:rsidR="00731495" w:rsidRPr="009A4877">
        <w:rPr>
          <w:rFonts w:ascii="Times New Roman" w:hAnsi="Times New Roman" w:cs="Times New Roman"/>
          <w:sz w:val="24"/>
          <w:szCs w:val="24"/>
        </w:rPr>
        <w:t xml:space="preserve">forecasting </w:t>
      </w:r>
      <w:r w:rsidR="00731495">
        <w:rPr>
          <w:rFonts w:ascii="Times New Roman" w:hAnsi="Times New Roman" w:cs="Times New Roman"/>
          <w:sz w:val="24"/>
          <w:szCs w:val="24"/>
        </w:rPr>
        <w:t xml:space="preserve">using the </w:t>
      </w:r>
      <w:r w:rsidR="00731495" w:rsidRPr="009A4877">
        <w:rPr>
          <w:rFonts w:ascii="Times New Roman" w:hAnsi="Times New Roman" w:cs="Times New Roman"/>
          <w:sz w:val="24"/>
          <w:szCs w:val="24"/>
        </w:rPr>
        <w:t>autoregressive integrated moving average (ARIMA)</w:t>
      </w:r>
      <w:r w:rsidR="00731495">
        <w:rPr>
          <w:rFonts w:ascii="Times New Roman" w:hAnsi="Times New Roman" w:cs="Times New Roman"/>
          <w:sz w:val="24"/>
          <w:szCs w:val="24"/>
        </w:rPr>
        <w:t xml:space="preserve"> model</w:t>
      </w:r>
      <w:r w:rsidR="00731495" w:rsidRPr="009A4877">
        <w:rPr>
          <w:rFonts w:ascii="Times New Roman" w:hAnsi="Times New Roman" w:cs="Times New Roman"/>
          <w:sz w:val="24"/>
          <w:szCs w:val="24"/>
        </w:rPr>
        <w:t xml:space="preserve">. The ARIMA model is a data-driven, exploratory strategy that enables </w:t>
      </w:r>
      <w:r w:rsidR="00731495">
        <w:rPr>
          <w:rFonts w:ascii="Times New Roman" w:hAnsi="Times New Roman" w:cs="Times New Roman"/>
          <w:sz w:val="24"/>
          <w:szCs w:val="24"/>
        </w:rPr>
        <w:t xml:space="preserve">us </w:t>
      </w:r>
      <w:r w:rsidR="00731495" w:rsidRPr="009A4877">
        <w:rPr>
          <w:rFonts w:ascii="Times New Roman" w:hAnsi="Times New Roman" w:cs="Times New Roman"/>
          <w:sz w:val="24"/>
          <w:szCs w:val="24"/>
        </w:rPr>
        <w:t>to fit a suitable model</w:t>
      </w:r>
      <w:r w:rsidR="00731495">
        <w:rPr>
          <w:rFonts w:ascii="Times New Roman" w:hAnsi="Times New Roman" w:cs="Times New Roman"/>
          <w:sz w:val="24"/>
          <w:szCs w:val="24"/>
        </w:rPr>
        <w:t xml:space="preserve"> and forecast values</w:t>
      </w:r>
      <w:r w:rsidR="00731495" w:rsidRPr="009A4877">
        <w:rPr>
          <w:rFonts w:ascii="Times New Roman" w:hAnsi="Times New Roman" w:cs="Times New Roman"/>
          <w:sz w:val="24"/>
          <w:szCs w:val="24"/>
        </w:rPr>
        <w:t>.</w:t>
      </w:r>
      <w:r w:rsidR="001E06F9">
        <w:rPr>
          <w:rFonts w:ascii="Times New Roman" w:hAnsi="Times New Roman" w:cs="Times New Roman"/>
          <w:sz w:val="24"/>
          <w:szCs w:val="24"/>
        </w:rPr>
        <w:t xml:space="preserve"> </w:t>
      </w:r>
      <w:r w:rsidR="001E06F9" w:rsidRPr="00BB4766">
        <w:rPr>
          <w:rFonts w:ascii="Times New Roman" w:hAnsi="Times New Roman" w:cs="Times New Roman"/>
          <w:sz w:val="24"/>
          <w:szCs w:val="24"/>
        </w:rPr>
        <w:t>The ARIMA model consists of autoregressive (</w:t>
      </w:r>
      <w:r w:rsidR="001E06F9">
        <w:rPr>
          <w:rFonts w:ascii="Times New Roman" w:hAnsi="Times New Roman" w:cs="Times New Roman"/>
          <w:sz w:val="24"/>
          <w:szCs w:val="24"/>
        </w:rPr>
        <w:t>p</w:t>
      </w:r>
      <w:r w:rsidR="001E06F9" w:rsidRPr="00BB4766">
        <w:rPr>
          <w:rFonts w:ascii="Times New Roman" w:hAnsi="Times New Roman" w:cs="Times New Roman"/>
          <w:sz w:val="24"/>
          <w:szCs w:val="24"/>
        </w:rPr>
        <w:t>) terms, differencing (</w:t>
      </w:r>
      <w:r w:rsidR="001E06F9">
        <w:rPr>
          <w:rFonts w:ascii="Times New Roman" w:hAnsi="Times New Roman" w:cs="Times New Roman"/>
          <w:sz w:val="24"/>
          <w:szCs w:val="24"/>
        </w:rPr>
        <w:t>d</w:t>
      </w:r>
      <w:r w:rsidR="001E06F9" w:rsidRPr="00BB4766">
        <w:rPr>
          <w:rFonts w:ascii="Times New Roman" w:hAnsi="Times New Roman" w:cs="Times New Roman"/>
          <w:sz w:val="24"/>
          <w:szCs w:val="24"/>
        </w:rPr>
        <w:t>) terms, and moving average (</w:t>
      </w:r>
      <w:r w:rsidR="001E06F9">
        <w:rPr>
          <w:rFonts w:ascii="Times New Roman" w:hAnsi="Times New Roman" w:cs="Times New Roman"/>
          <w:sz w:val="24"/>
          <w:szCs w:val="24"/>
        </w:rPr>
        <w:t>q</w:t>
      </w:r>
      <w:r w:rsidR="001E06F9" w:rsidRPr="00BB4766">
        <w:rPr>
          <w:rFonts w:ascii="Times New Roman" w:hAnsi="Times New Roman" w:cs="Times New Roman"/>
          <w:sz w:val="24"/>
          <w:szCs w:val="24"/>
        </w:rPr>
        <w:t>) operations, and it is denoted as ARIMA</w:t>
      </w:r>
      <w:r w:rsidR="001E06F9">
        <w:rPr>
          <w:rFonts w:ascii="Times New Roman" w:hAnsi="Times New Roman" w:cs="Times New Roman"/>
          <w:sz w:val="24"/>
          <w:szCs w:val="24"/>
        </w:rPr>
        <w:t xml:space="preserve"> </w:t>
      </w:r>
      <w:r w:rsidR="001E06F9" w:rsidRPr="00BB4766">
        <w:rPr>
          <w:rFonts w:ascii="Times New Roman" w:hAnsi="Times New Roman" w:cs="Times New Roman"/>
          <w:sz w:val="24"/>
          <w:szCs w:val="24"/>
        </w:rPr>
        <w:t>(p, d, q). To select the appropriate autoregressive and moving average orders, the autocorrelation function (ACF) and partial autocorrelation function (PACF) are examined. Additionally, the differencing parameter, represented by "d," indicates the number of times the time series is differenced to achieve stationarity. An ARIMA</w:t>
      </w:r>
      <w:r w:rsidR="001E06F9">
        <w:rPr>
          <w:rFonts w:ascii="Times New Roman" w:hAnsi="Times New Roman" w:cs="Times New Roman"/>
          <w:sz w:val="24"/>
          <w:szCs w:val="24"/>
        </w:rPr>
        <w:t xml:space="preserve"> </w:t>
      </w:r>
      <w:r w:rsidR="001E06F9" w:rsidRPr="00BB4766">
        <w:rPr>
          <w:rFonts w:ascii="Times New Roman" w:hAnsi="Times New Roman" w:cs="Times New Roman"/>
          <w:sz w:val="24"/>
          <w:szCs w:val="24"/>
        </w:rPr>
        <w:t>(p, d, q) process refers to an autoregressive moving average (ARMA) model that has been differenced "d" times to obtain stationarity</w:t>
      </w:r>
      <w:r w:rsidR="003F5BF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"/>
          <w:id w:val="-646205857"/>
          <w:placeholder>
            <w:docPart w:val="DefaultPlaceholder_-1854013440"/>
          </w:placeholder>
        </w:sdtPr>
        <w:sdtContent>
          <w:r w:rsidR="00B4437F" w:rsidRPr="00B4437F">
            <w:rPr>
              <w:rFonts w:ascii="Times New Roman" w:hAnsi="Times New Roman" w:cs="Times New Roman"/>
              <w:color w:val="000000"/>
              <w:sz w:val="24"/>
              <w:szCs w:val="24"/>
            </w:rPr>
            <w:t>(Haider, Hasan, Guitian, et al. 2023)</w:t>
          </w:r>
        </w:sdtContent>
      </w:sdt>
      <w:r w:rsidR="0003321E" w:rsidRPr="009A4877">
        <w:rPr>
          <w:rFonts w:ascii="Times New Roman" w:hAnsi="Times New Roman" w:cs="Times New Roman"/>
          <w:sz w:val="24"/>
          <w:szCs w:val="24"/>
        </w:rPr>
        <w:t>. By removing high-frequency noise from the data, th</w:t>
      </w:r>
      <w:r w:rsidR="00DF22E0">
        <w:rPr>
          <w:rFonts w:ascii="Times New Roman" w:hAnsi="Times New Roman" w:cs="Times New Roman"/>
          <w:sz w:val="24"/>
          <w:szCs w:val="24"/>
        </w:rPr>
        <w:t>e model</w:t>
      </w:r>
      <w:r w:rsidR="0003321E" w:rsidRPr="009A4877">
        <w:rPr>
          <w:rFonts w:ascii="Times New Roman" w:hAnsi="Times New Roman" w:cs="Times New Roman"/>
          <w:sz w:val="24"/>
          <w:szCs w:val="24"/>
        </w:rPr>
        <w:t xml:space="preserve"> discover</w:t>
      </w:r>
      <w:r w:rsidR="00DF22E0">
        <w:rPr>
          <w:rFonts w:ascii="Times New Roman" w:hAnsi="Times New Roman" w:cs="Times New Roman"/>
          <w:sz w:val="24"/>
          <w:szCs w:val="24"/>
        </w:rPr>
        <w:t>s</w:t>
      </w:r>
      <w:r w:rsidR="0003321E" w:rsidRPr="009A4877">
        <w:rPr>
          <w:rFonts w:ascii="Times New Roman" w:hAnsi="Times New Roman" w:cs="Times New Roman"/>
          <w:sz w:val="24"/>
          <w:szCs w:val="24"/>
        </w:rPr>
        <w:t xml:space="preserve"> local patterns by </w:t>
      </w:r>
      <w:r w:rsidR="00DF22E0">
        <w:rPr>
          <w:rFonts w:ascii="Times New Roman" w:hAnsi="Times New Roman" w:cs="Times New Roman"/>
          <w:sz w:val="24"/>
          <w:szCs w:val="24"/>
        </w:rPr>
        <w:t>as</w:t>
      </w:r>
      <w:r w:rsidR="0003321E" w:rsidRPr="009A4877">
        <w:rPr>
          <w:rFonts w:ascii="Times New Roman" w:hAnsi="Times New Roman" w:cs="Times New Roman"/>
          <w:sz w:val="24"/>
          <w:szCs w:val="24"/>
        </w:rPr>
        <w:t xml:space="preserve">suming that the time series values are linearly </w:t>
      </w:r>
      <w:r w:rsidR="0003321E">
        <w:rPr>
          <w:rFonts w:ascii="Times New Roman" w:hAnsi="Times New Roman" w:cs="Times New Roman"/>
          <w:sz w:val="24"/>
          <w:szCs w:val="24"/>
        </w:rPr>
        <w:t>related</w:t>
      </w:r>
      <w:r w:rsidR="0003321E" w:rsidRPr="009A4877">
        <w:rPr>
          <w:rFonts w:ascii="Times New Roman" w:hAnsi="Times New Roman" w:cs="Times New Roman"/>
          <w:sz w:val="24"/>
          <w:szCs w:val="24"/>
        </w:rPr>
        <w:t>.</w:t>
      </w:r>
      <w:r w:rsidR="0003321E">
        <w:rPr>
          <w:rFonts w:ascii="Times New Roman" w:hAnsi="Times New Roman" w:cs="Times New Roman"/>
          <w:sz w:val="24"/>
          <w:szCs w:val="24"/>
        </w:rPr>
        <w:t xml:space="preserve"> </w:t>
      </w:r>
      <w:r w:rsidR="0003321E" w:rsidRPr="009A4877">
        <w:rPr>
          <w:rFonts w:ascii="Times New Roman" w:hAnsi="Times New Roman" w:cs="Times New Roman"/>
          <w:sz w:val="24"/>
          <w:szCs w:val="24"/>
        </w:rPr>
        <w:t xml:space="preserve">We also conducted a Mann-Kendall (M-K) trend analysis to </w:t>
      </w:r>
      <w:r w:rsidR="00F50B89" w:rsidRPr="009A4877">
        <w:rPr>
          <w:rFonts w:ascii="Times New Roman" w:hAnsi="Times New Roman" w:cs="Times New Roman"/>
          <w:sz w:val="24"/>
          <w:szCs w:val="24"/>
        </w:rPr>
        <w:t xml:space="preserve">determine </w:t>
      </w:r>
      <w:r w:rsidR="00F50B89">
        <w:rPr>
          <w:rFonts w:ascii="Times New Roman" w:hAnsi="Times New Roman" w:cs="Times New Roman"/>
          <w:sz w:val="24"/>
          <w:szCs w:val="24"/>
        </w:rPr>
        <w:t>possible</w:t>
      </w:r>
      <w:r w:rsidR="00612B77">
        <w:rPr>
          <w:rFonts w:ascii="Times New Roman" w:hAnsi="Times New Roman" w:cs="Times New Roman"/>
          <w:sz w:val="24"/>
          <w:szCs w:val="24"/>
        </w:rPr>
        <w:t xml:space="preserve"> upward</w:t>
      </w:r>
      <w:r w:rsidR="00E96958">
        <w:rPr>
          <w:rFonts w:ascii="Times New Roman" w:hAnsi="Times New Roman" w:cs="Times New Roman"/>
          <w:sz w:val="24"/>
          <w:szCs w:val="24"/>
        </w:rPr>
        <w:t xml:space="preserve"> or downward</w:t>
      </w:r>
      <w:r w:rsidR="00800492">
        <w:rPr>
          <w:rFonts w:ascii="Times New Roman" w:hAnsi="Times New Roman" w:cs="Times New Roman"/>
          <w:sz w:val="24"/>
          <w:szCs w:val="24"/>
        </w:rPr>
        <w:t xml:space="preserve"> </w:t>
      </w:r>
      <w:r w:rsidR="0003321E" w:rsidRPr="009A4877">
        <w:rPr>
          <w:rFonts w:ascii="Times New Roman" w:hAnsi="Times New Roman" w:cs="Times New Roman"/>
          <w:sz w:val="24"/>
          <w:szCs w:val="24"/>
        </w:rPr>
        <w:t xml:space="preserve">trends. </w:t>
      </w:r>
      <w:r w:rsidR="005A3FBC">
        <w:rPr>
          <w:rFonts w:ascii="Times New Roman" w:hAnsi="Times New Roman" w:cs="Times New Roman"/>
          <w:sz w:val="24"/>
          <w:szCs w:val="24"/>
        </w:rPr>
        <w:t>We also performed t</w:t>
      </w:r>
      <w:r w:rsidR="0003321E" w:rsidRPr="009A4877">
        <w:rPr>
          <w:rFonts w:ascii="Times New Roman" w:hAnsi="Times New Roman" w:cs="Times New Roman"/>
          <w:sz w:val="24"/>
          <w:szCs w:val="24"/>
        </w:rPr>
        <w:t xml:space="preserve">he Sen's slope test to assess variations in </w:t>
      </w:r>
      <w:r w:rsidR="001D681D">
        <w:rPr>
          <w:rFonts w:ascii="Times New Roman" w:hAnsi="Times New Roman" w:cs="Times New Roman"/>
          <w:sz w:val="24"/>
          <w:szCs w:val="24"/>
        </w:rPr>
        <w:t xml:space="preserve">annual </w:t>
      </w:r>
      <w:r w:rsidR="001D681D" w:rsidRPr="009A4877">
        <w:rPr>
          <w:rFonts w:ascii="Times New Roman" w:hAnsi="Times New Roman" w:cs="Times New Roman"/>
          <w:sz w:val="24"/>
          <w:szCs w:val="24"/>
        </w:rPr>
        <w:t>dengue cases</w:t>
      </w:r>
      <w:r w:rsidR="001D681D">
        <w:rPr>
          <w:rFonts w:ascii="Times New Roman" w:hAnsi="Times New Roman" w:cs="Times New Roman"/>
          <w:sz w:val="24"/>
          <w:szCs w:val="24"/>
        </w:rPr>
        <w:t xml:space="preserve"> and deaths</w:t>
      </w:r>
      <w:r w:rsidR="001D681D" w:rsidRPr="009A4877">
        <w:rPr>
          <w:rFonts w:ascii="Times New Roman" w:hAnsi="Times New Roman" w:cs="Times New Roman"/>
          <w:sz w:val="24"/>
          <w:szCs w:val="24"/>
        </w:rPr>
        <w:t>.</w:t>
      </w:r>
      <w:r w:rsidR="005A3FBC">
        <w:rPr>
          <w:rFonts w:ascii="Times New Roman" w:hAnsi="Times New Roman" w:cs="Times New Roman"/>
          <w:sz w:val="24"/>
          <w:szCs w:val="24"/>
        </w:rPr>
        <w:t xml:space="preserve"> </w:t>
      </w:r>
      <w:r w:rsidR="0003321E">
        <w:rPr>
          <w:rFonts w:ascii="Times New Roman" w:hAnsi="Times New Roman" w:cs="Times New Roman"/>
          <w:sz w:val="24"/>
          <w:szCs w:val="24"/>
        </w:rPr>
        <w:t xml:space="preserve"> </w:t>
      </w:r>
    </w:p>
    <w:p w14:paraId="616166B9" w14:textId="77777777" w:rsidR="00E33DFF" w:rsidRDefault="00E33DFF">
      <w:pPr>
        <w:spacing w:after="0" w:line="360" w:lineRule="auto"/>
        <w:ind w:left="284" w:right="-279"/>
        <w:rPr>
          <w:rFonts w:ascii="Times New Roman" w:hAnsi="Times New Roman" w:cs="Times New Roman"/>
          <w:sz w:val="24"/>
          <w:szCs w:val="24"/>
        </w:rPr>
        <w:pPrChange w:id="527" w:author="Zumla, Ali" w:date="2023-07-08T09:15:00Z">
          <w:pPr>
            <w:spacing w:after="0" w:line="360" w:lineRule="auto"/>
          </w:pPr>
        </w:pPrChange>
      </w:pPr>
    </w:p>
    <w:p w14:paraId="58CDD0D9" w14:textId="4B32AC03" w:rsidR="002F5BB4" w:rsidRDefault="00F66AC0">
      <w:pPr>
        <w:spacing w:after="0" w:line="360" w:lineRule="auto"/>
        <w:ind w:left="284" w:right="-279"/>
        <w:rPr>
          <w:rFonts w:ascii="Times New Roman" w:hAnsi="Times New Roman" w:cs="Times New Roman"/>
          <w:sz w:val="24"/>
          <w:szCs w:val="24"/>
        </w:rPr>
        <w:pPrChange w:id="528" w:author="Zumla, Ali" w:date="2023-07-08T09:15:00Z">
          <w:pPr>
            <w:spacing w:after="0" w:line="360" w:lineRule="auto"/>
          </w:pPr>
        </w:pPrChange>
      </w:pPr>
      <w:r>
        <w:rPr>
          <w:rFonts w:ascii="Times New Roman" w:hAnsi="Times New Roman" w:cs="Times New Roman"/>
          <w:sz w:val="24"/>
          <w:szCs w:val="24"/>
        </w:rPr>
        <w:t>W</w:t>
      </w:r>
      <w:r w:rsidRPr="003D48B7">
        <w:rPr>
          <w:rFonts w:ascii="Times New Roman" w:hAnsi="Times New Roman" w:cs="Times New Roman"/>
          <w:sz w:val="24"/>
          <w:szCs w:val="24"/>
        </w:rPr>
        <w:t>e</w:t>
      </w:r>
      <w:r>
        <w:rPr>
          <w:rFonts w:ascii="Times New Roman" w:hAnsi="Times New Roman" w:cs="Times New Roman"/>
          <w:sz w:val="24"/>
          <w:szCs w:val="24"/>
        </w:rPr>
        <w:t>, then</w:t>
      </w:r>
      <w:r w:rsidRPr="003D48B7">
        <w:rPr>
          <w:rFonts w:ascii="Times New Roman" w:hAnsi="Times New Roman" w:cs="Times New Roman"/>
          <w:sz w:val="24"/>
          <w:szCs w:val="24"/>
        </w:rPr>
        <w:t xml:space="preserve"> used a </w:t>
      </w:r>
      <w:r>
        <w:rPr>
          <w:rFonts w:ascii="Times New Roman" w:hAnsi="Times New Roman" w:cs="Times New Roman"/>
          <w:sz w:val="24"/>
          <w:szCs w:val="24"/>
        </w:rPr>
        <w:t xml:space="preserve">time series </w:t>
      </w:r>
      <w:r w:rsidRPr="003D48B7">
        <w:rPr>
          <w:rFonts w:ascii="Times New Roman" w:hAnsi="Times New Roman" w:cs="Times New Roman"/>
          <w:sz w:val="24"/>
          <w:szCs w:val="24"/>
        </w:rPr>
        <w:t>count generalized linear model (GLM)</w:t>
      </w:r>
      <w:r>
        <w:rPr>
          <w:rFonts w:ascii="Times New Roman" w:hAnsi="Times New Roman" w:cs="Times New Roman"/>
          <w:sz w:val="24"/>
          <w:szCs w:val="24"/>
        </w:rPr>
        <w:t>, more specifically, a time-series Poisson regression model</w:t>
      </w:r>
      <w:r w:rsidRPr="003D48B7">
        <w:rPr>
          <w:rFonts w:ascii="Times New Roman" w:hAnsi="Times New Roman" w:cs="Times New Roman"/>
          <w:sz w:val="24"/>
          <w:szCs w:val="24"/>
        </w:rPr>
        <w:t xml:space="preserve"> to determine whether the climatic factors are associated with the dengue cases over time</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"/>
          <w:id w:val="-455875536"/>
          <w:placeholder>
            <w:docPart w:val="018492A358D445608C2B636DD56F2A47"/>
          </w:placeholder>
        </w:sdtPr>
        <w:sdtContent>
          <w:r w:rsidR="00B4437F" w:rsidRPr="00B4437F">
            <w:rPr>
              <w:rFonts w:ascii="Times New Roman" w:hAnsi="Times New Roman" w:cs="Times New Roman"/>
              <w:color w:val="000000"/>
              <w:sz w:val="24"/>
              <w:szCs w:val="24"/>
            </w:rPr>
            <w:t>(Sumi et al. 2021)</w:t>
          </w:r>
        </w:sdtContent>
      </w:sdt>
      <w:r w:rsidRPr="003D48B7">
        <w:rPr>
          <w:rFonts w:ascii="Times New Roman" w:hAnsi="Times New Roman" w:cs="Times New Roman"/>
          <w:sz w:val="24"/>
          <w:szCs w:val="24"/>
        </w:rPr>
        <w:t xml:space="preserve">. The non-normality, heteroscedasticity, and non-linearity that characterize count data </w:t>
      </w:r>
      <w:r>
        <w:rPr>
          <w:rFonts w:ascii="Times New Roman" w:hAnsi="Times New Roman" w:cs="Times New Roman"/>
          <w:sz w:val="24"/>
          <w:szCs w:val="24"/>
        </w:rPr>
        <w:t xml:space="preserve">can be fitted easily </w:t>
      </w:r>
      <w:r w:rsidRPr="003D48B7">
        <w:rPr>
          <w:rFonts w:ascii="Times New Roman" w:hAnsi="Times New Roman" w:cs="Times New Roman"/>
          <w:sz w:val="24"/>
          <w:szCs w:val="24"/>
        </w:rPr>
        <w:t>using GLM</w:t>
      </w:r>
      <w:r>
        <w:rPr>
          <w:rFonts w:ascii="Times New Roman" w:hAnsi="Times New Roman" w:cs="Times New Roman"/>
          <w:sz w:val="24"/>
          <w:szCs w:val="24"/>
        </w:rPr>
        <w:t>s</w:t>
      </w:r>
      <w:r w:rsidRPr="003D48B7">
        <w:rPr>
          <w:rFonts w:ascii="Times New Roman" w:hAnsi="Times New Roman" w:cs="Times New Roman"/>
          <w:sz w:val="24"/>
          <w:szCs w:val="24"/>
        </w:rPr>
        <w:t>.</w:t>
      </w:r>
      <w:r>
        <w:rPr>
          <w:rFonts w:ascii="Times New Roman" w:hAnsi="Times New Roman" w:cs="Times New Roman"/>
          <w:sz w:val="24"/>
          <w:szCs w:val="24"/>
        </w:rPr>
        <w:t xml:space="preserve"> The</w:t>
      </w:r>
      <w:r w:rsidRPr="003D48B7">
        <w:rPr>
          <w:rFonts w:ascii="Times New Roman" w:hAnsi="Times New Roman" w:cs="Times New Roman"/>
          <w:sz w:val="24"/>
          <w:szCs w:val="24"/>
        </w:rPr>
        <w:t xml:space="preserve"> </w:t>
      </w:r>
      <w:r>
        <w:rPr>
          <w:rFonts w:ascii="Times New Roman" w:hAnsi="Times New Roman" w:cs="Times New Roman"/>
          <w:sz w:val="24"/>
          <w:szCs w:val="24"/>
        </w:rPr>
        <w:t xml:space="preserve">time-series </w:t>
      </w:r>
      <w:r w:rsidRPr="003D48B7">
        <w:rPr>
          <w:rFonts w:ascii="Times New Roman" w:hAnsi="Times New Roman" w:cs="Times New Roman"/>
          <w:sz w:val="24"/>
          <w:szCs w:val="24"/>
        </w:rPr>
        <w:t>observations</w:t>
      </w:r>
      <w:r>
        <w:rPr>
          <w:rFonts w:ascii="Times New Roman" w:hAnsi="Times New Roman" w:cs="Times New Roman"/>
          <w:sz w:val="24"/>
          <w:szCs w:val="24"/>
        </w:rPr>
        <w:t xml:space="preserve"> may possess autocorrelation and they</w:t>
      </w:r>
      <w:r w:rsidRPr="003D48B7">
        <w:rPr>
          <w:rFonts w:ascii="Times New Roman" w:hAnsi="Times New Roman" w:cs="Times New Roman"/>
          <w:sz w:val="24"/>
          <w:szCs w:val="24"/>
        </w:rPr>
        <w:t xml:space="preserve"> </w:t>
      </w:r>
      <w:r>
        <w:rPr>
          <w:rFonts w:ascii="Times New Roman" w:hAnsi="Times New Roman" w:cs="Times New Roman"/>
          <w:sz w:val="24"/>
          <w:szCs w:val="24"/>
        </w:rPr>
        <w:t>might be</w:t>
      </w:r>
      <w:r w:rsidRPr="003D48B7">
        <w:rPr>
          <w:rFonts w:ascii="Times New Roman" w:hAnsi="Times New Roman" w:cs="Times New Roman"/>
          <w:sz w:val="24"/>
          <w:szCs w:val="24"/>
        </w:rPr>
        <w:t xml:space="preserve"> nonnegative integers</w:t>
      </w:r>
      <w:r>
        <w:rPr>
          <w:rFonts w:ascii="Times New Roman" w:hAnsi="Times New Roman" w:cs="Times New Roman"/>
          <w:sz w:val="24"/>
          <w:szCs w:val="24"/>
        </w:rPr>
        <w:t>, and thus GLM is useful in overcoming both issues</w:t>
      </w:r>
      <w:r w:rsidRPr="003D48B7">
        <w:rPr>
          <w:rFonts w:ascii="Times New Roman" w:hAnsi="Times New Roman" w:cs="Times New Roman"/>
          <w:sz w:val="24"/>
          <w:szCs w:val="24"/>
        </w:rPr>
        <w:t xml:space="preserve"> [20</w:t>
      </w:r>
      <w:r>
        <w:rPr>
          <w:rFonts w:ascii="Times New Roman" w:hAnsi="Times New Roman" w:cs="Times New Roman"/>
          <w:sz w:val="24"/>
          <w:szCs w:val="24"/>
        </w:rPr>
        <w:t xml:space="preserve">, </w:t>
      </w:r>
      <w:r w:rsidRPr="003D48B7">
        <w:rPr>
          <w:rFonts w:ascii="Times New Roman" w:hAnsi="Times New Roman" w:cs="Times New Roman"/>
          <w:sz w:val="24"/>
          <w:szCs w:val="24"/>
        </w:rPr>
        <w:t>21,</w:t>
      </w:r>
      <w:r>
        <w:rPr>
          <w:rFonts w:ascii="Times New Roman" w:hAnsi="Times New Roman" w:cs="Times New Roman"/>
          <w:sz w:val="24"/>
          <w:szCs w:val="24"/>
        </w:rPr>
        <w:t xml:space="preserve"> </w:t>
      </w:r>
      <w:r w:rsidRPr="003D48B7">
        <w:rPr>
          <w:rFonts w:ascii="Times New Roman" w:hAnsi="Times New Roman" w:cs="Times New Roman"/>
          <w:sz w:val="24"/>
          <w:szCs w:val="24"/>
        </w:rPr>
        <w:t>22].</w:t>
      </w:r>
      <w:r>
        <w:rPr>
          <w:rFonts w:ascii="Times New Roman" w:hAnsi="Times New Roman" w:cs="Times New Roman"/>
          <w:sz w:val="24"/>
          <w:szCs w:val="24"/>
        </w:rPr>
        <w:t xml:space="preserve"> Monthly d</w:t>
      </w:r>
      <w:r w:rsidR="0003321E" w:rsidRPr="00A27067">
        <w:rPr>
          <w:rFonts w:ascii="Times New Roman" w:hAnsi="Times New Roman" w:cs="Times New Roman"/>
          <w:sz w:val="24"/>
          <w:szCs w:val="24"/>
        </w:rPr>
        <w:t xml:space="preserve">engue cases were utilized as the outcome variable in this model, along with data from the Bangladesh Meteorological Department (BMD) on temperature and rainfall. </w:t>
      </w:r>
      <w:r w:rsidR="0003321E">
        <w:rPr>
          <w:rFonts w:ascii="Times New Roman" w:hAnsi="Times New Roman" w:cs="Times New Roman"/>
          <w:sz w:val="24"/>
          <w:szCs w:val="24"/>
        </w:rPr>
        <w:t>T</w:t>
      </w:r>
      <w:r w:rsidR="0003321E" w:rsidRPr="00A27067">
        <w:rPr>
          <w:rFonts w:ascii="Times New Roman" w:hAnsi="Times New Roman" w:cs="Times New Roman"/>
          <w:sz w:val="24"/>
          <w:szCs w:val="24"/>
        </w:rPr>
        <w:t xml:space="preserve">o </w:t>
      </w:r>
      <w:r w:rsidR="00005F8E">
        <w:rPr>
          <w:rFonts w:ascii="Times New Roman" w:hAnsi="Times New Roman" w:cs="Times New Roman"/>
          <w:sz w:val="24"/>
          <w:szCs w:val="24"/>
        </w:rPr>
        <w:t>capture the actual impact of rainfall on dengue incidence</w:t>
      </w:r>
      <w:r w:rsidR="00005F8E" w:rsidRPr="00A27067">
        <w:rPr>
          <w:rFonts w:ascii="Times New Roman" w:hAnsi="Times New Roman" w:cs="Times New Roman"/>
          <w:sz w:val="24"/>
          <w:szCs w:val="24"/>
        </w:rPr>
        <w:t xml:space="preserve"> </w:t>
      </w:r>
      <w:r w:rsidR="0003321E" w:rsidRPr="00A27067">
        <w:rPr>
          <w:rFonts w:ascii="Times New Roman" w:hAnsi="Times New Roman" w:cs="Times New Roman"/>
          <w:sz w:val="24"/>
          <w:szCs w:val="24"/>
        </w:rPr>
        <w:t>across time, we additionally employed two lagged variables</w:t>
      </w:r>
      <w:r w:rsidR="009609E0">
        <w:rPr>
          <w:rFonts w:ascii="Times New Roman" w:hAnsi="Times New Roman" w:cs="Times New Roman"/>
          <w:sz w:val="24"/>
          <w:szCs w:val="24"/>
        </w:rPr>
        <w:t xml:space="preserve"> of </w:t>
      </w:r>
      <w:r w:rsidR="009609E0" w:rsidRPr="009609E0">
        <w:rPr>
          <w:rFonts w:ascii="Times New Roman" w:hAnsi="Times New Roman" w:cs="Times New Roman"/>
          <w:sz w:val="24"/>
          <w:szCs w:val="24"/>
        </w:rPr>
        <w:t>meteorological elements</w:t>
      </w:r>
      <w:r w:rsidR="009609E0">
        <w:rPr>
          <w:rFonts w:ascii="Times New Roman" w:hAnsi="Times New Roman" w:cs="Times New Roman"/>
          <w:sz w:val="24"/>
          <w:szCs w:val="24"/>
        </w:rPr>
        <w:t>, mainly rainfall in lag 1 and 2.</w:t>
      </w:r>
      <w:r w:rsidR="0003321E" w:rsidRPr="00A27067">
        <w:rPr>
          <w:rFonts w:ascii="Times New Roman" w:hAnsi="Times New Roman" w:cs="Times New Roman"/>
          <w:sz w:val="24"/>
          <w:szCs w:val="24"/>
        </w:rPr>
        <w:t xml:space="preserve"> After eliminating predictors with </w:t>
      </w:r>
      <w:r w:rsidR="00005F8E">
        <w:rPr>
          <w:rFonts w:ascii="Times New Roman" w:hAnsi="Times New Roman" w:cs="Times New Roman"/>
          <w:sz w:val="24"/>
          <w:szCs w:val="24"/>
        </w:rPr>
        <w:t xml:space="preserve">a </w:t>
      </w:r>
      <w:r w:rsidR="0007072D">
        <w:rPr>
          <w:rFonts w:ascii="Times New Roman" w:hAnsi="Times New Roman" w:cs="Times New Roman"/>
          <w:sz w:val="24"/>
          <w:szCs w:val="24"/>
        </w:rPr>
        <w:t>high</w:t>
      </w:r>
      <w:r w:rsidR="00005F8E">
        <w:rPr>
          <w:rFonts w:ascii="Times New Roman" w:hAnsi="Times New Roman" w:cs="Times New Roman"/>
          <w:sz w:val="24"/>
          <w:szCs w:val="24"/>
        </w:rPr>
        <w:t>er</w:t>
      </w:r>
      <w:r w:rsidR="0007072D">
        <w:rPr>
          <w:rFonts w:ascii="Times New Roman" w:hAnsi="Times New Roman" w:cs="Times New Roman"/>
          <w:sz w:val="24"/>
          <w:szCs w:val="24"/>
        </w:rPr>
        <w:t xml:space="preserve"> multi</w:t>
      </w:r>
      <w:r w:rsidR="0003321E" w:rsidRPr="00A27067">
        <w:rPr>
          <w:rFonts w:ascii="Times New Roman" w:hAnsi="Times New Roman" w:cs="Times New Roman"/>
          <w:sz w:val="24"/>
          <w:szCs w:val="24"/>
        </w:rPr>
        <w:t>collinear relationship, we</w:t>
      </w:r>
      <w:r w:rsidR="00005F8E">
        <w:rPr>
          <w:rFonts w:ascii="Times New Roman" w:hAnsi="Times New Roman" w:cs="Times New Roman"/>
          <w:sz w:val="24"/>
          <w:szCs w:val="24"/>
        </w:rPr>
        <w:t xml:space="preserve"> have</w:t>
      </w:r>
      <w:r w:rsidR="0003321E" w:rsidRPr="00A27067">
        <w:rPr>
          <w:rFonts w:ascii="Times New Roman" w:hAnsi="Times New Roman" w:cs="Times New Roman"/>
          <w:sz w:val="24"/>
          <w:szCs w:val="24"/>
        </w:rPr>
        <w:t xml:space="preserve"> arrived at average temperature, rainfall (</w:t>
      </w:r>
      <w:r w:rsidR="00005F8E">
        <w:rPr>
          <w:rFonts w:ascii="Times New Roman" w:hAnsi="Times New Roman" w:cs="Times New Roman"/>
          <w:sz w:val="24"/>
          <w:szCs w:val="24"/>
        </w:rPr>
        <w:t xml:space="preserve">in </w:t>
      </w:r>
      <w:r w:rsidR="0003321E" w:rsidRPr="00A27067">
        <w:rPr>
          <w:rFonts w:ascii="Times New Roman" w:hAnsi="Times New Roman" w:cs="Times New Roman"/>
          <w:sz w:val="24"/>
          <w:szCs w:val="24"/>
        </w:rPr>
        <w:t>lag 1), and rainfall (</w:t>
      </w:r>
      <w:r w:rsidR="00005F8E">
        <w:rPr>
          <w:rFonts w:ascii="Times New Roman" w:hAnsi="Times New Roman" w:cs="Times New Roman"/>
          <w:sz w:val="24"/>
          <w:szCs w:val="24"/>
        </w:rPr>
        <w:t xml:space="preserve">in </w:t>
      </w:r>
      <w:r w:rsidR="0003321E" w:rsidRPr="00A27067">
        <w:rPr>
          <w:rFonts w:ascii="Times New Roman" w:hAnsi="Times New Roman" w:cs="Times New Roman"/>
          <w:sz w:val="24"/>
          <w:szCs w:val="24"/>
        </w:rPr>
        <w:t>lag 2) as the final</w:t>
      </w:r>
      <w:r w:rsidR="00040316">
        <w:rPr>
          <w:rFonts w:ascii="Times New Roman" w:hAnsi="Times New Roman" w:cs="Times New Roman"/>
          <w:sz w:val="24"/>
          <w:szCs w:val="24"/>
        </w:rPr>
        <w:t xml:space="preserve"> set of</w:t>
      </w:r>
      <w:r w:rsidR="0003321E" w:rsidRPr="00A27067">
        <w:rPr>
          <w:rFonts w:ascii="Times New Roman" w:hAnsi="Times New Roman" w:cs="Times New Roman"/>
          <w:sz w:val="24"/>
          <w:szCs w:val="24"/>
        </w:rPr>
        <w:t xml:space="preserve"> </w:t>
      </w:r>
      <w:r w:rsidR="00006CB1" w:rsidRPr="00A27067">
        <w:rPr>
          <w:rFonts w:ascii="Times New Roman" w:hAnsi="Times New Roman" w:cs="Times New Roman"/>
          <w:sz w:val="24"/>
          <w:szCs w:val="24"/>
        </w:rPr>
        <w:t>predictors</w:t>
      </w:r>
      <w:r w:rsidR="00005F8E">
        <w:rPr>
          <w:rFonts w:ascii="Times New Roman" w:hAnsi="Times New Roman" w:cs="Times New Roman"/>
          <w:sz w:val="24"/>
          <w:szCs w:val="24"/>
        </w:rPr>
        <w:t xml:space="preserve"> f</w:t>
      </w:r>
      <w:r w:rsidR="00040316">
        <w:rPr>
          <w:rFonts w:ascii="Times New Roman" w:hAnsi="Times New Roman" w:cs="Times New Roman"/>
          <w:sz w:val="24"/>
          <w:szCs w:val="24"/>
        </w:rPr>
        <w:t>or</w:t>
      </w:r>
      <w:r w:rsidR="00005F8E">
        <w:rPr>
          <w:rFonts w:ascii="Times New Roman" w:hAnsi="Times New Roman" w:cs="Times New Roman"/>
          <w:sz w:val="24"/>
          <w:szCs w:val="24"/>
        </w:rPr>
        <w:t xml:space="preserve"> </w:t>
      </w:r>
      <w:r w:rsidR="00040316">
        <w:rPr>
          <w:rFonts w:ascii="Times New Roman" w:hAnsi="Times New Roman" w:cs="Times New Roman"/>
          <w:sz w:val="24"/>
          <w:szCs w:val="24"/>
        </w:rPr>
        <w:t xml:space="preserve">the monthly </w:t>
      </w:r>
      <w:r w:rsidR="00005F8E">
        <w:rPr>
          <w:rFonts w:ascii="Times New Roman" w:hAnsi="Times New Roman" w:cs="Times New Roman"/>
          <w:sz w:val="24"/>
          <w:szCs w:val="24"/>
        </w:rPr>
        <w:t>dengue incidence</w:t>
      </w:r>
      <w:r w:rsidR="00040316">
        <w:rPr>
          <w:rFonts w:ascii="Times New Roman" w:hAnsi="Times New Roman" w:cs="Times New Roman"/>
          <w:sz w:val="24"/>
          <w:szCs w:val="24"/>
        </w:rPr>
        <w:t xml:space="preserve"> in Bangladesh</w:t>
      </w:r>
      <w:r w:rsidR="0003321E" w:rsidRPr="002720A3">
        <w:rPr>
          <w:rFonts w:ascii="Times New Roman" w:hAnsi="Times New Roman" w:cs="Times New Roman"/>
          <w:sz w:val="24"/>
          <w:szCs w:val="24"/>
        </w:rPr>
        <w:t xml:space="preserve">. </w:t>
      </w:r>
      <w:r w:rsidR="00B40EC9">
        <w:rPr>
          <w:rFonts w:ascii="Times New Roman" w:hAnsi="Times New Roman" w:cs="Times New Roman"/>
          <w:sz w:val="24"/>
          <w:szCs w:val="24"/>
        </w:rPr>
        <w:t>We</w:t>
      </w:r>
      <w:r w:rsidR="00005F8E">
        <w:rPr>
          <w:rFonts w:ascii="Times New Roman" w:hAnsi="Times New Roman" w:cs="Times New Roman"/>
          <w:sz w:val="24"/>
          <w:szCs w:val="24"/>
        </w:rPr>
        <w:t xml:space="preserve"> </w:t>
      </w:r>
      <w:r w:rsidR="00B40EC9">
        <w:rPr>
          <w:rFonts w:ascii="Times New Roman" w:hAnsi="Times New Roman" w:cs="Times New Roman"/>
          <w:sz w:val="24"/>
          <w:szCs w:val="24"/>
        </w:rPr>
        <w:t>used</w:t>
      </w:r>
      <w:r w:rsidR="0003321E" w:rsidRPr="002720A3">
        <w:rPr>
          <w:rFonts w:ascii="Times New Roman" w:hAnsi="Times New Roman" w:cs="Times New Roman"/>
          <w:sz w:val="24"/>
          <w:szCs w:val="24"/>
        </w:rPr>
        <w:t xml:space="preserve"> </w:t>
      </w:r>
      <w:r w:rsidR="00E22E5F">
        <w:rPr>
          <w:rFonts w:ascii="Times New Roman" w:hAnsi="Times New Roman" w:cs="Times New Roman"/>
          <w:sz w:val="24"/>
          <w:szCs w:val="24"/>
        </w:rPr>
        <w:t xml:space="preserve">the </w:t>
      </w:r>
      <w:r w:rsidR="0003321E" w:rsidRPr="002720A3">
        <w:rPr>
          <w:rFonts w:ascii="Times New Roman" w:hAnsi="Times New Roman" w:cs="Times New Roman"/>
          <w:sz w:val="24"/>
          <w:szCs w:val="24"/>
        </w:rPr>
        <w:t>statistical program R</w:t>
      </w:r>
      <w:r w:rsidR="00676286">
        <w:rPr>
          <w:rFonts w:ascii="Times New Roman" w:hAnsi="Times New Roman" w:cs="Times New Roman"/>
          <w:sz w:val="24"/>
          <w:szCs w:val="24"/>
        </w:rPr>
        <w:t>Studio</w:t>
      </w:r>
      <w:r w:rsidR="0003321E" w:rsidRPr="002720A3">
        <w:rPr>
          <w:rFonts w:ascii="Times New Roman" w:hAnsi="Times New Roman" w:cs="Times New Roman"/>
          <w:sz w:val="24"/>
          <w:szCs w:val="24"/>
        </w:rPr>
        <w:t>, version 3.5.2.2</w:t>
      </w:r>
      <w:r w:rsidR="00B40EC9">
        <w:rPr>
          <w:rFonts w:ascii="Times New Roman" w:hAnsi="Times New Roman" w:cs="Times New Roman"/>
          <w:sz w:val="24"/>
          <w:szCs w:val="24"/>
        </w:rPr>
        <w:t xml:space="preserve"> </w:t>
      </w:r>
      <w:r w:rsidR="0003321E" w:rsidRPr="002720A3">
        <w:rPr>
          <w:rFonts w:ascii="Times New Roman" w:hAnsi="Times New Roman" w:cs="Times New Roman"/>
          <w:sz w:val="24"/>
          <w:szCs w:val="24"/>
        </w:rPr>
        <w:t xml:space="preserve">for </w:t>
      </w:r>
      <w:r w:rsidR="00B40EC9">
        <w:rPr>
          <w:rFonts w:ascii="Times New Roman" w:hAnsi="Times New Roman" w:cs="Times New Roman"/>
          <w:sz w:val="24"/>
          <w:szCs w:val="24"/>
        </w:rPr>
        <w:t>the</w:t>
      </w:r>
      <w:r w:rsidR="0003321E" w:rsidRPr="002720A3">
        <w:rPr>
          <w:rFonts w:ascii="Times New Roman" w:hAnsi="Times New Roman" w:cs="Times New Roman"/>
          <w:sz w:val="24"/>
          <w:szCs w:val="24"/>
        </w:rPr>
        <w:t xml:space="preserve"> analyses</w:t>
      </w:r>
      <w:r w:rsidR="00BA174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"/>
          <w:id w:val="1657954785"/>
          <w:placeholder>
            <w:docPart w:val="DefaultPlaceholder_-1854013440"/>
          </w:placeholder>
        </w:sdtPr>
        <w:sdtContent>
          <w:r w:rsidR="00B4437F" w:rsidRPr="00B4437F">
            <w:rPr>
              <w:rFonts w:ascii="Times New Roman" w:hAnsi="Times New Roman" w:cs="Times New Roman"/>
              <w:color w:val="000000"/>
              <w:sz w:val="24"/>
              <w:szCs w:val="24"/>
            </w:rPr>
            <w:t>(R Core Team 2022)</w:t>
          </w:r>
        </w:sdtContent>
      </w:sdt>
      <w:r w:rsidR="0003321E" w:rsidRPr="002720A3">
        <w:rPr>
          <w:rFonts w:ascii="Times New Roman" w:hAnsi="Times New Roman" w:cs="Times New Roman"/>
          <w:sz w:val="24"/>
          <w:szCs w:val="24"/>
        </w:rPr>
        <w:t>.</w:t>
      </w:r>
    </w:p>
    <w:p w14:paraId="21877FF5" w14:textId="586B9BE7" w:rsidR="00A00A3F" w:rsidDel="00EF1D6B" w:rsidRDefault="00A00A3F">
      <w:pPr>
        <w:spacing w:line="360" w:lineRule="auto"/>
        <w:ind w:left="284" w:right="-279"/>
        <w:rPr>
          <w:del w:id="529" w:author="Zumla, Ali" w:date="2023-07-08T11:33:00Z"/>
          <w:rFonts w:ascii="Times New Roman" w:hAnsi="Times New Roman" w:cs="Times New Roman"/>
          <w:color w:val="FF0000"/>
          <w:sz w:val="24"/>
          <w:szCs w:val="24"/>
        </w:rPr>
        <w:pPrChange w:id="530" w:author="Zumla, Ali" w:date="2023-07-08T09:15:00Z">
          <w:pPr>
            <w:spacing w:line="360" w:lineRule="auto"/>
          </w:pPr>
        </w:pPrChange>
      </w:pPr>
    </w:p>
    <w:p w14:paraId="1BB58D4B" w14:textId="2A41E2F7" w:rsidR="00E22E5F" w:rsidRPr="00984A2B" w:rsidDel="007334C7" w:rsidRDefault="00E22E5F">
      <w:pPr>
        <w:spacing w:line="360" w:lineRule="auto"/>
        <w:ind w:left="284" w:right="-279"/>
        <w:rPr>
          <w:del w:id="531" w:author="Zumla, Ali" w:date="2023-07-08T11:29:00Z"/>
          <w:rFonts w:ascii="Times New Roman" w:hAnsi="Times New Roman" w:cs="Times New Roman"/>
          <w:color w:val="FF0000"/>
          <w:sz w:val="24"/>
          <w:szCs w:val="24"/>
        </w:rPr>
        <w:pPrChange w:id="532" w:author="Zumla, Ali" w:date="2023-07-08T09:15:00Z">
          <w:pPr>
            <w:spacing w:line="360" w:lineRule="auto"/>
          </w:pPr>
        </w:pPrChange>
      </w:pPr>
    </w:p>
    <w:p w14:paraId="4A75D384" w14:textId="21EABEC8" w:rsidR="00B16955" w:rsidRPr="00186BD2" w:rsidRDefault="00110A0B">
      <w:pPr>
        <w:spacing w:line="360" w:lineRule="auto"/>
        <w:ind w:left="284" w:right="-279"/>
        <w:rPr>
          <w:rFonts w:ascii="Times New Roman" w:hAnsi="Times New Roman" w:cs="Times New Roman"/>
          <w:b/>
          <w:bCs/>
          <w:sz w:val="24"/>
          <w:szCs w:val="24"/>
        </w:rPr>
        <w:pPrChange w:id="533" w:author="Zumla, Ali" w:date="2023-07-08T09:15:00Z">
          <w:pPr>
            <w:spacing w:line="360" w:lineRule="auto"/>
          </w:pPr>
        </w:pPrChange>
      </w:pPr>
      <w:r w:rsidRPr="00186BD2">
        <w:rPr>
          <w:rFonts w:ascii="Times New Roman" w:hAnsi="Times New Roman" w:cs="Times New Roman"/>
          <w:b/>
          <w:bCs/>
          <w:sz w:val="24"/>
          <w:szCs w:val="24"/>
        </w:rPr>
        <w:t xml:space="preserve">Results: </w:t>
      </w:r>
    </w:p>
    <w:p w14:paraId="44B3164A" w14:textId="46765711" w:rsidR="003A30EA" w:rsidRPr="008D1EA2" w:rsidRDefault="00E741CD">
      <w:pPr>
        <w:spacing w:after="0" w:line="360" w:lineRule="auto"/>
        <w:ind w:left="284" w:right="-279"/>
        <w:rPr>
          <w:rFonts w:ascii="Times New Roman" w:hAnsi="Times New Roman" w:cs="Times New Roman"/>
          <w:sz w:val="24"/>
          <w:szCs w:val="24"/>
        </w:rPr>
        <w:pPrChange w:id="534" w:author="Zumla, Ali" w:date="2023-07-08T09:15:00Z">
          <w:pPr>
            <w:spacing w:after="0" w:line="360" w:lineRule="auto"/>
          </w:pPr>
        </w:pPrChange>
      </w:pPr>
      <w:r>
        <w:rPr>
          <w:rFonts w:ascii="Times New Roman" w:hAnsi="Times New Roman" w:cs="Times New Roman"/>
          <w:sz w:val="24"/>
          <w:szCs w:val="24"/>
        </w:rPr>
        <w:t xml:space="preserve">Between 2000 and 2022, </w:t>
      </w:r>
      <w:r w:rsidR="009F0356" w:rsidRPr="00A2420F">
        <w:rPr>
          <w:rFonts w:ascii="Times New Roman" w:hAnsi="Times New Roman" w:cs="Times New Roman"/>
          <w:sz w:val="24"/>
          <w:szCs w:val="24"/>
        </w:rPr>
        <w:t>Bangladesh</w:t>
      </w:r>
      <w:r w:rsidR="009F0356">
        <w:rPr>
          <w:rFonts w:ascii="Times New Roman" w:hAnsi="Times New Roman" w:cs="Times New Roman"/>
          <w:sz w:val="24"/>
          <w:szCs w:val="24"/>
        </w:rPr>
        <w:t xml:space="preserve"> reported a total of 244,246 dengue cases with </w:t>
      </w:r>
      <w:r w:rsidR="0055109A">
        <w:rPr>
          <w:rFonts w:ascii="Times New Roman" w:hAnsi="Times New Roman" w:cs="Times New Roman"/>
          <w:sz w:val="24"/>
          <w:szCs w:val="24"/>
        </w:rPr>
        <w:t>792</w:t>
      </w:r>
      <w:r w:rsidR="009F0356">
        <w:rPr>
          <w:rFonts w:ascii="Times New Roman" w:hAnsi="Times New Roman" w:cs="Times New Roman"/>
          <w:sz w:val="24"/>
          <w:szCs w:val="24"/>
        </w:rPr>
        <w:t xml:space="preserve"> fatal outcomes (case-fatality ratio: </w:t>
      </w:r>
      <w:r w:rsidR="0055109A">
        <w:rPr>
          <w:rFonts w:ascii="Times New Roman" w:hAnsi="Times New Roman" w:cs="Times New Roman"/>
          <w:sz w:val="24"/>
          <w:szCs w:val="24"/>
        </w:rPr>
        <w:t>0.32%</w:t>
      </w:r>
      <w:r w:rsidR="009F0356">
        <w:rPr>
          <w:rFonts w:ascii="Times New Roman" w:hAnsi="Times New Roman" w:cs="Times New Roman"/>
          <w:sz w:val="24"/>
          <w:szCs w:val="24"/>
        </w:rPr>
        <w:t>).</w:t>
      </w:r>
      <w:r w:rsidR="008B643D">
        <w:rPr>
          <w:rFonts w:ascii="Times New Roman" w:hAnsi="Times New Roman" w:cs="Times New Roman"/>
          <w:sz w:val="24"/>
          <w:szCs w:val="24"/>
        </w:rPr>
        <w:t xml:space="preserve"> T</w:t>
      </w:r>
      <w:r w:rsidR="003A30EA">
        <w:rPr>
          <w:rFonts w:ascii="Times New Roman" w:hAnsi="Times New Roman" w:cs="Times New Roman"/>
          <w:sz w:val="24"/>
          <w:szCs w:val="24"/>
        </w:rPr>
        <w:t xml:space="preserve">he mean </w:t>
      </w:r>
      <w:r w:rsidR="002471D9">
        <w:rPr>
          <w:rFonts w:ascii="Times New Roman" w:hAnsi="Times New Roman" w:cs="Times New Roman"/>
          <w:sz w:val="24"/>
          <w:szCs w:val="24"/>
        </w:rPr>
        <w:t xml:space="preserve">annual </w:t>
      </w:r>
      <w:r w:rsidR="0007072D">
        <w:rPr>
          <w:rFonts w:ascii="Times New Roman" w:hAnsi="Times New Roman" w:cs="Times New Roman"/>
          <w:sz w:val="24"/>
          <w:szCs w:val="24"/>
        </w:rPr>
        <w:t xml:space="preserve">number of </w:t>
      </w:r>
      <w:r w:rsidR="003A30EA">
        <w:rPr>
          <w:rFonts w:ascii="Times New Roman" w:hAnsi="Times New Roman" w:cs="Times New Roman"/>
          <w:sz w:val="24"/>
          <w:szCs w:val="24"/>
        </w:rPr>
        <w:t>d</w:t>
      </w:r>
      <w:r w:rsidR="003A30EA" w:rsidRPr="003A30EA">
        <w:rPr>
          <w:rFonts w:ascii="Times New Roman" w:hAnsi="Times New Roman" w:cs="Times New Roman"/>
          <w:sz w:val="24"/>
          <w:szCs w:val="24"/>
        </w:rPr>
        <w:t xml:space="preserve">engue cases </w:t>
      </w:r>
      <w:r w:rsidR="003A30EA">
        <w:rPr>
          <w:rFonts w:ascii="Times New Roman" w:hAnsi="Times New Roman" w:cs="Times New Roman"/>
          <w:sz w:val="24"/>
          <w:szCs w:val="24"/>
        </w:rPr>
        <w:t>detected</w:t>
      </w:r>
      <w:r w:rsidR="003A30EA" w:rsidRPr="003A30EA">
        <w:rPr>
          <w:rFonts w:ascii="Times New Roman" w:hAnsi="Times New Roman" w:cs="Times New Roman"/>
          <w:sz w:val="24"/>
          <w:szCs w:val="24"/>
        </w:rPr>
        <w:t xml:space="preserve"> </w:t>
      </w:r>
      <w:r w:rsidR="002471D9">
        <w:rPr>
          <w:rFonts w:ascii="Times New Roman" w:hAnsi="Times New Roman" w:cs="Times New Roman"/>
          <w:sz w:val="24"/>
          <w:szCs w:val="24"/>
        </w:rPr>
        <w:t>in Bang</w:t>
      </w:r>
      <w:r w:rsidR="00B26115">
        <w:rPr>
          <w:rFonts w:ascii="Times New Roman" w:hAnsi="Times New Roman" w:cs="Times New Roman"/>
          <w:sz w:val="24"/>
          <w:szCs w:val="24"/>
        </w:rPr>
        <w:t>ladesh</w:t>
      </w:r>
      <w:r w:rsidR="002471D9">
        <w:rPr>
          <w:rFonts w:ascii="Times New Roman" w:hAnsi="Times New Roman" w:cs="Times New Roman"/>
          <w:sz w:val="24"/>
          <w:szCs w:val="24"/>
        </w:rPr>
        <w:t xml:space="preserve"> was </w:t>
      </w:r>
      <w:r w:rsidR="003E7DF5" w:rsidRPr="003E7DF5">
        <w:rPr>
          <w:rFonts w:ascii="Times New Roman" w:hAnsi="Times New Roman" w:cs="Times New Roman"/>
          <w:sz w:val="24"/>
          <w:szCs w:val="24"/>
        </w:rPr>
        <w:t>10,619</w:t>
      </w:r>
      <w:r w:rsidRPr="003E7DF5">
        <w:rPr>
          <w:rFonts w:ascii="Times New Roman" w:hAnsi="Times New Roman" w:cs="Times New Roman"/>
          <w:sz w:val="24"/>
          <w:szCs w:val="24"/>
        </w:rPr>
        <w:t xml:space="preserve"> </w:t>
      </w:r>
      <w:r w:rsidR="003A30EA" w:rsidRPr="003E7DF5">
        <w:rPr>
          <w:rFonts w:ascii="Times New Roman" w:hAnsi="Times New Roman" w:cs="Times New Roman"/>
          <w:sz w:val="24"/>
          <w:szCs w:val="24"/>
        </w:rPr>
        <w:t>(</w:t>
      </w:r>
      <w:r w:rsidR="003E7DF5">
        <w:rPr>
          <w:rFonts w:ascii="Times New Roman" w:hAnsi="Times New Roman" w:cs="Times New Roman"/>
          <w:sz w:val="24"/>
          <w:szCs w:val="24"/>
        </w:rPr>
        <w:t>standard deviation</w:t>
      </w:r>
      <w:r w:rsidR="00C203C8">
        <w:rPr>
          <w:rFonts w:ascii="Times New Roman" w:hAnsi="Times New Roman" w:cs="Times New Roman"/>
          <w:sz w:val="24"/>
          <w:szCs w:val="24"/>
        </w:rPr>
        <w:t xml:space="preserve"> [SD]</w:t>
      </w:r>
      <w:r w:rsidR="003A30EA" w:rsidRPr="003E7DF5">
        <w:rPr>
          <w:rFonts w:ascii="Times New Roman" w:hAnsi="Times New Roman" w:cs="Times New Roman"/>
          <w:sz w:val="24"/>
          <w:szCs w:val="24"/>
        </w:rPr>
        <w:t>=</w:t>
      </w:r>
      <w:r w:rsidR="003E7DF5" w:rsidRPr="003E7DF5">
        <w:rPr>
          <w:rFonts w:ascii="Times New Roman" w:hAnsi="Times New Roman" w:cs="Times New Roman"/>
          <w:sz w:val="24"/>
          <w:szCs w:val="24"/>
        </w:rPr>
        <w:t>23,971</w:t>
      </w:r>
      <w:r w:rsidR="003A30EA" w:rsidRPr="003E7DF5">
        <w:rPr>
          <w:rFonts w:ascii="Times New Roman" w:hAnsi="Times New Roman" w:cs="Times New Roman"/>
          <w:sz w:val="24"/>
          <w:szCs w:val="24"/>
        </w:rPr>
        <w:t>)</w:t>
      </w:r>
      <w:r w:rsidR="00B26115">
        <w:rPr>
          <w:rFonts w:ascii="Times New Roman" w:hAnsi="Times New Roman" w:cs="Times New Roman"/>
          <w:sz w:val="24"/>
          <w:szCs w:val="24"/>
        </w:rPr>
        <w:t xml:space="preserve">. </w:t>
      </w:r>
      <w:r w:rsidR="00895F8E">
        <w:rPr>
          <w:rFonts w:ascii="Times New Roman" w:hAnsi="Times New Roman" w:cs="Times New Roman"/>
          <w:sz w:val="24"/>
          <w:szCs w:val="24"/>
        </w:rPr>
        <w:t>T</w:t>
      </w:r>
      <w:r w:rsidR="003A30EA" w:rsidRPr="003A30EA">
        <w:rPr>
          <w:rFonts w:ascii="Times New Roman" w:hAnsi="Times New Roman" w:cs="Times New Roman"/>
          <w:sz w:val="24"/>
          <w:szCs w:val="24"/>
        </w:rPr>
        <w:t xml:space="preserve">he </w:t>
      </w:r>
      <w:r w:rsidR="00895F8E">
        <w:rPr>
          <w:rFonts w:ascii="Times New Roman" w:hAnsi="Times New Roman" w:cs="Times New Roman"/>
          <w:sz w:val="24"/>
          <w:szCs w:val="24"/>
        </w:rPr>
        <w:t xml:space="preserve">highest number of annual cases </w:t>
      </w:r>
      <w:r w:rsidR="00CC4338">
        <w:rPr>
          <w:rFonts w:ascii="Times New Roman" w:hAnsi="Times New Roman" w:cs="Times New Roman"/>
          <w:sz w:val="24"/>
          <w:szCs w:val="24"/>
        </w:rPr>
        <w:t xml:space="preserve">was </w:t>
      </w:r>
      <w:r w:rsidR="00895F8E">
        <w:rPr>
          <w:rFonts w:ascii="Times New Roman" w:hAnsi="Times New Roman" w:cs="Times New Roman"/>
          <w:sz w:val="24"/>
          <w:szCs w:val="24"/>
        </w:rPr>
        <w:t xml:space="preserve">reported in </w:t>
      </w:r>
      <w:r w:rsidR="00676286" w:rsidRPr="00676286">
        <w:rPr>
          <w:rFonts w:ascii="Times New Roman" w:hAnsi="Times New Roman" w:cs="Times New Roman"/>
          <w:sz w:val="24"/>
          <w:szCs w:val="24"/>
        </w:rPr>
        <w:t xml:space="preserve">2019 with 101,354 and the highest number of deaths was recorded in 2022 with 281 deaths, which is 35% of total </w:t>
      </w:r>
      <w:r w:rsidR="00676286">
        <w:rPr>
          <w:rFonts w:ascii="Times New Roman" w:hAnsi="Times New Roman" w:cs="Times New Roman"/>
          <w:sz w:val="24"/>
          <w:szCs w:val="24"/>
        </w:rPr>
        <w:t>deaths</w:t>
      </w:r>
      <w:r w:rsidR="00164401">
        <w:rPr>
          <w:rFonts w:ascii="Times New Roman" w:hAnsi="Times New Roman" w:cs="Times New Roman"/>
          <w:sz w:val="24"/>
          <w:szCs w:val="24"/>
        </w:rPr>
        <w:t xml:space="preserve"> recorded in the past 23 years in Bangladesh</w:t>
      </w:r>
      <w:r w:rsidR="00CC4338" w:rsidRPr="008D1EA2">
        <w:rPr>
          <w:rFonts w:ascii="Times New Roman" w:hAnsi="Times New Roman" w:cs="Times New Roman"/>
          <w:sz w:val="24"/>
          <w:szCs w:val="24"/>
        </w:rPr>
        <w:t xml:space="preserve"> </w:t>
      </w:r>
      <w:r w:rsidR="00CC4338" w:rsidRPr="00164401">
        <w:rPr>
          <w:rFonts w:ascii="Times New Roman" w:hAnsi="Times New Roman" w:cs="Times New Roman"/>
          <w:b/>
          <w:bCs/>
          <w:sz w:val="24"/>
          <w:szCs w:val="24"/>
        </w:rPr>
        <w:t>(Fig 1)</w:t>
      </w:r>
      <w:r w:rsidR="00CC4338" w:rsidRPr="008D1EA2">
        <w:rPr>
          <w:rFonts w:ascii="Times New Roman" w:hAnsi="Times New Roman" w:cs="Times New Roman"/>
          <w:sz w:val="24"/>
          <w:szCs w:val="24"/>
        </w:rPr>
        <w:t>.</w:t>
      </w:r>
      <w:r w:rsidR="003A30EA" w:rsidRPr="008D1EA2">
        <w:rPr>
          <w:rFonts w:ascii="Times New Roman" w:hAnsi="Times New Roman" w:cs="Times New Roman"/>
          <w:sz w:val="24"/>
          <w:szCs w:val="24"/>
        </w:rPr>
        <w:t xml:space="preserve"> </w:t>
      </w:r>
      <w:r w:rsidR="00992326">
        <w:rPr>
          <w:rFonts w:ascii="Times New Roman" w:hAnsi="Times New Roman" w:cs="Times New Roman"/>
          <w:sz w:val="24"/>
          <w:szCs w:val="24"/>
        </w:rPr>
        <w:t xml:space="preserve">Most of the dengue-related deaths were recorded </w:t>
      </w:r>
      <w:r w:rsidR="00AB6F71">
        <w:rPr>
          <w:rFonts w:ascii="Times New Roman" w:hAnsi="Times New Roman" w:cs="Times New Roman"/>
          <w:sz w:val="24"/>
          <w:szCs w:val="24"/>
        </w:rPr>
        <w:t>after 2018</w:t>
      </w:r>
      <w:r w:rsidR="00992326">
        <w:rPr>
          <w:rFonts w:ascii="Times New Roman" w:hAnsi="Times New Roman" w:cs="Times New Roman"/>
          <w:sz w:val="24"/>
          <w:szCs w:val="24"/>
        </w:rPr>
        <w:t xml:space="preserve">, with more than </w:t>
      </w:r>
      <w:r w:rsidR="0055109A">
        <w:rPr>
          <w:rFonts w:ascii="Times New Roman" w:hAnsi="Times New Roman" w:cs="Times New Roman"/>
          <w:sz w:val="24"/>
          <w:szCs w:val="24"/>
        </w:rPr>
        <w:t>69%</w:t>
      </w:r>
      <w:r w:rsidR="007B71C6">
        <w:rPr>
          <w:rFonts w:ascii="Times New Roman" w:hAnsi="Times New Roman" w:cs="Times New Roman"/>
          <w:sz w:val="24"/>
          <w:szCs w:val="24"/>
        </w:rPr>
        <w:t xml:space="preserve"> (</w:t>
      </w:r>
      <w:r w:rsidR="00992326">
        <w:rPr>
          <w:rFonts w:ascii="Times New Roman" w:hAnsi="Times New Roman" w:cs="Times New Roman"/>
          <w:sz w:val="24"/>
          <w:szCs w:val="24"/>
        </w:rPr>
        <w:t>n=550)</w:t>
      </w:r>
      <w:r w:rsidR="00BD0C95">
        <w:rPr>
          <w:rFonts w:ascii="Times New Roman" w:hAnsi="Times New Roman" w:cs="Times New Roman"/>
          <w:sz w:val="24"/>
          <w:szCs w:val="24"/>
        </w:rPr>
        <w:t xml:space="preserve"> </w:t>
      </w:r>
      <w:r w:rsidR="00992326">
        <w:rPr>
          <w:rFonts w:ascii="Times New Roman" w:hAnsi="Times New Roman" w:cs="Times New Roman"/>
          <w:sz w:val="24"/>
          <w:szCs w:val="24"/>
        </w:rPr>
        <w:t>deaths</w:t>
      </w:r>
      <w:r w:rsidR="00BD0C95">
        <w:rPr>
          <w:rFonts w:ascii="Times New Roman" w:hAnsi="Times New Roman" w:cs="Times New Roman"/>
          <w:sz w:val="24"/>
          <w:szCs w:val="24"/>
        </w:rPr>
        <w:t xml:space="preserve"> </w:t>
      </w:r>
      <w:r w:rsidR="00AB6F71">
        <w:rPr>
          <w:rFonts w:ascii="Times New Roman" w:hAnsi="Times New Roman" w:cs="Times New Roman"/>
          <w:sz w:val="24"/>
          <w:szCs w:val="24"/>
        </w:rPr>
        <w:t>recorded</w:t>
      </w:r>
      <w:r w:rsidR="00BD0C95">
        <w:rPr>
          <w:rFonts w:ascii="Times New Roman" w:hAnsi="Times New Roman" w:cs="Times New Roman"/>
          <w:sz w:val="24"/>
          <w:szCs w:val="24"/>
        </w:rPr>
        <w:t xml:space="preserve"> during this time. </w:t>
      </w:r>
      <w:r w:rsidR="00937BEA">
        <w:rPr>
          <w:rFonts w:ascii="Times New Roman" w:hAnsi="Times New Roman" w:cs="Times New Roman"/>
          <w:sz w:val="24"/>
          <w:szCs w:val="24"/>
        </w:rPr>
        <w:t>Out of the 23 years</w:t>
      </w:r>
      <w:r w:rsidR="00AB6F71">
        <w:rPr>
          <w:rFonts w:ascii="Times New Roman" w:hAnsi="Times New Roman" w:cs="Times New Roman"/>
          <w:sz w:val="24"/>
          <w:szCs w:val="24"/>
        </w:rPr>
        <w:t>,</w:t>
      </w:r>
      <w:r w:rsidR="00937BEA">
        <w:rPr>
          <w:rFonts w:ascii="Times New Roman" w:hAnsi="Times New Roman" w:cs="Times New Roman"/>
          <w:sz w:val="24"/>
          <w:szCs w:val="24"/>
        </w:rPr>
        <w:t xml:space="preserve"> </w:t>
      </w:r>
      <w:r w:rsidR="003B0122">
        <w:rPr>
          <w:rFonts w:ascii="Times New Roman" w:hAnsi="Times New Roman" w:cs="Times New Roman"/>
          <w:sz w:val="24"/>
          <w:szCs w:val="24"/>
        </w:rPr>
        <w:t xml:space="preserve">there </w:t>
      </w:r>
      <w:r w:rsidR="00DA19BD">
        <w:rPr>
          <w:rFonts w:ascii="Times New Roman" w:hAnsi="Times New Roman" w:cs="Times New Roman"/>
          <w:sz w:val="24"/>
          <w:szCs w:val="24"/>
        </w:rPr>
        <w:t>were</w:t>
      </w:r>
      <w:r w:rsidR="003B0122">
        <w:rPr>
          <w:rFonts w:ascii="Times New Roman" w:hAnsi="Times New Roman" w:cs="Times New Roman"/>
          <w:sz w:val="24"/>
          <w:szCs w:val="24"/>
        </w:rPr>
        <w:t xml:space="preserve"> </w:t>
      </w:r>
      <w:r w:rsidR="00937BEA">
        <w:rPr>
          <w:rFonts w:ascii="Times New Roman" w:hAnsi="Times New Roman" w:cs="Times New Roman"/>
          <w:sz w:val="24"/>
          <w:szCs w:val="24"/>
        </w:rPr>
        <w:t xml:space="preserve">no deaths </w:t>
      </w:r>
      <w:r w:rsidR="003B0122">
        <w:rPr>
          <w:rFonts w:ascii="Times New Roman" w:hAnsi="Times New Roman" w:cs="Times New Roman"/>
          <w:sz w:val="24"/>
          <w:szCs w:val="24"/>
        </w:rPr>
        <w:t xml:space="preserve">recorded </w:t>
      </w:r>
      <w:r w:rsidR="00937BEA">
        <w:rPr>
          <w:rFonts w:ascii="Times New Roman" w:hAnsi="Times New Roman" w:cs="Times New Roman"/>
          <w:sz w:val="24"/>
          <w:szCs w:val="24"/>
        </w:rPr>
        <w:t xml:space="preserve">in </w:t>
      </w:r>
      <w:r w:rsidR="0055109A">
        <w:rPr>
          <w:rFonts w:ascii="Times New Roman" w:hAnsi="Times New Roman" w:cs="Times New Roman"/>
          <w:sz w:val="24"/>
          <w:szCs w:val="24"/>
        </w:rPr>
        <w:t>1</w:t>
      </w:r>
      <w:r w:rsidR="006C6CD9">
        <w:rPr>
          <w:rFonts w:ascii="Times New Roman" w:hAnsi="Times New Roman" w:cs="Times New Roman"/>
          <w:sz w:val="24"/>
          <w:szCs w:val="24"/>
        </w:rPr>
        <w:t>6</w:t>
      </w:r>
      <w:r w:rsidR="00937BEA">
        <w:rPr>
          <w:rFonts w:ascii="Times New Roman" w:hAnsi="Times New Roman" w:cs="Times New Roman"/>
          <w:sz w:val="24"/>
          <w:szCs w:val="24"/>
        </w:rPr>
        <w:t xml:space="preserve"> years</w:t>
      </w:r>
      <w:r w:rsidR="00DA19BD">
        <w:rPr>
          <w:rFonts w:ascii="Times New Roman" w:hAnsi="Times New Roman" w:cs="Times New Roman"/>
          <w:sz w:val="24"/>
          <w:szCs w:val="24"/>
        </w:rPr>
        <w:t xml:space="preserve"> </w:t>
      </w:r>
      <w:r w:rsidR="009B7986">
        <w:rPr>
          <w:rFonts w:ascii="Times New Roman" w:hAnsi="Times New Roman" w:cs="Times New Roman"/>
          <w:sz w:val="24"/>
          <w:szCs w:val="24"/>
        </w:rPr>
        <w:t>inc</w:t>
      </w:r>
      <w:r w:rsidR="003A07C1">
        <w:rPr>
          <w:rFonts w:ascii="Times New Roman" w:hAnsi="Times New Roman" w:cs="Times New Roman"/>
          <w:sz w:val="24"/>
          <w:szCs w:val="24"/>
        </w:rPr>
        <w:t>luding the years between 2007 and 2018</w:t>
      </w:r>
      <w:r w:rsidR="00AB6F71">
        <w:rPr>
          <w:rFonts w:ascii="Times New Roman" w:hAnsi="Times New Roman" w:cs="Times New Roman"/>
          <w:sz w:val="24"/>
          <w:szCs w:val="24"/>
        </w:rPr>
        <w:t xml:space="preserve"> </w:t>
      </w:r>
      <w:r w:rsidR="00AB6F71" w:rsidRPr="001222A4">
        <w:rPr>
          <w:rFonts w:ascii="Times New Roman" w:hAnsi="Times New Roman" w:cs="Times New Roman"/>
          <w:b/>
          <w:bCs/>
          <w:sz w:val="24"/>
          <w:szCs w:val="24"/>
        </w:rPr>
        <w:t>(Fig 1)</w:t>
      </w:r>
      <w:r w:rsidR="00937BEA">
        <w:rPr>
          <w:rFonts w:ascii="Times New Roman" w:hAnsi="Times New Roman" w:cs="Times New Roman"/>
          <w:sz w:val="24"/>
          <w:szCs w:val="24"/>
        </w:rPr>
        <w:t xml:space="preserve">. </w:t>
      </w:r>
      <w:r w:rsidR="00992326">
        <w:rPr>
          <w:rFonts w:ascii="Times New Roman" w:hAnsi="Times New Roman" w:cs="Times New Roman"/>
          <w:sz w:val="24"/>
          <w:szCs w:val="24"/>
        </w:rPr>
        <w:t xml:space="preserve"> </w:t>
      </w:r>
    </w:p>
    <w:p w14:paraId="0FBA0E50" w14:textId="77777777" w:rsidR="006031F8" w:rsidRDefault="006031F8">
      <w:pPr>
        <w:spacing w:line="360" w:lineRule="auto"/>
        <w:ind w:left="284" w:right="-279"/>
        <w:rPr>
          <w:rFonts w:ascii="Times New Roman" w:hAnsi="Times New Roman" w:cs="Times New Roman"/>
          <w:b/>
          <w:bCs/>
          <w:sz w:val="24"/>
          <w:szCs w:val="24"/>
        </w:rPr>
        <w:pPrChange w:id="535" w:author="Zumla, Ali" w:date="2023-07-08T09:15:00Z">
          <w:pPr>
            <w:spacing w:line="360" w:lineRule="auto"/>
          </w:pPr>
        </w:pPrChange>
      </w:pPr>
    </w:p>
    <w:p w14:paraId="25610258" w14:textId="5050F9A7" w:rsidR="006D3A16" w:rsidRDefault="000872DE">
      <w:pPr>
        <w:spacing w:after="0" w:line="360" w:lineRule="auto"/>
        <w:ind w:left="284" w:right="-279"/>
        <w:rPr>
          <w:rStyle w:val="label"/>
          <w:rFonts w:ascii="Times New Roman" w:hAnsi="Times New Roman" w:cs="Times New Roman"/>
          <w:sz w:val="24"/>
          <w:szCs w:val="24"/>
        </w:rPr>
        <w:pPrChange w:id="536" w:author="Zumla, Ali" w:date="2023-07-08T09:15:00Z">
          <w:pPr>
            <w:spacing w:after="0" w:line="360" w:lineRule="auto"/>
          </w:pPr>
        </w:pPrChange>
      </w:pPr>
      <w:r>
        <w:rPr>
          <w:rFonts w:ascii="Times New Roman" w:hAnsi="Times New Roman" w:cs="Times New Roman"/>
          <w:sz w:val="24"/>
          <w:szCs w:val="24"/>
        </w:rPr>
        <w:t xml:space="preserve">Between </w:t>
      </w:r>
      <w:r w:rsidR="005A19C4" w:rsidRPr="007F5158">
        <w:rPr>
          <w:rFonts w:ascii="Times New Roman" w:hAnsi="Times New Roman" w:cs="Times New Roman"/>
          <w:sz w:val="24"/>
          <w:szCs w:val="24"/>
        </w:rPr>
        <w:t xml:space="preserve">2000 to 2010, the mean annual number of </w:t>
      </w:r>
      <w:r w:rsidR="005A19C4">
        <w:rPr>
          <w:rFonts w:ascii="Times New Roman" w:hAnsi="Times New Roman" w:cs="Times New Roman"/>
          <w:sz w:val="24"/>
          <w:szCs w:val="24"/>
        </w:rPr>
        <w:t xml:space="preserve">dengue </w:t>
      </w:r>
      <w:r w:rsidR="005A19C4" w:rsidRPr="007F5158">
        <w:rPr>
          <w:rFonts w:ascii="Times New Roman" w:hAnsi="Times New Roman" w:cs="Times New Roman"/>
          <w:sz w:val="24"/>
          <w:szCs w:val="24"/>
        </w:rPr>
        <w:t xml:space="preserve">cases </w:t>
      </w:r>
      <w:r w:rsidR="00276878">
        <w:rPr>
          <w:rFonts w:ascii="Times New Roman" w:hAnsi="Times New Roman" w:cs="Times New Roman"/>
          <w:sz w:val="24"/>
          <w:szCs w:val="24"/>
        </w:rPr>
        <w:t xml:space="preserve">was </w:t>
      </w:r>
      <w:r w:rsidR="00AB17E6">
        <w:rPr>
          <w:rFonts w:ascii="Times New Roman" w:hAnsi="Times New Roman" w:cs="Times New Roman"/>
          <w:sz w:val="24"/>
          <w:szCs w:val="24"/>
        </w:rPr>
        <w:t>2</w:t>
      </w:r>
      <w:r w:rsidR="000A3480">
        <w:rPr>
          <w:rFonts w:ascii="Times New Roman" w:hAnsi="Times New Roman" w:cs="Times New Roman"/>
          <w:sz w:val="24"/>
          <w:szCs w:val="24"/>
        </w:rPr>
        <w:t>,</w:t>
      </w:r>
      <w:r w:rsidR="00AB17E6">
        <w:rPr>
          <w:rFonts w:ascii="Times New Roman" w:hAnsi="Times New Roman" w:cs="Times New Roman"/>
          <w:sz w:val="24"/>
          <w:szCs w:val="24"/>
        </w:rPr>
        <w:t>216 (±2</w:t>
      </w:r>
      <w:r w:rsidR="000A3480">
        <w:rPr>
          <w:rFonts w:ascii="Times New Roman" w:hAnsi="Times New Roman" w:cs="Times New Roman"/>
          <w:sz w:val="24"/>
          <w:szCs w:val="24"/>
        </w:rPr>
        <w:t>,</w:t>
      </w:r>
      <w:r w:rsidR="00AB17E6">
        <w:rPr>
          <w:rFonts w:ascii="Times New Roman" w:hAnsi="Times New Roman" w:cs="Times New Roman"/>
          <w:sz w:val="24"/>
          <w:szCs w:val="24"/>
        </w:rPr>
        <w:t xml:space="preserve">123) which has increased </w:t>
      </w:r>
      <w:r w:rsidR="0037143D">
        <w:rPr>
          <w:rFonts w:ascii="Times New Roman" w:hAnsi="Times New Roman" w:cs="Times New Roman"/>
          <w:sz w:val="24"/>
          <w:szCs w:val="24"/>
        </w:rPr>
        <w:t xml:space="preserve">over </w:t>
      </w:r>
      <w:r w:rsidR="00F6457D">
        <w:rPr>
          <w:rFonts w:ascii="Times New Roman" w:hAnsi="Times New Roman" w:cs="Times New Roman"/>
          <w:sz w:val="24"/>
          <w:szCs w:val="24"/>
        </w:rPr>
        <w:t>eight</w:t>
      </w:r>
      <w:r w:rsidR="00AB17E6">
        <w:rPr>
          <w:rFonts w:ascii="Times New Roman" w:hAnsi="Times New Roman" w:cs="Times New Roman"/>
          <w:sz w:val="24"/>
          <w:szCs w:val="24"/>
        </w:rPr>
        <w:t xml:space="preserve"> times </w:t>
      </w:r>
      <w:r w:rsidR="00A73123">
        <w:rPr>
          <w:rFonts w:ascii="Times New Roman" w:hAnsi="Times New Roman" w:cs="Times New Roman"/>
          <w:sz w:val="24"/>
          <w:szCs w:val="24"/>
        </w:rPr>
        <w:t xml:space="preserve">compared to the </w:t>
      </w:r>
      <w:r w:rsidR="00092638">
        <w:rPr>
          <w:rFonts w:ascii="Times New Roman" w:hAnsi="Times New Roman" w:cs="Times New Roman"/>
          <w:sz w:val="24"/>
          <w:szCs w:val="24"/>
        </w:rPr>
        <w:t>following</w:t>
      </w:r>
      <w:r w:rsidR="00A73123">
        <w:rPr>
          <w:rFonts w:ascii="Times New Roman" w:hAnsi="Times New Roman" w:cs="Times New Roman"/>
          <w:sz w:val="24"/>
          <w:szCs w:val="24"/>
        </w:rPr>
        <w:t xml:space="preserve"> </w:t>
      </w:r>
      <w:r w:rsidR="00AB17E6">
        <w:rPr>
          <w:rFonts w:ascii="Times New Roman" w:hAnsi="Times New Roman" w:cs="Times New Roman"/>
          <w:sz w:val="24"/>
          <w:szCs w:val="24"/>
        </w:rPr>
        <w:t xml:space="preserve">decade (2011-2022) at </w:t>
      </w:r>
      <w:r w:rsidR="00A82154">
        <w:rPr>
          <w:rFonts w:ascii="Times New Roman" w:hAnsi="Times New Roman" w:cs="Times New Roman"/>
          <w:sz w:val="24"/>
          <w:szCs w:val="24"/>
        </w:rPr>
        <w:t>18</w:t>
      </w:r>
      <w:r w:rsidR="000A3480">
        <w:rPr>
          <w:rFonts w:ascii="Times New Roman" w:hAnsi="Times New Roman" w:cs="Times New Roman"/>
          <w:sz w:val="24"/>
          <w:szCs w:val="24"/>
        </w:rPr>
        <w:t>,</w:t>
      </w:r>
      <w:r w:rsidR="00A82154">
        <w:rPr>
          <w:rFonts w:ascii="Times New Roman" w:hAnsi="Times New Roman" w:cs="Times New Roman"/>
          <w:sz w:val="24"/>
          <w:szCs w:val="24"/>
        </w:rPr>
        <w:t>321 (±31</w:t>
      </w:r>
      <w:r w:rsidR="000A3480">
        <w:rPr>
          <w:rFonts w:ascii="Times New Roman" w:hAnsi="Times New Roman" w:cs="Times New Roman"/>
          <w:sz w:val="24"/>
          <w:szCs w:val="24"/>
        </w:rPr>
        <w:t>,</w:t>
      </w:r>
      <w:r w:rsidR="00A82154">
        <w:rPr>
          <w:rFonts w:ascii="Times New Roman" w:hAnsi="Times New Roman" w:cs="Times New Roman"/>
          <w:sz w:val="24"/>
          <w:szCs w:val="24"/>
        </w:rPr>
        <w:t>778)</w:t>
      </w:r>
      <w:r w:rsidR="00D20857">
        <w:rPr>
          <w:rFonts w:ascii="Times New Roman" w:hAnsi="Times New Roman" w:cs="Times New Roman"/>
          <w:sz w:val="24"/>
          <w:szCs w:val="24"/>
        </w:rPr>
        <w:t xml:space="preserve"> </w:t>
      </w:r>
      <w:r w:rsidR="00FB7DE3" w:rsidRPr="00FB7DE3">
        <w:rPr>
          <w:rFonts w:ascii="Times New Roman" w:hAnsi="Times New Roman" w:cs="Times New Roman"/>
          <w:b/>
          <w:bCs/>
          <w:sz w:val="24"/>
          <w:szCs w:val="24"/>
        </w:rPr>
        <w:t>(</w:t>
      </w:r>
      <w:r w:rsidR="00D20857">
        <w:rPr>
          <w:rFonts w:ascii="Times New Roman" w:hAnsi="Times New Roman" w:cs="Times New Roman"/>
          <w:b/>
          <w:bCs/>
          <w:sz w:val="24"/>
          <w:szCs w:val="24"/>
        </w:rPr>
        <w:t>Table 1</w:t>
      </w:r>
      <w:r w:rsidR="00FB7DE3" w:rsidRPr="00FB7DE3">
        <w:rPr>
          <w:rFonts w:ascii="Times New Roman" w:hAnsi="Times New Roman" w:cs="Times New Roman"/>
          <w:b/>
          <w:bCs/>
          <w:sz w:val="24"/>
          <w:szCs w:val="24"/>
        </w:rPr>
        <w:t>)</w:t>
      </w:r>
      <w:r w:rsidR="00F131FA">
        <w:rPr>
          <w:rFonts w:ascii="Times New Roman" w:hAnsi="Times New Roman" w:cs="Times New Roman"/>
          <w:sz w:val="24"/>
          <w:szCs w:val="24"/>
        </w:rPr>
        <w:t xml:space="preserve">. </w:t>
      </w:r>
      <w:r w:rsidR="002C01A7">
        <w:rPr>
          <w:rFonts w:ascii="Times New Roman" w:hAnsi="Times New Roman" w:cs="Times New Roman"/>
          <w:sz w:val="24"/>
          <w:szCs w:val="24"/>
        </w:rPr>
        <w:t>Between these two</w:t>
      </w:r>
      <w:r w:rsidR="00140471">
        <w:rPr>
          <w:rFonts w:ascii="Times New Roman" w:hAnsi="Times New Roman" w:cs="Times New Roman"/>
          <w:sz w:val="24"/>
          <w:szCs w:val="24"/>
        </w:rPr>
        <w:t xml:space="preserve"> periods</w:t>
      </w:r>
      <w:r w:rsidR="002C01A7">
        <w:rPr>
          <w:rFonts w:ascii="Times New Roman" w:hAnsi="Times New Roman" w:cs="Times New Roman"/>
          <w:sz w:val="24"/>
          <w:szCs w:val="24"/>
        </w:rPr>
        <w:t>,</w:t>
      </w:r>
      <w:r w:rsidR="00A82154">
        <w:rPr>
          <w:rFonts w:ascii="Times New Roman" w:hAnsi="Times New Roman" w:cs="Times New Roman"/>
          <w:sz w:val="24"/>
          <w:szCs w:val="24"/>
        </w:rPr>
        <w:t xml:space="preserve"> the </w:t>
      </w:r>
      <w:r w:rsidR="006876CC">
        <w:rPr>
          <w:rFonts w:ascii="Times New Roman" w:hAnsi="Times New Roman" w:cs="Times New Roman"/>
          <w:sz w:val="24"/>
          <w:szCs w:val="24"/>
        </w:rPr>
        <w:t>m</w:t>
      </w:r>
      <w:r w:rsidR="00B96122">
        <w:rPr>
          <w:rFonts w:ascii="Times New Roman" w:hAnsi="Times New Roman" w:cs="Times New Roman"/>
          <w:sz w:val="24"/>
          <w:szCs w:val="24"/>
        </w:rPr>
        <w:t xml:space="preserve">ean </w:t>
      </w:r>
      <w:r w:rsidR="00F131FA">
        <w:rPr>
          <w:rFonts w:ascii="Times New Roman" w:hAnsi="Times New Roman" w:cs="Times New Roman"/>
          <w:sz w:val="24"/>
          <w:szCs w:val="24"/>
        </w:rPr>
        <w:t xml:space="preserve">number of </w:t>
      </w:r>
      <w:r w:rsidR="006876CC">
        <w:rPr>
          <w:rFonts w:ascii="Times New Roman" w:hAnsi="Times New Roman" w:cs="Times New Roman"/>
          <w:sz w:val="24"/>
          <w:szCs w:val="24"/>
        </w:rPr>
        <w:t xml:space="preserve">annual deaths due to </w:t>
      </w:r>
      <w:r w:rsidR="00F131FA">
        <w:rPr>
          <w:rFonts w:ascii="Times New Roman" w:hAnsi="Times New Roman" w:cs="Times New Roman"/>
          <w:sz w:val="24"/>
          <w:szCs w:val="24"/>
        </w:rPr>
        <w:t>dengue</w:t>
      </w:r>
      <w:r w:rsidR="006876CC">
        <w:rPr>
          <w:rFonts w:ascii="Times New Roman" w:hAnsi="Times New Roman" w:cs="Times New Roman"/>
          <w:sz w:val="24"/>
          <w:szCs w:val="24"/>
        </w:rPr>
        <w:t xml:space="preserve"> infection has increased by </w:t>
      </w:r>
      <w:r w:rsidR="00DF53D3">
        <w:rPr>
          <w:rFonts w:ascii="Times New Roman" w:hAnsi="Times New Roman" w:cs="Times New Roman"/>
          <w:sz w:val="24"/>
          <w:szCs w:val="24"/>
        </w:rPr>
        <w:t>2.2</w:t>
      </w:r>
      <w:r w:rsidR="006876CC">
        <w:rPr>
          <w:rFonts w:ascii="Times New Roman" w:hAnsi="Times New Roman" w:cs="Times New Roman"/>
          <w:sz w:val="24"/>
          <w:szCs w:val="24"/>
        </w:rPr>
        <w:t xml:space="preserve"> times (</w:t>
      </w:r>
      <w:r w:rsidR="00DF53D3">
        <w:rPr>
          <w:rFonts w:ascii="Times New Roman" w:hAnsi="Times New Roman" w:cs="Times New Roman"/>
          <w:sz w:val="24"/>
          <w:szCs w:val="24"/>
        </w:rPr>
        <w:t>21.18</w:t>
      </w:r>
      <w:r w:rsidR="00140471">
        <w:rPr>
          <w:rFonts w:ascii="Times New Roman" w:hAnsi="Times New Roman" w:cs="Times New Roman"/>
          <w:sz w:val="24"/>
          <w:szCs w:val="24"/>
        </w:rPr>
        <w:t xml:space="preserve"> cases vs </w:t>
      </w:r>
      <w:r w:rsidR="00DF53D3">
        <w:rPr>
          <w:rFonts w:ascii="Times New Roman" w:hAnsi="Times New Roman" w:cs="Times New Roman"/>
          <w:sz w:val="24"/>
          <w:szCs w:val="24"/>
        </w:rPr>
        <w:t>46.58</w:t>
      </w:r>
      <w:r w:rsidR="00140471">
        <w:rPr>
          <w:rFonts w:ascii="Times New Roman" w:hAnsi="Times New Roman" w:cs="Times New Roman"/>
          <w:sz w:val="24"/>
          <w:szCs w:val="24"/>
        </w:rPr>
        <w:t xml:space="preserve"> cases)</w:t>
      </w:r>
      <w:r w:rsidR="00451F57">
        <w:rPr>
          <w:rFonts w:ascii="Times New Roman" w:hAnsi="Times New Roman" w:cs="Times New Roman"/>
          <w:sz w:val="24"/>
          <w:szCs w:val="24"/>
        </w:rPr>
        <w:t xml:space="preserve"> </w:t>
      </w:r>
      <w:r w:rsidR="00451F57" w:rsidRPr="00451F57">
        <w:rPr>
          <w:rFonts w:ascii="Times New Roman" w:hAnsi="Times New Roman" w:cs="Times New Roman"/>
          <w:b/>
          <w:bCs/>
          <w:sz w:val="24"/>
          <w:szCs w:val="24"/>
        </w:rPr>
        <w:t>(Table 1)</w:t>
      </w:r>
      <w:r w:rsidR="00140471">
        <w:rPr>
          <w:rFonts w:ascii="Times New Roman" w:hAnsi="Times New Roman" w:cs="Times New Roman"/>
          <w:sz w:val="24"/>
          <w:szCs w:val="24"/>
        </w:rPr>
        <w:t>.</w:t>
      </w:r>
      <w:r w:rsidR="00F53B0A">
        <w:rPr>
          <w:rFonts w:ascii="Times New Roman" w:hAnsi="Times New Roman" w:cs="Times New Roman"/>
          <w:sz w:val="24"/>
          <w:szCs w:val="24"/>
        </w:rPr>
        <w:t xml:space="preserve"> </w:t>
      </w:r>
      <w:r w:rsidR="002A65D7">
        <w:rPr>
          <w:rFonts w:ascii="Times New Roman" w:hAnsi="Times New Roman" w:cs="Times New Roman"/>
          <w:sz w:val="24"/>
          <w:szCs w:val="24"/>
        </w:rPr>
        <w:t>The</w:t>
      </w:r>
      <w:r w:rsidR="00174CDB">
        <w:rPr>
          <w:rFonts w:ascii="Times New Roman" w:hAnsi="Times New Roman" w:cs="Times New Roman"/>
          <w:sz w:val="24"/>
          <w:szCs w:val="24"/>
        </w:rPr>
        <w:t xml:space="preserve"> highest </w:t>
      </w:r>
      <w:r w:rsidR="005D1255">
        <w:rPr>
          <w:rFonts w:ascii="Times New Roman" w:hAnsi="Times New Roman" w:cs="Times New Roman"/>
          <w:sz w:val="24"/>
          <w:szCs w:val="24"/>
        </w:rPr>
        <w:t xml:space="preserve">average </w:t>
      </w:r>
      <w:r w:rsidR="00174CDB">
        <w:rPr>
          <w:rFonts w:ascii="Times New Roman" w:hAnsi="Times New Roman" w:cs="Times New Roman"/>
          <w:sz w:val="24"/>
          <w:szCs w:val="24"/>
        </w:rPr>
        <w:t xml:space="preserve">number of cases was recorded in August </w:t>
      </w:r>
      <w:r w:rsidR="0063783A">
        <w:rPr>
          <w:rStyle w:val="label"/>
          <w:rFonts w:ascii="Times New Roman" w:hAnsi="Times New Roman" w:cs="Times New Roman"/>
          <w:sz w:val="24"/>
          <w:szCs w:val="24"/>
        </w:rPr>
        <w:t>(</w:t>
      </w:r>
      <w:r w:rsidR="00DF7C0D">
        <w:rPr>
          <w:rStyle w:val="label"/>
          <w:rFonts w:ascii="Times New Roman" w:hAnsi="Times New Roman" w:cs="Times New Roman"/>
          <w:sz w:val="24"/>
          <w:szCs w:val="24"/>
        </w:rPr>
        <w:t>3407</w:t>
      </w:r>
      <w:r w:rsidR="00640A76">
        <w:rPr>
          <w:rStyle w:val="label"/>
          <w:rFonts w:ascii="Times New Roman" w:hAnsi="Times New Roman" w:cs="Times New Roman"/>
          <w:sz w:val="24"/>
          <w:szCs w:val="24"/>
        </w:rPr>
        <w:t xml:space="preserve"> cases</w:t>
      </w:r>
      <w:r w:rsidR="00DF7C0D">
        <w:rPr>
          <w:rStyle w:val="label"/>
          <w:rFonts w:ascii="Times New Roman" w:hAnsi="Times New Roman" w:cs="Times New Roman"/>
          <w:sz w:val="24"/>
          <w:szCs w:val="24"/>
        </w:rPr>
        <w:t>) and</w:t>
      </w:r>
      <w:r w:rsidR="006D3A16">
        <w:rPr>
          <w:rStyle w:val="label"/>
          <w:rFonts w:ascii="Times New Roman" w:hAnsi="Times New Roman" w:cs="Times New Roman"/>
          <w:sz w:val="24"/>
          <w:szCs w:val="24"/>
        </w:rPr>
        <w:t xml:space="preserve"> the lowest </w:t>
      </w:r>
      <w:r w:rsidR="00635BC6">
        <w:rPr>
          <w:rStyle w:val="label"/>
          <w:rFonts w:ascii="Times New Roman" w:hAnsi="Times New Roman" w:cs="Times New Roman"/>
          <w:sz w:val="24"/>
          <w:szCs w:val="24"/>
        </w:rPr>
        <w:t xml:space="preserve">was </w:t>
      </w:r>
      <w:r w:rsidR="006D3A16">
        <w:rPr>
          <w:rStyle w:val="label"/>
          <w:rFonts w:ascii="Times New Roman" w:hAnsi="Times New Roman" w:cs="Times New Roman"/>
          <w:sz w:val="24"/>
          <w:szCs w:val="24"/>
        </w:rPr>
        <w:t>in February (7.3 cases)</w:t>
      </w:r>
      <w:r w:rsidR="0063783A">
        <w:rPr>
          <w:rFonts w:ascii="Times New Roman" w:hAnsi="Times New Roman" w:cs="Times New Roman"/>
          <w:sz w:val="24"/>
          <w:szCs w:val="24"/>
        </w:rPr>
        <w:t xml:space="preserve"> </w:t>
      </w:r>
      <w:r w:rsidR="0063783A" w:rsidRPr="0063783A">
        <w:rPr>
          <w:rFonts w:ascii="Times New Roman" w:hAnsi="Times New Roman" w:cs="Times New Roman"/>
          <w:b/>
          <w:bCs/>
          <w:sz w:val="24"/>
          <w:szCs w:val="24"/>
        </w:rPr>
        <w:t>(</w:t>
      </w:r>
      <w:r w:rsidR="00491D4B">
        <w:rPr>
          <w:rFonts w:ascii="Times New Roman" w:hAnsi="Times New Roman" w:cs="Times New Roman"/>
          <w:b/>
          <w:bCs/>
          <w:sz w:val="24"/>
          <w:szCs w:val="24"/>
        </w:rPr>
        <w:t xml:space="preserve">Fig </w:t>
      </w:r>
      <w:r w:rsidR="0063783A" w:rsidRPr="0063783A">
        <w:rPr>
          <w:rFonts w:ascii="Times New Roman" w:hAnsi="Times New Roman" w:cs="Times New Roman"/>
          <w:b/>
          <w:bCs/>
          <w:sz w:val="24"/>
          <w:szCs w:val="24"/>
        </w:rPr>
        <w:t>1)</w:t>
      </w:r>
      <w:r w:rsidR="0063783A">
        <w:rPr>
          <w:rFonts w:ascii="Times New Roman" w:hAnsi="Times New Roman" w:cs="Times New Roman"/>
          <w:sz w:val="24"/>
          <w:szCs w:val="24"/>
        </w:rPr>
        <w:t xml:space="preserve">. </w:t>
      </w:r>
    </w:p>
    <w:p w14:paraId="016D60C5" w14:textId="77777777" w:rsidR="006D3A16" w:rsidRDefault="006D3A16">
      <w:pPr>
        <w:spacing w:line="360" w:lineRule="auto"/>
        <w:ind w:left="284" w:right="-279"/>
        <w:rPr>
          <w:rFonts w:ascii="Times New Roman" w:hAnsi="Times New Roman" w:cs="Times New Roman"/>
          <w:sz w:val="24"/>
          <w:szCs w:val="24"/>
        </w:rPr>
        <w:pPrChange w:id="537" w:author="Zumla, Ali" w:date="2023-07-08T09:15:00Z">
          <w:pPr>
            <w:spacing w:line="360" w:lineRule="auto"/>
          </w:pPr>
        </w:pPrChange>
      </w:pPr>
    </w:p>
    <w:p w14:paraId="678C9858" w14:textId="25FA299B" w:rsidR="00423541" w:rsidRDefault="0063783A">
      <w:pPr>
        <w:spacing w:after="0" w:line="360" w:lineRule="auto"/>
        <w:ind w:left="284" w:right="-279"/>
        <w:rPr>
          <w:rFonts w:ascii="Times New Roman" w:hAnsi="Times New Roman" w:cs="Times New Roman"/>
          <w:sz w:val="24"/>
          <w:szCs w:val="24"/>
        </w:rPr>
        <w:pPrChange w:id="538" w:author="Zumla, Ali" w:date="2023-07-08T09:15:00Z">
          <w:pPr>
            <w:spacing w:after="0" w:line="360" w:lineRule="auto"/>
          </w:pPr>
        </w:pPrChange>
      </w:pPr>
      <w:r>
        <w:rPr>
          <w:rFonts w:ascii="Times New Roman" w:hAnsi="Times New Roman" w:cs="Times New Roman"/>
          <w:sz w:val="24"/>
          <w:szCs w:val="24"/>
        </w:rPr>
        <w:t xml:space="preserve">The </w:t>
      </w:r>
      <w:r w:rsidRPr="007F5158">
        <w:rPr>
          <w:rFonts w:ascii="Times New Roman" w:hAnsi="Times New Roman" w:cs="Times New Roman"/>
          <w:sz w:val="24"/>
          <w:szCs w:val="24"/>
        </w:rPr>
        <w:t xml:space="preserve">average annual temperature </w:t>
      </w:r>
      <w:r>
        <w:rPr>
          <w:rFonts w:ascii="Times New Roman" w:hAnsi="Times New Roman" w:cs="Times New Roman"/>
          <w:sz w:val="24"/>
          <w:szCs w:val="24"/>
        </w:rPr>
        <w:t xml:space="preserve">was </w:t>
      </w:r>
      <w:r w:rsidR="00DF53D3">
        <w:rPr>
          <w:rFonts w:ascii="Times New Roman" w:hAnsi="Times New Roman" w:cs="Times New Roman"/>
          <w:sz w:val="24"/>
          <w:szCs w:val="24"/>
        </w:rPr>
        <w:t>26.35</w:t>
      </w:r>
      <w:r>
        <w:rPr>
          <w:rFonts w:ascii="Times New Roman" w:hAnsi="Times New Roman" w:cs="Times New Roman"/>
          <w:sz w:val="24"/>
          <w:szCs w:val="24"/>
        </w:rPr>
        <w:t xml:space="preserve"> °C</w:t>
      </w:r>
      <w:r w:rsidRPr="007F5158">
        <w:rPr>
          <w:rFonts w:ascii="Times New Roman" w:hAnsi="Times New Roman" w:cs="Times New Roman"/>
          <w:sz w:val="24"/>
          <w:szCs w:val="24"/>
        </w:rPr>
        <w:t xml:space="preserve"> (SD=3.72)</w:t>
      </w:r>
      <w:r>
        <w:rPr>
          <w:rFonts w:ascii="Times New Roman" w:hAnsi="Times New Roman" w:cs="Times New Roman"/>
          <w:sz w:val="24"/>
          <w:szCs w:val="24"/>
        </w:rPr>
        <w:t xml:space="preserve"> </w:t>
      </w:r>
      <w:r w:rsidR="0080259B">
        <w:rPr>
          <w:rFonts w:ascii="Times New Roman" w:hAnsi="Times New Roman" w:cs="Times New Roman"/>
          <w:sz w:val="24"/>
          <w:szCs w:val="24"/>
        </w:rPr>
        <w:t xml:space="preserve">during the first decade (2000-2010) </w:t>
      </w:r>
      <w:r>
        <w:rPr>
          <w:rFonts w:ascii="Times New Roman" w:hAnsi="Times New Roman" w:cs="Times New Roman"/>
          <w:sz w:val="24"/>
          <w:szCs w:val="24"/>
        </w:rPr>
        <w:t xml:space="preserve">and </w:t>
      </w:r>
      <w:r w:rsidRPr="007F5158">
        <w:rPr>
          <w:rFonts w:ascii="Times New Roman" w:hAnsi="Times New Roman" w:cs="Times New Roman"/>
          <w:sz w:val="24"/>
          <w:szCs w:val="24"/>
        </w:rPr>
        <w:t>26.84</w:t>
      </w:r>
      <w:r>
        <w:rPr>
          <w:rFonts w:ascii="Times New Roman" w:hAnsi="Times New Roman" w:cs="Times New Roman"/>
          <w:sz w:val="24"/>
          <w:szCs w:val="24"/>
        </w:rPr>
        <w:t xml:space="preserve"> °C </w:t>
      </w:r>
      <w:r w:rsidRPr="007F5158">
        <w:rPr>
          <w:rFonts w:ascii="Times New Roman" w:hAnsi="Times New Roman" w:cs="Times New Roman"/>
          <w:sz w:val="24"/>
          <w:szCs w:val="24"/>
        </w:rPr>
        <w:t>(SD=3.76)</w:t>
      </w:r>
      <w:r w:rsidR="00CD32C5">
        <w:rPr>
          <w:rFonts w:ascii="Times New Roman" w:hAnsi="Times New Roman" w:cs="Times New Roman"/>
          <w:sz w:val="24"/>
          <w:szCs w:val="24"/>
        </w:rPr>
        <w:t xml:space="preserve"> </w:t>
      </w:r>
      <w:r w:rsidR="00075849">
        <w:rPr>
          <w:rFonts w:ascii="Times New Roman" w:hAnsi="Times New Roman" w:cs="Times New Roman"/>
          <w:sz w:val="24"/>
          <w:szCs w:val="24"/>
        </w:rPr>
        <w:t>during the</w:t>
      </w:r>
      <w:r>
        <w:rPr>
          <w:rFonts w:ascii="Times New Roman" w:hAnsi="Times New Roman" w:cs="Times New Roman"/>
          <w:sz w:val="24"/>
          <w:szCs w:val="24"/>
        </w:rPr>
        <w:t xml:space="preserve"> recent decade (2011-2022)</w:t>
      </w:r>
      <w:r w:rsidR="0037417E">
        <w:rPr>
          <w:rFonts w:ascii="Times New Roman" w:hAnsi="Times New Roman" w:cs="Times New Roman"/>
          <w:sz w:val="24"/>
          <w:szCs w:val="24"/>
        </w:rPr>
        <w:t xml:space="preserve"> (</w:t>
      </w:r>
      <w:r w:rsidR="0037417E" w:rsidRPr="0037417E">
        <w:rPr>
          <w:rFonts w:ascii="Times New Roman" w:hAnsi="Times New Roman" w:cs="Times New Roman"/>
          <w:b/>
          <w:bCs/>
          <w:sz w:val="24"/>
          <w:szCs w:val="24"/>
        </w:rPr>
        <w:t>Table 1</w:t>
      </w:r>
      <w:r w:rsidR="0037417E">
        <w:rPr>
          <w:rFonts w:ascii="Times New Roman" w:hAnsi="Times New Roman" w:cs="Times New Roman"/>
          <w:sz w:val="24"/>
          <w:szCs w:val="24"/>
        </w:rPr>
        <w:t>)</w:t>
      </w:r>
      <w:r w:rsidR="00075849">
        <w:rPr>
          <w:rFonts w:ascii="Times New Roman" w:hAnsi="Times New Roman" w:cs="Times New Roman"/>
          <w:sz w:val="24"/>
          <w:szCs w:val="24"/>
        </w:rPr>
        <w:t xml:space="preserve">. </w:t>
      </w:r>
      <w:r w:rsidR="00BA1748">
        <w:rPr>
          <w:rFonts w:ascii="Times New Roman" w:hAnsi="Times New Roman" w:cs="Times New Roman"/>
          <w:sz w:val="24"/>
          <w:szCs w:val="24"/>
        </w:rPr>
        <w:t xml:space="preserve">The </w:t>
      </w:r>
      <w:r w:rsidR="009A1728">
        <w:rPr>
          <w:rFonts w:ascii="Times New Roman" w:hAnsi="Times New Roman" w:cs="Times New Roman"/>
          <w:sz w:val="24"/>
          <w:szCs w:val="24"/>
        </w:rPr>
        <w:t>increase of 0.4</w:t>
      </w:r>
      <w:r w:rsidR="00C10C6B">
        <w:rPr>
          <w:rFonts w:ascii="Times New Roman" w:hAnsi="Times New Roman" w:cs="Times New Roman"/>
          <w:sz w:val="24"/>
          <w:szCs w:val="24"/>
        </w:rPr>
        <w:t xml:space="preserve"> </w:t>
      </w:r>
      <w:r w:rsidR="00203515">
        <w:rPr>
          <w:rFonts w:ascii="Times New Roman" w:hAnsi="Times New Roman" w:cs="Times New Roman"/>
          <w:sz w:val="24"/>
          <w:szCs w:val="24"/>
        </w:rPr>
        <w:t xml:space="preserve">° </w:t>
      </w:r>
      <w:r w:rsidR="009A1728">
        <w:rPr>
          <w:rFonts w:ascii="Times New Roman" w:hAnsi="Times New Roman" w:cs="Times New Roman"/>
          <w:sz w:val="24"/>
          <w:szCs w:val="24"/>
        </w:rPr>
        <w:t>C temperature is equivalent to 35</w:t>
      </w:r>
      <w:r w:rsidR="00203515">
        <w:rPr>
          <w:rFonts w:ascii="Times New Roman" w:hAnsi="Times New Roman" w:cs="Times New Roman"/>
          <w:sz w:val="24"/>
          <w:szCs w:val="24"/>
        </w:rPr>
        <w:t>04 degree-hour/year</w:t>
      </w:r>
      <w:r w:rsidR="009E540D">
        <w:rPr>
          <w:rFonts w:ascii="Times New Roman" w:hAnsi="Times New Roman" w:cs="Times New Roman"/>
          <w:sz w:val="24"/>
          <w:szCs w:val="24"/>
        </w:rPr>
        <w:t xml:space="preserve"> of heat</w:t>
      </w:r>
      <w:r w:rsidR="00395042">
        <w:rPr>
          <w:rFonts w:ascii="Times New Roman" w:hAnsi="Times New Roman" w:cs="Times New Roman"/>
          <w:sz w:val="24"/>
          <w:szCs w:val="24"/>
        </w:rPr>
        <w:t xml:space="preserve"> (</w:t>
      </w:r>
      <w:r w:rsidR="00E4718D">
        <w:rPr>
          <w:rFonts w:ascii="Times New Roman" w:hAnsi="Times New Roman" w:cs="Times New Roman"/>
          <w:sz w:val="24"/>
          <w:szCs w:val="24"/>
        </w:rPr>
        <w:t>3</w:t>
      </w:r>
      <w:r w:rsidR="00395042">
        <w:rPr>
          <w:rFonts w:ascii="Times New Roman" w:hAnsi="Times New Roman" w:cs="Times New Roman"/>
          <w:sz w:val="24"/>
          <w:szCs w:val="24"/>
        </w:rPr>
        <w:t>65 days X 24 hours X 0.4</w:t>
      </w:r>
      <w:r w:rsidR="00C10C6B">
        <w:rPr>
          <w:rFonts w:ascii="Times New Roman" w:hAnsi="Times New Roman" w:cs="Times New Roman"/>
          <w:sz w:val="24"/>
          <w:szCs w:val="24"/>
        </w:rPr>
        <w:t xml:space="preserve"> ° C</w:t>
      </w:r>
      <w:r w:rsidR="00395042">
        <w:rPr>
          <w:rFonts w:ascii="Times New Roman" w:hAnsi="Times New Roman" w:cs="Times New Roman"/>
          <w:sz w:val="24"/>
          <w:szCs w:val="24"/>
        </w:rPr>
        <w:t>)</w:t>
      </w:r>
      <w:r w:rsidR="00203515">
        <w:rPr>
          <w:rFonts w:ascii="Times New Roman" w:hAnsi="Times New Roman" w:cs="Times New Roman"/>
          <w:sz w:val="24"/>
          <w:szCs w:val="24"/>
        </w:rPr>
        <w:t xml:space="preserve">. </w:t>
      </w:r>
      <w:r w:rsidR="00AF6EC3">
        <w:rPr>
          <w:rFonts w:ascii="Times New Roman" w:hAnsi="Times New Roman" w:cs="Times New Roman"/>
          <w:sz w:val="24"/>
          <w:szCs w:val="24"/>
        </w:rPr>
        <w:t>The annual rainfall ha</w:t>
      </w:r>
      <w:r w:rsidR="00413447">
        <w:rPr>
          <w:rFonts w:ascii="Times New Roman" w:hAnsi="Times New Roman" w:cs="Times New Roman"/>
          <w:sz w:val="24"/>
          <w:szCs w:val="24"/>
        </w:rPr>
        <w:t>d</w:t>
      </w:r>
      <w:r w:rsidR="00AF6EC3">
        <w:rPr>
          <w:rFonts w:ascii="Times New Roman" w:hAnsi="Times New Roman" w:cs="Times New Roman"/>
          <w:sz w:val="24"/>
          <w:szCs w:val="24"/>
        </w:rPr>
        <w:t xml:space="preserve"> decreased </w:t>
      </w:r>
      <w:r w:rsidR="00FA14B1">
        <w:rPr>
          <w:rFonts w:ascii="Times New Roman" w:hAnsi="Times New Roman" w:cs="Times New Roman"/>
          <w:sz w:val="24"/>
          <w:szCs w:val="24"/>
        </w:rPr>
        <w:t xml:space="preserve">by </w:t>
      </w:r>
      <w:r w:rsidR="00DF53D3">
        <w:rPr>
          <w:rFonts w:ascii="Times New Roman" w:hAnsi="Times New Roman" w:cs="Times New Roman"/>
          <w:sz w:val="24"/>
          <w:szCs w:val="24"/>
        </w:rPr>
        <w:t>314</w:t>
      </w:r>
      <w:r w:rsidR="00FA14B1">
        <w:rPr>
          <w:rFonts w:ascii="Times New Roman" w:hAnsi="Times New Roman" w:cs="Times New Roman"/>
          <w:sz w:val="24"/>
          <w:szCs w:val="24"/>
        </w:rPr>
        <w:t xml:space="preserve"> m</w:t>
      </w:r>
      <w:r w:rsidR="00264143">
        <w:rPr>
          <w:rFonts w:ascii="Times New Roman" w:hAnsi="Times New Roman" w:cs="Times New Roman"/>
          <w:sz w:val="24"/>
          <w:szCs w:val="24"/>
        </w:rPr>
        <w:t>m</w:t>
      </w:r>
      <w:r w:rsidR="00FA14B1">
        <w:rPr>
          <w:rFonts w:ascii="Times New Roman" w:hAnsi="Times New Roman" w:cs="Times New Roman"/>
          <w:sz w:val="24"/>
          <w:szCs w:val="24"/>
        </w:rPr>
        <w:t xml:space="preserve"> between two decades (</w:t>
      </w:r>
      <w:r w:rsidR="00DF53D3">
        <w:rPr>
          <w:rFonts w:ascii="Times New Roman" w:hAnsi="Times New Roman" w:cs="Times New Roman"/>
          <w:sz w:val="24"/>
          <w:szCs w:val="24"/>
        </w:rPr>
        <w:t>2078.66</w:t>
      </w:r>
      <w:r w:rsidR="00FA14B1">
        <w:rPr>
          <w:rFonts w:ascii="Times New Roman" w:hAnsi="Times New Roman" w:cs="Times New Roman"/>
          <w:sz w:val="24"/>
          <w:szCs w:val="24"/>
        </w:rPr>
        <w:t xml:space="preserve"> mm vs</w:t>
      </w:r>
      <w:r w:rsidR="0037417E">
        <w:rPr>
          <w:rFonts w:ascii="Times New Roman" w:hAnsi="Times New Roman" w:cs="Times New Roman"/>
          <w:sz w:val="24"/>
          <w:szCs w:val="24"/>
        </w:rPr>
        <w:t>.</w:t>
      </w:r>
      <w:r w:rsidR="00FA14B1">
        <w:rPr>
          <w:rFonts w:ascii="Times New Roman" w:hAnsi="Times New Roman" w:cs="Times New Roman"/>
          <w:sz w:val="24"/>
          <w:szCs w:val="24"/>
        </w:rPr>
        <w:t xml:space="preserve"> </w:t>
      </w:r>
      <w:r w:rsidR="00DF53D3">
        <w:rPr>
          <w:rFonts w:ascii="Times New Roman" w:hAnsi="Times New Roman" w:cs="Times New Roman"/>
          <w:sz w:val="24"/>
          <w:szCs w:val="24"/>
        </w:rPr>
        <w:t>1764.50</w:t>
      </w:r>
      <w:r w:rsidR="005A19C4" w:rsidRPr="007F5158">
        <w:rPr>
          <w:rFonts w:ascii="Times New Roman" w:hAnsi="Times New Roman" w:cs="Times New Roman"/>
          <w:sz w:val="24"/>
          <w:szCs w:val="24"/>
        </w:rPr>
        <w:t xml:space="preserve"> </w:t>
      </w:r>
      <w:r w:rsidR="00FA14B1">
        <w:rPr>
          <w:rFonts w:ascii="Times New Roman" w:hAnsi="Times New Roman" w:cs="Times New Roman"/>
          <w:sz w:val="24"/>
          <w:szCs w:val="24"/>
        </w:rPr>
        <w:t>mm)</w:t>
      </w:r>
      <w:r w:rsidR="0037417E">
        <w:rPr>
          <w:rFonts w:ascii="Times New Roman" w:hAnsi="Times New Roman" w:cs="Times New Roman"/>
          <w:sz w:val="24"/>
          <w:szCs w:val="24"/>
        </w:rPr>
        <w:t xml:space="preserve"> </w:t>
      </w:r>
      <w:r w:rsidR="00DF7C0D">
        <w:rPr>
          <w:rFonts w:ascii="Times New Roman" w:hAnsi="Times New Roman" w:cs="Times New Roman"/>
          <w:sz w:val="24"/>
          <w:szCs w:val="24"/>
        </w:rPr>
        <w:t>(</w:t>
      </w:r>
      <w:r w:rsidR="00DF7C0D" w:rsidRPr="0037417E">
        <w:rPr>
          <w:rFonts w:ascii="Times New Roman" w:hAnsi="Times New Roman" w:cs="Times New Roman"/>
          <w:b/>
          <w:bCs/>
          <w:sz w:val="24"/>
          <w:szCs w:val="24"/>
        </w:rPr>
        <w:t>Table 1</w:t>
      </w:r>
      <w:r w:rsidR="00DF7C0D">
        <w:rPr>
          <w:rFonts w:ascii="Times New Roman" w:hAnsi="Times New Roman" w:cs="Times New Roman"/>
          <w:sz w:val="24"/>
          <w:szCs w:val="24"/>
        </w:rPr>
        <w:t>)</w:t>
      </w:r>
      <w:r w:rsidR="00423541">
        <w:rPr>
          <w:rFonts w:ascii="Times New Roman" w:hAnsi="Times New Roman" w:cs="Times New Roman"/>
          <w:sz w:val="24"/>
          <w:szCs w:val="24"/>
        </w:rPr>
        <w:t xml:space="preserve">, however during the non-monsoon period, the rainfall </w:t>
      </w:r>
      <w:r w:rsidR="00B05DD1">
        <w:rPr>
          <w:rFonts w:ascii="Times New Roman" w:hAnsi="Times New Roman" w:cs="Times New Roman"/>
          <w:sz w:val="24"/>
          <w:szCs w:val="24"/>
        </w:rPr>
        <w:t xml:space="preserve">has </w:t>
      </w:r>
      <w:r w:rsidR="00423541">
        <w:rPr>
          <w:rFonts w:ascii="Times New Roman" w:hAnsi="Times New Roman" w:cs="Times New Roman"/>
          <w:sz w:val="24"/>
          <w:szCs w:val="24"/>
        </w:rPr>
        <w:t xml:space="preserve">decreased </w:t>
      </w:r>
      <w:r w:rsidR="00337DAD">
        <w:rPr>
          <w:rFonts w:ascii="Times New Roman" w:hAnsi="Times New Roman" w:cs="Times New Roman"/>
          <w:sz w:val="24"/>
          <w:szCs w:val="24"/>
        </w:rPr>
        <w:t xml:space="preserve">only 6 mm. </w:t>
      </w:r>
    </w:p>
    <w:p w14:paraId="73696A90" w14:textId="3E856EEF" w:rsidR="00CC4338" w:rsidRDefault="00AC7CDB">
      <w:pPr>
        <w:spacing w:after="0" w:line="360" w:lineRule="auto"/>
        <w:ind w:left="284" w:right="-279"/>
        <w:rPr>
          <w:rStyle w:val="label"/>
          <w:rFonts w:ascii="Times New Roman" w:hAnsi="Times New Roman" w:cs="Times New Roman"/>
          <w:sz w:val="24"/>
          <w:szCs w:val="24"/>
        </w:rPr>
        <w:pPrChange w:id="539" w:author="Zumla, Ali" w:date="2023-07-08T09:15:00Z">
          <w:pPr>
            <w:spacing w:after="0" w:line="360" w:lineRule="auto"/>
          </w:pPr>
        </w:pPrChange>
      </w:pPr>
      <w:r>
        <w:rPr>
          <w:rFonts w:ascii="Times New Roman" w:hAnsi="Times New Roman" w:cs="Times New Roman"/>
          <w:sz w:val="24"/>
          <w:szCs w:val="24"/>
        </w:rPr>
        <w:t>Compared to the first decade (200</w:t>
      </w:r>
      <w:ins w:id="540" w:author="Chowdhury,Muhammad Abdul Baker" w:date="2023-07-10T13:28:00Z">
        <w:r w:rsidR="00F20AE6">
          <w:rPr>
            <w:rFonts w:ascii="Times New Roman" w:hAnsi="Times New Roman" w:cs="Times New Roman"/>
            <w:sz w:val="24"/>
            <w:szCs w:val="24"/>
          </w:rPr>
          <w:t>0</w:t>
        </w:r>
      </w:ins>
      <w:r>
        <w:rPr>
          <w:rFonts w:ascii="Times New Roman" w:hAnsi="Times New Roman" w:cs="Times New Roman"/>
          <w:sz w:val="24"/>
          <w:szCs w:val="24"/>
        </w:rPr>
        <w:t xml:space="preserve">-2010), </w:t>
      </w:r>
      <w:r w:rsidR="00593227">
        <w:rPr>
          <w:rFonts w:ascii="Times New Roman" w:hAnsi="Times New Roman" w:cs="Times New Roman"/>
          <w:sz w:val="24"/>
          <w:szCs w:val="24"/>
        </w:rPr>
        <w:t xml:space="preserve">an </w:t>
      </w:r>
      <w:r w:rsidR="00F20FD7">
        <w:rPr>
          <w:rFonts w:ascii="Times New Roman" w:hAnsi="Times New Roman" w:cs="Times New Roman"/>
          <w:sz w:val="24"/>
          <w:szCs w:val="24"/>
        </w:rPr>
        <w:t>unusually</w:t>
      </w:r>
      <w:r w:rsidR="00A96291">
        <w:rPr>
          <w:rFonts w:ascii="Times New Roman" w:hAnsi="Times New Roman" w:cs="Times New Roman"/>
          <w:sz w:val="24"/>
          <w:szCs w:val="24"/>
        </w:rPr>
        <w:t xml:space="preserve"> higher amount of rain has been observed in the second decade with most of the months </w:t>
      </w:r>
      <w:r w:rsidR="00F20FD7">
        <w:rPr>
          <w:rFonts w:ascii="Times New Roman" w:hAnsi="Times New Roman" w:cs="Times New Roman"/>
          <w:sz w:val="24"/>
          <w:szCs w:val="24"/>
        </w:rPr>
        <w:t>recording</w:t>
      </w:r>
      <w:r w:rsidR="00A96291">
        <w:rPr>
          <w:rFonts w:ascii="Times New Roman" w:hAnsi="Times New Roman" w:cs="Times New Roman"/>
          <w:sz w:val="24"/>
          <w:szCs w:val="24"/>
        </w:rPr>
        <w:t xml:space="preserve"> extreme rainfall </w:t>
      </w:r>
      <w:r w:rsidR="00BA4045">
        <w:rPr>
          <w:rFonts w:ascii="Times New Roman" w:hAnsi="Times New Roman" w:cs="Times New Roman"/>
          <w:sz w:val="24"/>
          <w:szCs w:val="24"/>
        </w:rPr>
        <w:t xml:space="preserve">in some years </w:t>
      </w:r>
      <w:r w:rsidR="00A96291">
        <w:rPr>
          <w:rFonts w:ascii="Times New Roman" w:hAnsi="Times New Roman" w:cs="Times New Roman"/>
          <w:sz w:val="24"/>
          <w:szCs w:val="24"/>
        </w:rPr>
        <w:t>(</w:t>
      </w:r>
      <w:r w:rsidR="00A96291" w:rsidRPr="00A96291">
        <w:rPr>
          <w:rFonts w:ascii="Times New Roman" w:hAnsi="Times New Roman" w:cs="Times New Roman"/>
          <w:b/>
          <w:bCs/>
          <w:sz w:val="24"/>
          <w:szCs w:val="24"/>
        </w:rPr>
        <w:t>Fig 2</w:t>
      </w:r>
      <w:r w:rsidR="00A96291">
        <w:rPr>
          <w:rFonts w:ascii="Times New Roman" w:hAnsi="Times New Roman" w:cs="Times New Roman"/>
          <w:sz w:val="24"/>
          <w:szCs w:val="24"/>
        </w:rPr>
        <w:t xml:space="preserve">). </w:t>
      </w:r>
    </w:p>
    <w:p w14:paraId="38F414A0" w14:textId="6D174F05" w:rsidR="007C1ADE" w:rsidRDefault="00A51D92">
      <w:pPr>
        <w:spacing w:line="360" w:lineRule="auto"/>
        <w:ind w:left="284" w:right="-279"/>
        <w:rPr>
          <w:rFonts w:ascii="Times New Roman" w:hAnsi="Times New Roman" w:cs="Times New Roman"/>
          <w:sz w:val="24"/>
          <w:szCs w:val="24"/>
        </w:rPr>
        <w:pPrChange w:id="541" w:author="Zumla, Ali" w:date="2023-07-08T09:15:00Z">
          <w:pPr/>
        </w:pPrChange>
      </w:pPr>
      <w:r>
        <w:fldChar w:fldCharType="begin"/>
      </w:r>
      <w:r>
        <w:instrText>HYPERLINK "https://parasitesandvectors.biomedcentral.com/articles/10.1186/s13071-018-2709-8/figures/5"</w:instrText>
      </w:r>
      <w:r>
        <w:fldChar w:fldCharType="separate"/>
      </w:r>
      <w:r w:rsidR="0052020F" w:rsidRPr="0052020F">
        <w:rPr>
          <w:rFonts w:ascii="Segoe UI" w:eastAsia="Times New Roman" w:hAnsi="Segoe UI" w:cs="Segoe UI"/>
          <w:b/>
          <w:bCs/>
          <w:color w:val="004B83"/>
          <w:sz w:val="27"/>
          <w:szCs w:val="27"/>
          <w:bdr w:val="single" w:sz="24" w:space="6" w:color="BCD2DC" w:frame="1"/>
          <w:shd w:val="clear" w:color="auto" w:fill="FFFFFF"/>
          <w:lang w:val="en-GB" w:eastAsia="en-GB"/>
        </w:rPr>
        <w:br/>
      </w:r>
      <w:r>
        <w:rPr>
          <w:rFonts w:ascii="Segoe UI" w:eastAsia="Times New Roman" w:hAnsi="Segoe UI" w:cs="Segoe UI"/>
          <w:b/>
          <w:bCs/>
          <w:color w:val="004B83"/>
          <w:sz w:val="27"/>
          <w:szCs w:val="27"/>
          <w:bdr w:val="single" w:sz="24" w:space="6" w:color="BCD2DC" w:frame="1"/>
          <w:shd w:val="clear" w:color="auto" w:fill="FFFFFF"/>
          <w:lang w:val="en-GB" w:eastAsia="en-GB"/>
        </w:rPr>
        <w:fldChar w:fldCharType="end"/>
      </w:r>
      <w:r w:rsidR="007678F3">
        <w:rPr>
          <w:rStyle w:val="label"/>
          <w:rFonts w:ascii="Times New Roman" w:hAnsi="Times New Roman" w:cs="Times New Roman"/>
          <w:sz w:val="24"/>
          <w:szCs w:val="24"/>
        </w:rPr>
        <w:t>T</w:t>
      </w:r>
      <w:r w:rsidR="002C6D12" w:rsidRPr="002C6D12">
        <w:rPr>
          <w:rStyle w:val="label"/>
          <w:rFonts w:ascii="Times New Roman" w:hAnsi="Times New Roman" w:cs="Times New Roman"/>
          <w:sz w:val="24"/>
          <w:szCs w:val="24"/>
        </w:rPr>
        <w:t>he overall mean</w:t>
      </w:r>
      <w:r w:rsidR="00350199">
        <w:rPr>
          <w:rStyle w:val="label"/>
          <w:rFonts w:ascii="Times New Roman" w:hAnsi="Times New Roman" w:cs="Times New Roman"/>
          <w:sz w:val="24"/>
          <w:szCs w:val="24"/>
        </w:rPr>
        <w:t xml:space="preserve"> </w:t>
      </w:r>
      <w:r w:rsidR="002C6D12" w:rsidRPr="002C6D12">
        <w:rPr>
          <w:rStyle w:val="label"/>
          <w:rFonts w:ascii="Times New Roman" w:hAnsi="Times New Roman" w:cs="Times New Roman"/>
          <w:sz w:val="24"/>
          <w:szCs w:val="24"/>
        </w:rPr>
        <w:t xml:space="preserve">GF from month to month was </w:t>
      </w:r>
      <w:r w:rsidR="000B317F">
        <w:rPr>
          <w:rStyle w:val="label"/>
          <w:rFonts w:ascii="Times New Roman" w:hAnsi="Times New Roman" w:cs="Times New Roman"/>
          <w:sz w:val="24"/>
          <w:szCs w:val="24"/>
        </w:rPr>
        <w:t>1.37</w:t>
      </w:r>
      <w:r w:rsidR="002C6D12" w:rsidRPr="002C6D12">
        <w:rPr>
          <w:rStyle w:val="label"/>
          <w:rFonts w:ascii="Times New Roman" w:hAnsi="Times New Roman" w:cs="Times New Roman"/>
          <w:sz w:val="24"/>
          <w:szCs w:val="24"/>
        </w:rPr>
        <w:t xml:space="preserve"> (</w:t>
      </w:r>
      <w:r w:rsidR="005E12AB">
        <w:rPr>
          <w:rStyle w:val="label"/>
          <w:rFonts w:ascii="Times New Roman" w:hAnsi="Times New Roman" w:cs="Times New Roman"/>
          <w:sz w:val="24"/>
          <w:szCs w:val="24"/>
        </w:rPr>
        <w:t>SD=</w:t>
      </w:r>
      <w:r w:rsidR="000B317F">
        <w:rPr>
          <w:rStyle w:val="label"/>
          <w:rFonts w:ascii="Times New Roman" w:hAnsi="Times New Roman" w:cs="Times New Roman"/>
          <w:sz w:val="24"/>
          <w:szCs w:val="24"/>
        </w:rPr>
        <w:t>0.86</w:t>
      </w:r>
      <w:r w:rsidR="002C6D12" w:rsidRPr="002C6D12">
        <w:rPr>
          <w:rStyle w:val="label"/>
          <w:rFonts w:ascii="Times New Roman" w:hAnsi="Times New Roman" w:cs="Times New Roman"/>
          <w:sz w:val="24"/>
          <w:szCs w:val="24"/>
        </w:rPr>
        <w:t xml:space="preserve">). However, </w:t>
      </w:r>
      <w:r w:rsidR="000B317F">
        <w:rPr>
          <w:rStyle w:val="label"/>
          <w:rFonts w:ascii="Times New Roman" w:hAnsi="Times New Roman" w:cs="Times New Roman"/>
          <w:sz w:val="24"/>
          <w:szCs w:val="24"/>
        </w:rPr>
        <w:t xml:space="preserve">in </w:t>
      </w:r>
      <w:r w:rsidR="001E3E65">
        <w:rPr>
          <w:rStyle w:val="label"/>
          <w:rFonts w:ascii="Times New Roman" w:hAnsi="Times New Roman" w:cs="Times New Roman"/>
          <w:sz w:val="24"/>
          <w:szCs w:val="24"/>
        </w:rPr>
        <w:t>four</w:t>
      </w:r>
      <w:r w:rsidR="002C6D12" w:rsidRPr="002C6D12">
        <w:rPr>
          <w:rStyle w:val="label"/>
          <w:rFonts w:ascii="Times New Roman" w:hAnsi="Times New Roman" w:cs="Times New Roman"/>
          <w:sz w:val="24"/>
          <w:szCs w:val="24"/>
        </w:rPr>
        <w:t xml:space="preserve"> months</w:t>
      </w:r>
      <w:r w:rsidR="00D1564E">
        <w:rPr>
          <w:rStyle w:val="label"/>
          <w:rFonts w:ascii="Times New Roman" w:hAnsi="Times New Roman" w:cs="Times New Roman"/>
          <w:sz w:val="24"/>
          <w:szCs w:val="24"/>
        </w:rPr>
        <w:t xml:space="preserve"> </w:t>
      </w:r>
      <w:r w:rsidR="00D1564E" w:rsidRPr="002C6D12">
        <w:rPr>
          <w:rStyle w:val="label"/>
          <w:rFonts w:ascii="Times New Roman" w:hAnsi="Times New Roman" w:cs="Times New Roman"/>
          <w:sz w:val="24"/>
          <w:szCs w:val="24"/>
        </w:rPr>
        <w:t>(</w:t>
      </w:r>
      <w:r w:rsidR="000B317F">
        <w:rPr>
          <w:rStyle w:val="label"/>
          <w:rFonts w:ascii="Times New Roman" w:hAnsi="Times New Roman" w:cs="Times New Roman"/>
          <w:sz w:val="24"/>
          <w:szCs w:val="24"/>
        </w:rPr>
        <w:t>April</w:t>
      </w:r>
      <w:r w:rsidR="001E3E65">
        <w:rPr>
          <w:rStyle w:val="label"/>
          <w:rFonts w:ascii="Times New Roman" w:hAnsi="Times New Roman" w:cs="Times New Roman"/>
          <w:sz w:val="24"/>
          <w:szCs w:val="24"/>
        </w:rPr>
        <w:t>-</w:t>
      </w:r>
      <w:r w:rsidR="00D1564E" w:rsidRPr="002C6D12">
        <w:rPr>
          <w:rStyle w:val="label"/>
          <w:rFonts w:ascii="Times New Roman" w:hAnsi="Times New Roman" w:cs="Times New Roman"/>
          <w:sz w:val="24"/>
          <w:szCs w:val="24"/>
        </w:rPr>
        <w:t>July)</w:t>
      </w:r>
      <w:r w:rsidR="00350199">
        <w:rPr>
          <w:rStyle w:val="label"/>
          <w:rFonts w:ascii="Times New Roman" w:hAnsi="Times New Roman" w:cs="Times New Roman"/>
          <w:sz w:val="24"/>
          <w:szCs w:val="24"/>
        </w:rPr>
        <w:t xml:space="preserve">, </w:t>
      </w:r>
      <w:r w:rsidR="002C6D12" w:rsidRPr="002C6D12">
        <w:rPr>
          <w:rStyle w:val="label"/>
          <w:rFonts w:ascii="Times New Roman" w:hAnsi="Times New Roman" w:cs="Times New Roman"/>
          <w:sz w:val="24"/>
          <w:szCs w:val="24"/>
        </w:rPr>
        <w:t xml:space="preserve">the monthly GF </w:t>
      </w:r>
      <w:r w:rsidR="00E15FA4">
        <w:rPr>
          <w:rStyle w:val="label"/>
          <w:rFonts w:ascii="Times New Roman" w:hAnsi="Times New Roman" w:cs="Times New Roman"/>
          <w:sz w:val="24"/>
          <w:szCs w:val="24"/>
        </w:rPr>
        <w:t>w</w:t>
      </w:r>
      <w:r w:rsidR="00D1564E">
        <w:rPr>
          <w:rStyle w:val="label"/>
          <w:rFonts w:ascii="Times New Roman" w:hAnsi="Times New Roman" w:cs="Times New Roman"/>
          <w:sz w:val="24"/>
          <w:szCs w:val="24"/>
        </w:rPr>
        <w:t>as</w:t>
      </w:r>
      <w:r w:rsidR="00E15FA4">
        <w:rPr>
          <w:rStyle w:val="label"/>
          <w:rFonts w:ascii="Times New Roman" w:hAnsi="Times New Roman" w:cs="Times New Roman"/>
          <w:sz w:val="24"/>
          <w:szCs w:val="24"/>
        </w:rPr>
        <w:t xml:space="preserve"> above one (</w:t>
      </w:r>
      <w:r w:rsidR="008C3568">
        <w:rPr>
          <w:rStyle w:val="label"/>
          <w:rFonts w:ascii="Times New Roman" w:hAnsi="Times New Roman" w:cs="Times New Roman"/>
          <w:sz w:val="24"/>
          <w:szCs w:val="24"/>
        </w:rPr>
        <w:t xml:space="preserve">lower </w:t>
      </w:r>
      <w:r w:rsidR="00E15FA4">
        <w:rPr>
          <w:rStyle w:val="label"/>
          <w:rFonts w:ascii="Times New Roman" w:hAnsi="Times New Roman" w:cs="Times New Roman"/>
          <w:sz w:val="24"/>
          <w:szCs w:val="24"/>
        </w:rPr>
        <w:t>95% confidence interval &gt;1),</w:t>
      </w:r>
      <w:r w:rsidR="002C6D12" w:rsidRPr="002C6D12">
        <w:rPr>
          <w:rStyle w:val="label"/>
          <w:rFonts w:ascii="Times New Roman" w:hAnsi="Times New Roman" w:cs="Times New Roman"/>
          <w:sz w:val="24"/>
          <w:szCs w:val="24"/>
        </w:rPr>
        <w:t xml:space="preserve"> while </w:t>
      </w:r>
      <w:r w:rsidR="0059549A">
        <w:rPr>
          <w:rStyle w:val="label"/>
          <w:rFonts w:ascii="Times New Roman" w:hAnsi="Times New Roman" w:cs="Times New Roman"/>
          <w:sz w:val="24"/>
          <w:szCs w:val="24"/>
        </w:rPr>
        <w:t xml:space="preserve">for the </w:t>
      </w:r>
      <w:r w:rsidR="000B317F">
        <w:rPr>
          <w:rStyle w:val="label"/>
          <w:rFonts w:ascii="Times New Roman" w:hAnsi="Times New Roman" w:cs="Times New Roman"/>
          <w:sz w:val="24"/>
          <w:szCs w:val="24"/>
        </w:rPr>
        <w:t>rest of</w:t>
      </w:r>
      <w:r w:rsidR="002C6D12" w:rsidRPr="002C6D12">
        <w:rPr>
          <w:rStyle w:val="label"/>
          <w:rFonts w:ascii="Times New Roman" w:hAnsi="Times New Roman" w:cs="Times New Roman"/>
          <w:sz w:val="24"/>
          <w:szCs w:val="24"/>
        </w:rPr>
        <w:t xml:space="preserve"> </w:t>
      </w:r>
      <w:r w:rsidR="00C64F57">
        <w:rPr>
          <w:rStyle w:val="label"/>
          <w:rFonts w:ascii="Times New Roman" w:hAnsi="Times New Roman" w:cs="Times New Roman"/>
          <w:sz w:val="24"/>
          <w:szCs w:val="24"/>
        </w:rPr>
        <w:t>t</w:t>
      </w:r>
      <w:r w:rsidR="00E15FA4">
        <w:rPr>
          <w:rStyle w:val="label"/>
          <w:rFonts w:ascii="Times New Roman" w:hAnsi="Times New Roman" w:cs="Times New Roman"/>
          <w:sz w:val="24"/>
          <w:szCs w:val="24"/>
        </w:rPr>
        <w:t>he</w:t>
      </w:r>
      <w:r w:rsidR="000B317F">
        <w:rPr>
          <w:rStyle w:val="label"/>
          <w:rFonts w:ascii="Times New Roman" w:hAnsi="Times New Roman" w:cs="Times New Roman"/>
          <w:sz w:val="24"/>
          <w:szCs w:val="24"/>
        </w:rPr>
        <w:t xml:space="preserve"> </w:t>
      </w:r>
      <w:r w:rsidR="0059549A">
        <w:rPr>
          <w:rStyle w:val="label"/>
          <w:rFonts w:ascii="Times New Roman" w:hAnsi="Times New Roman" w:cs="Times New Roman"/>
          <w:sz w:val="24"/>
          <w:szCs w:val="24"/>
        </w:rPr>
        <w:t>years</w:t>
      </w:r>
      <w:r w:rsidR="000B317F">
        <w:rPr>
          <w:rStyle w:val="label"/>
          <w:rFonts w:ascii="Times New Roman" w:hAnsi="Times New Roman" w:cs="Times New Roman"/>
          <w:sz w:val="24"/>
          <w:szCs w:val="24"/>
        </w:rPr>
        <w:t>,</w:t>
      </w:r>
      <w:r w:rsidR="00E15FA4">
        <w:rPr>
          <w:rStyle w:val="label"/>
          <w:rFonts w:ascii="Times New Roman" w:hAnsi="Times New Roman" w:cs="Times New Roman"/>
          <w:sz w:val="24"/>
          <w:szCs w:val="24"/>
        </w:rPr>
        <w:t xml:space="preserve"> </w:t>
      </w:r>
      <w:r w:rsidR="005B3616">
        <w:rPr>
          <w:rStyle w:val="label"/>
          <w:rFonts w:ascii="Times New Roman" w:hAnsi="Times New Roman" w:cs="Times New Roman"/>
          <w:sz w:val="24"/>
          <w:szCs w:val="24"/>
        </w:rPr>
        <w:t xml:space="preserve">the </w:t>
      </w:r>
      <w:r w:rsidR="00E15FA4">
        <w:rPr>
          <w:rStyle w:val="label"/>
          <w:rFonts w:ascii="Times New Roman" w:hAnsi="Times New Roman" w:cs="Times New Roman"/>
          <w:sz w:val="24"/>
          <w:szCs w:val="24"/>
        </w:rPr>
        <w:t>monthly GF was less than 1</w:t>
      </w:r>
      <w:r w:rsidR="00CD4C9E">
        <w:rPr>
          <w:rStyle w:val="label"/>
          <w:rFonts w:ascii="Times New Roman" w:hAnsi="Times New Roman" w:cs="Times New Roman"/>
          <w:sz w:val="24"/>
          <w:szCs w:val="24"/>
        </w:rPr>
        <w:t xml:space="preserve"> (95% confidence interval </w:t>
      </w:r>
      <w:r w:rsidR="00DA2F56">
        <w:rPr>
          <w:rStyle w:val="label"/>
          <w:rFonts w:ascii="Times New Roman" w:hAnsi="Times New Roman" w:cs="Times New Roman"/>
          <w:sz w:val="24"/>
          <w:szCs w:val="24"/>
        </w:rPr>
        <w:t xml:space="preserve">crossed </w:t>
      </w:r>
      <w:r w:rsidR="00CD4C9E">
        <w:rPr>
          <w:rStyle w:val="label"/>
          <w:rFonts w:ascii="Times New Roman" w:hAnsi="Times New Roman" w:cs="Times New Roman"/>
          <w:sz w:val="24"/>
          <w:szCs w:val="24"/>
        </w:rPr>
        <w:t>1)</w:t>
      </w:r>
      <w:r w:rsidR="002C6D12" w:rsidRPr="002C6D12">
        <w:rPr>
          <w:rStyle w:val="label"/>
          <w:rFonts w:ascii="Times New Roman" w:hAnsi="Times New Roman" w:cs="Times New Roman"/>
          <w:sz w:val="24"/>
          <w:szCs w:val="24"/>
        </w:rPr>
        <w:t>.</w:t>
      </w:r>
      <w:r w:rsidR="00072704">
        <w:rPr>
          <w:rStyle w:val="label"/>
          <w:rFonts w:ascii="Times New Roman" w:hAnsi="Times New Roman" w:cs="Times New Roman"/>
          <w:sz w:val="24"/>
          <w:szCs w:val="24"/>
        </w:rPr>
        <w:t xml:space="preserve"> </w:t>
      </w:r>
      <w:r w:rsidR="001E3E65">
        <w:rPr>
          <w:rStyle w:val="label"/>
          <w:rFonts w:ascii="Times New Roman" w:hAnsi="Times New Roman" w:cs="Times New Roman"/>
          <w:sz w:val="24"/>
          <w:szCs w:val="24"/>
        </w:rPr>
        <w:t xml:space="preserve"> </w:t>
      </w:r>
      <w:r w:rsidR="002C6D12" w:rsidRPr="002C6D12">
        <w:rPr>
          <w:rStyle w:val="label"/>
          <w:rFonts w:ascii="Times New Roman" w:hAnsi="Times New Roman" w:cs="Times New Roman"/>
          <w:sz w:val="24"/>
          <w:szCs w:val="24"/>
        </w:rPr>
        <w:t xml:space="preserve">More than </w:t>
      </w:r>
      <w:r w:rsidR="00F233E1">
        <w:rPr>
          <w:rStyle w:val="label"/>
          <w:rFonts w:ascii="Times New Roman" w:hAnsi="Times New Roman" w:cs="Times New Roman"/>
          <w:sz w:val="24"/>
          <w:szCs w:val="24"/>
        </w:rPr>
        <w:t>7</w:t>
      </w:r>
      <w:r w:rsidR="002D4691">
        <w:rPr>
          <w:rStyle w:val="label"/>
          <w:rFonts w:ascii="Times New Roman" w:hAnsi="Times New Roman" w:cs="Times New Roman"/>
          <w:sz w:val="24"/>
          <w:szCs w:val="24"/>
        </w:rPr>
        <w:t>7</w:t>
      </w:r>
      <w:r w:rsidR="002C6D12" w:rsidRPr="002C6D12">
        <w:rPr>
          <w:rStyle w:val="label"/>
          <w:rFonts w:ascii="Times New Roman" w:hAnsi="Times New Roman" w:cs="Times New Roman"/>
          <w:sz w:val="24"/>
          <w:szCs w:val="24"/>
        </w:rPr>
        <w:t>% (</w:t>
      </w:r>
      <w:r w:rsidR="005B3616">
        <w:rPr>
          <w:rStyle w:val="label"/>
          <w:rFonts w:ascii="Times New Roman" w:hAnsi="Times New Roman" w:cs="Times New Roman"/>
          <w:sz w:val="24"/>
          <w:szCs w:val="24"/>
        </w:rPr>
        <w:t>71</w:t>
      </w:r>
      <w:r w:rsidR="002C6D12" w:rsidRPr="002C6D12">
        <w:rPr>
          <w:rStyle w:val="label"/>
          <w:rFonts w:ascii="Times New Roman" w:hAnsi="Times New Roman" w:cs="Times New Roman"/>
          <w:sz w:val="24"/>
          <w:szCs w:val="24"/>
        </w:rPr>
        <w:t>/</w:t>
      </w:r>
      <w:r w:rsidR="005B3616">
        <w:rPr>
          <w:rStyle w:val="label"/>
          <w:rFonts w:ascii="Times New Roman" w:hAnsi="Times New Roman" w:cs="Times New Roman"/>
          <w:sz w:val="24"/>
          <w:szCs w:val="24"/>
        </w:rPr>
        <w:t>92</w:t>
      </w:r>
      <w:r w:rsidR="002C6D12" w:rsidRPr="002C6D12">
        <w:rPr>
          <w:rStyle w:val="label"/>
          <w:rFonts w:ascii="Times New Roman" w:hAnsi="Times New Roman" w:cs="Times New Roman"/>
          <w:sz w:val="24"/>
          <w:szCs w:val="24"/>
        </w:rPr>
        <w:t xml:space="preserve">) of months between </w:t>
      </w:r>
      <w:r w:rsidR="005B3616">
        <w:rPr>
          <w:rStyle w:val="label"/>
          <w:rFonts w:ascii="Times New Roman" w:hAnsi="Times New Roman" w:cs="Times New Roman"/>
          <w:sz w:val="24"/>
          <w:szCs w:val="24"/>
        </w:rPr>
        <w:t>April</w:t>
      </w:r>
      <w:r w:rsidR="002C6D12" w:rsidRPr="002C6D12">
        <w:rPr>
          <w:rStyle w:val="label"/>
          <w:rFonts w:ascii="Times New Roman" w:hAnsi="Times New Roman" w:cs="Times New Roman"/>
          <w:sz w:val="24"/>
          <w:szCs w:val="24"/>
        </w:rPr>
        <w:t xml:space="preserve"> and July for the period 200</w:t>
      </w:r>
      <w:r w:rsidR="00F233E1">
        <w:rPr>
          <w:rStyle w:val="label"/>
          <w:rFonts w:ascii="Times New Roman" w:hAnsi="Times New Roman" w:cs="Times New Roman"/>
          <w:sz w:val="24"/>
          <w:szCs w:val="24"/>
        </w:rPr>
        <w:t>0</w:t>
      </w:r>
      <w:r w:rsidR="002C6D12" w:rsidRPr="002C6D12">
        <w:rPr>
          <w:rStyle w:val="label"/>
          <w:rFonts w:ascii="Times New Roman" w:hAnsi="Times New Roman" w:cs="Times New Roman"/>
          <w:sz w:val="24"/>
          <w:szCs w:val="24"/>
        </w:rPr>
        <w:t>–20</w:t>
      </w:r>
      <w:r w:rsidR="00F233E1">
        <w:rPr>
          <w:rStyle w:val="label"/>
          <w:rFonts w:ascii="Times New Roman" w:hAnsi="Times New Roman" w:cs="Times New Roman"/>
          <w:sz w:val="24"/>
          <w:szCs w:val="24"/>
        </w:rPr>
        <w:t>22</w:t>
      </w:r>
      <w:r w:rsidR="002C6D12" w:rsidRPr="002C6D12">
        <w:rPr>
          <w:rStyle w:val="label"/>
          <w:rFonts w:ascii="Times New Roman" w:hAnsi="Times New Roman" w:cs="Times New Roman"/>
          <w:sz w:val="24"/>
          <w:szCs w:val="24"/>
        </w:rPr>
        <w:t xml:space="preserve"> had mean monthly </w:t>
      </w:r>
      <w:r w:rsidR="002C6D12" w:rsidRPr="002C6D12">
        <w:rPr>
          <w:rStyle w:val="label"/>
          <w:rFonts w:ascii="Times New Roman" w:hAnsi="Times New Roman" w:cs="Times New Roman"/>
          <w:sz w:val="24"/>
          <w:szCs w:val="24"/>
        </w:rPr>
        <w:lastRenderedPageBreak/>
        <w:t xml:space="preserve">GF &gt; 1 compared to </w:t>
      </w:r>
      <w:r w:rsidR="00891959">
        <w:rPr>
          <w:rStyle w:val="label"/>
          <w:rFonts w:ascii="Times New Roman" w:hAnsi="Times New Roman" w:cs="Times New Roman"/>
          <w:sz w:val="24"/>
          <w:szCs w:val="24"/>
        </w:rPr>
        <w:t xml:space="preserve">only </w:t>
      </w:r>
      <w:r w:rsidR="00E062E9">
        <w:rPr>
          <w:rStyle w:val="label"/>
          <w:rFonts w:ascii="Times New Roman" w:hAnsi="Times New Roman" w:cs="Times New Roman"/>
          <w:sz w:val="24"/>
          <w:szCs w:val="24"/>
        </w:rPr>
        <w:t>1</w:t>
      </w:r>
      <w:r w:rsidR="006613E0">
        <w:rPr>
          <w:rStyle w:val="label"/>
          <w:rFonts w:ascii="Times New Roman" w:hAnsi="Times New Roman" w:cs="Times New Roman"/>
          <w:sz w:val="24"/>
          <w:szCs w:val="24"/>
        </w:rPr>
        <w:t>6</w:t>
      </w:r>
      <w:r w:rsidR="002C6D12" w:rsidRPr="002C6D12">
        <w:rPr>
          <w:rStyle w:val="label"/>
          <w:rFonts w:ascii="Times New Roman" w:hAnsi="Times New Roman" w:cs="Times New Roman"/>
          <w:sz w:val="24"/>
          <w:szCs w:val="24"/>
        </w:rPr>
        <w:t>% (</w:t>
      </w:r>
      <w:r w:rsidR="006613E0">
        <w:rPr>
          <w:rStyle w:val="label"/>
          <w:rFonts w:ascii="Times New Roman" w:hAnsi="Times New Roman" w:cs="Times New Roman"/>
          <w:sz w:val="24"/>
          <w:szCs w:val="24"/>
        </w:rPr>
        <w:t>30</w:t>
      </w:r>
      <w:r w:rsidR="002C6D12" w:rsidRPr="002C6D12">
        <w:rPr>
          <w:rStyle w:val="label"/>
          <w:rFonts w:ascii="Times New Roman" w:hAnsi="Times New Roman" w:cs="Times New Roman"/>
          <w:sz w:val="24"/>
          <w:szCs w:val="24"/>
        </w:rPr>
        <w:t>/</w:t>
      </w:r>
      <w:r w:rsidR="00767695">
        <w:rPr>
          <w:rStyle w:val="label"/>
          <w:rFonts w:ascii="Times New Roman" w:hAnsi="Times New Roman" w:cs="Times New Roman"/>
          <w:sz w:val="24"/>
          <w:szCs w:val="24"/>
        </w:rPr>
        <w:t>184</w:t>
      </w:r>
      <w:r w:rsidR="002C6D12" w:rsidRPr="002C6D12">
        <w:rPr>
          <w:rStyle w:val="label"/>
          <w:rFonts w:ascii="Times New Roman" w:hAnsi="Times New Roman" w:cs="Times New Roman"/>
          <w:sz w:val="24"/>
          <w:szCs w:val="24"/>
        </w:rPr>
        <w:t xml:space="preserve">) </w:t>
      </w:r>
      <w:r w:rsidR="009B41A3">
        <w:rPr>
          <w:rStyle w:val="label"/>
          <w:rFonts w:ascii="Times New Roman" w:hAnsi="Times New Roman" w:cs="Times New Roman"/>
          <w:sz w:val="24"/>
          <w:szCs w:val="24"/>
        </w:rPr>
        <w:t xml:space="preserve">of </w:t>
      </w:r>
      <w:r w:rsidR="002C6D12" w:rsidRPr="002C6D12">
        <w:rPr>
          <w:rStyle w:val="label"/>
          <w:rFonts w:ascii="Times New Roman" w:hAnsi="Times New Roman" w:cs="Times New Roman"/>
          <w:sz w:val="24"/>
          <w:szCs w:val="24"/>
        </w:rPr>
        <w:t>months between August and</w:t>
      </w:r>
      <w:r w:rsidR="00767695">
        <w:rPr>
          <w:rStyle w:val="label"/>
          <w:rFonts w:ascii="Times New Roman" w:hAnsi="Times New Roman" w:cs="Times New Roman"/>
          <w:sz w:val="24"/>
          <w:szCs w:val="24"/>
        </w:rPr>
        <w:t xml:space="preserve"> March</w:t>
      </w:r>
      <w:r w:rsidR="002C6D12" w:rsidRPr="002C6D12">
        <w:rPr>
          <w:rStyle w:val="label"/>
          <w:rFonts w:ascii="Times New Roman" w:hAnsi="Times New Roman" w:cs="Times New Roman"/>
          <w:sz w:val="24"/>
          <w:szCs w:val="24"/>
        </w:rPr>
        <w:t xml:space="preserve"> of the same period. Ju</w:t>
      </w:r>
      <w:r w:rsidR="00767695">
        <w:rPr>
          <w:rStyle w:val="label"/>
          <w:rFonts w:ascii="Times New Roman" w:hAnsi="Times New Roman" w:cs="Times New Roman"/>
          <w:sz w:val="24"/>
          <w:szCs w:val="24"/>
        </w:rPr>
        <w:t>ne</w:t>
      </w:r>
      <w:r w:rsidR="002C6D12" w:rsidRPr="002C6D12">
        <w:rPr>
          <w:rStyle w:val="label"/>
          <w:rFonts w:ascii="Times New Roman" w:hAnsi="Times New Roman" w:cs="Times New Roman"/>
          <w:sz w:val="24"/>
          <w:szCs w:val="24"/>
        </w:rPr>
        <w:t xml:space="preserve"> </w:t>
      </w:r>
      <w:r w:rsidR="002F7DE3">
        <w:rPr>
          <w:rStyle w:val="label"/>
          <w:rFonts w:ascii="Times New Roman" w:hAnsi="Times New Roman" w:cs="Times New Roman"/>
          <w:sz w:val="24"/>
          <w:szCs w:val="24"/>
        </w:rPr>
        <w:t xml:space="preserve">had </w:t>
      </w:r>
      <w:r w:rsidR="002C6D12" w:rsidRPr="002C6D12">
        <w:rPr>
          <w:rStyle w:val="label"/>
          <w:rFonts w:ascii="Times New Roman" w:hAnsi="Times New Roman" w:cs="Times New Roman"/>
          <w:sz w:val="24"/>
          <w:szCs w:val="24"/>
        </w:rPr>
        <w:t xml:space="preserve">the highest GF with a mean value of </w:t>
      </w:r>
      <w:r w:rsidR="00767695">
        <w:rPr>
          <w:rStyle w:val="label"/>
          <w:rFonts w:ascii="Times New Roman" w:hAnsi="Times New Roman" w:cs="Times New Roman"/>
          <w:sz w:val="24"/>
          <w:szCs w:val="24"/>
        </w:rPr>
        <w:t>3.47</w:t>
      </w:r>
      <w:r w:rsidR="00B62AF8" w:rsidRPr="002C6D12">
        <w:rPr>
          <w:rStyle w:val="label"/>
          <w:rFonts w:ascii="Times New Roman" w:hAnsi="Times New Roman" w:cs="Times New Roman"/>
          <w:sz w:val="24"/>
          <w:szCs w:val="24"/>
        </w:rPr>
        <w:t xml:space="preserve"> </w:t>
      </w:r>
      <w:r w:rsidR="00B62AF8">
        <w:rPr>
          <w:rStyle w:val="label"/>
          <w:rFonts w:ascii="Times New Roman" w:hAnsi="Times New Roman" w:cs="Times New Roman"/>
          <w:sz w:val="24"/>
          <w:szCs w:val="24"/>
        </w:rPr>
        <w:t>indicating that cases</w:t>
      </w:r>
      <w:r w:rsidR="006F1045">
        <w:rPr>
          <w:rStyle w:val="label"/>
          <w:rFonts w:ascii="Times New Roman" w:hAnsi="Times New Roman" w:cs="Times New Roman"/>
          <w:sz w:val="24"/>
          <w:szCs w:val="24"/>
        </w:rPr>
        <w:t xml:space="preserve"> would be</w:t>
      </w:r>
      <w:r w:rsidR="00B62AF8">
        <w:rPr>
          <w:rStyle w:val="label"/>
          <w:rFonts w:ascii="Times New Roman" w:hAnsi="Times New Roman" w:cs="Times New Roman"/>
          <w:sz w:val="24"/>
          <w:szCs w:val="24"/>
        </w:rPr>
        <w:t xml:space="preserve"> </w:t>
      </w:r>
      <w:r w:rsidR="002A65D7">
        <w:rPr>
          <w:rStyle w:val="label"/>
          <w:rFonts w:ascii="Times New Roman" w:hAnsi="Times New Roman" w:cs="Times New Roman"/>
          <w:sz w:val="24"/>
          <w:szCs w:val="24"/>
        </w:rPr>
        <w:t>three times</w:t>
      </w:r>
      <w:r w:rsidR="00767695">
        <w:rPr>
          <w:rStyle w:val="label"/>
          <w:rFonts w:ascii="Times New Roman" w:hAnsi="Times New Roman" w:cs="Times New Roman"/>
          <w:sz w:val="24"/>
          <w:szCs w:val="24"/>
        </w:rPr>
        <w:t xml:space="preserve"> higher</w:t>
      </w:r>
      <w:r w:rsidR="00B62AF8">
        <w:rPr>
          <w:rStyle w:val="label"/>
          <w:rFonts w:ascii="Times New Roman" w:hAnsi="Times New Roman" w:cs="Times New Roman"/>
          <w:sz w:val="24"/>
          <w:szCs w:val="24"/>
        </w:rPr>
        <w:t xml:space="preserve"> in the </w:t>
      </w:r>
      <w:r w:rsidR="001337DB">
        <w:rPr>
          <w:rStyle w:val="label"/>
          <w:rFonts w:ascii="Times New Roman" w:hAnsi="Times New Roman" w:cs="Times New Roman"/>
          <w:sz w:val="24"/>
          <w:szCs w:val="24"/>
        </w:rPr>
        <w:t>next month (July)</w:t>
      </w:r>
      <w:r w:rsidR="0030206E">
        <w:rPr>
          <w:rStyle w:val="label"/>
          <w:rFonts w:ascii="Times New Roman" w:hAnsi="Times New Roman" w:cs="Times New Roman"/>
          <w:sz w:val="24"/>
          <w:szCs w:val="24"/>
        </w:rPr>
        <w:t xml:space="preserve">. The lowest GF was recorded in </w:t>
      </w:r>
      <w:r w:rsidR="00767695">
        <w:rPr>
          <w:rStyle w:val="label"/>
          <w:rFonts w:ascii="Times New Roman" w:hAnsi="Times New Roman" w:cs="Times New Roman"/>
          <w:sz w:val="24"/>
          <w:szCs w:val="24"/>
        </w:rPr>
        <w:t>December</w:t>
      </w:r>
      <w:r w:rsidR="0030206E">
        <w:rPr>
          <w:rStyle w:val="label"/>
          <w:rFonts w:ascii="Times New Roman" w:hAnsi="Times New Roman" w:cs="Times New Roman"/>
          <w:sz w:val="24"/>
          <w:szCs w:val="24"/>
        </w:rPr>
        <w:t xml:space="preserve"> with </w:t>
      </w:r>
      <w:r w:rsidR="002C6D12" w:rsidRPr="002C6D12">
        <w:rPr>
          <w:rStyle w:val="label"/>
          <w:rFonts w:ascii="Times New Roman" w:hAnsi="Times New Roman" w:cs="Times New Roman"/>
          <w:sz w:val="24"/>
          <w:szCs w:val="24"/>
        </w:rPr>
        <w:t xml:space="preserve">a mean of </w:t>
      </w:r>
      <w:r w:rsidR="00767695">
        <w:rPr>
          <w:rStyle w:val="label"/>
          <w:rFonts w:ascii="Times New Roman" w:hAnsi="Times New Roman" w:cs="Times New Roman"/>
          <w:sz w:val="24"/>
          <w:szCs w:val="24"/>
        </w:rPr>
        <w:t>0.54</w:t>
      </w:r>
      <w:r w:rsidR="002C6D12" w:rsidRPr="002C6D12">
        <w:rPr>
          <w:rStyle w:val="label"/>
          <w:rFonts w:ascii="Times New Roman" w:hAnsi="Times New Roman" w:cs="Times New Roman"/>
          <w:sz w:val="24"/>
          <w:szCs w:val="24"/>
        </w:rPr>
        <w:t xml:space="preserve"> (95% CI: </w:t>
      </w:r>
      <w:r w:rsidR="00767695">
        <w:rPr>
          <w:rStyle w:val="label"/>
          <w:rFonts w:ascii="Times New Roman" w:hAnsi="Times New Roman" w:cs="Times New Roman"/>
          <w:sz w:val="24"/>
          <w:szCs w:val="24"/>
        </w:rPr>
        <w:t>0.40</w:t>
      </w:r>
      <w:r w:rsidR="00E062E9">
        <w:rPr>
          <w:rStyle w:val="label"/>
          <w:rFonts w:ascii="Times New Roman" w:hAnsi="Times New Roman" w:cs="Times New Roman"/>
          <w:sz w:val="24"/>
          <w:szCs w:val="24"/>
        </w:rPr>
        <w:t xml:space="preserve"> to </w:t>
      </w:r>
      <w:r w:rsidR="00767695">
        <w:rPr>
          <w:rStyle w:val="label"/>
          <w:rFonts w:ascii="Times New Roman" w:hAnsi="Times New Roman" w:cs="Times New Roman"/>
          <w:sz w:val="24"/>
          <w:szCs w:val="24"/>
        </w:rPr>
        <w:t>0.69</w:t>
      </w:r>
      <w:r w:rsidR="002C6D12" w:rsidRPr="002C6D12">
        <w:rPr>
          <w:rStyle w:val="label"/>
          <w:rFonts w:ascii="Times New Roman" w:hAnsi="Times New Roman" w:cs="Times New Roman"/>
          <w:sz w:val="24"/>
          <w:szCs w:val="24"/>
        </w:rPr>
        <w:t>)</w:t>
      </w:r>
      <w:r w:rsidR="0030206E">
        <w:rPr>
          <w:rStyle w:val="label"/>
          <w:rFonts w:ascii="Times New Roman" w:hAnsi="Times New Roman" w:cs="Times New Roman"/>
          <w:sz w:val="24"/>
          <w:szCs w:val="24"/>
        </w:rPr>
        <w:t xml:space="preserve"> indicating that cases in </w:t>
      </w:r>
      <w:r w:rsidR="006C1B33">
        <w:rPr>
          <w:rStyle w:val="label"/>
          <w:rFonts w:ascii="Times New Roman" w:hAnsi="Times New Roman" w:cs="Times New Roman"/>
          <w:sz w:val="24"/>
          <w:szCs w:val="24"/>
        </w:rPr>
        <w:t>January</w:t>
      </w:r>
      <w:r w:rsidR="0030206E">
        <w:rPr>
          <w:rStyle w:val="label"/>
          <w:rFonts w:ascii="Times New Roman" w:hAnsi="Times New Roman" w:cs="Times New Roman"/>
          <w:sz w:val="24"/>
          <w:szCs w:val="24"/>
        </w:rPr>
        <w:t xml:space="preserve"> w</w:t>
      </w:r>
      <w:r w:rsidR="00041154">
        <w:rPr>
          <w:rStyle w:val="label"/>
          <w:rFonts w:ascii="Times New Roman" w:hAnsi="Times New Roman" w:cs="Times New Roman"/>
          <w:sz w:val="24"/>
          <w:szCs w:val="24"/>
        </w:rPr>
        <w:t>ould be</w:t>
      </w:r>
      <w:r w:rsidR="00D8782C">
        <w:rPr>
          <w:rStyle w:val="label"/>
          <w:rFonts w:ascii="Times New Roman" w:hAnsi="Times New Roman" w:cs="Times New Roman"/>
          <w:sz w:val="24"/>
          <w:szCs w:val="24"/>
        </w:rPr>
        <w:t xml:space="preserve"> halved</w:t>
      </w:r>
      <w:r w:rsidR="0030206E">
        <w:rPr>
          <w:rStyle w:val="label"/>
          <w:rFonts w:ascii="Times New Roman" w:hAnsi="Times New Roman" w:cs="Times New Roman"/>
          <w:sz w:val="24"/>
          <w:szCs w:val="24"/>
        </w:rPr>
        <w:t xml:space="preserve"> </w:t>
      </w:r>
      <w:r w:rsidR="00E52A63">
        <w:rPr>
          <w:rStyle w:val="label"/>
          <w:rFonts w:ascii="Times New Roman" w:hAnsi="Times New Roman" w:cs="Times New Roman"/>
          <w:sz w:val="24"/>
          <w:szCs w:val="24"/>
        </w:rPr>
        <w:t xml:space="preserve">compared </w:t>
      </w:r>
      <w:r w:rsidR="0030206E">
        <w:rPr>
          <w:rStyle w:val="label"/>
          <w:rFonts w:ascii="Times New Roman" w:hAnsi="Times New Roman" w:cs="Times New Roman"/>
          <w:sz w:val="24"/>
          <w:szCs w:val="24"/>
        </w:rPr>
        <w:t xml:space="preserve">to </w:t>
      </w:r>
      <w:r w:rsidR="00976F92">
        <w:rPr>
          <w:rStyle w:val="label"/>
          <w:rFonts w:ascii="Times New Roman" w:hAnsi="Times New Roman" w:cs="Times New Roman"/>
          <w:sz w:val="24"/>
          <w:szCs w:val="24"/>
        </w:rPr>
        <w:t xml:space="preserve">the number of cases recorded in </w:t>
      </w:r>
      <w:r w:rsidR="006C1B33">
        <w:rPr>
          <w:rStyle w:val="label"/>
          <w:rFonts w:ascii="Times New Roman" w:hAnsi="Times New Roman" w:cs="Times New Roman"/>
          <w:sz w:val="24"/>
          <w:szCs w:val="24"/>
        </w:rPr>
        <w:t>December</w:t>
      </w:r>
      <w:r w:rsidR="006C1B33" w:rsidRPr="002C6D12">
        <w:rPr>
          <w:rStyle w:val="label"/>
          <w:rFonts w:ascii="Times New Roman" w:hAnsi="Times New Roman" w:cs="Times New Roman"/>
          <w:sz w:val="24"/>
          <w:szCs w:val="24"/>
        </w:rPr>
        <w:t xml:space="preserve"> </w:t>
      </w:r>
      <w:r w:rsidR="002C6D12" w:rsidRPr="002C6D12">
        <w:rPr>
          <w:rStyle w:val="label"/>
          <w:rFonts w:ascii="Times New Roman" w:hAnsi="Times New Roman" w:cs="Times New Roman"/>
          <w:sz w:val="24"/>
          <w:szCs w:val="24"/>
        </w:rPr>
        <w:t>(</w:t>
      </w:r>
      <w:r w:rsidR="002C6D12" w:rsidRPr="00976F92">
        <w:rPr>
          <w:rStyle w:val="label"/>
          <w:rFonts w:ascii="Times New Roman" w:hAnsi="Times New Roman" w:cs="Times New Roman"/>
          <w:b/>
          <w:bCs/>
          <w:sz w:val="24"/>
          <w:szCs w:val="24"/>
        </w:rPr>
        <w:t xml:space="preserve">Fig. </w:t>
      </w:r>
      <w:r w:rsidR="00F20FD7">
        <w:rPr>
          <w:rStyle w:val="label"/>
          <w:rFonts w:ascii="Times New Roman" w:hAnsi="Times New Roman" w:cs="Times New Roman"/>
          <w:b/>
          <w:bCs/>
          <w:sz w:val="24"/>
          <w:szCs w:val="24"/>
        </w:rPr>
        <w:t>3</w:t>
      </w:r>
      <w:r w:rsidR="002C6D12" w:rsidRPr="002C6D12">
        <w:rPr>
          <w:rStyle w:val="label"/>
          <w:rFonts w:ascii="Times New Roman" w:hAnsi="Times New Roman" w:cs="Times New Roman"/>
          <w:sz w:val="24"/>
          <w:szCs w:val="24"/>
        </w:rPr>
        <w:t>).</w:t>
      </w:r>
      <w:r w:rsidR="004F6F92">
        <w:rPr>
          <w:rStyle w:val="label"/>
          <w:rFonts w:ascii="Times New Roman" w:hAnsi="Times New Roman" w:cs="Times New Roman"/>
          <w:sz w:val="24"/>
          <w:szCs w:val="24"/>
        </w:rPr>
        <w:t xml:space="preserve"> </w:t>
      </w:r>
      <w:r w:rsidR="007C1ADE" w:rsidRPr="0043429E">
        <w:rPr>
          <w:rFonts w:ascii="Times New Roman" w:hAnsi="Times New Roman" w:cs="Times New Roman"/>
          <w:sz w:val="24"/>
          <w:szCs w:val="24"/>
        </w:rPr>
        <w:t>In the M-K trend analysis, we found a positive trend of reported dengue cases (p &lt;0.001 and tau = 0.26). In Sen’s slope test, the slope was 171.67 (95% CI: -46 to 687) indicating an upward trend in upcoming months (</w:t>
      </w:r>
      <w:r w:rsidR="007C1ADE" w:rsidRPr="0023436A">
        <w:rPr>
          <w:rFonts w:ascii="Times New Roman" w:hAnsi="Times New Roman" w:cs="Times New Roman"/>
          <w:b/>
          <w:bCs/>
          <w:sz w:val="24"/>
          <w:szCs w:val="24"/>
        </w:rPr>
        <w:t>Table 2</w:t>
      </w:r>
      <w:r w:rsidR="007C1ADE" w:rsidRPr="0043429E">
        <w:rPr>
          <w:rFonts w:ascii="Times New Roman" w:hAnsi="Times New Roman" w:cs="Times New Roman"/>
          <w:sz w:val="24"/>
          <w:szCs w:val="24"/>
        </w:rPr>
        <w:t>).</w:t>
      </w:r>
    </w:p>
    <w:p w14:paraId="7395A9B1" w14:textId="77777777" w:rsidR="007C1ADE" w:rsidRDefault="007C1ADE">
      <w:pPr>
        <w:spacing w:after="0" w:line="360" w:lineRule="auto"/>
        <w:ind w:left="284" w:right="-279"/>
        <w:rPr>
          <w:rStyle w:val="label"/>
          <w:rFonts w:ascii="Times New Roman" w:hAnsi="Times New Roman" w:cs="Times New Roman"/>
          <w:sz w:val="24"/>
          <w:szCs w:val="24"/>
        </w:rPr>
        <w:pPrChange w:id="542" w:author="Zumla, Ali" w:date="2023-07-08T09:15:00Z">
          <w:pPr>
            <w:spacing w:after="0" w:line="360" w:lineRule="auto"/>
          </w:pPr>
        </w:pPrChange>
      </w:pPr>
    </w:p>
    <w:p w14:paraId="12D4BF16" w14:textId="1C9DA5ED" w:rsidR="00544CDC" w:rsidRPr="00DD6910" w:rsidRDefault="0007072D">
      <w:pPr>
        <w:spacing w:after="0" w:line="360" w:lineRule="auto"/>
        <w:ind w:left="284" w:right="-279"/>
        <w:rPr>
          <w:rFonts w:ascii="Times New Roman" w:hAnsi="Times New Roman" w:cs="Times New Roman"/>
          <w:sz w:val="24"/>
          <w:szCs w:val="24"/>
        </w:rPr>
        <w:pPrChange w:id="543" w:author="Zumla, Ali" w:date="2023-07-08T09:15:00Z">
          <w:pPr>
            <w:spacing w:after="0" w:line="360" w:lineRule="auto"/>
          </w:pPr>
        </w:pPrChange>
      </w:pPr>
      <w:bookmarkStart w:id="544" w:name="_Hlk60788798"/>
      <w:r>
        <w:rPr>
          <w:rFonts w:ascii="Times New Roman" w:hAnsi="Times New Roman" w:cs="Times New Roman"/>
          <w:sz w:val="24"/>
          <w:szCs w:val="24"/>
        </w:rPr>
        <w:t xml:space="preserve">In the GLM, the </w:t>
      </w:r>
      <w:r w:rsidRPr="0007072D">
        <w:rPr>
          <w:rFonts w:ascii="Times New Roman" w:hAnsi="Times New Roman" w:cs="Times New Roman"/>
          <w:sz w:val="24"/>
          <w:szCs w:val="24"/>
        </w:rPr>
        <w:t xml:space="preserve">estimated effect of each variable is presented as the </w:t>
      </w:r>
      <w:r>
        <w:rPr>
          <w:rFonts w:ascii="Times New Roman" w:hAnsi="Times New Roman" w:cs="Times New Roman"/>
          <w:sz w:val="24"/>
          <w:szCs w:val="24"/>
        </w:rPr>
        <w:t>incidence risk</w:t>
      </w:r>
      <w:r w:rsidRPr="0007072D">
        <w:rPr>
          <w:rFonts w:ascii="Times New Roman" w:hAnsi="Times New Roman" w:cs="Times New Roman"/>
          <w:sz w:val="24"/>
          <w:szCs w:val="24"/>
        </w:rPr>
        <w:t xml:space="preserve"> ratio (</w:t>
      </w:r>
      <w:r>
        <w:rPr>
          <w:rFonts w:ascii="Times New Roman" w:hAnsi="Times New Roman" w:cs="Times New Roman"/>
          <w:sz w:val="24"/>
          <w:szCs w:val="24"/>
        </w:rPr>
        <w:t>IR</w:t>
      </w:r>
      <w:r w:rsidRPr="0007072D">
        <w:rPr>
          <w:rFonts w:ascii="Times New Roman" w:hAnsi="Times New Roman" w:cs="Times New Roman"/>
          <w:sz w:val="24"/>
          <w:szCs w:val="24"/>
        </w:rPr>
        <w:t>R).</w:t>
      </w:r>
      <w:r w:rsidR="00544CDC">
        <w:rPr>
          <w:rFonts w:ascii="Times New Roman" w:hAnsi="Times New Roman" w:cs="Times New Roman"/>
          <w:sz w:val="24"/>
          <w:szCs w:val="24"/>
        </w:rPr>
        <w:t xml:space="preserve"> </w:t>
      </w:r>
      <w:r>
        <w:rPr>
          <w:rFonts w:ascii="Times New Roman" w:hAnsi="Times New Roman" w:cs="Times New Roman"/>
          <w:sz w:val="24"/>
          <w:szCs w:val="24"/>
        </w:rPr>
        <w:t>Th</w:t>
      </w:r>
      <w:r w:rsidR="00947425">
        <w:rPr>
          <w:rFonts w:ascii="Times New Roman" w:hAnsi="Times New Roman" w:cs="Times New Roman"/>
          <w:sz w:val="24"/>
          <w:szCs w:val="24"/>
        </w:rPr>
        <w:t>e</w:t>
      </w:r>
      <w:r>
        <w:rPr>
          <w:rFonts w:ascii="Times New Roman" w:hAnsi="Times New Roman" w:cs="Times New Roman"/>
          <w:sz w:val="24"/>
          <w:szCs w:val="24"/>
        </w:rPr>
        <w:t xml:space="preserve"> </w:t>
      </w:r>
      <w:r w:rsidR="00947425">
        <w:rPr>
          <w:rFonts w:ascii="Times New Roman" w:hAnsi="Times New Roman" w:cs="Times New Roman"/>
          <w:sz w:val="24"/>
          <w:szCs w:val="24"/>
        </w:rPr>
        <w:t>results</w:t>
      </w:r>
      <w:r w:rsidR="00947425" w:rsidRPr="00B4043D">
        <w:rPr>
          <w:rFonts w:ascii="Times New Roman" w:hAnsi="Times New Roman" w:cs="Times New Roman"/>
          <w:sz w:val="24"/>
          <w:szCs w:val="24"/>
        </w:rPr>
        <w:t xml:space="preserve"> </w:t>
      </w:r>
      <w:r w:rsidRPr="00B4043D">
        <w:rPr>
          <w:rFonts w:ascii="Times New Roman" w:hAnsi="Times New Roman" w:cs="Times New Roman"/>
          <w:sz w:val="24"/>
          <w:szCs w:val="24"/>
        </w:rPr>
        <w:t>suggest</w:t>
      </w:r>
      <w:r w:rsidR="00544CDC" w:rsidRPr="00B4043D">
        <w:rPr>
          <w:rFonts w:ascii="Times New Roman" w:hAnsi="Times New Roman" w:cs="Times New Roman"/>
          <w:sz w:val="24"/>
          <w:szCs w:val="24"/>
        </w:rPr>
        <w:t xml:space="preserve"> that</w:t>
      </w:r>
      <w:r w:rsidR="00947425">
        <w:rPr>
          <w:rFonts w:ascii="Times New Roman" w:hAnsi="Times New Roman" w:cs="Times New Roman"/>
          <w:sz w:val="24"/>
          <w:szCs w:val="24"/>
        </w:rPr>
        <w:t xml:space="preserve"> dengue cases would rise by </w:t>
      </w:r>
      <w:r w:rsidR="009423F6">
        <w:rPr>
          <w:rFonts w:ascii="Times New Roman" w:hAnsi="Times New Roman" w:cs="Times New Roman"/>
          <w:sz w:val="24"/>
          <w:szCs w:val="24"/>
        </w:rPr>
        <w:t>26</w:t>
      </w:r>
      <w:r w:rsidR="00947425">
        <w:rPr>
          <w:rFonts w:ascii="Times New Roman" w:hAnsi="Times New Roman" w:cs="Times New Roman"/>
          <w:sz w:val="24"/>
          <w:szCs w:val="24"/>
        </w:rPr>
        <w:t xml:space="preserve">% for </w:t>
      </w:r>
      <w:r w:rsidR="00836DA3" w:rsidRPr="00836DA3">
        <w:rPr>
          <w:rFonts w:ascii="Times New Roman" w:hAnsi="Times New Roman" w:cs="Times New Roman"/>
          <w:sz w:val="24"/>
          <w:szCs w:val="24"/>
        </w:rPr>
        <w:t>a one-degree centigrade (°C) temperature increase</w:t>
      </w:r>
      <w:r w:rsidR="009423F6">
        <w:rPr>
          <w:rFonts w:ascii="Times New Roman" w:hAnsi="Times New Roman" w:cs="Times New Roman"/>
          <w:sz w:val="24"/>
          <w:szCs w:val="24"/>
        </w:rPr>
        <w:t>. F</w:t>
      </w:r>
      <w:r w:rsidR="00D43EB6">
        <w:rPr>
          <w:rFonts w:ascii="Times New Roman" w:hAnsi="Times New Roman" w:cs="Times New Roman"/>
          <w:sz w:val="24"/>
          <w:szCs w:val="24"/>
        </w:rPr>
        <w:t>or</w:t>
      </w:r>
      <w:r w:rsidR="00544CDC">
        <w:rPr>
          <w:rFonts w:ascii="Times New Roman" w:hAnsi="Times New Roman" w:cs="Times New Roman"/>
          <w:sz w:val="24"/>
          <w:szCs w:val="24"/>
        </w:rPr>
        <w:t xml:space="preserve"> e</w:t>
      </w:r>
      <w:r w:rsidR="007407D7">
        <w:rPr>
          <w:rFonts w:ascii="Times New Roman" w:hAnsi="Times New Roman" w:cs="Times New Roman"/>
          <w:sz w:val="24"/>
          <w:szCs w:val="24"/>
        </w:rPr>
        <w:t xml:space="preserve">ach additional </w:t>
      </w:r>
      <w:r w:rsidR="00FC16D5">
        <w:rPr>
          <w:rFonts w:ascii="Times New Roman" w:hAnsi="Times New Roman" w:cs="Times New Roman"/>
          <w:sz w:val="24"/>
          <w:szCs w:val="24"/>
        </w:rPr>
        <w:t>centimeter</w:t>
      </w:r>
      <w:r w:rsidR="009423F6">
        <w:rPr>
          <w:rFonts w:ascii="Times New Roman" w:hAnsi="Times New Roman" w:cs="Times New Roman"/>
          <w:sz w:val="24"/>
          <w:szCs w:val="24"/>
        </w:rPr>
        <w:t xml:space="preserve"> </w:t>
      </w:r>
      <w:r w:rsidR="00FC16D5">
        <w:rPr>
          <w:rFonts w:ascii="Times New Roman" w:hAnsi="Times New Roman" w:cs="Times New Roman"/>
          <w:sz w:val="24"/>
          <w:szCs w:val="24"/>
        </w:rPr>
        <w:t>(</w:t>
      </w:r>
      <w:r w:rsidR="009423F6">
        <w:rPr>
          <w:rFonts w:ascii="Times New Roman" w:hAnsi="Times New Roman" w:cs="Times New Roman"/>
          <w:sz w:val="24"/>
          <w:szCs w:val="24"/>
        </w:rPr>
        <w:t>cm)</w:t>
      </w:r>
      <w:r w:rsidR="00544CDC">
        <w:rPr>
          <w:rFonts w:ascii="Times New Roman" w:hAnsi="Times New Roman" w:cs="Times New Roman"/>
          <w:sz w:val="24"/>
          <w:szCs w:val="24"/>
        </w:rPr>
        <w:t xml:space="preserve"> of rainfall in </w:t>
      </w:r>
      <w:r w:rsidR="007407D7">
        <w:rPr>
          <w:rFonts w:ascii="Times New Roman" w:hAnsi="Times New Roman" w:cs="Times New Roman"/>
          <w:sz w:val="24"/>
          <w:szCs w:val="24"/>
        </w:rPr>
        <w:t xml:space="preserve">the </w:t>
      </w:r>
      <w:r w:rsidR="00544CDC">
        <w:rPr>
          <w:rFonts w:ascii="Times New Roman" w:hAnsi="Times New Roman" w:cs="Times New Roman"/>
          <w:sz w:val="24"/>
          <w:szCs w:val="24"/>
        </w:rPr>
        <w:t>first lagged</w:t>
      </w:r>
      <w:r w:rsidR="008D58B2">
        <w:rPr>
          <w:rFonts w:ascii="Times New Roman" w:hAnsi="Times New Roman" w:cs="Times New Roman"/>
          <w:sz w:val="24"/>
          <w:szCs w:val="24"/>
        </w:rPr>
        <w:t xml:space="preserve"> month</w:t>
      </w:r>
      <w:r w:rsidR="00544CDC">
        <w:rPr>
          <w:rFonts w:ascii="Times New Roman" w:hAnsi="Times New Roman" w:cs="Times New Roman"/>
          <w:sz w:val="24"/>
          <w:szCs w:val="24"/>
        </w:rPr>
        <w:t xml:space="preserve">, </w:t>
      </w:r>
      <w:r w:rsidR="008D58B2">
        <w:rPr>
          <w:rFonts w:ascii="Times New Roman" w:hAnsi="Times New Roman" w:cs="Times New Roman"/>
          <w:sz w:val="24"/>
          <w:szCs w:val="24"/>
        </w:rPr>
        <w:t xml:space="preserve">the number of </w:t>
      </w:r>
      <w:r>
        <w:rPr>
          <w:rFonts w:ascii="Times New Roman" w:hAnsi="Times New Roman" w:cs="Times New Roman"/>
          <w:sz w:val="24"/>
          <w:szCs w:val="24"/>
        </w:rPr>
        <w:t>d</w:t>
      </w:r>
      <w:r w:rsidR="00544CDC">
        <w:rPr>
          <w:rFonts w:ascii="Times New Roman" w:hAnsi="Times New Roman" w:cs="Times New Roman"/>
          <w:sz w:val="24"/>
          <w:szCs w:val="24"/>
        </w:rPr>
        <w:t xml:space="preserve">engue cases </w:t>
      </w:r>
      <w:r>
        <w:rPr>
          <w:rFonts w:ascii="Times New Roman" w:hAnsi="Times New Roman" w:cs="Times New Roman"/>
          <w:sz w:val="24"/>
          <w:szCs w:val="24"/>
        </w:rPr>
        <w:t xml:space="preserve">increased </w:t>
      </w:r>
      <w:r w:rsidR="00544CDC">
        <w:rPr>
          <w:rFonts w:ascii="Times New Roman" w:hAnsi="Times New Roman" w:cs="Times New Roman"/>
          <w:sz w:val="24"/>
          <w:szCs w:val="24"/>
        </w:rPr>
        <w:t xml:space="preserve">by </w:t>
      </w:r>
      <w:r w:rsidR="00FC16D5">
        <w:rPr>
          <w:rFonts w:ascii="Times New Roman" w:hAnsi="Times New Roman" w:cs="Times New Roman"/>
          <w:sz w:val="24"/>
          <w:szCs w:val="24"/>
        </w:rPr>
        <w:t>8%</w:t>
      </w:r>
      <w:r w:rsidR="008D58B2">
        <w:rPr>
          <w:rFonts w:ascii="Times New Roman" w:hAnsi="Times New Roman" w:cs="Times New Roman"/>
          <w:sz w:val="24"/>
          <w:szCs w:val="24"/>
        </w:rPr>
        <w:t xml:space="preserve"> </w:t>
      </w:r>
      <w:r w:rsidR="005C2EEA">
        <w:rPr>
          <w:rFonts w:ascii="Times New Roman" w:hAnsi="Times New Roman" w:cs="Times New Roman"/>
          <w:sz w:val="24"/>
          <w:szCs w:val="24"/>
        </w:rPr>
        <w:t>(</w:t>
      </w:r>
      <w:r w:rsidR="00544CDC">
        <w:rPr>
          <w:rFonts w:ascii="Times New Roman" w:hAnsi="Times New Roman" w:cs="Times New Roman"/>
          <w:sz w:val="24"/>
          <w:szCs w:val="24"/>
        </w:rPr>
        <w:t>IRR=</w:t>
      </w:r>
      <w:r w:rsidR="00FC16D5">
        <w:rPr>
          <w:rFonts w:ascii="Times New Roman" w:hAnsi="Times New Roman" w:cs="Times New Roman"/>
          <w:sz w:val="24"/>
          <w:szCs w:val="24"/>
        </w:rPr>
        <w:t xml:space="preserve"> 1.08</w:t>
      </w:r>
      <w:r w:rsidR="00544CDC">
        <w:rPr>
          <w:rFonts w:ascii="Times New Roman" w:hAnsi="Times New Roman" w:cs="Times New Roman"/>
          <w:sz w:val="24"/>
          <w:szCs w:val="24"/>
        </w:rPr>
        <w:t xml:space="preserve"> </w:t>
      </w:r>
      <w:r w:rsidR="005C2EEA">
        <w:rPr>
          <w:rFonts w:ascii="Times New Roman" w:hAnsi="Times New Roman" w:cs="Times New Roman"/>
          <w:sz w:val="24"/>
          <w:szCs w:val="24"/>
        </w:rPr>
        <w:t>[</w:t>
      </w:r>
      <w:r w:rsidR="00544CDC">
        <w:rPr>
          <w:rFonts w:ascii="Times New Roman" w:hAnsi="Times New Roman" w:cs="Times New Roman"/>
          <w:sz w:val="24"/>
          <w:szCs w:val="24"/>
        </w:rPr>
        <w:t xml:space="preserve">95% CI: </w:t>
      </w:r>
      <w:r w:rsidR="00FC16D5">
        <w:rPr>
          <w:rFonts w:ascii="Times New Roman" w:hAnsi="Times New Roman" w:cs="Times New Roman"/>
          <w:sz w:val="24"/>
          <w:szCs w:val="24"/>
        </w:rPr>
        <w:t>1.07</w:t>
      </w:r>
      <w:r w:rsidR="00544CDC">
        <w:rPr>
          <w:rFonts w:ascii="Times New Roman" w:hAnsi="Times New Roman" w:cs="Times New Roman"/>
          <w:sz w:val="24"/>
          <w:szCs w:val="24"/>
        </w:rPr>
        <w:t>-</w:t>
      </w:r>
      <w:r w:rsidR="00FC16D5">
        <w:rPr>
          <w:rFonts w:ascii="Times New Roman" w:hAnsi="Times New Roman" w:cs="Times New Roman"/>
          <w:sz w:val="24"/>
          <w:szCs w:val="24"/>
        </w:rPr>
        <w:t>1.09</w:t>
      </w:r>
      <w:r w:rsidR="005C2EEA">
        <w:rPr>
          <w:rFonts w:ascii="Times New Roman" w:hAnsi="Times New Roman" w:cs="Times New Roman"/>
          <w:sz w:val="24"/>
          <w:szCs w:val="24"/>
        </w:rPr>
        <w:t>]</w:t>
      </w:r>
      <w:r>
        <w:rPr>
          <w:rFonts w:ascii="Times New Roman" w:hAnsi="Times New Roman" w:cs="Times New Roman"/>
          <w:sz w:val="24"/>
          <w:szCs w:val="24"/>
        </w:rPr>
        <w:t>)</w:t>
      </w:r>
      <w:r w:rsidR="005C2EEA">
        <w:rPr>
          <w:rFonts w:ascii="Times New Roman" w:hAnsi="Times New Roman" w:cs="Times New Roman"/>
          <w:sz w:val="24"/>
          <w:szCs w:val="24"/>
        </w:rPr>
        <w:t>,</w:t>
      </w:r>
      <w:r>
        <w:rPr>
          <w:rFonts w:ascii="Times New Roman" w:hAnsi="Times New Roman" w:cs="Times New Roman"/>
          <w:sz w:val="24"/>
          <w:szCs w:val="24"/>
        </w:rPr>
        <w:t xml:space="preserve"> and</w:t>
      </w:r>
      <w:r w:rsidR="00544CDC">
        <w:rPr>
          <w:rFonts w:ascii="Times New Roman" w:hAnsi="Times New Roman" w:cs="Times New Roman"/>
          <w:sz w:val="24"/>
          <w:szCs w:val="24"/>
        </w:rPr>
        <w:t xml:space="preserve"> in </w:t>
      </w:r>
      <w:r w:rsidR="00E962BA">
        <w:rPr>
          <w:rFonts w:ascii="Times New Roman" w:hAnsi="Times New Roman" w:cs="Times New Roman"/>
          <w:sz w:val="24"/>
          <w:szCs w:val="24"/>
        </w:rPr>
        <w:t xml:space="preserve">the </w:t>
      </w:r>
      <w:r w:rsidR="00544CDC">
        <w:rPr>
          <w:rFonts w:ascii="Times New Roman" w:hAnsi="Times New Roman" w:cs="Times New Roman"/>
          <w:sz w:val="24"/>
          <w:szCs w:val="24"/>
        </w:rPr>
        <w:t>second lagged</w:t>
      </w:r>
      <w:r w:rsidR="00E962BA">
        <w:rPr>
          <w:rFonts w:ascii="Times New Roman" w:hAnsi="Times New Roman" w:cs="Times New Roman"/>
          <w:sz w:val="24"/>
          <w:szCs w:val="24"/>
        </w:rPr>
        <w:t xml:space="preserve"> </w:t>
      </w:r>
      <w:r w:rsidR="008E3EBD">
        <w:rPr>
          <w:rFonts w:ascii="Times New Roman" w:hAnsi="Times New Roman" w:cs="Times New Roman"/>
          <w:sz w:val="24"/>
          <w:szCs w:val="24"/>
        </w:rPr>
        <w:t>month</w:t>
      </w:r>
      <w:r w:rsidR="00E962BA">
        <w:rPr>
          <w:rFonts w:ascii="Times New Roman" w:hAnsi="Times New Roman" w:cs="Times New Roman"/>
          <w:sz w:val="24"/>
          <w:szCs w:val="24"/>
        </w:rPr>
        <w:t xml:space="preserve"> increas</w:t>
      </w:r>
      <w:r w:rsidR="002A7D88">
        <w:rPr>
          <w:rFonts w:ascii="Times New Roman" w:hAnsi="Times New Roman" w:cs="Times New Roman"/>
          <w:sz w:val="24"/>
          <w:szCs w:val="24"/>
        </w:rPr>
        <w:t>e</w:t>
      </w:r>
      <w:r w:rsidR="00E962BA">
        <w:rPr>
          <w:rFonts w:ascii="Times New Roman" w:hAnsi="Times New Roman" w:cs="Times New Roman"/>
          <w:sz w:val="24"/>
          <w:szCs w:val="24"/>
        </w:rPr>
        <w:t xml:space="preserve"> the cases by 1</w:t>
      </w:r>
      <w:r w:rsidR="003C3CB6">
        <w:rPr>
          <w:rFonts w:ascii="Times New Roman" w:hAnsi="Times New Roman" w:cs="Times New Roman"/>
          <w:sz w:val="24"/>
          <w:szCs w:val="24"/>
        </w:rPr>
        <w:t xml:space="preserve">7% </w:t>
      </w:r>
      <w:r>
        <w:rPr>
          <w:rFonts w:ascii="Times New Roman" w:hAnsi="Times New Roman" w:cs="Times New Roman"/>
          <w:sz w:val="24"/>
          <w:szCs w:val="24"/>
        </w:rPr>
        <w:t>[IRR=1</w:t>
      </w:r>
      <w:r w:rsidR="003C3CB6">
        <w:rPr>
          <w:rFonts w:ascii="Times New Roman" w:hAnsi="Times New Roman" w:cs="Times New Roman"/>
          <w:sz w:val="24"/>
          <w:szCs w:val="24"/>
        </w:rPr>
        <w:t>. 17</w:t>
      </w:r>
      <w:r>
        <w:rPr>
          <w:rFonts w:ascii="Times New Roman" w:hAnsi="Times New Roman" w:cs="Times New Roman"/>
          <w:sz w:val="24"/>
          <w:szCs w:val="24"/>
        </w:rPr>
        <w:t xml:space="preserve"> (95% CI: 1</w:t>
      </w:r>
      <w:r w:rsidR="003C3CB6">
        <w:rPr>
          <w:rFonts w:ascii="Times New Roman" w:hAnsi="Times New Roman" w:cs="Times New Roman"/>
          <w:sz w:val="24"/>
          <w:szCs w:val="24"/>
        </w:rPr>
        <w:t xml:space="preserve">. 16 </w:t>
      </w:r>
      <w:r>
        <w:rPr>
          <w:rFonts w:ascii="Times New Roman" w:hAnsi="Times New Roman" w:cs="Times New Roman"/>
          <w:sz w:val="24"/>
          <w:szCs w:val="24"/>
        </w:rPr>
        <w:t>-1</w:t>
      </w:r>
      <w:r w:rsidR="003C3CB6">
        <w:rPr>
          <w:rFonts w:ascii="Times New Roman" w:hAnsi="Times New Roman" w:cs="Times New Roman"/>
          <w:sz w:val="24"/>
          <w:szCs w:val="24"/>
        </w:rPr>
        <w:t>.18</w:t>
      </w:r>
      <w:r>
        <w:rPr>
          <w:rFonts w:ascii="Times New Roman" w:hAnsi="Times New Roman" w:cs="Times New Roman"/>
          <w:sz w:val="24"/>
          <w:szCs w:val="24"/>
        </w:rPr>
        <w:t>)]</w:t>
      </w:r>
      <w:r w:rsidR="00544CDC">
        <w:rPr>
          <w:rFonts w:ascii="Times New Roman" w:hAnsi="Times New Roman" w:cs="Times New Roman"/>
          <w:sz w:val="24"/>
          <w:szCs w:val="24"/>
        </w:rPr>
        <w:t xml:space="preserve"> </w:t>
      </w:r>
      <w:r w:rsidR="00544CDC" w:rsidRPr="00827047">
        <w:rPr>
          <w:rFonts w:ascii="Times New Roman" w:hAnsi="Times New Roman" w:cs="Times New Roman"/>
          <w:b/>
          <w:bCs/>
          <w:sz w:val="24"/>
          <w:szCs w:val="24"/>
        </w:rPr>
        <w:t xml:space="preserve">(Table </w:t>
      </w:r>
      <w:r w:rsidR="00576EC5" w:rsidRPr="00827047">
        <w:rPr>
          <w:rFonts w:ascii="Times New Roman" w:hAnsi="Times New Roman" w:cs="Times New Roman"/>
          <w:b/>
          <w:bCs/>
          <w:sz w:val="24"/>
          <w:szCs w:val="24"/>
        </w:rPr>
        <w:t>3</w:t>
      </w:r>
      <w:r w:rsidR="00544CDC" w:rsidRPr="00827047">
        <w:rPr>
          <w:rFonts w:ascii="Times New Roman" w:hAnsi="Times New Roman" w:cs="Times New Roman"/>
          <w:b/>
          <w:bCs/>
          <w:sz w:val="24"/>
          <w:szCs w:val="24"/>
        </w:rPr>
        <w:t>)</w:t>
      </w:r>
      <w:r w:rsidR="00544CDC">
        <w:rPr>
          <w:rFonts w:ascii="Times New Roman" w:hAnsi="Times New Roman" w:cs="Times New Roman"/>
          <w:sz w:val="24"/>
          <w:szCs w:val="24"/>
        </w:rPr>
        <w:t>.</w:t>
      </w:r>
    </w:p>
    <w:p w14:paraId="3C60E226" w14:textId="77777777" w:rsidR="00544CDC" w:rsidRPr="00544CDC" w:rsidRDefault="00544CDC">
      <w:pPr>
        <w:spacing w:after="0" w:line="360" w:lineRule="auto"/>
        <w:ind w:left="284" w:right="-279"/>
        <w:rPr>
          <w:rFonts w:ascii="Times New Roman" w:hAnsi="Times New Roman" w:cs="Times New Roman"/>
          <w:sz w:val="24"/>
          <w:szCs w:val="24"/>
        </w:rPr>
        <w:pPrChange w:id="545" w:author="Zumla, Ali" w:date="2023-07-08T09:15:00Z">
          <w:pPr>
            <w:spacing w:after="0" w:line="360" w:lineRule="auto"/>
          </w:pPr>
        </w:pPrChange>
      </w:pPr>
    </w:p>
    <w:bookmarkEnd w:id="544"/>
    <w:p w14:paraId="24475D37" w14:textId="07129655" w:rsidR="00B87363" w:rsidDel="007334C7" w:rsidRDefault="0023436A" w:rsidP="007334C7">
      <w:pPr>
        <w:spacing w:line="360" w:lineRule="auto"/>
        <w:ind w:left="284" w:right="-279"/>
        <w:rPr>
          <w:del w:id="546" w:author="Zumla, Ali" w:date="2023-07-08T11:30:00Z"/>
          <w:rFonts w:ascii="Times New Roman" w:hAnsi="Times New Roman" w:cs="Times New Roman"/>
          <w:sz w:val="24"/>
          <w:szCs w:val="24"/>
        </w:rPr>
      </w:pPr>
      <w:r w:rsidRPr="0023436A">
        <w:rPr>
          <w:rFonts w:ascii="Times New Roman" w:hAnsi="Times New Roman" w:cs="Times New Roman"/>
          <w:sz w:val="24"/>
          <w:szCs w:val="24"/>
        </w:rPr>
        <w:t>In the ARIMA model, we detected an increasing trend for the first few years then started to decline</w:t>
      </w:r>
      <w:r w:rsidR="00987EA4">
        <w:rPr>
          <w:rFonts w:ascii="Times New Roman" w:hAnsi="Times New Roman" w:cs="Times New Roman"/>
          <w:sz w:val="24"/>
          <w:szCs w:val="24"/>
        </w:rPr>
        <w:t>. However,</w:t>
      </w:r>
      <w:r w:rsidRPr="0023436A">
        <w:rPr>
          <w:rFonts w:ascii="Times New Roman" w:hAnsi="Times New Roman" w:cs="Times New Roman"/>
          <w:sz w:val="24"/>
          <w:szCs w:val="24"/>
        </w:rPr>
        <w:t xml:space="preserve"> a stiff </w:t>
      </w:r>
      <w:r w:rsidR="004F6F92" w:rsidRPr="0023436A">
        <w:rPr>
          <w:rFonts w:ascii="Times New Roman" w:hAnsi="Times New Roman" w:cs="Times New Roman"/>
          <w:sz w:val="24"/>
          <w:szCs w:val="24"/>
        </w:rPr>
        <w:t>rise</w:t>
      </w:r>
      <w:r w:rsidRPr="0023436A">
        <w:rPr>
          <w:rFonts w:ascii="Times New Roman" w:hAnsi="Times New Roman" w:cs="Times New Roman"/>
          <w:sz w:val="24"/>
          <w:szCs w:val="24"/>
        </w:rPr>
        <w:t xml:space="preserve"> </w:t>
      </w:r>
      <w:r w:rsidR="008F6F35">
        <w:rPr>
          <w:rFonts w:ascii="Times New Roman" w:hAnsi="Times New Roman" w:cs="Times New Roman"/>
          <w:sz w:val="24"/>
          <w:szCs w:val="24"/>
        </w:rPr>
        <w:t>in</w:t>
      </w:r>
      <w:r w:rsidR="008F6F35" w:rsidRPr="0023436A">
        <w:rPr>
          <w:rFonts w:ascii="Times New Roman" w:hAnsi="Times New Roman" w:cs="Times New Roman"/>
          <w:sz w:val="24"/>
          <w:szCs w:val="24"/>
        </w:rPr>
        <w:t xml:space="preserve"> </w:t>
      </w:r>
      <w:r w:rsidRPr="0023436A">
        <w:rPr>
          <w:rFonts w:ascii="Times New Roman" w:hAnsi="Times New Roman" w:cs="Times New Roman"/>
          <w:sz w:val="24"/>
          <w:szCs w:val="24"/>
        </w:rPr>
        <w:t>cases</w:t>
      </w:r>
      <w:r w:rsidR="00987EA4">
        <w:rPr>
          <w:rFonts w:ascii="Times New Roman" w:hAnsi="Times New Roman" w:cs="Times New Roman"/>
          <w:sz w:val="24"/>
          <w:szCs w:val="24"/>
        </w:rPr>
        <w:t xml:space="preserve"> is observed</w:t>
      </w:r>
      <w:r w:rsidRPr="0023436A">
        <w:rPr>
          <w:rFonts w:ascii="Times New Roman" w:hAnsi="Times New Roman" w:cs="Times New Roman"/>
          <w:sz w:val="24"/>
          <w:szCs w:val="24"/>
        </w:rPr>
        <w:t xml:space="preserve"> after 2018 </w:t>
      </w:r>
      <w:r w:rsidR="00C46BD1" w:rsidRPr="0023436A">
        <w:rPr>
          <w:rFonts w:ascii="Times New Roman" w:hAnsi="Times New Roman" w:cs="Times New Roman"/>
          <w:sz w:val="24"/>
          <w:szCs w:val="24"/>
        </w:rPr>
        <w:t>except for</w:t>
      </w:r>
      <w:r w:rsidRPr="0023436A">
        <w:rPr>
          <w:rFonts w:ascii="Times New Roman" w:hAnsi="Times New Roman" w:cs="Times New Roman"/>
          <w:sz w:val="24"/>
          <w:szCs w:val="24"/>
        </w:rPr>
        <w:t xml:space="preserve"> 2020 (the first year of the Covid-19 pandemic).</w:t>
      </w:r>
      <w:r w:rsidR="009C6FD4">
        <w:rPr>
          <w:rFonts w:ascii="Times New Roman" w:hAnsi="Times New Roman" w:cs="Times New Roman"/>
          <w:sz w:val="24"/>
          <w:szCs w:val="24"/>
        </w:rPr>
        <w:t xml:space="preserve"> The forecasted value showed a</w:t>
      </w:r>
      <w:r w:rsidR="0001737C">
        <w:rPr>
          <w:rFonts w:ascii="Times New Roman" w:hAnsi="Times New Roman" w:cs="Times New Roman"/>
          <w:sz w:val="24"/>
          <w:szCs w:val="24"/>
        </w:rPr>
        <w:t xml:space="preserve"> </w:t>
      </w:r>
      <w:r w:rsidR="004F6F92">
        <w:rPr>
          <w:rFonts w:ascii="Times New Roman" w:hAnsi="Times New Roman" w:cs="Times New Roman"/>
          <w:sz w:val="24"/>
          <w:szCs w:val="24"/>
        </w:rPr>
        <w:t>continuously</w:t>
      </w:r>
      <w:r w:rsidR="0001737C">
        <w:rPr>
          <w:rFonts w:ascii="Times New Roman" w:hAnsi="Times New Roman" w:cs="Times New Roman"/>
          <w:sz w:val="24"/>
          <w:szCs w:val="24"/>
        </w:rPr>
        <w:t xml:space="preserve"> increasing trend of DENV infection in </w:t>
      </w:r>
      <w:r w:rsidR="00B03300">
        <w:rPr>
          <w:rFonts w:ascii="Times New Roman" w:hAnsi="Times New Roman" w:cs="Times New Roman"/>
          <w:sz w:val="24"/>
          <w:szCs w:val="24"/>
        </w:rPr>
        <w:t>Bangladesh</w:t>
      </w:r>
      <w:r w:rsidR="0001737C">
        <w:rPr>
          <w:rFonts w:ascii="Times New Roman" w:hAnsi="Times New Roman" w:cs="Times New Roman"/>
          <w:sz w:val="24"/>
          <w:szCs w:val="24"/>
        </w:rPr>
        <w:t xml:space="preserve"> </w:t>
      </w:r>
      <w:r w:rsidR="0001737C" w:rsidRPr="004F6F92">
        <w:rPr>
          <w:rFonts w:ascii="Times New Roman" w:hAnsi="Times New Roman" w:cs="Times New Roman"/>
          <w:b/>
          <w:bCs/>
          <w:sz w:val="24"/>
          <w:szCs w:val="24"/>
        </w:rPr>
        <w:t>(F</w:t>
      </w:r>
      <w:r w:rsidR="00B03300" w:rsidRPr="004F6F92">
        <w:rPr>
          <w:rFonts w:ascii="Times New Roman" w:hAnsi="Times New Roman" w:cs="Times New Roman"/>
          <w:b/>
          <w:bCs/>
          <w:sz w:val="24"/>
          <w:szCs w:val="24"/>
        </w:rPr>
        <w:t>i</w:t>
      </w:r>
      <w:r w:rsidR="0001737C" w:rsidRPr="004F6F92">
        <w:rPr>
          <w:rFonts w:ascii="Times New Roman" w:hAnsi="Times New Roman" w:cs="Times New Roman"/>
          <w:b/>
          <w:bCs/>
          <w:sz w:val="24"/>
          <w:szCs w:val="24"/>
        </w:rPr>
        <w:t>g 4)</w:t>
      </w:r>
      <w:r w:rsidR="0001737C">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10954775" w14:textId="77777777" w:rsidR="007334C7" w:rsidRDefault="007334C7" w:rsidP="007334C7">
      <w:pPr>
        <w:spacing w:line="360" w:lineRule="auto"/>
        <w:ind w:left="284" w:right="-279"/>
        <w:rPr>
          <w:ins w:id="547" w:author="Zumla, Ali" w:date="2023-07-08T11:30:00Z"/>
          <w:rFonts w:ascii="Times New Roman" w:hAnsi="Times New Roman" w:cs="Times New Roman"/>
          <w:sz w:val="24"/>
          <w:szCs w:val="24"/>
        </w:rPr>
      </w:pPr>
    </w:p>
    <w:p w14:paraId="55524241" w14:textId="77777777" w:rsidR="007334C7" w:rsidRPr="0043429E" w:rsidRDefault="007334C7">
      <w:pPr>
        <w:spacing w:line="360" w:lineRule="auto"/>
        <w:ind w:left="284" w:right="-279"/>
        <w:rPr>
          <w:ins w:id="548" w:author="Zumla, Ali" w:date="2023-07-08T11:30:00Z"/>
          <w:rFonts w:ascii="Times New Roman" w:hAnsi="Times New Roman" w:cs="Times New Roman"/>
          <w:sz w:val="24"/>
          <w:szCs w:val="24"/>
        </w:rPr>
        <w:pPrChange w:id="549" w:author="Zumla, Ali" w:date="2023-07-08T11:30:00Z">
          <w:pPr>
            <w:spacing w:line="360" w:lineRule="auto"/>
          </w:pPr>
        </w:pPrChange>
      </w:pPr>
    </w:p>
    <w:p w14:paraId="5195F2B1" w14:textId="6F1DF09A" w:rsidR="00F20FD7" w:rsidDel="007334C7" w:rsidRDefault="00F20FD7">
      <w:pPr>
        <w:spacing w:line="360" w:lineRule="auto"/>
        <w:ind w:left="284" w:right="-279"/>
        <w:rPr>
          <w:del w:id="550" w:author="Zumla, Ali" w:date="2023-07-08T11:30:00Z"/>
          <w:rFonts w:ascii="Times New Roman" w:hAnsi="Times New Roman" w:cs="Times New Roman"/>
          <w:b/>
          <w:bCs/>
          <w:sz w:val="24"/>
          <w:szCs w:val="24"/>
        </w:rPr>
        <w:pPrChange w:id="551" w:author="Zumla, Ali" w:date="2023-07-08T11:30:00Z">
          <w:pPr/>
        </w:pPrChange>
      </w:pPr>
      <w:del w:id="552" w:author="Zumla, Ali" w:date="2023-07-08T11:30:00Z">
        <w:r w:rsidDel="007334C7">
          <w:rPr>
            <w:rFonts w:ascii="Times New Roman" w:hAnsi="Times New Roman" w:cs="Times New Roman"/>
            <w:b/>
            <w:bCs/>
            <w:sz w:val="24"/>
            <w:szCs w:val="24"/>
          </w:rPr>
          <w:br w:type="page"/>
        </w:r>
      </w:del>
    </w:p>
    <w:p w14:paraId="59BC37CB" w14:textId="72416393" w:rsidR="00DD6910" w:rsidRDefault="00DD6910">
      <w:pPr>
        <w:spacing w:line="360" w:lineRule="auto"/>
        <w:ind w:left="284" w:right="-279"/>
        <w:rPr>
          <w:rFonts w:ascii="Times New Roman" w:hAnsi="Times New Roman" w:cs="Times New Roman"/>
          <w:b/>
          <w:bCs/>
          <w:sz w:val="24"/>
          <w:szCs w:val="24"/>
        </w:rPr>
        <w:pPrChange w:id="553" w:author="Zumla, Ali" w:date="2023-07-08T11:30:00Z">
          <w:pPr>
            <w:spacing w:line="360" w:lineRule="auto"/>
          </w:pPr>
        </w:pPrChange>
      </w:pPr>
      <w:r w:rsidRPr="00DD6910">
        <w:rPr>
          <w:rFonts w:ascii="Times New Roman" w:hAnsi="Times New Roman" w:cs="Times New Roman"/>
          <w:b/>
          <w:bCs/>
          <w:sz w:val="24"/>
          <w:szCs w:val="24"/>
        </w:rPr>
        <w:t>Discussion</w:t>
      </w:r>
      <w:del w:id="554" w:author="Zumla, Ali" w:date="2023-07-08T11:30:00Z">
        <w:r w:rsidRPr="00DD6910" w:rsidDel="007334C7">
          <w:rPr>
            <w:rFonts w:ascii="Times New Roman" w:hAnsi="Times New Roman" w:cs="Times New Roman"/>
            <w:b/>
            <w:bCs/>
            <w:sz w:val="24"/>
            <w:szCs w:val="24"/>
          </w:rPr>
          <w:delText>s</w:delText>
        </w:r>
      </w:del>
      <w:r w:rsidRPr="00DD6910">
        <w:rPr>
          <w:rFonts w:ascii="Times New Roman" w:hAnsi="Times New Roman" w:cs="Times New Roman"/>
          <w:b/>
          <w:bCs/>
          <w:sz w:val="24"/>
          <w:szCs w:val="24"/>
        </w:rPr>
        <w:t xml:space="preserve">: </w:t>
      </w:r>
    </w:p>
    <w:p w14:paraId="121ABD1C" w14:textId="124FE82A" w:rsidR="00B73E75" w:rsidRDefault="008E2104" w:rsidP="00D00A97">
      <w:pPr>
        <w:spacing w:after="0" w:line="360" w:lineRule="auto"/>
        <w:ind w:left="284" w:right="-279"/>
        <w:rPr>
          <w:ins w:id="555" w:author="Zumla, Ali" w:date="2023-07-08T11:08:00Z"/>
          <w:rFonts w:ascii="Times New Roman" w:hAnsi="Times New Roman" w:cs="Times New Roman"/>
          <w:sz w:val="24"/>
          <w:szCs w:val="24"/>
        </w:rPr>
      </w:pPr>
      <w:r w:rsidRPr="00FE4617">
        <w:rPr>
          <w:rFonts w:ascii="Times New Roman" w:hAnsi="Times New Roman" w:cs="Times New Roman"/>
          <w:sz w:val="24"/>
          <w:szCs w:val="24"/>
        </w:rPr>
        <w:t xml:space="preserve">Dengue </w:t>
      </w:r>
      <w:ins w:id="556" w:author="Zumla, Ali" w:date="2023-07-08T11:30:00Z">
        <w:r w:rsidR="007334C7">
          <w:rPr>
            <w:rFonts w:ascii="Times New Roman" w:hAnsi="Times New Roman" w:cs="Times New Roman"/>
            <w:sz w:val="24"/>
            <w:szCs w:val="24"/>
          </w:rPr>
          <w:t xml:space="preserve">is currently a worrying and </w:t>
        </w:r>
      </w:ins>
      <w:del w:id="557" w:author="Zumla, Ali" w:date="2023-07-08T11:08:00Z">
        <w:r w:rsidRPr="00FE4617" w:rsidDel="00B769D8">
          <w:rPr>
            <w:rFonts w:ascii="Times New Roman" w:hAnsi="Times New Roman" w:cs="Times New Roman"/>
            <w:sz w:val="24"/>
            <w:szCs w:val="24"/>
          </w:rPr>
          <w:delText xml:space="preserve">fever became an </w:delText>
        </w:r>
      </w:del>
      <w:r w:rsidRPr="00FE4617">
        <w:rPr>
          <w:rFonts w:ascii="Times New Roman" w:hAnsi="Times New Roman" w:cs="Times New Roman"/>
          <w:sz w:val="24"/>
          <w:szCs w:val="24"/>
        </w:rPr>
        <w:t xml:space="preserve">important public health challenge for Bangladesh. </w:t>
      </w:r>
      <w:ins w:id="558" w:author="Zumla, Ali" w:date="2023-07-08T11:31:00Z">
        <w:r w:rsidR="007334C7">
          <w:rPr>
            <w:rFonts w:ascii="Times New Roman" w:hAnsi="Times New Roman" w:cs="Times New Roman"/>
            <w:sz w:val="24"/>
            <w:szCs w:val="24"/>
          </w:rPr>
          <w:t>Our study found that t</w:t>
        </w:r>
      </w:ins>
      <w:del w:id="559" w:author="Zumla, Ali" w:date="2023-07-08T11:31:00Z">
        <w:r w:rsidRPr="00FE4617" w:rsidDel="007334C7">
          <w:rPr>
            <w:rFonts w:ascii="Times New Roman" w:hAnsi="Times New Roman" w:cs="Times New Roman"/>
            <w:sz w:val="24"/>
            <w:szCs w:val="24"/>
          </w:rPr>
          <w:delText>T</w:delText>
        </w:r>
      </w:del>
      <w:r w:rsidRPr="00FE4617">
        <w:rPr>
          <w:rFonts w:ascii="Times New Roman" w:hAnsi="Times New Roman" w:cs="Times New Roman"/>
          <w:sz w:val="24"/>
          <w:szCs w:val="24"/>
        </w:rPr>
        <w:t xml:space="preserve">he number of cases has </w:t>
      </w:r>
      <w:r w:rsidR="00324DAA" w:rsidRPr="00FE4617">
        <w:rPr>
          <w:rFonts w:ascii="Times New Roman" w:hAnsi="Times New Roman" w:cs="Times New Roman"/>
          <w:sz w:val="24"/>
          <w:szCs w:val="24"/>
        </w:rPr>
        <w:t xml:space="preserve">increased eight times and deaths </w:t>
      </w:r>
      <w:r w:rsidR="00C41417">
        <w:rPr>
          <w:rFonts w:ascii="Times New Roman" w:hAnsi="Times New Roman" w:cs="Times New Roman"/>
          <w:sz w:val="24"/>
          <w:szCs w:val="24"/>
        </w:rPr>
        <w:t>have</w:t>
      </w:r>
      <w:r w:rsidR="001E76BA">
        <w:rPr>
          <w:rFonts w:ascii="Times New Roman" w:hAnsi="Times New Roman" w:cs="Times New Roman"/>
          <w:sz w:val="24"/>
          <w:szCs w:val="24"/>
        </w:rPr>
        <w:t xml:space="preserve"> doubled </w:t>
      </w:r>
      <w:r w:rsidR="0070010D" w:rsidRPr="00FE4617">
        <w:rPr>
          <w:rFonts w:ascii="Times New Roman" w:hAnsi="Times New Roman" w:cs="Times New Roman"/>
          <w:sz w:val="24"/>
          <w:szCs w:val="24"/>
        </w:rPr>
        <w:t xml:space="preserve">between </w:t>
      </w:r>
      <w:r w:rsidR="00187EDB" w:rsidRPr="00FE4617">
        <w:rPr>
          <w:rFonts w:ascii="Times New Roman" w:hAnsi="Times New Roman" w:cs="Times New Roman"/>
          <w:sz w:val="24"/>
          <w:szCs w:val="24"/>
        </w:rPr>
        <w:t xml:space="preserve">the </w:t>
      </w:r>
      <w:r w:rsidR="0070010D" w:rsidRPr="00FE4617">
        <w:rPr>
          <w:rFonts w:ascii="Times New Roman" w:hAnsi="Times New Roman" w:cs="Times New Roman"/>
          <w:sz w:val="24"/>
          <w:szCs w:val="24"/>
        </w:rPr>
        <w:t>first and second decade of this century</w:t>
      </w:r>
      <w:r w:rsidR="00AA644D">
        <w:rPr>
          <w:rFonts w:ascii="Times New Roman" w:hAnsi="Times New Roman" w:cs="Times New Roman"/>
          <w:sz w:val="24"/>
          <w:szCs w:val="24"/>
        </w:rPr>
        <w:t xml:space="preserve"> in Bangladesh</w:t>
      </w:r>
      <w:r w:rsidR="0070010D" w:rsidRPr="00FE4617">
        <w:rPr>
          <w:rFonts w:ascii="Times New Roman" w:hAnsi="Times New Roman" w:cs="Times New Roman"/>
          <w:sz w:val="24"/>
          <w:szCs w:val="24"/>
        </w:rPr>
        <w:t>.</w:t>
      </w:r>
      <w:r w:rsidR="00187EDB" w:rsidRPr="00FE4617">
        <w:rPr>
          <w:rFonts w:ascii="Times New Roman" w:hAnsi="Times New Roman" w:cs="Times New Roman"/>
          <w:sz w:val="24"/>
          <w:szCs w:val="24"/>
        </w:rPr>
        <w:t xml:space="preserve"> </w:t>
      </w:r>
      <w:r w:rsidR="00BB18F9" w:rsidRPr="00FE4617">
        <w:rPr>
          <w:rFonts w:ascii="Times New Roman" w:hAnsi="Times New Roman" w:cs="Times New Roman"/>
          <w:sz w:val="24"/>
          <w:szCs w:val="24"/>
        </w:rPr>
        <w:t>Between these decades,</w:t>
      </w:r>
      <w:r w:rsidR="00187EDB" w:rsidRPr="00FE4617">
        <w:rPr>
          <w:rFonts w:ascii="Times New Roman" w:hAnsi="Times New Roman" w:cs="Times New Roman"/>
          <w:sz w:val="24"/>
          <w:szCs w:val="24"/>
        </w:rPr>
        <w:t xml:space="preserve"> </w:t>
      </w:r>
      <w:r w:rsidR="00400D0A" w:rsidRPr="00FE4617">
        <w:rPr>
          <w:rFonts w:ascii="Times New Roman" w:hAnsi="Times New Roman" w:cs="Times New Roman"/>
          <w:sz w:val="24"/>
          <w:szCs w:val="24"/>
        </w:rPr>
        <w:t>the annual</w:t>
      </w:r>
      <w:r w:rsidR="002140C2" w:rsidRPr="00FE4617">
        <w:rPr>
          <w:rFonts w:ascii="Times New Roman" w:hAnsi="Times New Roman" w:cs="Times New Roman"/>
          <w:sz w:val="24"/>
          <w:szCs w:val="24"/>
        </w:rPr>
        <w:t xml:space="preserve"> temperature increased by </w:t>
      </w:r>
      <w:r w:rsidR="00B92C58">
        <w:rPr>
          <w:rFonts w:ascii="Times New Roman" w:hAnsi="Times New Roman" w:cs="Times New Roman"/>
          <w:sz w:val="24"/>
          <w:szCs w:val="24"/>
        </w:rPr>
        <w:t>0.4</w:t>
      </w:r>
      <w:r w:rsidR="002140C2" w:rsidRPr="00FE4617">
        <w:rPr>
          <w:rFonts w:ascii="Times New Roman" w:hAnsi="Times New Roman" w:cs="Times New Roman"/>
          <w:sz w:val="24"/>
          <w:szCs w:val="24"/>
        </w:rPr>
        <w:t xml:space="preserve"> </w:t>
      </w:r>
      <w:r w:rsidR="006B5820" w:rsidRPr="00FE4617">
        <w:rPr>
          <w:rFonts w:ascii="Times New Roman" w:hAnsi="Times New Roman" w:cs="Times New Roman"/>
          <w:sz w:val="24"/>
          <w:szCs w:val="24"/>
        </w:rPr>
        <w:t>°</w:t>
      </w:r>
      <w:r w:rsidR="002140C2" w:rsidRPr="00FE4617">
        <w:rPr>
          <w:rFonts w:ascii="Times New Roman" w:hAnsi="Times New Roman" w:cs="Times New Roman"/>
          <w:sz w:val="24"/>
          <w:szCs w:val="24"/>
        </w:rPr>
        <w:t>C</w:t>
      </w:r>
      <w:r w:rsidR="00C97DC8" w:rsidRPr="00FE4617">
        <w:rPr>
          <w:rFonts w:ascii="Times New Roman" w:hAnsi="Times New Roman" w:cs="Times New Roman"/>
          <w:sz w:val="24"/>
          <w:szCs w:val="24"/>
        </w:rPr>
        <w:t>,</w:t>
      </w:r>
      <w:r w:rsidR="002140C2" w:rsidRPr="00FE4617">
        <w:rPr>
          <w:rFonts w:ascii="Times New Roman" w:hAnsi="Times New Roman" w:cs="Times New Roman"/>
          <w:sz w:val="24"/>
          <w:szCs w:val="24"/>
        </w:rPr>
        <w:t xml:space="preserve"> and annual rainfall decreased by </w:t>
      </w:r>
      <w:r w:rsidR="00B92C58">
        <w:rPr>
          <w:rFonts w:ascii="Times New Roman" w:hAnsi="Times New Roman" w:cs="Times New Roman"/>
          <w:sz w:val="24"/>
          <w:szCs w:val="24"/>
        </w:rPr>
        <w:t>314</w:t>
      </w:r>
      <w:r w:rsidR="00312D7A" w:rsidRPr="00FE4617">
        <w:rPr>
          <w:rFonts w:ascii="Times New Roman" w:hAnsi="Times New Roman" w:cs="Times New Roman"/>
          <w:sz w:val="24"/>
          <w:szCs w:val="24"/>
        </w:rPr>
        <w:t xml:space="preserve"> m</w:t>
      </w:r>
      <w:r w:rsidR="006B5820" w:rsidRPr="00FE4617">
        <w:rPr>
          <w:rFonts w:ascii="Times New Roman" w:hAnsi="Times New Roman" w:cs="Times New Roman"/>
          <w:sz w:val="24"/>
          <w:szCs w:val="24"/>
        </w:rPr>
        <w:t>m</w:t>
      </w:r>
      <w:r w:rsidR="00312D7A" w:rsidRPr="00FE4617">
        <w:rPr>
          <w:rFonts w:ascii="Times New Roman" w:hAnsi="Times New Roman" w:cs="Times New Roman"/>
          <w:sz w:val="24"/>
          <w:szCs w:val="24"/>
        </w:rPr>
        <w:t xml:space="preserve">. </w:t>
      </w:r>
      <w:r w:rsidR="007C1A87" w:rsidRPr="00FE4617">
        <w:rPr>
          <w:rFonts w:ascii="Times New Roman" w:hAnsi="Times New Roman" w:cs="Times New Roman"/>
          <w:sz w:val="24"/>
          <w:szCs w:val="24"/>
        </w:rPr>
        <w:t xml:space="preserve">Although </w:t>
      </w:r>
      <w:r w:rsidR="00144287" w:rsidRPr="00FE4617">
        <w:rPr>
          <w:rFonts w:ascii="Times New Roman" w:hAnsi="Times New Roman" w:cs="Times New Roman"/>
          <w:sz w:val="24"/>
          <w:szCs w:val="24"/>
        </w:rPr>
        <w:t xml:space="preserve">the </w:t>
      </w:r>
      <w:r w:rsidR="007C1A87" w:rsidRPr="00FE4617">
        <w:rPr>
          <w:rFonts w:ascii="Times New Roman" w:hAnsi="Times New Roman" w:cs="Times New Roman"/>
          <w:sz w:val="24"/>
          <w:szCs w:val="24"/>
        </w:rPr>
        <w:t xml:space="preserve">amount of </w:t>
      </w:r>
      <w:r w:rsidR="00C97DC8" w:rsidRPr="00FE4617">
        <w:rPr>
          <w:rFonts w:ascii="Times New Roman" w:hAnsi="Times New Roman" w:cs="Times New Roman"/>
          <w:sz w:val="24"/>
          <w:szCs w:val="24"/>
        </w:rPr>
        <w:t xml:space="preserve">annual </w:t>
      </w:r>
      <w:r w:rsidR="007C1A87" w:rsidRPr="00FE4617">
        <w:rPr>
          <w:rFonts w:ascii="Times New Roman" w:hAnsi="Times New Roman" w:cs="Times New Roman"/>
          <w:sz w:val="24"/>
          <w:szCs w:val="24"/>
        </w:rPr>
        <w:t>rainfall had decreased</w:t>
      </w:r>
      <w:r w:rsidR="00C97DC8" w:rsidRPr="00FE4617">
        <w:rPr>
          <w:rFonts w:ascii="Times New Roman" w:hAnsi="Times New Roman" w:cs="Times New Roman"/>
          <w:sz w:val="24"/>
          <w:szCs w:val="24"/>
        </w:rPr>
        <w:t xml:space="preserve">, </w:t>
      </w:r>
      <w:r w:rsidR="007C1A87" w:rsidRPr="00FE4617">
        <w:rPr>
          <w:rFonts w:ascii="Times New Roman" w:hAnsi="Times New Roman" w:cs="Times New Roman"/>
          <w:sz w:val="24"/>
          <w:szCs w:val="24"/>
        </w:rPr>
        <w:t xml:space="preserve">the </w:t>
      </w:r>
      <w:r w:rsidR="00E91256">
        <w:rPr>
          <w:rFonts w:ascii="Times New Roman" w:hAnsi="Times New Roman" w:cs="Times New Roman"/>
          <w:sz w:val="24"/>
          <w:szCs w:val="24"/>
        </w:rPr>
        <w:t>pattern of rainfall</w:t>
      </w:r>
      <w:r w:rsidR="00C97DC8" w:rsidRPr="00FE4617">
        <w:rPr>
          <w:rFonts w:ascii="Times New Roman" w:hAnsi="Times New Roman" w:cs="Times New Roman"/>
          <w:sz w:val="24"/>
          <w:szCs w:val="24"/>
        </w:rPr>
        <w:t xml:space="preserve"> </w:t>
      </w:r>
      <w:r w:rsidR="00721FC5" w:rsidRPr="00FE4617">
        <w:rPr>
          <w:rFonts w:ascii="Times New Roman" w:hAnsi="Times New Roman" w:cs="Times New Roman"/>
          <w:sz w:val="24"/>
          <w:szCs w:val="24"/>
        </w:rPr>
        <w:t xml:space="preserve">has changed significantly with </w:t>
      </w:r>
      <w:r w:rsidR="00133FAA" w:rsidRPr="00FE4617">
        <w:rPr>
          <w:rFonts w:ascii="Times New Roman" w:hAnsi="Times New Roman" w:cs="Times New Roman"/>
          <w:sz w:val="24"/>
          <w:szCs w:val="24"/>
        </w:rPr>
        <w:t>unusually</w:t>
      </w:r>
      <w:r w:rsidR="00721FC5" w:rsidRPr="00FE4617">
        <w:rPr>
          <w:rFonts w:ascii="Times New Roman" w:hAnsi="Times New Roman" w:cs="Times New Roman"/>
          <w:sz w:val="24"/>
          <w:szCs w:val="24"/>
        </w:rPr>
        <w:t xml:space="preserve"> early or late rain</w:t>
      </w:r>
      <w:r w:rsidR="00B235E1" w:rsidRPr="00FE4617">
        <w:rPr>
          <w:rFonts w:ascii="Times New Roman" w:hAnsi="Times New Roman" w:cs="Times New Roman"/>
          <w:sz w:val="24"/>
          <w:szCs w:val="24"/>
        </w:rPr>
        <w:t>fall</w:t>
      </w:r>
      <w:r w:rsidR="00721FC5" w:rsidRPr="00FE4617">
        <w:rPr>
          <w:rFonts w:ascii="Times New Roman" w:hAnsi="Times New Roman" w:cs="Times New Roman"/>
          <w:sz w:val="24"/>
          <w:szCs w:val="24"/>
        </w:rPr>
        <w:t xml:space="preserve"> </w:t>
      </w:r>
      <w:r w:rsidR="00133FAA" w:rsidRPr="00FE4617">
        <w:rPr>
          <w:rFonts w:ascii="Times New Roman" w:hAnsi="Times New Roman" w:cs="Times New Roman"/>
          <w:sz w:val="24"/>
          <w:szCs w:val="24"/>
        </w:rPr>
        <w:t xml:space="preserve">outside the </w:t>
      </w:r>
      <w:r w:rsidR="00B235E1" w:rsidRPr="00FE4617">
        <w:rPr>
          <w:rFonts w:ascii="Times New Roman" w:hAnsi="Times New Roman" w:cs="Times New Roman"/>
          <w:sz w:val="24"/>
          <w:szCs w:val="24"/>
        </w:rPr>
        <w:t xml:space="preserve">typical </w:t>
      </w:r>
      <w:r w:rsidR="00FE4617">
        <w:rPr>
          <w:rFonts w:ascii="Times New Roman" w:hAnsi="Times New Roman" w:cs="Times New Roman"/>
          <w:sz w:val="24"/>
          <w:szCs w:val="24"/>
        </w:rPr>
        <w:t>monsoon</w:t>
      </w:r>
      <w:r w:rsidR="00B235E1" w:rsidRPr="00FE4617">
        <w:rPr>
          <w:rFonts w:ascii="Times New Roman" w:hAnsi="Times New Roman" w:cs="Times New Roman"/>
          <w:sz w:val="24"/>
          <w:szCs w:val="24"/>
        </w:rPr>
        <w:t xml:space="preserve"> </w:t>
      </w:r>
      <w:r w:rsidR="00133FAA" w:rsidRPr="00FE4617">
        <w:rPr>
          <w:rFonts w:ascii="Times New Roman" w:hAnsi="Times New Roman" w:cs="Times New Roman"/>
          <w:sz w:val="24"/>
          <w:szCs w:val="24"/>
        </w:rPr>
        <w:t>season in Bangladesh</w:t>
      </w:r>
      <w:r w:rsidR="00B235E1" w:rsidRPr="00FE4617">
        <w:rPr>
          <w:rFonts w:ascii="Times New Roman" w:hAnsi="Times New Roman" w:cs="Times New Roman"/>
          <w:sz w:val="24"/>
          <w:szCs w:val="24"/>
        </w:rPr>
        <w:t xml:space="preserve"> (July-October)</w:t>
      </w:r>
      <w:r w:rsidR="002206E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"/>
          <w:id w:val="-1344001869"/>
          <w:placeholder>
            <w:docPart w:val="DefaultPlaceholder_-1854013440"/>
          </w:placeholder>
        </w:sdtPr>
        <w:sdtContent>
          <w:r w:rsidR="00B4437F" w:rsidRPr="00B4437F">
            <w:rPr>
              <w:rFonts w:ascii="Times New Roman" w:hAnsi="Times New Roman" w:cs="Times New Roman"/>
              <w:color w:val="000000"/>
              <w:sz w:val="24"/>
              <w:szCs w:val="24"/>
            </w:rPr>
            <w:t>(Haider et al. 2014)</w:t>
          </w:r>
        </w:sdtContent>
      </w:sdt>
      <w:r w:rsidR="00133FAA" w:rsidRPr="00FE4617">
        <w:rPr>
          <w:rFonts w:ascii="Times New Roman" w:hAnsi="Times New Roman" w:cs="Times New Roman"/>
          <w:sz w:val="24"/>
          <w:szCs w:val="24"/>
        </w:rPr>
        <w:t xml:space="preserve">. </w:t>
      </w:r>
      <w:r w:rsidR="00400D0A" w:rsidRPr="00FE4617">
        <w:rPr>
          <w:rFonts w:ascii="Times New Roman" w:hAnsi="Times New Roman" w:cs="Times New Roman"/>
          <w:sz w:val="24"/>
          <w:szCs w:val="24"/>
        </w:rPr>
        <w:t xml:space="preserve">The monthly growth factor remains above one </w:t>
      </w:r>
      <w:r w:rsidR="00964AA1" w:rsidRPr="00FE4617">
        <w:rPr>
          <w:rFonts w:ascii="Times New Roman" w:hAnsi="Times New Roman" w:cs="Times New Roman"/>
          <w:sz w:val="24"/>
          <w:szCs w:val="24"/>
        </w:rPr>
        <w:t xml:space="preserve">significantly </w:t>
      </w:r>
      <w:r w:rsidR="00400D0A" w:rsidRPr="00FE4617">
        <w:rPr>
          <w:rFonts w:ascii="Times New Roman" w:hAnsi="Times New Roman" w:cs="Times New Roman"/>
          <w:sz w:val="24"/>
          <w:szCs w:val="24"/>
        </w:rPr>
        <w:t xml:space="preserve">for </w:t>
      </w:r>
      <w:r w:rsidR="00437B3D" w:rsidRPr="00FE4617">
        <w:rPr>
          <w:rFonts w:ascii="Times New Roman" w:hAnsi="Times New Roman" w:cs="Times New Roman"/>
          <w:sz w:val="24"/>
          <w:szCs w:val="24"/>
        </w:rPr>
        <w:t>f</w:t>
      </w:r>
      <w:r w:rsidR="007F0F52" w:rsidRPr="00FE4617">
        <w:rPr>
          <w:rFonts w:ascii="Times New Roman" w:hAnsi="Times New Roman" w:cs="Times New Roman"/>
          <w:sz w:val="24"/>
          <w:szCs w:val="24"/>
        </w:rPr>
        <w:t>our months</w:t>
      </w:r>
      <w:r w:rsidR="00400D0A" w:rsidRPr="00FE4617">
        <w:rPr>
          <w:rFonts w:ascii="Times New Roman" w:hAnsi="Times New Roman" w:cs="Times New Roman"/>
          <w:sz w:val="24"/>
          <w:szCs w:val="24"/>
        </w:rPr>
        <w:t xml:space="preserve"> (</w:t>
      </w:r>
      <w:r w:rsidR="007F0F52" w:rsidRPr="00FE4617">
        <w:rPr>
          <w:rFonts w:ascii="Times New Roman" w:hAnsi="Times New Roman" w:cs="Times New Roman"/>
          <w:sz w:val="24"/>
          <w:szCs w:val="24"/>
        </w:rPr>
        <w:t>April</w:t>
      </w:r>
      <w:r w:rsidR="00400D0A" w:rsidRPr="00FE4617">
        <w:rPr>
          <w:rFonts w:ascii="Times New Roman" w:hAnsi="Times New Roman" w:cs="Times New Roman"/>
          <w:sz w:val="24"/>
          <w:szCs w:val="24"/>
        </w:rPr>
        <w:t xml:space="preserve"> </w:t>
      </w:r>
      <w:r w:rsidR="00EB0613" w:rsidRPr="00FE4617">
        <w:rPr>
          <w:rFonts w:ascii="Times New Roman" w:hAnsi="Times New Roman" w:cs="Times New Roman"/>
          <w:sz w:val="24"/>
          <w:szCs w:val="24"/>
        </w:rPr>
        <w:t>to</w:t>
      </w:r>
      <w:r w:rsidR="00400D0A" w:rsidRPr="00FE4617">
        <w:rPr>
          <w:rFonts w:ascii="Times New Roman" w:hAnsi="Times New Roman" w:cs="Times New Roman"/>
          <w:sz w:val="24"/>
          <w:szCs w:val="24"/>
        </w:rPr>
        <w:t xml:space="preserve"> July) </w:t>
      </w:r>
      <w:r w:rsidR="00283120" w:rsidRPr="00FE4617">
        <w:rPr>
          <w:rFonts w:ascii="Times New Roman" w:hAnsi="Times New Roman" w:cs="Times New Roman"/>
          <w:sz w:val="24"/>
          <w:szCs w:val="24"/>
        </w:rPr>
        <w:t>which overlaps the hot and humid period of the year</w:t>
      </w:r>
      <w:r w:rsidR="008849A3" w:rsidRPr="00FE4617">
        <w:rPr>
          <w:rFonts w:ascii="Times New Roman" w:hAnsi="Times New Roman" w:cs="Times New Roman"/>
          <w:sz w:val="24"/>
          <w:szCs w:val="24"/>
        </w:rPr>
        <w:t>.</w:t>
      </w:r>
      <w:r w:rsidR="00041CE6" w:rsidRPr="00FE4617">
        <w:rPr>
          <w:rFonts w:ascii="Times New Roman" w:hAnsi="Times New Roman" w:cs="Times New Roman"/>
          <w:sz w:val="24"/>
          <w:szCs w:val="24"/>
        </w:rPr>
        <w:t xml:space="preserve"> </w:t>
      </w:r>
    </w:p>
    <w:p w14:paraId="00228FFA" w14:textId="742384AD" w:rsidR="00B769D8" w:rsidRPr="00B769D8" w:rsidRDefault="00B769D8" w:rsidP="00B769D8">
      <w:pPr>
        <w:spacing w:after="0" w:line="360" w:lineRule="auto"/>
        <w:ind w:left="284" w:right="-279"/>
        <w:rPr>
          <w:ins w:id="560" w:author="Zumla, Ali" w:date="2023-07-08T11:08:00Z"/>
          <w:rFonts w:ascii="Times New Roman" w:hAnsi="Times New Roman" w:cs="Times New Roman"/>
          <w:sz w:val="24"/>
          <w:szCs w:val="24"/>
        </w:rPr>
      </w:pPr>
      <w:ins w:id="561" w:author="Zumla, Ali" w:date="2023-07-08T11:08:00Z">
        <w:r w:rsidRPr="00B769D8">
          <w:rPr>
            <w:rFonts w:ascii="Times New Roman" w:hAnsi="Times New Roman" w:cs="Times New Roman"/>
            <w:sz w:val="24"/>
            <w:szCs w:val="24"/>
          </w:rPr>
          <w:lastRenderedPageBreak/>
          <w:t xml:space="preserve">The first dengue outbreak in Bangladesh was reported in 1964 (formerly, East Pakistan), and the term "Dacca fever" was coined.  </w:t>
        </w:r>
        <w:del w:id="562" w:author="Chowdhury,Muhammad Abdul Baker" w:date="2023-07-10T13:38:00Z">
          <w:r w:rsidRPr="00B769D8" w:rsidDel="0026541B">
            <w:rPr>
              <w:rFonts w:ascii="Times New Roman" w:hAnsi="Times New Roman" w:cs="Times New Roman"/>
              <w:sz w:val="24"/>
              <w:szCs w:val="24"/>
            </w:rPr>
            <w:delText>Thereafter  a</w:delText>
          </w:r>
        </w:del>
      </w:ins>
      <w:ins w:id="563" w:author="Chowdhury,Muhammad Abdul Baker" w:date="2023-07-10T13:38:00Z">
        <w:r w:rsidR="0026541B" w:rsidRPr="00B769D8">
          <w:rPr>
            <w:rFonts w:ascii="Times New Roman" w:hAnsi="Times New Roman" w:cs="Times New Roman"/>
            <w:sz w:val="24"/>
            <w:szCs w:val="24"/>
          </w:rPr>
          <w:t>Thereafter a</w:t>
        </w:r>
      </w:ins>
      <w:ins w:id="564" w:author="Zumla, Ali" w:date="2023-07-08T11:08:00Z">
        <w:r w:rsidRPr="00B769D8">
          <w:rPr>
            <w:rFonts w:ascii="Times New Roman" w:hAnsi="Times New Roman" w:cs="Times New Roman"/>
            <w:sz w:val="24"/>
            <w:szCs w:val="24"/>
          </w:rPr>
          <w:t xml:space="preserve"> lengthy period </w:t>
        </w:r>
        <w:del w:id="565" w:author="Chowdhury,Muhammad Abdul Baker" w:date="2023-07-10T13:38:00Z">
          <w:r w:rsidRPr="00B769D8" w:rsidDel="0026541B">
            <w:rPr>
              <w:rFonts w:ascii="Times New Roman" w:hAnsi="Times New Roman" w:cs="Times New Roman"/>
              <w:sz w:val="24"/>
              <w:szCs w:val="24"/>
            </w:rPr>
            <w:delText>followd</w:delText>
          </w:r>
        </w:del>
      </w:ins>
      <w:ins w:id="566" w:author="Chowdhury,Muhammad Abdul Baker" w:date="2023-07-10T13:38:00Z">
        <w:r w:rsidR="0026541B" w:rsidRPr="00B769D8">
          <w:rPr>
            <w:rFonts w:ascii="Times New Roman" w:hAnsi="Times New Roman" w:cs="Times New Roman"/>
            <w:sz w:val="24"/>
            <w:szCs w:val="24"/>
          </w:rPr>
          <w:t>followed</w:t>
        </w:r>
      </w:ins>
      <w:ins w:id="567" w:author="Zumla, Ali" w:date="2023-07-08T11:08:00Z">
        <w:r w:rsidRPr="00B769D8">
          <w:rPr>
            <w:rFonts w:ascii="Times New Roman" w:hAnsi="Times New Roman" w:cs="Times New Roman"/>
            <w:sz w:val="24"/>
            <w:szCs w:val="24"/>
          </w:rPr>
          <w:t xml:space="preserve"> with no reports of dengue outbreak in the country. </w:t>
        </w:r>
        <w:del w:id="568" w:author="Chowdhury,Muhammad Abdul Baker" w:date="2023-07-10T13:38:00Z">
          <w:r w:rsidRPr="00B769D8" w:rsidDel="0026541B">
            <w:rPr>
              <w:rFonts w:ascii="Times New Roman" w:hAnsi="Times New Roman" w:cs="Times New Roman"/>
              <w:sz w:val="24"/>
              <w:szCs w:val="24"/>
            </w:rPr>
            <w:delText>Subsequently,  Bangladesh</w:delText>
          </w:r>
        </w:del>
      </w:ins>
      <w:ins w:id="569" w:author="Chowdhury,Muhammad Abdul Baker" w:date="2023-07-10T13:38:00Z">
        <w:r w:rsidR="0026541B" w:rsidRPr="00B769D8">
          <w:rPr>
            <w:rFonts w:ascii="Times New Roman" w:hAnsi="Times New Roman" w:cs="Times New Roman"/>
            <w:sz w:val="24"/>
            <w:szCs w:val="24"/>
          </w:rPr>
          <w:t>Subsequently, Bangladesh</w:t>
        </w:r>
      </w:ins>
      <w:ins w:id="570" w:author="Zumla, Ali" w:date="2023-07-08T11:08:00Z">
        <w:r w:rsidRPr="00B769D8">
          <w:rPr>
            <w:rFonts w:ascii="Times New Roman" w:hAnsi="Times New Roman" w:cs="Times New Roman"/>
            <w:sz w:val="24"/>
            <w:szCs w:val="24"/>
          </w:rPr>
          <w:t xml:space="preserve"> was reported an outbreak in 2000, and since then, dengue has become endemic in the country, posing a significant health challenge </w:t>
        </w:r>
      </w:ins>
      <w:customXmlInsRangeStart w:id="571" w:author="Zumla, Ali" w:date="2023-07-08T11:08:00Z"/>
      <w:sdt>
        <w:sdtPr>
          <w:rPr>
            <w:rFonts w:ascii="Times New Roman" w:hAnsi="Times New Roman" w:cs="Times New Roman"/>
            <w:sz w:val="24"/>
            <w:szCs w:val="24"/>
          </w:rPr>
          <w:tag w:val="MENDELEY_CITATION_v3_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"/>
          <w:id w:val="-1135474701"/>
          <w:placeholder>
            <w:docPart w:val="3FF4C05695954B37BE85BE840AB21284"/>
          </w:placeholder>
        </w:sdtPr>
        <w:sdtContent>
          <w:customXmlInsRangeEnd w:id="571"/>
          <w:ins w:id="572" w:author="Zumla, Ali" w:date="2023-07-08T11:08:00Z">
            <w:r w:rsidRPr="00B769D8">
              <w:rPr>
                <w:rFonts w:ascii="Times New Roman" w:hAnsi="Times New Roman" w:cs="Times New Roman"/>
                <w:sz w:val="24"/>
                <w:szCs w:val="24"/>
              </w:rPr>
              <w:t>(Sharmin et al. 2015)</w:t>
            </w:r>
          </w:ins>
          <w:customXmlInsRangeStart w:id="573" w:author="Zumla, Ali" w:date="2023-07-08T11:08:00Z"/>
        </w:sdtContent>
      </w:sdt>
      <w:customXmlInsRangeEnd w:id="573"/>
      <w:ins w:id="574" w:author="Zumla, Ali" w:date="2023-07-08T11:08:00Z">
        <w:r w:rsidRPr="00B769D8">
          <w:rPr>
            <w:rFonts w:ascii="Times New Roman" w:hAnsi="Times New Roman" w:cs="Times New Roman"/>
            <w:sz w:val="24"/>
            <w:szCs w:val="24"/>
          </w:rPr>
          <w:t xml:space="preserve">. However, the reported number seems to be only a fraction of the total infected cases </w:t>
        </w:r>
      </w:ins>
      <w:customXmlInsRangeStart w:id="575" w:author="Zumla, Ali" w:date="2023-07-08T11:08:00Z"/>
      <w:sdt>
        <w:sdtPr>
          <w:rPr>
            <w:rFonts w:ascii="Times New Roman" w:hAnsi="Times New Roman" w:cs="Times New Roman"/>
            <w:sz w:val="24"/>
            <w:szCs w:val="24"/>
          </w:rPr>
          <w:tag w:val="MENDELEY_CITATION_v3_eyJjaXRhdGlvbklEIjoiTUVOREVMRVlfQ0lUQVRJT05fNDMyOTE0NjAtYzk3MS00NDQ0LWIzNGMtN2FlMDY3MTY0NDFkIiwicHJvcGVydGllcyI6eyJub3RlSW5kZXgiOjB9LCJpc0VkaXRlZCI6ZmFsc2UsIm1hbnVhbE92ZXJyaWRlIjp7ImlzTWFudWFsbHlPdmVycmlkZGVuIjpmYWxzZSwiY2l0ZXByb2NUZXh0IjoiKEFoc2FuIGV0IGFsLiAyMDIxLCBIYWlkZXIsIEhhc2FuLCBLaGFsaWwsIGV0IGFsLiAyMDIzKS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"/>
          <w:id w:val="937094901"/>
          <w:placeholder>
            <w:docPart w:val="3FF4C05695954B37BE85BE840AB21284"/>
          </w:placeholder>
        </w:sdtPr>
        <w:sdtContent>
          <w:customXmlInsRangeEnd w:id="575"/>
          <w:ins w:id="576" w:author="Zumla, Ali" w:date="2023-07-08T11:08:00Z">
            <w:r w:rsidRPr="00B769D8">
              <w:rPr>
                <w:rFonts w:ascii="Times New Roman" w:hAnsi="Times New Roman" w:cs="Times New Roman"/>
                <w:sz w:val="24"/>
                <w:szCs w:val="24"/>
              </w:rPr>
              <w:t>(Ahsan et al. 2021, Haider, Hasan, Khalil, et al. 2023)</w:t>
            </w:r>
          </w:ins>
          <w:customXmlInsRangeStart w:id="577" w:author="Zumla, Ali" w:date="2023-07-08T11:08:00Z"/>
        </w:sdtContent>
      </w:sdt>
      <w:customXmlInsRangeEnd w:id="577"/>
      <w:ins w:id="578" w:author="Zumla, Ali" w:date="2023-07-08T11:08:00Z">
        <w:r w:rsidRPr="00B769D8">
          <w:rPr>
            <w:rFonts w:ascii="Times New Roman" w:hAnsi="Times New Roman" w:cs="Times New Roman"/>
            <w:sz w:val="24"/>
            <w:szCs w:val="24"/>
          </w:rPr>
          <w:t xml:space="preserve">.  The country has witnessed a significant increase in dengue incidence in recent years, with an estimated 40 million people being infected nationally and 2.4 million annual infections </w:t>
        </w:r>
      </w:ins>
      <w:customXmlInsRangeStart w:id="579" w:author="Zumla, Ali" w:date="2023-07-08T11:08:00Z"/>
      <w:sdt>
        <w:sdtPr>
          <w:rPr>
            <w:rFonts w:ascii="Times New Roman" w:hAnsi="Times New Roman" w:cs="Times New Roman"/>
            <w:sz w:val="24"/>
            <w:szCs w:val="24"/>
          </w:rPr>
          <w:tag w:val="MENDELEY_CITATION_v3_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"/>
          <w:id w:val="-1645653986"/>
          <w:placeholder>
            <w:docPart w:val="5542123EBD914A51BB746E934016F225"/>
          </w:placeholder>
        </w:sdtPr>
        <w:sdtContent>
          <w:customXmlInsRangeEnd w:id="579"/>
          <w:ins w:id="580" w:author="Zumla, Ali" w:date="2023-07-08T11:08:00Z">
            <w:r w:rsidRPr="00B769D8">
              <w:rPr>
                <w:rFonts w:ascii="Times New Roman" w:hAnsi="Times New Roman" w:cs="Times New Roman"/>
                <w:sz w:val="24"/>
                <w:szCs w:val="24"/>
              </w:rPr>
              <w:t>(Salje et al. 2019a)</w:t>
            </w:r>
          </w:ins>
          <w:customXmlInsRangeStart w:id="581" w:author="Zumla, Ali" w:date="2023-07-08T11:08:00Z"/>
        </w:sdtContent>
      </w:sdt>
      <w:customXmlInsRangeEnd w:id="581"/>
      <w:ins w:id="582" w:author="Zumla, Ali" w:date="2023-07-08T11:08:00Z">
        <w:r w:rsidRPr="00B769D8">
          <w:rPr>
            <w:rFonts w:ascii="Times New Roman" w:hAnsi="Times New Roman" w:cs="Times New Roman"/>
            <w:sz w:val="24"/>
            <w:szCs w:val="24"/>
          </w:rPr>
          <w:t>.</w:t>
        </w:r>
        <w:r>
          <w:rPr>
            <w:rFonts w:ascii="Times New Roman" w:hAnsi="Times New Roman" w:cs="Times New Roman"/>
            <w:sz w:val="24"/>
            <w:szCs w:val="24"/>
          </w:rPr>
          <w:t xml:space="preserve"> </w:t>
        </w:r>
        <w:r w:rsidRPr="00B769D8">
          <w:rPr>
            <w:rFonts w:ascii="Times New Roman" w:hAnsi="Times New Roman" w:cs="Times New Roman"/>
            <w:sz w:val="24"/>
            <w:szCs w:val="24"/>
          </w:rPr>
          <w:t xml:space="preserve">The largest dengue outbreak in Bangladesh occurred in 2019, with over 101,000 cases and 164 deaths reported </w:t>
        </w:r>
      </w:ins>
      <w:customXmlInsRangeStart w:id="583" w:author="Zumla, Ali" w:date="2023-07-08T11:08:00Z"/>
      <w:sdt>
        <w:sdtPr>
          <w:rPr>
            <w:rFonts w:ascii="Times New Roman" w:hAnsi="Times New Roman" w:cs="Times New Roman"/>
            <w:sz w:val="24"/>
            <w:szCs w:val="24"/>
          </w:rPr>
          <w:tag w:val="MENDELEY_CITATION_v3_eyJjaXRhdGlvbklEIjoiTUVOREVMRVlfQ0lUQVRJT05fYTM3OTk5YzgtYmJmNC00NjAxLWFjMWYtZmFkN2UyNzI0M2ZmIiwicHJvcGVydGllcyI6eyJub3RlSW5kZXgiOjB9LCJpc0VkaXRlZCI6ZmFsc2UsIm1hbnVhbE92ZXJyaWRlIjp7ImlzTWFudWFsbHlPdmVycmlkZGVuIjpmYWxzZSwiY2l0ZXByb2NUZXh0IjoiKEFoc2FuIGV0IGFsLiAyMDIxKS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
          <w:id w:val="-271785446"/>
          <w:placeholder>
            <w:docPart w:val="FC40FEFFD0EC4FF49D604209FCF89B69"/>
          </w:placeholder>
        </w:sdtPr>
        <w:sdtContent>
          <w:customXmlInsRangeEnd w:id="583"/>
          <w:ins w:id="584" w:author="Zumla, Ali" w:date="2023-07-08T11:08:00Z">
            <w:r w:rsidRPr="00B769D8">
              <w:rPr>
                <w:rFonts w:ascii="Times New Roman" w:hAnsi="Times New Roman" w:cs="Times New Roman"/>
                <w:sz w:val="24"/>
                <w:szCs w:val="24"/>
              </w:rPr>
              <w:t>(Ahsan et al. 2021)</w:t>
            </w:r>
          </w:ins>
          <w:customXmlInsRangeStart w:id="585" w:author="Zumla, Ali" w:date="2023-07-08T11:08:00Z"/>
        </w:sdtContent>
      </w:sdt>
      <w:customXmlInsRangeEnd w:id="585"/>
      <w:ins w:id="586" w:author="Zumla, Ali" w:date="2023-07-08T11:08:00Z">
        <w:r w:rsidRPr="00B769D8">
          <w:rPr>
            <w:rFonts w:ascii="Times New Roman" w:hAnsi="Times New Roman" w:cs="Times New Roman"/>
            <w:sz w:val="24"/>
            <w:szCs w:val="24"/>
          </w:rPr>
          <w:t xml:space="preserve">. In 2020, the number of cases dramatically decreased to 1,405 with only three confirmed deaths possibly a consequence of lockdown-related measures during the first year of the COVID-19 pandemic </w:t>
        </w:r>
      </w:ins>
      <w:customXmlInsRangeStart w:id="587" w:author="Zumla, Ali" w:date="2023-07-08T11:08:00Z"/>
      <w:sdt>
        <w:sdtPr>
          <w:rPr>
            <w:rFonts w:ascii="Times New Roman" w:hAnsi="Times New Roman" w:cs="Times New Roman"/>
            <w:sz w:val="24"/>
            <w:szCs w:val="24"/>
          </w:rPr>
          <w:tag w:val="MENDELEY_CITATION_v3_eyJjaXRhdGlvbklEIjoiTUVOREVMRVlfQ0lUQVRJT05fZTI2NDk2NzEtNmNmMy00OTVlLThlMmUtNGUxM2U2OWU4NjYzIiwicHJvcGVydGllcyI6eyJub3RlSW5kZXgiOjB9LCJpc0VkaXRlZCI6ZmFsc2UsIm1hbnVhbE92ZXJyaWRlIjp7ImlzTWFudWFsbHlPdmVycmlkZGVuIjpmYWxzZSwiY2l0ZXByb2NUZXh0IjoiKEFoc2FuIGV0IGFsLiAyMDIxLCBIYWlkZXIsIEhhc2FuLCBLaGFsaWwsIGV0IGFsLiAyMDIzKS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"/>
          <w:id w:val="1396550189"/>
          <w:placeholder>
            <w:docPart w:val="3FF4C05695954B37BE85BE840AB21284"/>
          </w:placeholder>
        </w:sdtPr>
        <w:sdtContent>
          <w:customXmlInsRangeEnd w:id="587"/>
          <w:ins w:id="588" w:author="Zumla, Ali" w:date="2023-07-08T11:08:00Z">
            <w:r w:rsidRPr="00B769D8">
              <w:rPr>
                <w:rFonts w:ascii="Times New Roman" w:hAnsi="Times New Roman" w:cs="Times New Roman"/>
                <w:sz w:val="24"/>
                <w:szCs w:val="24"/>
              </w:rPr>
              <w:t>(Ahsan et al. 2021, Haider, Hasan, Khalil, et al. 2023)</w:t>
            </w:r>
          </w:ins>
          <w:customXmlInsRangeStart w:id="589" w:author="Zumla, Ali" w:date="2023-07-08T11:08:00Z"/>
        </w:sdtContent>
      </w:sdt>
      <w:customXmlInsRangeEnd w:id="589"/>
      <w:ins w:id="590" w:author="Zumla, Ali" w:date="2023-07-08T11:08:00Z">
        <w:r w:rsidRPr="00B769D8">
          <w:rPr>
            <w:rFonts w:ascii="Times New Roman" w:hAnsi="Times New Roman" w:cs="Times New Roman"/>
            <w:sz w:val="24"/>
            <w:szCs w:val="24"/>
          </w:rPr>
          <w:t xml:space="preserve">. In 2021, there was a sharp increase in dengue cases again, with over 28,000 cases and 105 reported deaths </w:t>
        </w:r>
      </w:ins>
      <w:customXmlInsRangeStart w:id="591" w:author="Zumla, Ali" w:date="2023-07-08T11:08:00Z"/>
      <w:sdt>
        <w:sdtPr>
          <w:rPr>
            <w:rFonts w:ascii="Times New Roman" w:hAnsi="Times New Roman" w:cs="Times New Roman"/>
            <w:sz w:val="24"/>
            <w:szCs w:val="24"/>
          </w:rPr>
          <w:tag w:val="MENDELEY_CITATION_v3_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"/>
          <w:id w:val="-163401021"/>
          <w:placeholder>
            <w:docPart w:val="3FF4C05695954B37BE85BE840AB21284"/>
          </w:placeholder>
        </w:sdtPr>
        <w:sdtContent>
          <w:customXmlInsRangeEnd w:id="591"/>
          <w:ins w:id="592" w:author="Zumla, Ali" w:date="2023-07-08T11:08:00Z">
            <w:r w:rsidRPr="00B769D8">
              <w:rPr>
                <w:rFonts w:ascii="Times New Roman" w:hAnsi="Times New Roman" w:cs="Times New Roman"/>
                <w:sz w:val="24"/>
                <w:szCs w:val="24"/>
              </w:rPr>
              <w:t>(Hsan et al. 2019, Kayesh et al. 2023)</w:t>
            </w:r>
          </w:ins>
          <w:customXmlInsRangeStart w:id="593" w:author="Zumla, Ali" w:date="2023-07-08T11:08:00Z"/>
        </w:sdtContent>
      </w:sdt>
      <w:customXmlInsRangeEnd w:id="593"/>
      <w:ins w:id="594" w:author="Zumla, Ali" w:date="2023-07-08T11:08:00Z">
        <w:r w:rsidRPr="00B769D8">
          <w:rPr>
            <w:rFonts w:ascii="Times New Roman" w:hAnsi="Times New Roman" w:cs="Times New Roman"/>
            <w:sz w:val="24"/>
            <w:szCs w:val="24"/>
          </w:rPr>
          <w:t xml:space="preserve">. In 2022, Bangladesh reported the highest number of dengue-related deaths (n=281) in the country </w:t>
        </w:r>
      </w:ins>
      <w:customXmlInsRangeStart w:id="595" w:author="Zumla, Ali" w:date="2023-07-08T11:08:00Z"/>
      <w:sdt>
        <w:sdtPr>
          <w:rPr>
            <w:rFonts w:ascii="Times New Roman" w:hAnsi="Times New Roman" w:cs="Times New Roman"/>
            <w:sz w:val="24"/>
            <w:szCs w:val="24"/>
          </w:rPr>
          <w:tag w:val="MENDELEY_CITATION_v3_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"/>
          <w:id w:val="1031078568"/>
          <w:placeholder>
            <w:docPart w:val="3FF4C05695954B37BE85BE840AB21284"/>
          </w:placeholder>
        </w:sdtPr>
        <w:sdtContent>
          <w:customXmlInsRangeEnd w:id="595"/>
          <w:ins w:id="596" w:author="Zumla, Ali" w:date="2023-07-08T11:08:00Z">
            <w:r w:rsidRPr="00B769D8">
              <w:rPr>
                <w:rFonts w:ascii="Times New Roman" w:hAnsi="Times New Roman" w:cs="Times New Roman"/>
                <w:sz w:val="24"/>
                <w:szCs w:val="24"/>
              </w:rPr>
              <w:t>(DGHS 2023)</w:t>
            </w:r>
          </w:ins>
          <w:customXmlInsRangeStart w:id="597" w:author="Zumla, Ali" w:date="2023-07-08T11:08:00Z"/>
        </w:sdtContent>
      </w:sdt>
      <w:customXmlInsRangeEnd w:id="597"/>
      <w:ins w:id="598" w:author="Zumla, Ali" w:date="2023-07-08T11:08:00Z">
        <w:r w:rsidRPr="00B769D8">
          <w:rPr>
            <w:rFonts w:ascii="Times New Roman" w:hAnsi="Times New Roman" w:cs="Times New Roman"/>
            <w:sz w:val="24"/>
            <w:szCs w:val="24"/>
          </w:rPr>
          <w:t xml:space="preserve">. The 2022 outbreak is characterized by a late onset with the highest ever reported number of deaths, partly attributed to the occurrence of a new serotype (DENV-4) in the country </w:t>
        </w:r>
      </w:ins>
      <w:customXmlInsRangeStart w:id="599" w:author="Zumla, Ali" w:date="2023-07-08T11:08:00Z"/>
      <w:sdt>
        <w:sdtPr>
          <w:rPr>
            <w:rFonts w:ascii="Times New Roman" w:hAnsi="Times New Roman" w:cs="Times New Roman"/>
            <w:sz w:val="24"/>
            <w:szCs w:val="24"/>
          </w:rPr>
          <w:tag w:val="MENDELEY_CITATION_v3_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"/>
          <w:id w:val="749083746"/>
          <w:placeholder>
            <w:docPart w:val="3FF4C05695954B37BE85BE840AB21284"/>
          </w:placeholder>
        </w:sdtPr>
        <w:sdtContent>
          <w:customXmlInsRangeEnd w:id="599"/>
          <w:ins w:id="600" w:author="Zumla, Ali" w:date="2023-07-08T11:08:00Z">
            <w:r w:rsidRPr="00B769D8">
              <w:rPr>
                <w:rFonts w:ascii="Times New Roman" w:hAnsi="Times New Roman" w:cs="Times New Roman"/>
                <w:sz w:val="24"/>
                <w:szCs w:val="24"/>
              </w:rPr>
              <w:t>(Haider, Hasan, Khalil, et al. 2023)</w:t>
            </w:r>
          </w:ins>
          <w:customXmlInsRangeStart w:id="601" w:author="Zumla, Ali" w:date="2023-07-08T11:08:00Z"/>
        </w:sdtContent>
      </w:sdt>
      <w:customXmlInsRangeEnd w:id="601"/>
      <w:ins w:id="602" w:author="Zumla, Ali" w:date="2023-07-08T11:08:00Z">
        <w:r w:rsidRPr="00B769D8">
          <w:rPr>
            <w:rFonts w:ascii="Times New Roman" w:hAnsi="Times New Roman" w:cs="Times New Roman"/>
            <w:sz w:val="24"/>
            <w:szCs w:val="24"/>
          </w:rPr>
          <w:t>.</w:t>
        </w:r>
      </w:ins>
    </w:p>
    <w:p w14:paraId="48FA2038" w14:textId="77777777" w:rsidR="00B769D8" w:rsidRPr="00B769D8" w:rsidRDefault="00B769D8" w:rsidP="00B769D8">
      <w:pPr>
        <w:spacing w:after="0" w:line="360" w:lineRule="auto"/>
        <w:ind w:left="284" w:right="-279"/>
        <w:rPr>
          <w:ins w:id="603" w:author="Zumla, Ali" w:date="2023-07-08T11:08:00Z"/>
          <w:rFonts w:ascii="Times New Roman" w:hAnsi="Times New Roman" w:cs="Times New Roman"/>
          <w:sz w:val="24"/>
          <w:szCs w:val="24"/>
        </w:rPr>
      </w:pPr>
    </w:p>
    <w:p w14:paraId="3606C1C9" w14:textId="09B98496" w:rsidR="00B769D8" w:rsidRDefault="00B769D8">
      <w:pPr>
        <w:spacing w:after="0" w:line="360" w:lineRule="auto"/>
        <w:ind w:left="284" w:right="-279"/>
        <w:rPr>
          <w:rFonts w:ascii="Times New Roman" w:hAnsi="Times New Roman" w:cs="Times New Roman"/>
          <w:sz w:val="24"/>
          <w:szCs w:val="24"/>
        </w:rPr>
        <w:pPrChange w:id="604" w:author="Zumla, Ali" w:date="2023-07-08T11:08:00Z">
          <w:pPr>
            <w:spacing w:after="0" w:line="360" w:lineRule="auto"/>
          </w:pPr>
        </w:pPrChange>
      </w:pPr>
      <w:ins w:id="605" w:author="Zumla, Ali" w:date="2023-07-08T11:08:00Z">
        <w:r w:rsidRPr="00B769D8">
          <w:rPr>
            <w:rFonts w:ascii="Times New Roman" w:hAnsi="Times New Roman" w:cs="Times New Roman"/>
            <w:sz w:val="24"/>
            <w:szCs w:val="24"/>
          </w:rPr>
          <w:t xml:space="preserve">Over the past few years, the number of dengue cases has been steadily increasing with significant variations in seasonal and regional patterns. Analysis of data from 2000 to 2017 revealed that almost half of the dengue cases occurred during the monsoon season (May-August) and the post-monsoon season (September-December) </w:t>
        </w:r>
      </w:ins>
      <w:customXmlInsRangeStart w:id="606" w:author="Zumla, Ali" w:date="2023-07-08T11:08:00Z"/>
      <w:sdt>
        <w:sdtPr>
          <w:rPr>
            <w:rFonts w:ascii="Times New Roman" w:hAnsi="Times New Roman" w:cs="Times New Roman"/>
            <w:sz w:val="24"/>
            <w:szCs w:val="24"/>
          </w:rPr>
          <w:tag w:val="MENDELEY_CITATION_v3_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"/>
          <w:id w:val="698279704"/>
          <w:placeholder>
            <w:docPart w:val="3FF4C05695954B37BE85BE840AB21284"/>
          </w:placeholder>
        </w:sdtPr>
        <w:sdtContent>
          <w:customXmlInsRangeEnd w:id="606"/>
          <w:ins w:id="607" w:author="Zumla, Ali" w:date="2023-07-08T11:08:00Z">
            <w:r w:rsidRPr="00B769D8">
              <w:rPr>
                <w:rFonts w:ascii="Times New Roman" w:hAnsi="Times New Roman" w:cs="Times New Roman"/>
                <w:sz w:val="24"/>
                <w:szCs w:val="24"/>
              </w:rPr>
              <w:t>(Mutsuddy et al. 2019)</w:t>
            </w:r>
          </w:ins>
          <w:customXmlInsRangeStart w:id="608" w:author="Zumla, Ali" w:date="2023-07-08T11:08:00Z"/>
        </w:sdtContent>
      </w:sdt>
      <w:customXmlInsRangeEnd w:id="608"/>
      <w:ins w:id="609" w:author="Zumla, Ali" w:date="2023-07-08T11:08:00Z">
        <w:r w:rsidRPr="00B769D8">
          <w:rPr>
            <w:rFonts w:ascii="Times New Roman" w:hAnsi="Times New Roman" w:cs="Times New Roman"/>
            <w:sz w:val="24"/>
            <w:szCs w:val="24"/>
          </w:rPr>
          <w:t xml:space="preserve">. However, a shift in seasonal patterns has been observed since 2014, with dengue cases being reported during the pre-monsoon season as well </w:t>
        </w:r>
      </w:ins>
      <w:customXmlInsRangeStart w:id="610" w:author="Zumla, Ali" w:date="2023-07-08T11:08:00Z"/>
      <w:sdt>
        <w:sdtPr>
          <w:rPr>
            <w:rFonts w:ascii="Times New Roman" w:hAnsi="Times New Roman" w:cs="Times New Roman"/>
            <w:sz w:val="24"/>
            <w:szCs w:val="24"/>
          </w:rPr>
          <w:tag w:val="MENDELEY_CITATION_v3_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"/>
          <w:id w:val="-578297739"/>
          <w:placeholder>
            <w:docPart w:val="EAAE0687B3E44394BB73E4DCD7A4D997"/>
          </w:placeholder>
        </w:sdtPr>
        <w:sdtContent>
          <w:customXmlInsRangeEnd w:id="610"/>
          <w:ins w:id="611" w:author="Zumla, Ali" w:date="2023-07-08T11:08:00Z">
            <w:r w:rsidRPr="00B769D8">
              <w:rPr>
                <w:rFonts w:ascii="Times New Roman" w:hAnsi="Times New Roman" w:cs="Times New Roman"/>
                <w:sz w:val="24"/>
                <w:szCs w:val="24"/>
              </w:rPr>
              <w:t>(Mutsuddy et al. 2019)</w:t>
            </w:r>
          </w:ins>
          <w:customXmlInsRangeStart w:id="612" w:author="Zumla, Ali" w:date="2023-07-08T11:08:00Z"/>
        </w:sdtContent>
      </w:sdt>
      <w:customXmlInsRangeEnd w:id="612"/>
      <w:ins w:id="613" w:author="Zumla, Ali" w:date="2023-07-08T11:08:00Z">
        <w:r w:rsidRPr="00B769D8">
          <w:rPr>
            <w:rFonts w:ascii="Times New Roman" w:hAnsi="Times New Roman" w:cs="Times New Roman"/>
            <w:sz w:val="24"/>
            <w:szCs w:val="24"/>
          </w:rPr>
          <w:t xml:space="preserve">. During 2015-2017, the number of dengue cases during the pre-monsoon season was more than seven times higher compared to the previous 14 years </w:t>
        </w:r>
      </w:ins>
      <w:customXmlInsRangeStart w:id="614" w:author="Zumla, Ali" w:date="2023-07-08T11:08:00Z"/>
      <w:sdt>
        <w:sdtPr>
          <w:rPr>
            <w:rFonts w:ascii="Times New Roman" w:hAnsi="Times New Roman" w:cs="Times New Roman"/>
            <w:sz w:val="24"/>
            <w:szCs w:val="24"/>
          </w:rPr>
          <w:tag w:val="MENDELEY_CITATION_v3_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"/>
          <w:id w:val="1353075051"/>
          <w:placeholder>
            <w:docPart w:val="9068A9B280D0442EB7562BED1B77F4CD"/>
          </w:placeholder>
        </w:sdtPr>
        <w:sdtContent>
          <w:customXmlInsRangeEnd w:id="614"/>
          <w:ins w:id="615" w:author="Zumla, Ali" w:date="2023-07-08T11:08:00Z">
            <w:r w:rsidRPr="00B769D8">
              <w:rPr>
                <w:rFonts w:ascii="Times New Roman" w:hAnsi="Times New Roman" w:cs="Times New Roman"/>
                <w:sz w:val="24"/>
                <w:szCs w:val="24"/>
              </w:rPr>
              <w:t>(Mutsuddy et al. 2019)</w:t>
            </w:r>
          </w:ins>
          <w:customXmlInsRangeStart w:id="616" w:author="Zumla, Ali" w:date="2023-07-08T11:08:00Z"/>
        </w:sdtContent>
      </w:sdt>
      <w:customXmlInsRangeEnd w:id="616"/>
      <w:ins w:id="617" w:author="Zumla, Ali" w:date="2023-07-08T11:08:00Z">
        <w:r w:rsidRPr="00B769D8">
          <w:rPr>
            <w:rFonts w:ascii="Times New Roman" w:hAnsi="Times New Roman" w:cs="Times New Roman"/>
            <w:sz w:val="24"/>
            <w:szCs w:val="24"/>
          </w:rPr>
          <w:t xml:space="preserve">. </w:t>
        </w:r>
      </w:ins>
    </w:p>
    <w:p w14:paraId="5D8B467A" w14:textId="77777777" w:rsidR="00DD15DC" w:rsidRDefault="00DD15DC">
      <w:pPr>
        <w:spacing w:after="0" w:line="360" w:lineRule="auto"/>
        <w:ind w:left="284" w:right="-279"/>
        <w:rPr>
          <w:rFonts w:ascii="Times New Roman" w:hAnsi="Times New Roman" w:cs="Times New Roman"/>
          <w:sz w:val="24"/>
          <w:szCs w:val="24"/>
        </w:rPr>
        <w:pPrChange w:id="618" w:author="Zumla, Ali" w:date="2023-07-08T09:15:00Z">
          <w:pPr>
            <w:spacing w:after="0" w:line="360" w:lineRule="auto"/>
          </w:pPr>
        </w:pPrChange>
      </w:pPr>
    </w:p>
    <w:p w14:paraId="745FFB71" w14:textId="11A5CED8" w:rsidR="00F629B4" w:rsidRDefault="00E62871">
      <w:pPr>
        <w:spacing w:after="0" w:line="360" w:lineRule="auto"/>
        <w:ind w:left="284" w:right="-279"/>
        <w:rPr>
          <w:rFonts w:ascii="Times New Roman" w:hAnsi="Times New Roman" w:cs="Times New Roman"/>
          <w:sz w:val="24"/>
          <w:szCs w:val="24"/>
        </w:rPr>
        <w:pPrChange w:id="619" w:author="Zumla, Ali" w:date="2023-07-08T09:15:00Z">
          <w:pPr>
            <w:spacing w:after="0" w:line="360" w:lineRule="auto"/>
          </w:pPr>
        </w:pPrChange>
      </w:pPr>
      <w:r>
        <w:rPr>
          <w:rFonts w:ascii="Times New Roman" w:hAnsi="Times New Roman" w:cs="Times New Roman"/>
          <w:sz w:val="24"/>
          <w:szCs w:val="24"/>
        </w:rPr>
        <w:t>Temperature plays a critical role in the transmission of VBDs</w:t>
      </w:r>
      <w:r w:rsidR="0018323A">
        <w:rPr>
          <w:rFonts w:ascii="Times New Roman" w:hAnsi="Times New Roman" w:cs="Times New Roman"/>
          <w:sz w:val="24"/>
          <w:szCs w:val="24"/>
        </w:rPr>
        <w:t xml:space="preserve"> as the extrinsic incubation period of the virus, the biting and survival rate of the mosquitoes are highly depende</w:t>
      </w:r>
      <w:r w:rsidR="00052BD9">
        <w:rPr>
          <w:rFonts w:ascii="Times New Roman" w:hAnsi="Times New Roman" w:cs="Times New Roman"/>
          <w:sz w:val="24"/>
          <w:szCs w:val="24"/>
        </w:rPr>
        <w:t>nt on environmental temperature</w:t>
      </w:r>
      <w:sdt>
        <w:sdtPr>
          <w:rPr>
            <w:rFonts w:ascii="Times New Roman" w:hAnsi="Times New Roman" w:cs="Times New Roman"/>
            <w:color w:val="000000"/>
            <w:sz w:val="24"/>
            <w:szCs w:val="24"/>
          </w:rPr>
          <w:tag w:val="MENDELEY_CITATION_v3_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"/>
          <w:id w:val="-1271932911"/>
          <w:placeholder>
            <w:docPart w:val="DefaultPlaceholder_-1854013440"/>
          </w:placeholder>
        </w:sdtPr>
        <w:sdtContent>
          <w:r w:rsidR="00B4437F" w:rsidRPr="00B4437F">
            <w:rPr>
              <w:rFonts w:ascii="Times New Roman" w:hAnsi="Times New Roman" w:cs="Times New Roman"/>
              <w:color w:val="000000"/>
              <w:sz w:val="24"/>
              <w:szCs w:val="24"/>
            </w:rPr>
            <w:t>(Haider 2018)</w:t>
          </w:r>
        </w:sdtContent>
      </w:sdt>
      <w:r w:rsidR="00052BD9">
        <w:rPr>
          <w:rFonts w:ascii="Times New Roman" w:hAnsi="Times New Roman" w:cs="Times New Roman"/>
          <w:sz w:val="24"/>
          <w:szCs w:val="24"/>
        </w:rPr>
        <w:t xml:space="preserve">. </w:t>
      </w:r>
      <w:r w:rsidR="00DD15DC">
        <w:rPr>
          <w:rFonts w:ascii="Times New Roman" w:hAnsi="Times New Roman" w:cs="Times New Roman"/>
          <w:sz w:val="24"/>
          <w:szCs w:val="24"/>
        </w:rPr>
        <w:t>The increase of 0.4</w:t>
      </w:r>
      <w:r w:rsidR="00B32E0C">
        <w:rPr>
          <w:rFonts w:ascii="Times New Roman" w:hAnsi="Times New Roman" w:cs="Times New Roman"/>
          <w:sz w:val="24"/>
          <w:szCs w:val="24"/>
        </w:rPr>
        <w:t xml:space="preserve"> °</w:t>
      </w:r>
      <w:r w:rsidR="00DD15DC">
        <w:rPr>
          <w:rFonts w:ascii="Times New Roman" w:hAnsi="Times New Roman" w:cs="Times New Roman"/>
          <w:sz w:val="24"/>
          <w:szCs w:val="24"/>
        </w:rPr>
        <w:t xml:space="preserve">C temperature </w:t>
      </w:r>
      <w:r w:rsidR="00A43287">
        <w:rPr>
          <w:rFonts w:ascii="Times New Roman" w:hAnsi="Times New Roman" w:cs="Times New Roman"/>
          <w:sz w:val="24"/>
          <w:szCs w:val="24"/>
        </w:rPr>
        <w:t>a</w:t>
      </w:r>
      <w:r w:rsidR="00C41417">
        <w:rPr>
          <w:rFonts w:ascii="Times New Roman" w:hAnsi="Times New Roman" w:cs="Times New Roman"/>
          <w:sz w:val="24"/>
          <w:szCs w:val="24"/>
        </w:rPr>
        <w:t>dds</w:t>
      </w:r>
      <w:r w:rsidR="00A43287">
        <w:rPr>
          <w:rFonts w:ascii="Times New Roman" w:hAnsi="Times New Roman" w:cs="Times New Roman"/>
          <w:sz w:val="24"/>
          <w:szCs w:val="24"/>
        </w:rPr>
        <w:t xml:space="preserve"> </w:t>
      </w:r>
      <w:ins w:id="620" w:author="Chowdhury,Muhammad Abdul Baker" w:date="2023-07-10T13:42:00Z">
        <w:r w:rsidR="0026541B">
          <w:rPr>
            <w:rFonts w:ascii="Times New Roman" w:hAnsi="Times New Roman" w:cs="Times New Roman"/>
            <w:sz w:val="24"/>
            <w:szCs w:val="24"/>
          </w:rPr>
          <w:t>~</w:t>
        </w:r>
      </w:ins>
      <w:r w:rsidR="00E43E85">
        <w:rPr>
          <w:rFonts w:ascii="Times New Roman" w:hAnsi="Times New Roman" w:cs="Times New Roman"/>
          <w:sz w:val="24"/>
          <w:szCs w:val="24"/>
        </w:rPr>
        <w:t>3500-degree-hours</w:t>
      </w:r>
      <w:r w:rsidR="001A07A6">
        <w:rPr>
          <w:rFonts w:ascii="Times New Roman" w:hAnsi="Times New Roman" w:cs="Times New Roman"/>
          <w:sz w:val="24"/>
          <w:szCs w:val="24"/>
        </w:rPr>
        <w:t xml:space="preserve"> </w:t>
      </w:r>
      <w:r w:rsidR="00693287">
        <w:rPr>
          <w:rFonts w:ascii="Times New Roman" w:hAnsi="Times New Roman" w:cs="Times New Roman"/>
          <w:sz w:val="24"/>
          <w:szCs w:val="24"/>
        </w:rPr>
        <w:t xml:space="preserve">equivalent </w:t>
      </w:r>
      <w:r w:rsidR="001A07A6">
        <w:rPr>
          <w:rFonts w:ascii="Times New Roman" w:hAnsi="Times New Roman" w:cs="Times New Roman"/>
          <w:sz w:val="24"/>
          <w:szCs w:val="24"/>
        </w:rPr>
        <w:t>heat per year</w:t>
      </w:r>
      <w:r w:rsidR="0089100E">
        <w:rPr>
          <w:rFonts w:ascii="Times New Roman" w:hAnsi="Times New Roman" w:cs="Times New Roman"/>
          <w:sz w:val="24"/>
          <w:szCs w:val="24"/>
        </w:rPr>
        <w:t xml:space="preserve"> in the country</w:t>
      </w:r>
      <w:r w:rsidR="00B342C4">
        <w:rPr>
          <w:rFonts w:ascii="Times New Roman" w:hAnsi="Times New Roman" w:cs="Times New Roman"/>
          <w:sz w:val="24"/>
          <w:szCs w:val="24"/>
        </w:rPr>
        <w:t xml:space="preserve">. </w:t>
      </w:r>
      <w:r w:rsidR="0041659F">
        <w:rPr>
          <w:rFonts w:ascii="Times New Roman" w:hAnsi="Times New Roman" w:cs="Times New Roman"/>
          <w:sz w:val="24"/>
          <w:szCs w:val="24"/>
        </w:rPr>
        <w:t>This additional heat</w:t>
      </w:r>
      <w:r w:rsidR="00B342C4">
        <w:rPr>
          <w:rFonts w:ascii="Times New Roman" w:hAnsi="Times New Roman" w:cs="Times New Roman"/>
          <w:sz w:val="24"/>
          <w:szCs w:val="24"/>
        </w:rPr>
        <w:t xml:space="preserve"> would </w:t>
      </w:r>
      <w:r w:rsidR="009C705A">
        <w:rPr>
          <w:rFonts w:ascii="Times New Roman" w:hAnsi="Times New Roman" w:cs="Times New Roman"/>
          <w:sz w:val="24"/>
          <w:szCs w:val="24"/>
        </w:rPr>
        <w:t>favor</w:t>
      </w:r>
      <w:r w:rsidR="001A07A6">
        <w:rPr>
          <w:rFonts w:ascii="Times New Roman" w:hAnsi="Times New Roman" w:cs="Times New Roman"/>
          <w:sz w:val="24"/>
          <w:szCs w:val="24"/>
        </w:rPr>
        <w:t xml:space="preserve"> </w:t>
      </w:r>
      <w:r w:rsidR="001E55DF">
        <w:rPr>
          <w:rFonts w:ascii="Times New Roman" w:hAnsi="Times New Roman" w:cs="Times New Roman"/>
          <w:sz w:val="24"/>
          <w:szCs w:val="24"/>
        </w:rPr>
        <w:t>mosquito-</w:t>
      </w:r>
      <w:r w:rsidR="001E55DF">
        <w:rPr>
          <w:rFonts w:ascii="Times New Roman" w:hAnsi="Times New Roman" w:cs="Times New Roman"/>
          <w:sz w:val="24"/>
          <w:szCs w:val="24"/>
        </w:rPr>
        <w:lastRenderedPageBreak/>
        <w:t xml:space="preserve">borne disease transmission. For </w:t>
      </w:r>
      <w:del w:id="621" w:author="Zumla, Ali" w:date="2023-07-08T11:34:00Z">
        <w:r w:rsidR="001E55DF" w:rsidDel="00EF1D6B">
          <w:rPr>
            <w:rFonts w:ascii="Times New Roman" w:hAnsi="Times New Roman" w:cs="Times New Roman"/>
            <w:sz w:val="24"/>
            <w:szCs w:val="24"/>
          </w:rPr>
          <w:delText>dengue virus</w:delText>
        </w:r>
      </w:del>
      <w:ins w:id="622" w:author="Zumla, Ali" w:date="2023-07-08T11:34:00Z">
        <w:r w:rsidR="00EF1D6B">
          <w:rPr>
            <w:rFonts w:ascii="Times New Roman" w:hAnsi="Times New Roman" w:cs="Times New Roman"/>
            <w:sz w:val="24"/>
            <w:szCs w:val="24"/>
          </w:rPr>
          <w:t>DENV</w:t>
        </w:r>
      </w:ins>
      <w:r w:rsidR="001E55DF">
        <w:rPr>
          <w:rFonts w:ascii="Times New Roman" w:hAnsi="Times New Roman" w:cs="Times New Roman"/>
          <w:sz w:val="24"/>
          <w:szCs w:val="24"/>
        </w:rPr>
        <w:t xml:space="preserve"> transmission, </w:t>
      </w:r>
      <w:r w:rsidR="00B13FA7">
        <w:rPr>
          <w:rFonts w:ascii="Times New Roman" w:hAnsi="Times New Roman" w:cs="Times New Roman"/>
          <w:sz w:val="24"/>
          <w:szCs w:val="24"/>
        </w:rPr>
        <w:t xml:space="preserve">approximately </w:t>
      </w:r>
      <w:r w:rsidR="00F20FD7">
        <w:rPr>
          <w:rFonts w:ascii="Times New Roman" w:hAnsi="Times New Roman" w:cs="Times New Roman"/>
          <w:sz w:val="24"/>
          <w:szCs w:val="24"/>
        </w:rPr>
        <w:t>305-degree-hours</w:t>
      </w:r>
      <w:r w:rsidR="00B13FA7">
        <w:rPr>
          <w:rFonts w:ascii="Times New Roman" w:hAnsi="Times New Roman" w:cs="Times New Roman"/>
          <w:sz w:val="24"/>
          <w:szCs w:val="24"/>
        </w:rPr>
        <w:t xml:space="preserve"> equivalent heat is needed to accomplish the extrinsic incubation period in </w:t>
      </w:r>
      <w:r w:rsidR="000543BA">
        <w:rPr>
          <w:rFonts w:ascii="Times New Roman" w:hAnsi="Times New Roman" w:cs="Times New Roman"/>
          <w:sz w:val="24"/>
          <w:szCs w:val="24"/>
        </w:rPr>
        <w:t>Aedes mosquitoes</w:t>
      </w:r>
      <w:r w:rsidR="006F4594">
        <w:rPr>
          <w:rFonts w:ascii="Times New Roman" w:hAnsi="Times New Roman" w:cs="Times New Roman"/>
          <w:sz w:val="24"/>
          <w:szCs w:val="24"/>
        </w:rPr>
        <w:t xml:space="preserve"> at 26° C </w:t>
      </w:r>
      <w:sdt>
        <w:sdtPr>
          <w:rPr>
            <w:rFonts w:ascii="Times New Roman" w:hAnsi="Times New Roman" w:cs="Times New Roman"/>
            <w:color w:val="000000"/>
            <w:sz w:val="24"/>
            <w:szCs w:val="24"/>
          </w:rPr>
          <w:tag w:val="MENDELEY_CITATION_v3_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"/>
          <w:id w:val="567155569"/>
          <w:placeholder>
            <w:docPart w:val="DefaultPlaceholder_-1854013440"/>
          </w:placeholder>
        </w:sdtPr>
        <w:sdtContent>
          <w:r w:rsidR="00B4437F" w:rsidRPr="00B4437F">
            <w:rPr>
              <w:rFonts w:ascii="Times New Roman" w:hAnsi="Times New Roman" w:cs="Times New Roman"/>
              <w:color w:val="000000"/>
              <w:sz w:val="24"/>
              <w:szCs w:val="24"/>
            </w:rPr>
            <w:t>(Focks et al. 1995)</w:t>
          </w:r>
        </w:sdtContent>
      </w:sdt>
      <w:r w:rsidR="00B13FA7">
        <w:rPr>
          <w:rFonts w:ascii="Times New Roman" w:hAnsi="Times New Roman" w:cs="Times New Roman"/>
          <w:sz w:val="24"/>
          <w:szCs w:val="24"/>
        </w:rPr>
        <w:t>. Thus</w:t>
      </w:r>
      <w:r w:rsidR="00F41150">
        <w:rPr>
          <w:rFonts w:ascii="Times New Roman" w:hAnsi="Times New Roman" w:cs="Times New Roman"/>
          <w:sz w:val="24"/>
          <w:szCs w:val="24"/>
        </w:rPr>
        <w:t>,</w:t>
      </w:r>
      <w:r w:rsidR="00B13FA7">
        <w:rPr>
          <w:rFonts w:ascii="Times New Roman" w:hAnsi="Times New Roman" w:cs="Times New Roman"/>
          <w:sz w:val="24"/>
          <w:szCs w:val="24"/>
        </w:rPr>
        <w:t xml:space="preserve"> the </w:t>
      </w:r>
      <w:r w:rsidR="000543BA">
        <w:rPr>
          <w:rFonts w:ascii="Times New Roman" w:hAnsi="Times New Roman" w:cs="Times New Roman"/>
          <w:sz w:val="24"/>
          <w:szCs w:val="24"/>
        </w:rPr>
        <w:t xml:space="preserve">additional </w:t>
      </w:r>
      <w:r w:rsidR="00841637">
        <w:rPr>
          <w:rFonts w:ascii="Times New Roman" w:hAnsi="Times New Roman" w:cs="Times New Roman"/>
          <w:sz w:val="24"/>
          <w:szCs w:val="24"/>
        </w:rPr>
        <w:t xml:space="preserve">0.4°C </w:t>
      </w:r>
      <w:r w:rsidR="000543BA">
        <w:rPr>
          <w:rFonts w:ascii="Times New Roman" w:hAnsi="Times New Roman" w:cs="Times New Roman"/>
          <w:sz w:val="24"/>
          <w:szCs w:val="24"/>
        </w:rPr>
        <w:t xml:space="preserve">temperature will add the burden of more than 10 generations of infectious mosquitoes in the environment of Bangladesh. </w:t>
      </w:r>
      <w:r w:rsidR="002D6DD2">
        <w:rPr>
          <w:rFonts w:ascii="Times New Roman" w:hAnsi="Times New Roman" w:cs="Times New Roman"/>
          <w:sz w:val="24"/>
          <w:szCs w:val="24"/>
        </w:rPr>
        <w:t>An</w:t>
      </w:r>
      <w:r w:rsidR="000543BA">
        <w:rPr>
          <w:rFonts w:ascii="Times New Roman" w:hAnsi="Times New Roman" w:cs="Times New Roman"/>
          <w:sz w:val="24"/>
          <w:szCs w:val="24"/>
        </w:rPr>
        <w:t xml:space="preserve"> 8-fold increase </w:t>
      </w:r>
      <w:r w:rsidR="00F41150">
        <w:rPr>
          <w:rFonts w:ascii="Times New Roman" w:hAnsi="Times New Roman" w:cs="Times New Roman"/>
          <w:sz w:val="24"/>
          <w:szCs w:val="24"/>
        </w:rPr>
        <w:t>in</w:t>
      </w:r>
      <w:r w:rsidR="000543BA">
        <w:rPr>
          <w:rFonts w:ascii="Times New Roman" w:hAnsi="Times New Roman" w:cs="Times New Roman"/>
          <w:sz w:val="24"/>
          <w:szCs w:val="24"/>
        </w:rPr>
        <w:t xml:space="preserve"> dengue cases is an indication of such </w:t>
      </w:r>
      <w:r w:rsidR="002D6DD2">
        <w:rPr>
          <w:rFonts w:ascii="Times New Roman" w:hAnsi="Times New Roman" w:cs="Times New Roman"/>
          <w:sz w:val="24"/>
          <w:szCs w:val="24"/>
        </w:rPr>
        <w:t xml:space="preserve">changes </w:t>
      </w:r>
      <w:r w:rsidR="00B64065">
        <w:rPr>
          <w:rFonts w:ascii="Times New Roman" w:hAnsi="Times New Roman" w:cs="Times New Roman"/>
          <w:sz w:val="24"/>
          <w:szCs w:val="24"/>
        </w:rPr>
        <w:t>in</w:t>
      </w:r>
      <w:r w:rsidR="002D6DD2">
        <w:rPr>
          <w:rFonts w:ascii="Times New Roman" w:hAnsi="Times New Roman" w:cs="Times New Roman"/>
          <w:sz w:val="24"/>
          <w:szCs w:val="24"/>
        </w:rPr>
        <w:t xml:space="preserve"> temperature in </w:t>
      </w:r>
      <w:r w:rsidR="00841637">
        <w:rPr>
          <w:rFonts w:ascii="Times New Roman" w:hAnsi="Times New Roman" w:cs="Times New Roman"/>
          <w:sz w:val="24"/>
          <w:szCs w:val="24"/>
        </w:rPr>
        <w:t>the country</w:t>
      </w:r>
      <w:r w:rsidR="002D6DD2">
        <w:rPr>
          <w:rFonts w:ascii="Times New Roman" w:hAnsi="Times New Roman" w:cs="Times New Roman"/>
          <w:sz w:val="24"/>
          <w:szCs w:val="24"/>
        </w:rPr>
        <w:t xml:space="preserve">. </w:t>
      </w:r>
      <w:r w:rsidR="00F41150">
        <w:rPr>
          <w:rFonts w:ascii="Times New Roman" w:hAnsi="Times New Roman" w:cs="Times New Roman"/>
          <w:sz w:val="24"/>
          <w:szCs w:val="24"/>
        </w:rPr>
        <w:t xml:space="preserve">Our model identified </w:t>
      </w:r>
      <w:r w:rsidR="00B64065">
        <w:rPr>
          <w:rFonts w:ascii="Times New Roman" w:hAnsi="Times New Roman" w:cs="Times New Roman"/>
          <w:sz w:val="24"/>
          <w:szCs w:val="24"/>
        </w:rPr>
        <w:t xml:space="preserve">a </w:t>
      </w:r>
      <w:r w:rsidR="00F41150">
        <w:rPr>
          <w:rFonts w:ascii="Times New Roman" w:hAnsi="Times New Roman" w:cs="Times New Roman"/>
          <w:sz w:val="24"/>
          <w:szCs w:val="24"/>
        </w:rPr>
        <w:t xml:space="preserve">significant role of monthly mean temperature with an </w:t>
      </w:r>
      <w:r w:rsidR="006C73B3">
        <w:rPr>
          <w:rFonts w:ascii="Times New Roman" w:hAnsi="Times New Roman" w:cs="Times New Roman"/>
          <w:sz w:val="24"/>
          <w:szCs w:val="24"/>
        </w:rPr>
        <w:t>additional 1</w:t>
      </w:r>
      <w:r w:rsidR="002A26E0">
        <w:rPr>
          <w:rFonts w:ascii="Times New Roman" w:hAnsi="Times New Roman" w:cs="Times New Roman"/>
          <w:sz w:val="24"/>
          <w:szCs w:val="24"/>
        </w:rPr>
        <w:t xml:space="preserve"> °C</w:t>
      </w:r>
      <w:r w:rsidR="00F41150">
        <w:rPr>
          <w:rFonts w:ascii="Times New Roman" w:hAnsi="Times New Roman" w:cs="Times New Roman"/>
          <w:sz w:val="24"/>
          <w:szCs w:val="24"/>
        </w:rPr>
        <w:t xml:space="preserve"> temperature </w:t>
      </w:r>
      <w:r w:rsidR="002A26E0">
        <w:rPr>
          <w:rFonts w:ascii="Times New Roman" w:hAnsi="Times New Roman" w:cs="Times New Roman"/>
          <w:sz w:val="24"/>
          <w:szCs w:val="24"/>
        </w:rPr>
        <w:t>increasing</w:t>
      </w:r>
      <w:r w:rsidR="004E38C9">
        <w:rPr>
          <w:rFonts w:ascii="Times New Roman" w:hAnsi="Times New Roman" w:cs="Times New Roman"/>
          <w:sz w:val="24"/>
          <w:szCs w:val="24"/>
        </w:rPr>
        <w:t xml:space="preserve"> the monthly cases by 26%. </w:t>
      </w:r>
      <w:r w:rsidR="0041765C">
        <w:rPr>
          <w:rFonts w:ascii="Times New Roman" w:hAnsi="Times New Roman" w:cs="Times New Roman"/>
          <w:sz w:val="24"/>
          <w:szCs w:val="24"/>
        </w:rPr>
        <w:t>Earlier studies showed for every 1</w:t>
      </w:r>
      <w:r w:rsidR="00E43E85">
        <w:rPr>
          <w:rFonts w:ascii="Times New Roman" w:hAnsi="Times New Roman" w:cs="Times New Roman"/>
          <w:sz w:val="24"/>
          <w:szCs w:val="24"/>
        </w:rPr>
        <w:t xml:space="preserve"> °</w:t>
      </w:r>
      <w:r w:rsidR="0041765C">
        <w:rPr>
          <w:rFonts w:ascii="Times New Roman" w:hAnsi="Times New Roman" w:cs="Times New Roman"/>
          <w:sz w:val="24"/>
          <w:szCs w:val="24"/>
        </w:rPr>
        <w:t>C increase in temperature deng</w:t>
      </w:r>
      <w:r w:rsidR="007F3E71">
        <w:rPr>
          <w:rFonts w:ascii="Times New Roman" w:hAnsi="Times New Roman" w:cs="Times New Roman"/>
          <w:sz w:val="24"/>
          <w:szCs w:val="24"/>
        </w:rPr>
        <w:t>ue cases increase by 61% in Australia,</w:t>
      </w:r>
      <w:r w:rsidR="00A019F9">
        <w:rPr>
          <w:rFonts w:ascii="Times New Roman" w:hAnsi="Times New Roman" w:cs="Times New Roman"/>
          <w:sz w:val="24"/>
          <w:szCs w:val="24"/>
        </w:rPr>
        <w:t xml:space="preserve"> </w:t>
      </w:r>
      <w:r w:rsidR="00290A25">
        <w:rPr>
          <w:rFonts w:ascii="Times New Roman" w:hAnsi="Times New Roman" w:cs="Times New Roman"/>
          <w:sz w:val="24"/>
          <w:szCs w:val="24"/>
        </w:rPr>
        <w:t xml:space="preserve">12-22% in Cambodia, 5% in Vietnam, </w:t>
      </w:r>
      <w:r w:rsidR="00A019F9">
        <w:rPr>
          <w:rFonts w:ascii="Times New Roman" w:hAnsi="Times New Roman" w:cs="Times New Roman"/>
          <w:sz w:val="24"/>
          <w:szCs w:val="24"/>
        </w:rPr>
        <w:t xml:space="preserve">and </w:t>
      </w:r>
      <w:r w:rsidR="00361467">
        <w:rPr>
          <w:rFonts w:ascii="Times New Roman" w:hAnsi="Times New Roman" w:cs="Times New Roman"/>
          <w:sz w:val="24"/>
          <w:szCs w:val="24"/>
        </w:rPr>
        <w:t>2.6% in Mexico</w:t>
      </w:r>
      <w:ins w:id="623" w:author="ASADUZZAMAN Md" w:date="2023-07-05T06:18:00Z">
        <w:r w:rsidR="00A5775E">
          <w:rPr>
            <w:rFonts w:ascii="Times New Roman" w:hAnsi="Times New Roman" w:cs="Times New Roman"/>
            <w:sz w:val="24"/>
            <w:szCs w:val="24"/>
          </w:rPr>
          <w:t xml:space="preserve"> </w:t>
        </w:r>
      </w:ins>
      <w:sdt>
        <w:sdtPr>
          <w:rPr>
            <w:rFonts w:ascii="Times New Roman" w:hAnsi="Times New Roman" w:cs="Times New Roman"/>
            <w:color w:val="000000"/>
            <w:sz w:val="24"/>
            <w:szCs w:val="24"/>
          </w:rPr>
          <w:tag w:val="MENDELEY_CITATION_v3_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"/>
          <w:id w:val="-1435054279"/>
          <w:placeholder>
            <w:docPart w:val="DefaultPlaceholder_-1854013440"/>
          </w:placeholder>
        </w:sdtPr>
        <w:sdtContent>
          <w:r w:rsidR="00B4437F" w:rsidRPr="00B4437F">
            <w:rPr>
              <w:rFonts w:ascii="Times New Roman" w:hAnsi="Times New Roman" w:cs="Times New Roman"/>
              <w:color w:val="000000"/>
              <w:sz w:val="24"/>
              <w:szCs w:val="24"/>
            </w:rPr>
            <w:t>(Soneja et al. 2021)</w:t>
          </w:r>
        </w:sdtContent>
      </w:sdt>
      <w:r w:rsidR="00361467">
        <w:rPr>
          <w:rFonts w:ascii="Times New Roman" w:hAnsi="Times New Roman" w:cs="Times New Roman"/>
          <w:sz w:val="24"/>
          <w:szCs w:val="24"/>
        </w:rPr>
        <w:t xml:space="preserve">. </w:t>
      </w:r>
    </w:p>
    <w:p w14:paraId="582C5FB6" w14:textId="77777777" w:rsidR="00212F4F" w:rsidRDefault="00212F4F">
      <w:pPr>
        <w:spacing w:after="0" w:line="360" w:lineRule="auto"/>
        <w:ind w:left="284" w:right="-279"/>
        <w:rPr>
          <w:rFonts w:ascii="Times New Roman" w:hAnsi="Times New Roman" w:cs="Times New Roman"/>
          <w:sz w:val="24"/>
          <w:szCs w:val="24"/>
        </w:rPr>
        <w:pPrChange w:id="624" w:author="Zumla, Ali" w:date="2023-07-08T09:15:00Z">
          <w:pPr>
            <w:spacing w:after="0" w:line="360" w:lineRule="auto"/>
          </w:pPr>
        </w:pPrChange>
      </w:pPr>
    </w:p>
    <w:p w14:paraId="10656D97" w14:textId="1B00815F" w:rsidR="00DE6243" w:rsidRDefault="00212F4F">
      <w:pPr>
        <w:spacing w:after="0" w:line="360" w:lineRule="auto"/>
        <w:ind w:left="284" w:right="-279"/>
        <w:rPr>
          <w:rFonts w:ascii="Times New Roman" w:hAnsi="Times New Roman" w:cs="Times New Roman"/>
          <w:sz w:val="24"/>
          <w:szCs w:val="24"/>
        </w:rPr>
        <w:pPrChange w:id="625" w:author="Zumla, Ali" w:date="2023-07-08T09:15:00Z">
          <w:pPr>
            <w:spacing w:after="0" w:line="360" w:lineRule="auto"/>
          </w:pPr>
        </w:pPrChange>
      </w:pPr>
      <w:r w:rsidRPr="00FE4617">
        <w:rPr>
          <w:rFonts w:ascii="Times New Roman" w:hAnsi="Times New Roman" w:cs="Times New Roman"/>
          <w:sz w:val="24"/>
          <w:szCs w:val="24"/>
        </w:rPr>
        <w:t xml:space="preserve">Rainfall facilitates mosquito breeding and </w:t>
      </w:r>
      <w:r w:rsidR="00FC0F85">
        <w:rPr>
          <w:rFonts w:ascii="Times New Roman" w:hAnsi="Times New Roman" w:cs="Times New Roman"/>
          <w:sz w:val="24"/>
          <w:szCs w:val="24"/>
        </w:rPr>
        <w:t>plays</w:t>
      </w:r>
      <w:r>
        <w:rPr>
          <w:rFonts w:ascii="Times New Roman" w:hAnsi="Times New Roman" w:cs="Times New Roman"/>
          <w:sz w:val="24"/>
          <w:szCs w:val="24"/>
        </w:rPr>
        <w:t xml:space="preserve"> an </w:t>
      </w:r>
      <w:r w:rsidR="004E38C9">
        <w:rPr>
          <w:rFonts w:ascii="Times New Roman" w:hAnsi="Times New Roman" w:cs="Times New Roman"/>
          <w:sz w:val="24"/>
          <w:szCs w:val="24"/>
        </w:rPr>
        <w:t>important</w:t>
      </w:r>
      <w:r>
        <w:rPr>
          <w:rFonts w:ascii="Times New Roman" w:hAnsi="Times New Roman" w:cs="Times New Roman"/>
          <w:sz w:val="24"/>
          <w:szCs w:val="24"/>
        </w:rPr>
        <w:t xml:space="preserve"> role in</w:t>
      </w:r>
      <w:r w:rsidR="00CB3349">
        <w:rPr>
          <w:rFonts w:ascii="Times New Roman" w:hAnsi="Times New Roman" w:cs="Times New Roman"/>
          <w:sz w:val="24"/>
          <w:szCs w:val="24"/>
        </w:rPr>
        <w:t xml:space="preserve"> mosquito-borne disease transmission. Although we found </w:t>
      </w:r>
      <w:r w:rsidR="004E38C9">
        <w:rPr>
          <w:rFonts w:ascii="Times New Roman" w:hAnsi="Times New Roman" w:cs="Times New Roman"/>
          <w:sz w:val="24"/>
          <w:szCs w:val="24"/>
        </w:rPr>
        <w:t>a 15</w:t>
      </w:r>
      <w:r w:rsidR="00CB3349">
        <w:rPr>
          <w:rFonts w:ascii="Times New Roman" w:hAnsi="Times New Roman" w:cs="Times New Roman"/>
          <w:sz w:val="24"/>
          <w:szCs w:val="24"/>
        </w:rPr>
        <w:t xml:space="preserve">% reduction </w:t>
      </w:r>
      <w:r w:rsidR="00FC0F85">
        <w:rPr>
          <w:rFonts w:ascii="Times New Roman" w:hAnsi="Times New Roman" w:cs="Times New Roman"/>
          <w:sz w:val="24"/>
          <w:szCs w:val="24"/>
        </w:rPr>
        <w:t>in</w:t>
      </w:r>
      <w:r w:rsidR="00CB3349">
        <w:rPr>
          <w:rFonts w:ascii="Times New Roman" w:hAnsi="Times New Roman" w:cs="Times New Roman"/>
          <w:sz w:val="24"/>
          <w:szCs w:val="24"/>
        </w:rPr>
        <w:t xml:space="preserve"> annual rainfall in the recent decade compared to the earlier decade, </w:t>
      </w:r>
      <w:r w:rsidR="005A23FF">
        <w:rPr>
          <w:rFonts w:ascii="Times New Roman" w:hAnsi="Times New Roman" w:cs="Times New Roman"/>
          <w:sz w:val="24"/>
          <w:szCs w:val="24"/>
        </w:rPr>
        <w:t xml:space="preserve">we found an increase in unusually high rainfall in pre-and-post monsoon season. </w:t>
      </w:r>
      <w:r>
        <w:rPr>
          <w:rFonts w:ascii="Times New Roman" w:hAnsi="Times New Roman" w:cs="Times New Roman"/>
          <w:sz w:val="24"/>
          <w:szCs w:val="24"/>
        </w:rPr>
        <w:t xml:space="preserve">Our </w:t>
      </w:r>
      <w:r w:rsidR="004E38C9">
        <w:rPr>
          <w:rFonts w:ascii="Times New Roman" w:hAnsi="Times New Roman" w:cs="Times New Roman"/>
          <w:sz w:val="24"/>
          <w:szCs w:val="24"/>
        </w:rPr>
        <w:t>model shows that</w:t>
      </w:r>
      <w:r>
        <w:rPr>
          <w:rFonts w:ascii="Times New Roman" w:hAnsi="Times New Roman" w:cs="Times New Roman"/>
          <w:sz w:val="24"/>
          <w:szCs w:val="24"/>
        </w:rPr>
        <w:t xml:space="preserve"> both the first and the second lagged month’s rainfall increase </w:t>
      </w:r>
      <w:r w:rsidR="004E38C9">
        <w:rPr>
          <w:rFonts w:ascii="Times New Roman" w:hAnsi="Times New Roman" w:cs="Times New Roman"/>
          <w:sz w:val="24"/>
          <w:szCs w:val="24"/>
        </w:rPr>
        <w:t>monthly cases by 8% and 17%, respectively)</w:t>
      </w:r>
      <w:r>
        <w:rPr>
          <w:rFonts w:ascii="Times New Roman" w:hAnsi="Times New Roman" w:cs="Times New Roman"/>
          <w:sz w:val="24"/>
          <w:szCs w:val="24"/>
        </w:rPr>
        <w:t xml:space="preserve">. </w:t>
      </w:r>
      <w:r w:rsidR="00F629B4">
        <w:rPr>
          <w:rFonts w:ascii="Times New Roman" w:hAnsi="Times New Roman" w:cs="Times New Roman"/>
          <w:sz w:val="24"/>
          <w:szCs w:val="24"/>
        </w:rPr>
        <w:t>These findings are consistent with an earlier study in Bangladesh that showed that peak dengue cases occurred two months after the peak rainfall</w:t>
      </w:r>
      <w:sdt>
        <w:sdtPr>
          <w:rPr>
            <w:rFonts w:ascii="Times New Roman" w:hAnsi="Times New Roman" w:cs="Times New Roman"/>
            <w:color w:val="000000"/>
            <w:sz w:val="24"/>
            <w:szCs w:val="24"/>
          </w:rPr>
          <w:tag w:val="MENDELEY_CITATION_v3_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"/>
          <w:id w:val="-1755513275"/>
          <w:placeholder>
            <w:docPart w:val="0517BEE61CDF4C6E9D70980D870A5396"/>
          </w:placeholder>
        </w:sdtPr>
        <w:sdtContent>
          <w:ins w:id="626" w:author="ASADUZZAMAN Md" w:date="2023-07-05T06:11:00Z">
            <w:r w:rsidR="00975D26">
              <w:rPr>
                <w:rFonts w:ascii="Times New Roman" w:hAnsi="Times New Roman" w:cs="Times New Roman"/>
                <w:color w:val="000000"/>
                <w:sz w:val="24"/>
                <w:szCs w:val="24"/>
              </w:rPr>
              <w:t xml:space="preserve"> </w:t>
            </w:r>
          </w:ins>
          <w:r w:rsidR="00B4437F" w:rsidRPr="00B4437F">
            <w:rPr>
              <w:rFonts w:ascii="Times New Roman" w:hAnsi="Times New Roman" w:cs="Times New Roman"/>
              <w:color w:val="000000"/>
              <w:sz w:val="24"/>
              <w:szCs w:val="24"/>
            </w:rPr>
            <w:t>(Salje et al. 2016)</w:t>
          </w:r>
        </w:sdtContent>
      </w:sdt>
      <w:r w:rsidR="00F629B4">
        <w:rPr>
          <w:rFonts w:ascii="Times New Roman" w:hAnsi="Times New Roman" w:cs="Times New Roman"/>
          <w:sz w:val="24"/>
          <w:szCs w:val="24"/>
        </w:rPr>
        <w:t>. Similar findings were reported in Vietnam with the dengue incidence being associated with both first and second-lagged months</w:t>
      </w:r>
      <w:sdt>
        <w:sdtPr>
          <w:rPr>
            <w:rFonts w:ascii="Times New Roman" w:hAnsi="Times New Roman" w:cs="Times New Roman"/>
            <w:color w:val="000000"/>
            <w:sz w:val="24"/>
            <w:szCs w:val="24"/>
          </w:rPr>
          <w:tag w:val="MENDELEY_CITATION_v3_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"/>
          <w:id w:val="443585713"/>
          <w:placeholder>
            <w:docPart w:val="0517BEE61CDF4C6E9D70980D870A5396"/>
          </w:placeholder>
        </w:sdtPr>
        <w:sdtContent>
          <w:ins w:id="627" w:author="ASADUZZAMAN Md" w:date="2023-07-05T06:15:00Z">
            <w:r w:rsidR="00E15C03">
              <w:rPr>
                <w:rFonts w:ascii="Times New Roman" w:hAnsi="Times New Roman" w:cs="Times New Roman"/>
                <w:color w:val="000000"/>
                <w:sz w:val="24"/>
                <w:szCs w:val="24"/>
              </w:rPr>
              <w:t xml:space="preserve"> </w:t>
            </w:r>
          </w:ins>
          <w:r w:rsidR="00B4437F" w:rsidRPr="00B4437F">
            <w:rPr>
              <w:rFonts w:ascii="Times New Roman" w:hAnsi="Times New Roman" w:cs="Times New Roman"/>
              <w:color w:val="000000"/>
              <w:sz w:val="24"/>
              <w:szCs w:val="24"/>
            </w:rPr>
            <w:t>(Cuong et al. 2011)</w:t>
          </w:r>
        </w:sdtContent>
      </w:sdt>
      <w:r w:rsidR="00F629B4">
        <w:rPr>
          <w:rFonts w:ascii="Times New Roman" w:hAnsi="Times New Roman" w:cs="Times New Roman"/>
          <w:sz w:val="24"/>
          <w:szCs w:val="24"/>
        </w:rPr>
        <w:t xml:space="preserve">. </w:t>
      </w:r>
    </w:p>
    <w:p w14:paraId="0C3A0153" w14:textId="632EBE85" w:rsidR="00F629B4" w:rsidRPr="00FE4617" w:rsidRDefault="00547F87">
      <w:pPr>
        <w:spacing w:after="0" w:line="360" w:lineRule="auto"/>
        <w:ind w:left="284" w:right="-279"/>
        <w:rPr>
          <w:rFonts w:ascii="Times New Roman" w:hAnsi="Times New Roman" w:cs="Times New Roman"/>
          <w:sz w:val="24"/>
          <w:szCs w:val="24"/>
        </w:rPr>
        <w:pPrChange w:id="628" w:author="Zumla, Ali" w:date="2023-07-08T09:15:00Z">
          <w:pPr>
            <w:spacing w:after="0" w:line="360" w:lineRule="auto"/>
          </w:pPr>
        </w:pPrChange>
      </w:pPr>
      <w:r>
        <w:rPr>
          <w:rFonts w:ascii="Times New Roman" w:hAnsi="Times New Roman" w:cs="Times New Roman"/>
          <w:sz w:val="24"/>
          <w:szCs w:val="24"/>
        </w:rPr>
        <w:t xml:space="preserve">In </w:t>
      </w:r>
      <w:r w:rsidR="003F110B">
        <w:rPr>
          <w:rFonts w:ascii="Times New Roman" w:hAnsi="Times New Roman" w:cs="Times New Roman"/>
          <w:sz w:val="24"/>
          <w:szCs w:val="24"/>
        </w:rPr>
        <w:t>Timor-Leste</w:t>
      </w:r>
      <w:r>
        <w:rPr>
          <w:rFonts w:ascii="Times New Roman" w:hAnsi="Times New Roman" w:cs="Times New Roman"/>
          <w:sz w:val="24"/>
          <w:szCs w:val="24"/>
        </w:rPr>
        <w:t xml:space="preserve">, a 47% increase </w:t>
      </w:r>
      <w:r w:rsidR="003F110B">
        <w:rPr>
          <w:rFonts w:ascii="Times New Roman" w:hAnsi="Times New Roman" w:cs="Times New Roman"/>
          <w:sz w:val="24"/>
          <w:szCs w:val="24"/>
        </w:rPr>
        <w:t>in</w:t>
      </w:r>
      <w:r>
        <w:rPr>
          <w:rFonts w:ascii="Times New Roman" w:hAnsi="Times New Roman" w:cs="Times New Roman"/>
          <w:sz w:val="24"/>
          <w:szCs w:val="24"/>
        </w:rPr>
        <w:t xml:space="preserve"> </w:t>
      </w:r>
      <w:r w:rsidR="003F110B">
        <w:rPr>
          <w:rFonts w:ascii="Times New Roman" w:hAnsi="Times New Roman" w:cs="Times New Roman"/>
          <w:sz w:val="24"/>
          <w:szCs w:val="24"/>
        </w:rPr>
        <w:t>dengue</w:t>
      </w:r>
      <w:r>
        <w:rPr>
          <w:rFonts w:ascii="Times New Roman" w:hAnsi="Times New Roman" w:cs="Times New Roman"/>
          <w:sz w:val="24"/>
          <w:szCs w:val="24"/>
        </w:rPr>
        <w:t xml:space="preserve"> incidence was recorded with an </w:t>
      </w:r>
      <w:r w:rsidR="003F110B">
        <w:rPr>
          <w:rFonts w:ascii="Times New Roman" w:hAnsi="Times New Roman" w:cs="Times New Roman"/>
          <w:sz w:val="24"/>
          <w:szCs w:val="24"/>
        </w:rPr>
        <w:t>additional</w:t>
      </w:r>
      <w:r>
        <w:rPr>
          <w:rFonts w:ascii="Times New Roman" w:hAnsi="Times New Roman" w:cs="Times New Roman"/>
          <w:sz w:val="24"/>
          <w:szCs w:val="24"/>
        </w:rPr>
        <w:t xml:space="preserve"> </w:t>
      </w:r>
      <w:r w:rsidR="003F110B">
        <w:rPr>
          <w:rFonts w:ascii="Times New Roman" w:hAnsi="Times New Roman" w:cs="Times New Roman"/>
          <w:sz w:val="24"/>
          <w:szCs w:val="24"/>
        </w:rPr>
        <w:t xml:space="preserve">1 </w:t>
      </w:r>
      <w:r>
        <w:rPr>
          <w:rFonts w:ascii="Times New Roman" w:hAnsi="Times New Roman" w:cs="Times New Roman"/>
          <w:sz w:val="24"/>
          <w:szCs w:val="24"/>
        </w:rPr>
        <w:t xml:space="preserve">mm </w:t>
      </w:r>
      <w:r w:rsidR="003F110B">
        <w:rPr>
          <w:rFonts w:ascii="Times New Roman" w:hAnsi="Times New Roman" w:cs="Times New Roman"/>
          <w:sz w:val="24"/>
          <w:szCs w:val="24"/>
        </w:rPr>
        <w:t xml:space="preserve">seasonal </w:t>
      </w:r>
      <w:r>
        <w:rPr>
          <w:rFonts w:ascii="Times New Roman" w:hAnsi="Times New Roman" w:cs="Times New Roman"/>
          <w:sz w:val="24"/>
          <w:szCs w:val="24"/>
        </w:rPr>
        <w:t>r</w:t>
      </w:r>
      <w:r w:rsidR="006B2C31">
        <w:rPr>
          <w:rFonts w:ascii="Times New Roman" w:hAnsi="Times New Roman" w:cs="Times New Roman"/>
          <w:sz w:val="24"/>
          <w:szCs w:val="24"/>
        </w:rPr>
        <w:t>ainfall</w:t>
      </w:r>
      <w:r w:rsidR="003F110B">
        <w:rPr>
          <w:rFonts w:ascii="Times New Roman" w:hAnsi="Times New Roman" w:cs="Times New Roman"/>
          <w:sz w:val="24"/>
          <w:szCs w:val="24"/>
        </w:rPr>
        <w:t xml:space="preserve"> increase</w:t>
      </w:r>
      <w:r w:rsidR="003C630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"/>
          <w:id w:val="-63185126"/>
          <w:placeholder>
            <w:docPart w:val="DefaultPlaceholder_-1854013440"/>
          </w:placeholder>
        </w:sdtPr>
        <w:sdtContent>
          <w:r w:rsidR="008B7FD8" w:rsidRPr="008B7FD8">
            <w:rPr>
              <w:rFonts w:ascii="Times New Roman" w:hAnsi="Times New Roman" w:cs="Times New Roman"/>
              <w:color w:val="000000"/>
              <w:sz w:val="24"/>
              <w:szCs w:val="24"/>
            </w:rPr>
            <w:t>(Wangdi et al. 2018)</w:t>
          </w:r>
        </w:sdtContent>
      </w:sdt>
      <w:r w:rsidR="006B2C31">
        <w:rPr>
          <w:rFonts w:ascii="Times New Roman" w:hAnsi="Times New Roman" w:cs="Times New Roman"/>
          <w:sz w:val="24"/>
          <w:szCs w:val="24"/>
        </w:rPr>
        <w:t xml:space="preserve">. </w:t>
      </w:r>
      <w:r w:rsidR="00F629B4" w:rsidRPr="00FE4617">
        <w:rPr>
          <w:rFonts w:ascii="Times New Roman" w:hAnsi="Times New Roman" w:cs="Times New Roman"/>
          <w:sz w:val="24"/>
          <w:szCs w:val="24"/>
        </w:rPr>
        <w:t xml:space="preserve">These findings are biologically plausible as rainfall allows approximately two generations of dengue cases over </w:t>
      </w:r>
      <w:r w:rsidR="00F629B4">
        <w:rPr>
          <w:rFonts w:ascii="Times New Roman" w:hAnsi="Times New Roman" w:cs="Times New Roman"/>
          <w:sz w:val="24"/>
          <w:szCs w:val="24"/>
        </w:rPr>
        <w:t xml:space="preserve">a </w:t>
      </w:r>
      <w:r w:rsidR="006B76D5">
        <w:rPr>
          <w:rFonts w:ascii="Times New Roman" w:hAnsi="Times New Roman" w:cs="Times New Roman"/>
          <w:sz w:val="24"/>
          <w:szCs w:val="24"/>
        </w:rPr>
        <w:t>month</w:t>
      </w:r>
      <w:r w:rsidR="00F629B4" w:rsidRPr="00FE4617">
        <w:rPr>
          <w:rFonts w:ascii="Times New Roman" w:hAnsi="Times New Roman" w:cs="Times New Roman"/>
          <w:sz w:val="24"/>
          <w:szCs w:val="24"/>
        </w:rPr>
        <w:t>. A generation interval is a time difference between a primary human infection and a second human infection originating from the first human case through two bites the mosquitoes</w:t>
      </w:r>
      <w:sdt>
        <w:sdtPr>
          <w:rPr>
            <w:rFonts w:ascii="Times New Roman" w:hAnsi="Times New Roman" w:cs="Times New Roman"/>
            <w:color w:val="000000"/>
            <w:sz w:val="24"/>
            <w:szCs w:val="24"/>
          </w:rPr>
          <w:tag w:val="MENDELEY_CITATION_v3_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"/>
          <w:id w:val="-1126618928"/>
          <w:placeholder>
            <w:docPart w:val="0517BEE61CDF4C6E9D70980D870A5396"/>
          </w:placeholder>
        </w:sdtPr>
        <w:sdtContent>
          <w:r w:rsidR="00B4437F" w:rsidRPr="00B4437F">
            <w:rPr>
              <w:rFonts w:ascii="Times New Roman" w:hAnsi="Times New Roman" w:cs="Times New Roman"/>
              <w:color w:val="000000"/>
              <w:sz w:val="24"/>
              <w:szCs w:val="24"/>
            </w:rPr>
            <w:t>(Siraj et al. 2017)</w:t>
          </w:r>
        </w:sdtContent>
      </w:sdt>
      <w:r w:rsidR="00F629B4" w:rsidRPr="00FE4617">
        <w:rPr>
          <w:rFonts w:ascii="Times New Roman" w:hAnsi="Times New Roman" w:cs="Times New Roman"/>
          <w:sz w:val="24"/>
          <w:szCs w:val="24"/>
        </w:rPr>
        <w:t>. To accomplish a generation interval the virus and mosquito undergo several phases including intrinsic incubation period in humans, human-mosquito transmission (first bite), extrinsic incubation period in mosquitoes, blood meal digestion period, and finally mosquitoes-to-human transmission (2</w:t>
      </w:r>
      <w:r w:rsidR="00F629B4" w:rsidRPr="00FE4617">
        <w:rPr>
          <w:rFonts w:ascii="Times New Roman" w:hAnsi="Times New Roman" w:cs="Times New Roman"/>
          <w:sz w:val="24"/>
          <w:szCs w:val="24"/>
          <w:vertAlign w:val="superscript"/>
        </w:rPr>
        <w:t>nd</w:t>
      </w:r>
      <w:r w:rsidR="00F629B4" w:rsidRPr="00FE4617">
        <w:rPr>
          <w:rFonts w:ascii="Times New Roman" w:hAnsi="Times New Roman" w:cs="Times New Roman"/>
          <w:sz w:val="24"/>
          <w:szCs w:val="24"/>
        </w:rPr>
        <w:t xml:space="preserve"> bite)</w:t>
      </w:r>
      <w:ins w:id="629" w:author="ASADUZZAMAN Md" w:date="2023-07-05T06:15:00Z">
        <w:r w:rsidR="00534113">
          <w:rPr>
            <w:rFonts w:ascii="Times New Roman" w:hAnsi="Times New Roman" w:cs="Times New Roman"/>
            <w:sz w:val="24"/>
            <w:szCs w:val="24"/>
          </w:rPr>
          <w:t xml:space="preserve"> </w:t>
        </w:r>
      </w:ins>
      <w:sdt>
        <w:sdtPr>
          <w:rPr>
            <w:rFonts w:ascii="Times New Roman" w:hAnsi="Times New Roman" w:cs="Times New Roman"/>
            <w:color w:val="000000"/>
            <w:sz w:val="24"/>
            <w:szCs w:val="24"/>
          </w:rPr>
          <w:tag w:val="MENDELEY_CITATION_v3_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"/>
          <w:id w:val="204453062"/>
          <w:placeholder>
            <w:docPart w:val="0517BEE61CDF4C6E9D70980D870A5396"/>
          </w:placeholder>
        </w:sdtPr>
        <w:sdtContent>
          <w:r w:rsidR="00B4437F" w:rsidRPr="00B4437F">
            <w:rPr>
              <w:rFonts w:ascii="Times New Roman" w:hAnsi="Times New Roman" w:cs="Times New Roman"/>
              <w:color w:val="000000"/>
              <w:sz w:val="24"/>
              <w:szCs w:val="24"/>
            </w:rPr>
            <w:t>(Siraj et al. 2017)</w:t>
          </w:r>
        </w:sdtContent>
      </w:sdt>
      <w:r w:rsidR="00F629B4" w:rsidRPr="00FE4617">
        <w:rPr>
          <w:rFonts w:ascii="Times New Roman" w:hAnsi="Times New Roman" w:cs="Times New Roman"/>
          <w:sz w:val="24"/>
          <w:szCs w:val="24"/>
        </w:rPr>
        <w:t xml:space="preserve">. Ideally, for </w:t>
      </w:r>
      <w:ins w:id="630" w:author="Zumla, Ali" w:date="2023-07-08T11:34:00Z">
        <w:r w:rsidR="00EF1D6B">
          <w:rPr>
            <w:rFonts w:ascii="Times New Roman" w:hAnsi="Times New Roman" w:cs="Times New Roman"/>
            <w:sz w:val="24"/>
            <w:szCs w:val="24"/>
          </w:rPr>
          <w:t>DENV</w:t>
        </w:r>
      </w:ins>
      <w:del w:id="631" w:author="Zumla, Ali" w:date="2023-07-08T11:34:00Z">
        <w:r w:rsidR="00F629B4" w:rsidRPr="00FE4617" w:rsidDel="00EF1D6B">
          <w:rPr>
            <w:rFonts w:ascii="Times New Roman" w:hAnsi="Times New Roman" w:cs="Times New Roman"/>
            <w:sz w:val="24"/>
            <w:szCs w:val="24"/>
          </w:rPr>
          <w:delText>the dengue virus</w:delText>
        </w:r>
      </w:del>
      <w:r w:rsidR="00F629B4">
        <w:rPr>
          <w:rFonts w:ascii="Times New Roman" w:hAnsi="Times New Roman" w:cs="Times New Roman"/>
          <w:sz w:val="24"/>
          <w:szCs w:val="24"/>
        </w:rPr>
        <w:t>,</w:t>
      </w:r>
      <w:r w:rsidR="00F629B4" w:rsidRPr="00FE4617">
        <w:rPr>
          <w:rFonts w:ascii="Times New Roman" w:hAnsi="Times New Roman" w:cs="Times New Roman"/>
          <w:sz w:val="24"/>
          <w:szCs w:val="24"/>
        </w:rPr>
        <w:t xml:space="preserve"> the generation interval completes at around 16 days at 28-32 °C </w:t>
      </w:r>
      <w:sdt>
        <w:sdtPr>
          <w:rPr>
            <w:rFonts w:ascii="Times New Roman" w:hAnsi="Times New Roman" w:cs="Times New Roman"/>
            <w:color w:val="000000"/>
            <w:sz w:val="24"/>
            <w:szCs w:val="24"/>
          </w:rPr>
          <w:tag w:val="MENDELEY_CITATION_v3_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"/>
          <w:id w:val="2007250139"/>
          <w:placeholder>
            <w:docPart w:val="903834C28A2C436C8A749E6FBE912E9D"/>
          </w:placeholder>
        </w:sdtPr>
        <w:sdtContent>
          <w:r w:rsidR="00B4437F" w:rsidRPr="00B4437F">
            <w:rPr>
              <w:rFonts w:ascii="Times New Roman" w:hAnsi="Times New Roman" w:cs="Times New Roman"/>
              <w:color w:val="000000"/>
              <w:sz w:val="24"/>
              <w:szCs w:val="24"/>
            </w:rPr>
            <w:t>(Siraj et al. 2017)</w:t>
          </w:r>
        </w:sdtContent>
      </w:sdt>
      <w:r w:rsidR="00F629B4" w:rsidRPr="00FE4617">
        <w:rPr>
          <w:rFonts w:ascii="Times New Roman" w:hAnsi="Times New Roman" w:cs="Times New Roman"/>
          <w:sz w:val="24"/>
          <w:szCs w:val="24"/>
        </w:rPr>
        <w:t xml:space="preserve">.  </w:t>
      </w:r>
    </w:p>
    <w:p w14:paraId="682109AA" w14:textId="77777777" w:rsidR="00F629B4" w:rsidRDefault="00F629B4">
      <w:pPr>
        <w:spacing w:after="0" w:line="360" w:lineRule="auto"/>
        <w:ind w:left="284" w:right="-279"/>
        <w:rPr>
          <w:rFonts w:ascii="Times New Roman" w:hAnsi="Times New Roman" w:cs="Times New Roman"/>
          <w:sz w:val="24"/>
          <w:szCs w:val="24"/>
        </w:rPr>
        <w:pPrChange w:id="632" w:author="Zumla, Ali" w:date="2023-07-08T09:15:00Z">
          <w:pPr>
            <w:spacing w:after="0" w:line="360" w:lineRule="auto"/>
          </w:pPr>
        </w:pPrChange>
      </w:pPr>
    </w:p>
    <w:p w14:paraId="40CF6D1E" w14:textId="236D10B2" w:rsidR="00A54526" w:rsidRPr="00FE4617" w:rsidRDefault="00312D7A">
      <w:pPr>
        <w:spacing w:after="0" w:line="360" w:lineRule="auto"/>
        <w:ind w:left="284" w:right="-279"/>
        <w:rPr>
          <w:rFonts w:ascii="Times New Roman" w:hAnsi="Times New Roman" w:cs="Times New Roman"/>
          <w:sz w:val="24"/>
          <w:szCs w:val="24"/>
        </w:rPr>
        <w:pPrChange w:id="633" w:author="Zumla, Ali" w:date="2023-07-08T09:15:00Z">
          <w:pPr>
            <w:spacing w:after="0" w:line="360" w:lineRule="auto"/>
          </w:pPr>
        </w:pPrChange>
      </w:pPr>
      <w:r w:rsidRPr="00FE4617">
        <w:rPr>
          <w:rFonts w:ascii="Times New Roman" w:hAnsi="Times New Roman" w:cs="Times New Roman"/>
          <w:sz w:val="24"/>
          <w:szCs w:val="24"/>
        </w:rPr>
        <w:t xml:space="preserve">Two </w:t>
      </w:r>
      <w:r w:rsidR="006571C1" w:rsidRPr="00FE4617">
        <w:rPr>
          <w:rFonts w:ascii="Times New Roman" w:hAnsi="Times New Roman" w:cs="Times New Roman"/>
          <w:sz w:val="24"/>
          <w:szCs w:val="24"/>
        </w:rPr>
        <w:t>l</w:t>
      </w:r>
      <w:r w:rsidR="00473A23" w:rsidRPr="00FE4617">
        <w:rPr>
          <w:rFonts w:ascii="Times New Roman" w:hAnsi="Times New Roman" w:cs="Times New Roman"/>
          <w:sz w:val="24"/>
          <w:szCs w:val="24"/>
        </w:rPr>
        <w:t>arge</w:t>
      </w:r>
      <w:r w:rsidRPr="00FE4617">
        <w:rPr>
          <w:rFonts w:ascii="Times New Roman" w:hAnsi="Times New Roman" w:cs="Times New Roman"/>
          <w:sz w:val="24"/>
          <w:szCs w:val="24"/>
        </w:rPr>
        <w:t xml:space="preserve"> </w:t>
      </w:r>
      <w:r w:rsidR="00400D0A" w:rsidRPr="00FE4617">
        <w:rPr>
          <w:rFonts w:ascii="Times New Roman" w:hAnsi="Times New Roman" w:cs="Times New Roman"/>
          <w:sz w:val="24"/>
          <w:szCs w:val="24"/>
        </w:rPr>
        <w:t>dengue</w:t>
      </w:r>
      <w:r w:rsidR="00BA6CB2" w:rsidRPr="00FE4617">
        <w:rPr>
          <w:rFonts w:ascii="Times New Roman" w:hAnsi="Times New Roman" w:cs="Times New Roman"/>
          <w:sz w:val="24"/>
          <w:szCs w:val="24"/>
        </w:rPr>
        <w:t xml:space="preserve"> </w:t>
      </w:r>
      <w:r w:rsidR="00225EB0" w:rsidRPr="00FE4617">
        <w:rPr>
          <w:rFonts w:ascii="Times New Roman" w:hAnsi="Times New Roman" w:cs="Times New Roman"/>
          <w:sz w:val="24"/>
          <w:szCs w:val="24"/>
        </w:rPr>
        <w:t>outbreaks</w:t>
      </w:r>
      <w:r w:rsidRPr="00FE4617">
        <w:rPr>
          <w:rFonts w:ascii="Times New Roman" w:hAnsi="Times New Roman" w:cs="Times New Roman"/>
          <w:sz w:val="24"/>
          <w:szCs w:val="24"/>
        </w:rPr>
        <w:t xml:space="preserve"> occurred in </w:t>
      </w:r>
      <w:r w:rsidR="00400D0A" w:rsidRPr="00FE4617">
        <w:rPr>
          <w:rFonts w:ascii="Times New Roman" w:hAnsi="Times New Roman" w:cs="Times New Roman"/>
          <w:sz w:val="24"/>
          <w:szCs w:val="24"/>
        </w:rPr>
        <w:t xml:space="preserve">Bangladesh in the year </w:t>
      </w:r>
      <w:r w:rsidRPr="00FE4617">
        <w:rPr>
          <w:rFonts w:ascii="Times New Roman" w:hAnsi="Times New Roman" w:cs="Times New Roman"/>
          <w:sz w:val="24"/>
          <w:szCs w:val="24"/>
        </w:rPr>
        <w:t>2019 and 2022</w:t>
      </w:r>
      <w:r w:rsidR="00385506" w:rsidRPr="00FE4617">
        <w:rPr>
          <w:rFonts w:ascii="Times New Roman" w:hAnsi="Times New Roman" w:cs="Times New Roman"/>
          <w:sz w:val="24"/>
          <w:szCs w:val="24"/>
        </w:rPr>
        <w:t xml:space="preserve"> both characterized by unusual weather </w:t>
      </w:r>
      <w:r w:rsidR="00337A4A" w:rsidRPr="00FE4617">
        <w:rPr>
          <w:rFonts w:ascii="Times New Roman" w:hAnsi="Times New Roman" w:cs="Times New Roman"/>
          <w:sz w:val="24"/>
          <w:szCs w:val="24"/>
        </w:rPr>
        <w:t>patterns</w:t>
      </w:r>
      <w:r w:rsidR="00385506" w:rsidRPr="00FE4617">
        <w:rPr>
          <w:rFonts w:ascii="Times New Roman" w:hAnsi="Times New Roman" w:cs="Times New Roman"/>
          <w:sz w:val="24"/>
          <w:szCs w:val="24"/>
        </w:rPr>
        <w:t xml:space="preserve"> </w:t>
      </w:r>
      <w:r w:rsidR="00337A4A" w:rsidRPr="00FE4617">
        <w:rPr>
          <w:rFonts w:ascii="Times New Roman" w:hAnsi="Times New Roman" w:cs="Times New Roman"/>
          <w:sz w:val="24"/>
          <w:szCs w:val="24"/>
        </w:rPr>
        <w:t xml:space="preserve">and the </w:t>
      </w:r>
      <w:r w:rsidR="0073536D">
        <w:rPr>
          <w:rFonts w:ascii="Times New Roman" w:hAnsi="Times New Roman" w:cs="Times New Roman"/>
          <w:sz w:val="24"/>
          <w:szCs w:val="24"/>
        </w:rPr>
        <w:t>occurrence</w:t>
      </w:r>
      <w:r w:rsidR="0073536D" w:rsidRPr="00FE4617">
        <w:rPr>
          <w:rFonts w:ascii="Times New Roman" w:hAnsi="Times New Roman" w:cs="Times New Roman"/>
          <w:sz w:val="24"/>
          <w:szCs w:val="24"/>
        </w:rPr>
        <w:t xml:space="preserve"> </w:t>
      </w:r>
      <w:r w:rsidR="00337A4A" w:rsidRPr="00FE4617">
        <w:rPr>
          <w:rFonts w:ascii="Times New Roman" w:hAnsi="Times New Roman" w:cs="Times New Roman"/>
          <w:sz w:val="24"/>
          <w:szCs w:val="24"/>
        </w:rPr>
        <w:t xml:space="preserve">of </w:t>
      </w:r>
      <w:r w:rsidR="009A6894" w:rsidRPr="00FE4617">
        <w:rPr>
          <w:rFonts w:ascii="Times New Roman" w:hAnsi="Times New Roman" w:cs="Times New Roman"/>
          <w:sz w:val="24"/>
          <w:szCs w:val="24"/>
        </w:rPr>
        <w:t xml:space="preserve">two </w:t>
      </w:r>
      <w:r w:rsidR="007814A7" w:rsidRPr="00FE4617">
        <w:rPr>
          <w:rFonts w:ascii="Times New Roman" w:hAnsi="Times New Roman" w:cs="Times New Roman"/>
          <w:sz w:val="24"/>
          <w:szCs w:val="24"/>
        </w:rPr>
        <w:t>different</w:t>
      </w:r>
      <w:r w:rsidR="00337A4A" w:rsidRPr="00FE4617">
        <w:rPr>
          <w:rFonts w:ascii="Times New Roman" w:hAnsi="Times New Roman" w:cs="Times New Roman"/>
          <w:sz w:val="24"/>
          <w:szCs w:val="24"/>
        </w:rPr>
        <w:t xml:space="preserve"> serotypes. </w:t>
      </w:r>
      <w:r w:rsidR="00225EB0" w:rsidRPr="00FE4617">
        <w:rPr>
          <w:rFonts w:ascii="Times New Roman" w:hAnsi="Times New Roman" w:cs="Times New Roman"/>
          <w:sz w:val="24"/>
          <w:szCs w:val="24"/>
        </w:rPr>
        <w:t xml:space="preserve">The </w:t>
      </w:r>
      <w:r w:rsidR="00337A4A" w:rsidRPr="00FE4617">
        <w:rPr>
          <w:rFonts w:ascii="Times New Roman" w:hAnsi="Times New Roman" w:cs="Times New Roman"/>
          <w:sz w:val="24"/>
          <w:szCs w:val="24"/>
        </w:rPr>
        <w:lastRenderedPageBreak/>
        <w:t>2019</w:t>
      </w:r>
      <w:r w:rsidR="00225EB0" w:rsidRPr="00FE4617">
        <w:rPr>
          <w:rFonts w:ascii="Times New Roman" w:hAnsi="Times New Roman" w:cs="Times New Roman"/>
          <w:sz w:val="24"/>
          <w:szCs w:val="24"/>
        </w:rPr>
        <w:t xml:space="preserve"> outbrea</w:t>
      </w:r>
      <w:r w:rsidR="008D7A18" w:rsidRPr="00FE4617">
        <w:rPr>
          <w:rFonts w:ascii="Times New Roman" w:hAnsi="Times New Roman" w:cs="Times New Roman"/>
          <w:sz w:val="24"/>
          <w:szCs w:val="24"/>
        </w:rPr>
        <w:t>k</w:t>
      </w:r>
      <w:r w:rsidR="00225EB0" w:rsidRPr="00FE4617">
        <w:rPr>
          <w:rFonts w:ascii="Times New Roman" w:hAnsi="Times New Roman" w:cs="Times New Roman"/>
          <w:sz w:val="24"/>
          <w:szCs w:val="24"/>
        </w:rPr>
        <w:t xml:space="preserve"> w</w:t>
      </w:r>
      <w:r w:rsidR="00385506" w:rsidRPr="00FE4617">
        <w:rPr>
          <w:rFonts w:ascii="Times New Roman" w:hAnsi="Times New Roman" w:cs="Times New Roman"/>
          <w:sz w:val="24"/>
          <w:szCs w:val="24"/>
        </w:rPr>
        <w:t>as</w:t>
      </w:r>
      <w:r w:rsidR="00225EB0" w:rsidRPr="00FE4617">
        <w:rPr>
          <w:rFonts w:ascii="Times New Roman" w:hAnsi="Times New Roman" w:cs="Times New Roman"/>
          <w:sz w:val="24"/>
          <w:szCs w:val="24"/>
        </w:rPr>
        <w:t xml:space="preserve"> characterized by </w:t>
      </w:r>
      <w:r w:rsidR="00385506" w:rsidRPr="00FE4617">
        <w:rPr>
          <w:rFonts w:ascii="Times New Roman" w:hAnsi="Times New Roman" w:cs="Times New Roman"/>
          <w:sz w:val="24"/>
          <w:szCs w:val="24"/>
        </w:rPr>
        <w:t>early rainfall</w:t>
      </w:r>
      <w:r w:rsidR="00CF61C2">
        <w:rPr>
          <w:rFonts w:ascii="Times New Roman" w:hAnsi="Times New Roman" w:cs="Times New Roman"/>
          <w:sz w:val="24"/>
          <w:szCs w:val="24"/>
        </w:rPr>
        <w:t xml:space="preserve"> </w:t>
      </w:r>
      <w:r w:rsidR="0097520B">
        <w:rPr>
          <w:rFonts w:ascii="Times New Roman" w:hAnsi="Times New Roman" w:cs="Times New Roman"/>
          <w:sz w:val="24"/>
          <w:szCs w:val="24"/>
        </w:rPr>
        <w:t xml:space="preserve">of </w:t>
      </w:r>
      <w:r w:rsidR="00CF61C2">
        <w:rPr>
          <w:rFonts w:ascii="Times New Roman" w:hAnsi="Times New Roman" w:cs="Times New Roman"/>
          <w:sz w:val="24"/>
          <w:szCs w:val="24"/>
        </w:rPr>
        <w:t xml:space="preserve">120 mm in February compared </w:t>
      </w:r>
      <w:r w:rsidR="009F7509">
        <w:rPr>
          <w:rFonts w:ascii="Times New Roman" w:hAnsi="Times New Roman" w:cs="Times New Roman"/>
          <w:sz w:val="24"/>
          <w:szCs w:val="24"/>
        </w:rPr>
        <w:t xml:space="preserve">to </w:t>
      </w:r>
      <w:r w:rsidR="0094546A">
        <w:rPr>
          <w:rFonts w:ascii="Times New Roman" w:hAnsi="Times New Roman" w:cs="Times New Roman"/>
          <w:sz w:val="24"/>
          <w:szCs w:val="24"/>
        </w:rPr>
        <w:t xml:space="preserve">a </w:t>
      </w:r>
      <w:r w:rsidR="00CF61C2">
        <w:rPr>
          <w:rFonts w:ascii="Times New Roman" w:hAnsi="Times New Roman" w:cs="Times New Roman"/>
          <w:sz w:val="24"/>
          <w:szCs w:val="24"/>
        </w:rPr>
        <w:t xml:space="preserve">monthly mean of </w:t>
      </w:r>
      <w:r w:rsidR="0094546A" w:rsidRPr="00423DE8">
        <w:rPr>
          <w:rFonts w:ascii="Times New Roman" w:hAnsi="Times New Roman" w:cs="Times New Roman"/>
          <w:sz w:val="24"/>
          <w:szCs w:val="24"/>
        </w:rPr>
        <w:t>20 mm precipitation</w:t>
      </w:r>
      <w:r w:rsidR="0097520B">
        <w:rPr>
          <w:rFonts w:ascii="Times New Roman" w:hAnsi="Times New Roman" w:cs="Times New Roman"/>
          <w:sz w:val="24"/>
          <w:szCs w:val="24"/>
        </w:rPr>
        <w:t xml:space="preserve">, along with </w:t>
      </w:r>
      <w:r w:rsidR="00A64EF4" w:rsidRPr="00FE4617">
        <w:rPr>
          <w:rFonts w:ascii="Times New Roman" w:hAnsi="Times New Roman" w:cs="Times New Roman"/>
          <w:sz w:val="24"/>
          <w:szCs w:val="24"/>
        </w:rPr>
        <w:t xml:space="preserve">the </w:t>
      </w:r>
      <w:r w:rsidR="00A002AD" w:rsidRPr="00FE4617">
        <w:rPr>
          <w:rFonts w:ascii="Times New Roman" w:hAnsi="Times New Roman" w:cs="Times New Roman"/>
          <w:sz w:val="24"/>
          <w:szCs w:val="24"/>
        </w:rPr>
        <w:t xml:space="preserve">introduction of </w:t>
      </w:r>
      <w:r w:rsidR="00A64EF4" w:rsidRPr="00FE4617">
        <w:rPr>
          <w:rFonts w:ascii="Times New Roman" w:hAnsi="Times New Roman" w:cs="Times New Roman"/>
          <w:sz w:val="24"/>
          <w:szCs w:val="24"/>
        </w:rPr>
        <w:t xml:space="preserve">a </w:t>
      </w:r>
      <w:r w:rsidR="00A002AD" w:rsidRPr="00FE4617">
        <w:rPr>
          <w:rFonts w:ascii="Times New Roman" w:hAnsi="Times New Roman" w:cs="Times New Roman"/>
          <w:sz w:val="24"/>
          <w:szCs w:val="24"/>
        </w:rPr>
        <w:t xml:space="preserve">new serotype </w:t>
      </w:r>
      <w:r w:rsidR="00A64EF4" w:rsidRPr="00FE4617">
        <w:rPr>
          <w:rFonts w:ascii="Times New Roman" w:hAnsi="Times New Roman" w:cs="Times New Roman"/>
          <w:sz w:val="24"/>
          <w:szCs w:val="24"/>
        </w:rPr>
        <w:t xml:space="preserve">of </w:t>
      </w:r>
      <w:r w:rsidR="00A002AD" w:rsidRPr="00FE4617">
        <w:rPr>
          <w:rFonts w:ascii="Times New Roman" w:hAnsi="Times New Roman" w:cs="Times New Roman"/>
          <w:sz w:val="24"/>
          <w:szCs w:val="24"/>
        </w:rPr>
        <w:t xml:space="preserve">DENV-3 in the country </w:t>
      </w:r>
      <w:sdt>
        <w:sdtPr>
          <w:rPr>
            <w:rFonts w:ascii="Times New Roman" w:hAnsi="Times New Roman" w:cs="Times New Roman"/>
            <w:color w:val="000000"/>
            <w:sz w:val="24"/>
            <w:szCs w:val="24"/>
          </w:rPr>
          <w:tag w:val="MENDELEY_CITATION_v3_eyJjaXRhdGlvbklEIjoiTUVOREVMRVlfQ0lUQVRJT05fMDk1Mzk5MTUtNzU3MS00ZGU2LWExMDctOTlkYTVmNjU4YjE1IiwicHJvcGVydGllcyI6eyJub3RlSW5kZXgiOjB9LCJpc0VkaXRlZCI6ZmFsc2UsIm1hbnVhbE92ZXJyaWRlIjp7ImlzTWFudWFsbHlPdmVycmlkZGVuIjpmYWxzZSwiY2l0ZXByb2NUZXh0IjoiKEFoc2FuIGV0IGFsLiAyMDIxKS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
          <w:id w:val="-1113359858"/>
          <w:placeholder>
            <w:docPart w:val="DefaultPlaceholder_-1854013440"/>
          </w:placeholder>
        </w:sdtPr>
        <w:sdtContent>
          <w:r w:rsidR="00B4437F" w:rsidRPr="00B4437F">
            <w:rPr>
              <w:rFonts w:ascii="Times New Roman" w:hAnsi="Times New Roman" w:cs="Times New Roman"/>
              <w:color w:val="000000"/>
              <w:sz w:val="24"/>
              <w:szCs w:val="24"/>
            </w:rPr>
            <w:t>(Ahsan et al. 2021)</w:t>
          </w:r>
        </w:sdtContent>
      </w:sdt>
      <w:r w:rsidR="00A95435" w:rsidRPr="00FE4617">
        <w:rPr>
          <w:rFonts w:ascii="Times New Roman" w:hAnsi="Times New Roman" w:cs="Times New Roman"/>
          <w:color w:val="000000"/>
          <w:sz w:val="24"/>
          <w:szCs w:val="24"/>
        </w:rPr>
        <w:t xml:space="preserve">. </w:t>
      </w:r>
      <w:r w:rsidR="00A64EF4" w:rsidRPr="00FE4617">
        <w:rPr>
          <w:rFonts w:ascii="Times New Roman" w:hAnsi="Times New Roman" w:cs="Times New Roman"/>
          <w:sz w:val="24"/>
          <w:szCs w:val="24"/>
        </w:rPr>
        <w:t xml:space="preserve">The 2022 outbreak was characterized by </w:t>
      </w:r>
      <w:r w:rsidR="0025578E" w:rsidRPr="00FE4617">
        <w:rPr>
          <w:rFonts w:ascii="Times New Roman" w:hAnsi="Times New Roman" w:cs="Times New Roman"/>
          <w:sz w:val="24"/>
          <w:szCs w:val="24"/>
        </w:rPr>
        <w:t xml:space="preserve">the </w:t>
      </w:r>
      <w:r w:rsidR="00A64EF4" w:rsidRPr="00FE4617">
        <w:rPr>
          <w:rFonts w:ascii="Times New Roman" w:hAnsi="Times New Roman" w:cs="Times New Roman"/>
          <w:sz w:val="24"/>
          <w:szCs w:val="24"/>
        </w:rPr>
        <w:t>late onset of rainfall</w:t>
      </w:r>
      <w:r w:rsidR="00781C42">
        <w:rPr>
          <w:rFonts w:ascii="Times New Roman" w:hAnsi="Times New Roman" w:cs="Times New Roman"/>
          <w:sz w:val="24"/>
          <w:szCs w:val="24"/>
        </w:rPr>
        <w:t xml:space="preserve"> with </w:t>
      </w:r>
      <w:r w:rsidR="00CF61C2">
        <w:rPr>
          <w:rFonts w:ascii="Times New Roman" w:hAnsi="Times New Roman" w:cs="Times New Roman"/>
          <w:sz w:val="24"/>
          <w:szCs w:val="24"/>
        </w:rPr>
        <w:t xml:space="preserve">297 mm rainfall in October </w:t>
      </w:r>
      <w:r w:rsidR="00230F3E">
        <w:rPr>
          <w:rFonts w:ascii="Times New Roman" w:hAnsi="Times New Roman" w:cs="Times New Roman"/>
          <w:sz w:val="24"/>
          <w:szCs w:val="24"/>
        </w:rPr>
        <w:t>compared</w:t>
      </w:r>
      <w:r w:rsidR="00CF61C2">
        <w:rPr>
          <w:rFonts w:ascii="Times New Roman" w:hAnsi="Times New Roman" w:cs="Times New Roman"/>
          <w:sz w:val="24"/>
          <w:szCs w:val="24"/>
        </w:rPr>
        <w:t xml:space="preserve"> to </w:t>
      </w:r>
      <w:r w:rsidR="00082814">
        <w:rPr>
          <w:rFonts w:ascii="Times New Roman" w:hAnsi="Times New Roman" w:cs="Times New Roman"/>
          <w:sz w:val="24"/>
          <w:szCs w:val="24"/>
        </w:rPr>
        <w:t xml:space="preserve">a </w:t>
      </w:r>
      <w:r w:rsidR="00CF61C2">
        <w:rPr>
          <w:rFonts w:ascii="Times New Roman" w:hAnsi="Times New Roman" w:cs="Times New Roman"/>
          <w:sz w:val="24"/>
          <w:szCs w:val="24"/>
        </w:rPr>
        <w:t>monthly mean</w:t>
      </w:r>
      <w:r w:rsidR="00082814">
        <w:rPr>
          <w:rFonts w:ascii="Times New Roman" w:hAnsi="Times New Roman" w:cs="Times New Roman"/>
          <w:sz w:val="24"/>
          <w:szCs w:val="24"/>
        </w:rPr>
        <w:t xml:space="preserve"> of 156 mm</w:t>
      </w:r>
      <w:r w:rsidR="00781C42">
        <w:rPr>
          <w:rFonts w:ascii="Times New Roman" w:hAnsi="Times New Roman" w:cs="Times New Roman"/>
          <w:sz w:val="24"/>
          <w:szCs w:val="24"/>
        </w:rPr>
        <w:t xml:space="preserve">, </w:t>
      </w:r>
      <w:r w:rsidR="0025578E" w:rsidRPr="00FE4617">
        <w:rPr>
          <w:rFonts w:ascii="Times New Roman" w:hAnsi="Times New Roman" w:cs="Times New Roman"/>
          <w:sz w:val="24"/>
          <w:szCs w:val="24"/>
        </w:rPr>
        <w:t xml:space="preserve">and </w:t>
      </w:r>
      <w:r w:rsidR="00CF61C2">
        <w:rPr>
          <w:rFonts w:ascii="Times New Roman" w:hAnsi="Times New Roman" w:cs="Times New Roman"/>
          <w:sz w:val="24"/>
          <w:szCs w:val="24"/>
        </w:rPr>
        <w:t>th</w:t>
      </w:r>
      <w:r w:rsidR="00916801">
        <w:rPr>
          <w:rFonts w:ascii="Times New Roman" w:hAnsi="Times New Roman" w:cs="Times New Roman"/>
          <w:sz w:val="24"/>
          <w:szCs w:val="24"/>
        </w:rPr>
        <w:t>us</w:t>
      </w:r>
      <w:r w:rsidR="00CF61C2">
        <w:rPr>
          <w:rFonts w:ascii="Times New Roman" w:hAnsi="Times New Roman" w:cs="Times New Roman"/>
          <w:sz w:val="24"/>
          <w:szCs w:val="24"/>
        </w:rPr>
        <w:t xml:space="preserve"> </w:t>
      </w:r>
      <w:r w:rsidR="0025578E" w:rsidRPr="00FE4617">
        <w:rPr>
          <w:rFonts w:ascii="Times New Roman" w:hAnsi="Times New Roman" w:cs="Times New Roman"/>
          <w:sz w:val="24"/>
          <w:szCs w:val="24"/>
        </w:rPr>
        <w:t>prolongation of</w:t>
      </w:r>
      <w:r w:rsidR="00916801">
        <w:rPr>
          <w:rFonts w:ascii="Times New Roman" w:hAnsi="Times New Roman" w:cs="Times New Roman"/>
          <w:sz w:val="24"/>
          <w:szCs w:val="24"/>
        </w:rPr>
        <w:t xml:space="preserve"> vector transmission season</w:t>
      </w:r>
      <w:r w:rsidR="0010446D" w:rsidRPr="00FE4617">
        <w:rPr>
          <w:rFonts w:ascii="Times New Roman" w:hAnsi="Times New Roman" w:cs="Times New Roman"/>
          <w:sz w:val="24"/>
          <w:szCs w:val="24"/>
        </w:rPr>
        <w:t xml:space="preserve"> along with</w:t>
      </w:r>
      <w:r w:rsidR="00A64EF4" w:rsidRPr="00FE4617">
        <w:rPr>
          <w:rFonts w:ascii="Times New Roman" w:hAnsi="Times New Roman" w:cs="Times New Roman"/>
          <w:sz w:val="24"/>
          <w:szCs w:val="24"/>
        </w:rPr>
        <w:t xml:space="preserve"> </w:t>
      </w:r>
      <w:r w:rsidR="0025578E" w:rsidRPr="00FE4617">
        <w:rPr>
          <w:rFonts w:ascii="Times New Roman" w:hAnsi="Times New Roman" w:cs="Times New Roman"/>
          <w:sz w:val="24"/>
          <w:szCs w:val="24"/>
        </w:rPr>
        <w:t xml:space="preserve">the </w:t>
      </w:r>
      <w:r w:rsidR="00A64EF4" w:rsidRPr="00FE4617">
        <w:rPr>
          <w:rFonts w:ascii="Times New Roman" w:hAnsi="Times New Roman" w:cs="Times New Roman"/>
          <w:sz w:val="24"/>
          <w:szCs w:val="24"/>
        </w:rPr>
        <w:t xml:space="preserve">introduction of </w:t>
      </w:r>
      <w:r w:rsidR="00A37E80" w:rsidRPr="00FE4617">
        <w:rPr>
          <w:rFonts w:ascii="Times New Roman" w:hAnsi="Times New Roman" w:cs="Times New Roman"/>
          <w:sz w:val="24"/>
          <w:szCs w:val="24"/>
        </w:rPr>
        <w:t xml:space="preserve">a </w:t>
      </w:r>
      <w:r w:rsidR="0025578E" w:rsidRPr="00FE4617">
        <w:rPr>
          <w:rFonts w:ascii="Times New Roman" w:hAnsi="Times New Roman" w:cs="Times New Roman"/>
          <w:sz w:val="24"/>
          <w:szCs w:val="24"/>
        </w:rPr>
        <w:t xml:space="preserve">new </w:t>
      </w:r>
      <w:r w:rsidR="00846CDF" w:rsidRPr="00FE4617">
        <w:rPr>
          <w:rFonts w:ascii="Times New Roman" w:hAnsi="Times New Roman" w:cs="Times New Roman"/>
          <w:sz w:val="24"/>
          <w:szCs w:val="24"/>
        </w:rPr>
        <w:t>serotype</w:t>
      </w:r>
      <w:r w:rsidR="0010446D" w:rsidRPr="00FE4617">
        <w:rPr>
          <w:rFonts w:ascii="Times New Roman" w:hAnsi="Times New Roman" w:cs="Times New Roman"/>
          <w:sz w:val="24"/>
          <w:szCs w:val="24"/>
        </w:rPr>
        <w:t>, DENV-4 in the country</w:t>
      </w:r>
      <w:r w:rsidR="00A37E80" w:rsidRPr="00FE461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"/>
          <w:id w:val="839043751"/>
          <w:placeholder>
            <w:docPart w:val="DefaultPlaceholder_-1854013440"/>
          </w:placeholder>
        </w:sdtPr>
        <w:sdtContent>
          <w:r w:rsidR="00B4437F" w:rsidRPr="00B4437F">
            <w:rPr>
              <w:rFonts w:ascii="Times New Roman" w:hAnsi="Times New Roman" w:cs="Times New Roman"/>
              <w:color w:val="000000"/>
              <w:sz w:val="24"/>
              <w:szCs w:val="24"/>
            </w:rPr>
            <w:t>(Haider, Hasan, Khalil, et al. 2023)</w:t>
          </w:r>
        </w:sdtContent>
      </w:sdt>
      <w:r w:rsidR="0010446D" w:rsidRPr="00FE4617">
        <w:rPr>
          <w:rFonts w:ascii="Times New Roman" w:hAnsi="Times New Roman" w:cs="Times New Roman"/>
          <w:sz w:val="24"/>
          <w:szCs w:val="24"/>
        </w:rPr>
        <w:t xml:space="preserve">. </w:t>
      </w:r>
      <w:r w:rsidR="004417BF" w:rsidRPr="00FE4617">
        <w:rPr>
          <w:rFonts w:ascii="Times New Roman" w:hAnsi="Times New Roman" w:cs="Times New Roman"/>
          <w:sz w:val="24"/>
          <w:szCs w:val="24"/>
        </w:rPr>
        <w:t xml:space="preserve">The </w:t>
      </w:r>
      <w:r w:rsidR="00EA76F7">
        <w:rPr>
          <w:rFonts w:ascii="Times New Roman" w:hAnsi="Times New Roman" w:cs="Times New Roman"/>
          <w:sz w:val="24"/>
          <w:szCs w:val="24"/>
        </w:rPr>
        <w:t>occurrence</w:t>
      </w:r>
      <w:r w:rsidR="00EA76F7" w:rsidRPr="00FE4617">
        <w:rPr>
          <w:rFonts w:ascii="Times New Roman" w:hAnsi="Times New Roman" w:cs="Times New Roman"/>
          <w:sz w:val="24"/>
          <w:szCs w:val="24"/>
        </w:rPr>
        <w:t xml:space="preserve"> </w:t>
      </w:r>
      <w:r w:rsidR="00FC0FC1" w:rsidRPr="00FE4617">
        <w:rPr>
          <w:rFonts w:ascii="Times New Roman" w:hAnsi="Times New Roman" w:cs="Times New Roman"/>
          <w:sz w:val="24"/>
          <w:szCs w:val="24"/>
        </w:rPr>
        <w:t xml:space="preserve">of </w:t>
      </w:r>
      <w:r w:rsidR="004417BF" w:rsidRPr="00FE4617">
        <w:rPr>
          <w:rFonts w:ascii="Times New Roman" w:hAnsi="Times New Roman" w:cs="Times New Roman"/>
          <w:sz w:val="24"/>
          <w:szCs w:val="24"/>
        </w:rPr>
        <w:t xml:space="preserve">a </w:t>
      </w:r>
      <w:r w:rsidR="00FC0FC1" w:rsidRPr="00FE4617">
        <w:rPr>
          <w:rFonts w:ascii="Times New Roman" w:hAnsi="Times New Roman" w:cs="Times New Roman"/>
          <w:sz w:val="24"/>
          <w:szCs w:val="24"/>
        </w:rPr>
        <w:t xml:space="preserve">new serotype </w:t>
      </w:r>
      <w:r w:rsidR="004417BF" w:rsidRPr="00FE4617">
        <w:rPr>
          <w:rFonts w:ascii="Times New Roman" w:hAnsi="Times New Roman" w:cs="Times New Roman"/>
          <w:sz w:val="24"/>
          <w:szCs w:val="24"/>
        </w:rPr>
        <w:t>exposed</w:t>
      </w:r>
      <w:r w:rsidR="00FC0FC1" w:rsidRPr="00FE4617">
        <w:rPr>
          <w:rFonts w:ascii="Times New Roman" w:hAnsi="Times New Roman" w:cs="Times New Roman"/>
          <w:sz w:val="24"/>
          <w:szCs w:val="24"/>
        </w:rPr>
        <w:t xml:space="preserve"> a large naïve population in a </w:t>
      </w:r>
      <w:r w:rsidR="00344C07" w:rsidRPr="00FE4617">
        <w:rPr>
          <w:rFonts w:ascii="Times New Roman" w:hAnsi="Times New Roman" w:cs="Times New Roman"/>
          <w:sz w:val="24"/>
          <w:szCs w:val="24"/>
        </w:rPr>
        <w:t>densely</w:t>
      </w:r>
      <w:r w:rsidR="004417BF" w:rsidRPr="00FE4617">
        <w:rPr>
          <w:rFonts w:ascii="Times New Roman" w:hAnsi="Times New Roman" w:cs="Times New Roman"/>
          <w:sz w:val="24"/>
          <w:szCs w:val="24"/>
        </w:rPr>
        <w:t xml:space="preserve"> populated country</w:t>
      </w:r>
      <w:r w:rsidR="00B276AB" w:rsidRPr="00FE4617">
        <w:rPr>
          <w:rFonts w:ascii="Times New Roman" w:hAnsi="Times New Roman" w:cs="Times New Roman"/>
          <w:sz w:val="24"/>
          <w:szCs w:val="24"/>
        </w:rPr>
        <w:t xml:space="preserve"> like </w:t>
      </w:r>
      <w:r w:rsidR="000F7D14" w:rsidRPr="00FE4617">
        <w:rPr>
          <w:rFonts w:ascii="Times New Roman" w:hAnsi="Times New Roman" w:cs="Times New Roman"/>
          <w:sz w:val="24"/>
          <w:szCs w:val="24"/>
        </w:rPr>
        <w:t>Bangladesh</w:t>
      </w:r>
      <w:r w:rsidR="00B276AB" w:rsidRPr="00FE4617">
        <w:rPr>
          <w:rFonts w:ascii="Times New Roman" w:hAnsi="Times New Roman" w:cs="Times New Roman"/>
          <w:sz w:val="24"/>
          <w:szCs w:val="24"/>
        </w:rPr>
        <w:t>.</w:t>
      </w:r>
      <w:r w:rsidR="00B47001" w:rsidRPr="00FE4617">
        <w:rPr>
          <w:rFonts w:ascii="Times New Roman" w:hAnsi="Times New Roman" w:cs="Times New Roman"/>
          <w:sz w:val="24"/>
          <w:szCs w:val="24"/>
        </w:rPr>
        <w:t xml:space="preserve"> </w:t>
      </w:r>
      <w:r w:rsidR="00814174" w:rsidRPr="00FE4617">
        <w:rPr>
          <w:rFonts w:ascii="Times New Roman" w:hAnsi="Times New Roman" w:cs="Times New Roman"/>
          <w:sz w:val="24"/>
          <w:szCs w:val="24"/>
        </w:rPr>
        <w:t xml:space="preserve">A large proportion of the population is already infected </w:t>
      </w:r>
      <w:r w:rsidR="00C534B8" w:rsidRPr="00FE4617">
        <w:rPr>
          <w:rFonts w:ascii="Times New Roman" w:hAnsi="Times New Roman" w:cs="Times New Roman"/>
          <w:sz w:val="24"/>
          <w:szCs w:val="24"/>
        </w:rPr>
        <w:t xml:space="preserve">with one of the </w:t>
      </w:r>
      <w:r w:rsidR="00D772EF" w:rsidRPr="00FE4617">
        <w:rPr>
          <w:rFonts w:ascii="Times New Roman" w:hAnsi="Times New Roman" w:cs="Times New Roman"/>
          <w:sz w:val="24"/>
          <w:szCs w:val="24"/>
        </w:rPr>
        <w:t>serotypes</w:t>
      </w:r>
      <w:r w:rsidR="00C534B8" w:rsidRPr="00FE4617">
        <w:rPr>
          <w:rFonts w:ascii="Times New Roman" w:hAnsi="Times New Roman" w:cs="Times New Roman"/>
          <w:sz w:val="24"/>
          <w:szCs w:val="24"/>
        </w:rPr>
        <w:t xml:space="preserve"> of DENV</w:t>
      </w:r>
      <w:r w:rsidR="00964AA1" w:rsidRPr="00FE4617">
        <w:rPr>
          <w:rFonts w:ascii="Times New Roman" w:hAnsi="Times New Roman" w:cs="Times New Roman"/>
          <w:sz w:val="24"/>
          <w:szCs w:val="24"/>
        </w:rPr>
        <w:t xml:space="preserve"> </w:t>
      </w:r>
      <w:r w:rsidR="00811341" w:rsidRPr="00FE4617">
        <w:rPr>
          <w:rFonts w:ascii="Times New Roman" w:hAnsi="Times New Roman" w:cs="Times New Roman"/>
          <w:sz w:val="24"/>
          <w:szCs w:val="24"/>
        </w:rPr>
        <w:t xml:space="preserve">with more than 80% </w:t>
      </w:r>
      <w:r w:rsidR="0084466D" w:rsidRPr="00FE4617">
        <w:rPr>
          <w:rFonts w:ascii="Times New Roman" w:hAnsi="Times New Roman" w:cs="Times New Roman"/>
          <w:sz w:val="24"/>
          <w:szCs w:val="24"/>
        </w:rPr>
        <w:t xml:space="preserve">of </w:t>
      </w:r>
      <w:r w:rsidR="00811341" w:rsidRPr="00FE4617">
        <w:rPr>
          <w:rFonts w:ascii="Times New Roman" w:hAnsi="Times New Roman" w:cs="Times New Roman"/>
          <w:sz w:val="24"/>
          <w:szCs w:val="24"/>
        </w:rPr>
        <w:t xml:space="preserve">people living in Dhaka </w:t>
      </w:r>
      <w:r w:rsidR="0084466D" w:rsidRPr="00FE4617">
        <w:rPr>
          <w:rFonts w:ascii="Times New Roman" w:hAnsi="Times New Roman" w:cs="Times New Roman"/>
          <w:sz w:val="24"/>
          <w:szCs w:val="24"/>
        </w:rPr>
        <w:t xml:space="preserve">having antibodies against DENV </w:t>
      </w:r>
      <w:sdt>
        <w:sdtPr>
          <w:rPr>
            <w:rFonts w:ascii="Times New Roman" w:hAnsi="Times New Roman" w:cs="Times New Roman"/>
            <w:color w:val="000000"/>
            <w:sz w:val="24"/>
            <w:szCs w:val="24"/>
          </w:rPr>
          <w:tag w:val="MENDELEY_CITATION_v3_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"/>
          <w:id w:val="-1045299877"/>
          <w:placeholder>
            <w:docPart w:val="DefaultPlaceholder_-1854013440"/>
          </w:placeholder>
        </w:sdtPr>
        <w:sdtContent>
          <w:r w:rsidR="00B4437F" w:rsidRPr="00B4437F">
            <w:rPr>
              <w:rFonts w:ascii="Times New Roman" w:hAnsi="Times New Roman" w:cs="Times New Roman"/>
              <w:color w:val="000000"/>
              <w:sz w:val="24"/>
              <w:szCs w:val="24"/>
            </w:rPr>
            <w:t>(Salje et al. 2016)</w:t>
          </w:r>
        </w:sdtContent>
      </w:sdt>
      <w:r w:rsidR="00C534B8" w:rsidRPr="00FE4617">
        <w:rPr>
          <w:rFonts w:ascii="Times New Roman" w:hAnsi="Times New Roman" w:cs="Times New Roman"/>
          <w:sz w:val="24"/>
          <w:szCs w:val="24"/>
        </w:rPr>
        <w:t xml:space="preserve">. </w:t>
      </w:r>
      <w:r w:rsidR="00D772EF" w:rsidRPr="00FE4617">
        <w:rPr>
          <w:rFonts w:ascii="Times New Roman" w:hAnsi="Times New Roman" w:cs="Times New Roman"/>
          <w:sz w:val="24"/>
          <w:szCs w:val="24"/>
        </w:rPr>
        <w:t>Thus,</w:t>
      </w:r>
      <w:r w:rsidR="00A475F4" w:rsidRPr="00FE4617">
        <w:rPr>
          <w:rFonts w:ascii="Times New Roman" w:hAnsi="Times New Roman" w:cs="Times New Roman"/>
          <w:sz w:val="24"/>
          <w:szCs w:val="24"/>
        </w:rPr>
        <w:t xml:space="preserve"> any subsequent infections raise the risk of developing severe </w:t>
      </w:r>
      <w:r w:rsidR="006C4511" w:rsidRPr="00FE4617">
        <w:rPr>
          <w:rFonts w:ascii="Times New Roman" w:hAnsi="Times New Roman" w:cs="Times New Roman"/>
          <w:sz w:val="24"/>
          <w:szCs w:val="24"/>
        </w:rPr>
        <w:t>dengue through antibody-dependent enhancement (ADE)</w:t>
      </w:r>
      <w:r w:rsidR="00284A85" w:rsidRPr="00FE461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"/>
          <w:id w:val="1717008307"/>
          <w:placeholder>
            <w:docPart w:val="DefaultPlaceholder_-1854013440"/>
          </w:placeholder>
        </w:sdtPr>
        <w:sdtContent>
          <w:r w:rsidR="00B4437F" w:rsidRPr="00B4437F">
            <w:rPr>
              <w:rFonts w:ascii="Times New Roman" w:hAnsi="Times New Roman" w:cs="Times New Roman"/>
              <w:color w:val="000000"/>
              <w:sz w:val="24"/>
              <w:szCs w:val="24"/>
            </w:rPr>
            <w:t>(Teo et al. 2023)</w:t>
          </w:r>
        </w:sdtContent>
      </w:sdt>
      <w:r w:rsidR="006C4511" w:rsidRPr="00FE4617">
        <w:rPr>
          <w:rFonts w:ascii="Times New Roman" w:hAnsi="Times New Roman" w:cs="Times New Roman"/>
          <w:sz w:val="24"/>
          <w:szCs w:val="24"/>
        </w:rPr>
        <w:t>.</w:t>
      </w:r>
      <w:r w:rsidR="002251E9" w:rsidRPr="00FE4617">
        <w:rPr>
          <w:rFonts w:ascii="Times New Roman" w:hAnsi="Times New Roman" w:cs="Times New Roman"/>
          <w:sz w:val="24"/>
          <w:szCs w:val="24"/>
        </w:rPr>
        <w:t xml:space="preserve"> The deaths of </w:t>
      </w:r>
      <w:r w:rsidR="00D772EF" w:rsidRPr="00FE4617">
        <w:rPr>
          <w:rFonts w:ascii="Times New Roman" w:hAnsi="Times New Roman" w:cs="Times New Roman"/>
          <w:sz w:val="24"/>
          <w:szCs w:val="24"/>
        </w:rPr>
        <w:t>many</w:t>
      </w:r>
      <w:r w:rsidR="002251E9" w:rsidRPr="00FE4617">
        <w:rPr>
          <w:rFonts w:ascii="Times New Roman" w:hAnsi="Times New Roman" w:cs="Times New Roman"/>
          <w:sz w:val="24"/>
          <w:szCs w:val="24"/>
        </w:rPr>
        <w:t xml:space="preserve"> people in the year 2022 when </w:t>
      </w:r>
      <w:r w:rsidR="000B6242" w:rsidRPr="00FE4617">
        <w:rPr>
          <w:rFonts w:ascii="Times New Roman" w:hAnsi="Times New Roman" w:cs="Times New Roman"/>
          <w:sz w:val="24"/>
          <w:szCs w:val="24"/>
        </w:rPr>
        <w:t xml:space="preserve">the </w:t>
      </w:r>
      <w:r w:rsidR="002251E9" w:rsidRPr="00FE4617">
        <w:rPr>
          <w:rFonts w:ascii="Times New Roman" w:hAnsi="Times New Roman" w:cs="Times New Roman"/>
          <w:sz w:val="24"/>
          <w:szCs w:val="24"/>
        </w:rPr>
        <w:t>new serotype DENV-4 was introduced</w:t>
      </w:r>
      <w:r w:rsidR="001A666B">
        <w:rPr>
          <w:rFonts w:ascii="Times New Roman" w:hAnsi="Times New Roman" w:cs="Times New Roman"/>
          <w:sz w:val="24"/>
          <w:szCs w:val="24"/>
        </w:rPr>
        <w:t xml:space="preserve"> </w:t>
      </w:r>
      <w:r w:rsidR="00F272DD" w:rsidRPr="00FE4617">
        <w:rPr>
          <w:rFonts w:ascii="Times New Roman" w:hAnsi="Times New Roman" w:cs="Times New Roman"/>
          <w:sz w:val="24"/>
          <w:szCs w:val="24"/>
        </w:rPr>
        <w:t>were</w:t>
      </w:r>
      <w:r w:rsidR="00296786" w:rsidRPr="00FE4617">
        <w:rPr>
          <w:rFonts w:ascii="Times New Roman" w:hAnsi="Times New Roman" w:cs="Times New Roman"/>
          <w:sz w:val="24"/>
          <w:szCs w:val="24"/>
        </w:rPr>
        <w:t xml:space="preserve"> probably associated with secondary dengue infection. </w:t>
      </w:r>
      <w:r w:rsidR="00FE30CA" w:rsidRPr="00FE4617">
        <w:rPr>
          <w:rFonts w:ascii="Times New Roman" w:hAnsi="Times New Roman" w:cs="Times New Roman"/>
          <w:sz w:val="24"/>
          <w:szCs w:val="24"/>
        </w:rPr>
        <w:t xml:space="preserve"> </w:t>
      </w:r>
      <w:r w:rsidR="002251E9" w:rsidRPr="00FE4617">
        <w:rPr>
          <w:rFonts w:ascii="Times New Roman" w:hAnsi="Times New Roman" w:cs="Times New Roman"/>
          <w:sz w:val="24"/>
          <w:szCs w:val="24"/>
        </w:rPr>
        <w:t xml:space="preserve"> </w:t>
      </w:r>
    </w:p>
    <w:p w14:paraId="66012366" w14:textId="77777777" w:rsidR="0063642F" w:rsidRPr="00FE4617" w:rsidRDefault="0063642F">
      <w:pPr>
        <w:spacing w:after="0" w:line="360" w:lineRule="auto"/>
        <w:ind w:left="284" w:right="-279"/>
        <w:rPr>
          <w:rFonts w:ascii="Times New Roman" w:hAnsi="Times New Roman" w:cs="Times New Roman"/>
          <w:sz w:val="24"/>
          <w:szCs w:val="24"/>
        </w:rPr>
        <w:pPrChange w:id="634" w:author="Zumla, Ali" w:date="2023-07-08T09:15:00Z">
          <w:pPr>
            <w:spacing w:after="0" w:line="360" w:lineRule="auto"/>
          </w:pPr>
        </w:pPrChange>
      </w:pPr>
    </w:p>
    <w:p w14:paraId="073ADDB6" w14:textId="51DF7018" w:rsidR="00CF68B5" w:rsidRPr="00FE4617" w:rsidRDefault="0049388D">
      <w:pPr>
        <w:spacing w:after="0" w:line="360" w:lineRule="auto"/>
        <w:ind w:left="284" w:right="-279"/>
        <w:rPr>
          <w:rFonts w:ascii="Times New Roman" w:hAnsi="Times New Roman" w:cs="Times New Roman"/>
          <w:sz w:val="24"/>
          <w:szCs w:val="24"/>
        </w:rPr>
        <w:pPrChange w:id="635" w:author="Zumla, Ali" w:date="2023-07-08T09:15:00Z">
          <w:pPr>
            <w:spacing w:after="0" w:line="360" w:lineRule="auto"/>
          </w:pPr>
        </w:pPrChange>
      </w:pPr>
      <w:r w:rsidRPr="00FE4617">
        <w:rPr>
          <w:rFonts w:ascii="Times New Roman" w:hAnsi="Times New Roman" w:cs="Times New Roman"/>
          <w:sz w:val="24"/>
          <w:szCs w:val="24"/>
        </w:rPr>
        <w:t>Bangladesh’s</w:t>
      </w:r>
      <w:r w:rsidR="00843780" w:rsidRPr="00FE4617">
        <w:rPr>
          <w:rFonts w:ascii="Times New Roman" w:hAnsi="Times New Roman" w:cs="Times New Roman"/>
          <w:sz w:val="24"/>
          <w:szCs w:val="24"/>
        </w:rPr>
        <w:t xml:space="preserve"> dengue </w:t>
      </w:r>
      <w:r w:rsidR="00CD6972" w:rsidRPr="00FE4617">
        <w:rPr>
          <w:rFonts w:ascii="Times New Roman" w:hAnsi="Times New Roman" w:cs="Times New Roman"/>
          <w:sz w:val="24"/>
          <w:szCs w:val="24"/>
        </w:rPr>
        <w:t>season is characterized by hot</w:t>
      </w:r>
      <w:r w:rsidR="00230F3E">
        <w:rPr>
          <w:rFonts w:ascii="Times New Roman" w:hAnsi="Times New Roman" w:cs="Times New Roman"/>
          <w:sz w:val="24"/>
          <w:szCs w:val="24"/>
        </w:rPr>
        <w:t xml:space="preserve"> and wet</w:t>
      </w:r>
      <w:r w:rsidR="00CD6972" w:rsidRPr="00FE4617">
        <w:rPr>
          <w:rFonts w:ascii="Times New Roman" w:hAnsi="Times New Roman" w:cs="Times New Roman"/>
          <w:sz w:val="24"/>
          <w:szCs w:val="24"/>
        </w:rPr>
        <w:t xml:space="preserve"> </w:t>
      </w:r>
      <w:r w:rsidR="000A724E" w:rsidRPr="00FE4617">
        <w:rPr>
          <w:rFonts w:ascii="Times New Roman" w:hAnsi="Times New Roman" w:cs="Times New Roman"/>
          <w:sz w:val="24"/>
          <w:szCs w:val="24"/>
        </w:rPr>
        <w:t>periods</w:t>
      </w:r>
      <w:r w:rsidR="00CD6972" w:rsidRPr="00FE4617">
        <w:rPr>
          <w:rFonts w:ascii="Times New Roman" w:hAnsi="Times New Roman" w:cs="Times New Roman"/>
          <w:sz w:val="24"/>
          <w:szCs w:val="24"/>
        </w:rPr>
        <w:t xml:space="preserve"> </w:t>
      </w:r>
      <w:r w:rsidR="00846CDF" w:rsidRPr="00FE4617">
        <w:rPr>
          <w:rFonts w:ascii="Times New Roman" w:hAnsi="Times New Roman" w:cs="Times New Roman"/>
          <w:sz w:val="24"/>
          <w:szCs w:val="24"/>
        </w:rPr>
        <w:t>running</w:t>
      </w:r>
      <w:r w:rsidR="00CD6972" w:rsidRPr="00FE4617">
        <w:rPr>
          <w:rFonts w:ascii="Times New Roman" w:hAnsi="Times New Roman" w:cs="Times New Roman"/>
          <w:sz w:val="24"/>
          <w:szCs w:val="24"/>
        </w:rPr>
        <w:t xml:space="preserve"> </w:t>
      </w:r>
      <w:r w:rsidR="008C0317" w:rsidRPr="00FE4617">
        <w:rPr>
          <w:rFonts w:ascii="Times New Roman" w:hAnsi="Times New Roman" w:cs="Times New Roman"/>
          <w:sz w:val="24"/>
          <w:szCs w:val="24"/>
        </w:rPr>
        <w:t xml:space="preserve">between June to August. </w:t>
      </w:r>
      <w:r w:rsidRPr="00FE4617">
        <w:rPr>
          <w:rFonts w:ascii="Times New Roman" w:hAnsi="Times New Roman" w:cs="Times New Roman"/>
          <w:sz w:val="24"/>
          <w:szCs w:val="24"/>
        </w:rPr>
        <w:t xml:space="preserve">This is the period with </w:t>
      </w:r>
      <w:r w:rsidR="005D28D8" w:rsidRPr="00FE4617">
        <w:rPr>
          <w:rFonts w:ascii="Times New Roman" w:hAnsi="Times New Roman" w:cs="Times New Roman"/>
          <w:sz w:val="24"/>
          <w:szCs w:val="24"/>
        </w:rPr>
        <w:t xml:space="preserve">the </w:t>
      </w:r>
      <w:r w:rsidRPr="00FE4617">
        <w:rPr>
          <w:rFonts w:ascii="Times New Roman" w:hAnsi="Times New Roman" w:cs="Times New Roman"/>
          <w:sz w:val="24"/>
          <w:szCs w:val="24"/>
        </w:rPr>
        <w:t xml:space="preserve">highest amount </w:t>
      </w:r>
      <w:r w:rsidR="005D28D8" w:rsidRPr="00FE4617">
        <w:rPr>
          <w:rFonts w:ascii="Times New Roman" w:hAnsi="Times New Roman" w:cs="Times New Roman"/>
          <w:sz w:val="24"/>
          <w:szCs w:val="24"/>
        </w:rPr>
        <w:t xml:space="preserve">of </w:t>
      </w:r>
      <w:r w:rsidRPr="00FE4617">
        <w:rPr>
          <w:rFonts w:ascii="Times New Roman" w:hAnsi="Times New Roman" w:cs="Times New Roman"/>
          <w:sz w:val="24"/>
          <w:szCs w:val="24"/>
        </w:rPr>
        <w:t>rainfall in the country</w:t>
      </w:r>
      <w:r w:rsidR="00FD4C64" w:rsidRPr="00FE4617">
        <w:rPr>
          <w:rFonts w:ascii="Times New Roman" w:hAnsi="Times New Roman" w:cs="Times New Roman"/>
          <w:sz w:val="24"/>
          <w:szCs w:val="24"/>
        </w:rPr>
        <w:t xml:space="preserve"> </w:t>
      </w:r>
      <w:r w:rsidR="005D28D8" w:rsidRPr="00FE4617">
        <w:rPr>
          <w:rFonts w:ascii="Times New Roman" w:hAnsi="Times New Roman" w:cs="Times New Roman"/>
          <w:sz w:val="24"/>
          <w:szCs w:val="24"/>
        </w:rPr>
        <w:t>facilitating Aedes mosquito breeding in the country</w:t>
      </w:r>
      <w:ins w:id="636" w:author="ASADUZZAMAN Md" w:date="2023-07-05T06:19:00Z">
        <w:r w:rsidR="002E585B">
          <w:rPr>
            <w:rFonts w:ascii="Times New Roman" w:hAnsi="Times New Roman" w:cs="Times New Roman"/>
            <w:sz w:val="24"/>
            <w:szCs w:val="24"/>
          </w:rPr>
          <w:t xml:space="preserve"> </w:t>
        </w:r>
      </w:ins>
      <w:sdt>
        <w:sdtPr>
          <w:rPr>
            <w:rFonts w:ascii="Times New Roman" w:hAnsi="Times New Roman" w:cs="Times New Roman"/>
            <w:color w:val="000000"/>
            <w:sz w:val="24"/>
            <w:szCs w:val="24"/>
          </w:rPr>
          <w:tag w:val="MENDELEY_CITATION_v3_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"/>
          <w:id w:val="736985223"/>
          <w:placeholder>
            <w:docPart w:val="DefaultPlaceholder_-1854013440"/>
          </w:placeholder>
        </w:sdtPr>
        <w:sdtContent>
          <w:r w:rsidR="00B4437F" w:rsidRPr="00B4437F">
            <w:rPr>
              <w:rFonts w:ascii="Times New Roman" w:hAnsi="Times New Roman" w:cs="Times New Roman"/>
              <w:color w:val="000000"/>
              <w:sz w:val="24"/>
              <w:szCs w:val="24"/>
            </w:rPr>
            <w:t>(Haider, Hasan, Khalil, et al. 2023)</w:t>
          </w:r>
        </w:sdtContent>
      </w:sdt>
      <w:r w:rsidR="005D28D8" w:rsidRPr="00FE4617">
        <w:rPr>
          <w:rFonts w:ascii="Times New Roman" w:hAnsi="Times New Roman" w:cs="Times New Roman"/>
          <w:sz w:val="24"/>
          <w:szCs w:val="24"/>
        </w:rPr>
        <w:t xml:space="preserve">. </w:t>
      </w:r>
      <w:r w:rsidR="006760B8" w:rsidRPr="00FE4617">
        <w:rPr>
          <w:rFonts w:ascii="Times New Roman" w:hAnsi="Times New Roman" w:cs="Times New Roman"/>
          <w:sz w:val="24"/>
          <w:szCs w:val="24"/>
        </w:rPr>
        <w:t xml:space="preserve">The monthly </w:t>
      </w:r>
      <w:r w:rsidR="001628DF">
        <w:rPr>
          <w:rFonts w:ascii="Times New Roman" w:hAnsi="Times New Roman" w:cs="Times New Roman"/>
          <w:sz w:val="24"/>
          <w:szCs w:val="24"/>
        </w:rPr>
        <w:t xml:space="preserve">mean </w:t>
      </w:r>
      <w:r w:rsidR="006760B8" w:rsidRPr="00FE4617">
        <w:rPr>
          <w:rFonts w:ascii="Times New Roman" w:hAnsi="Times New Roman" w:cs="Times New Roman"/>
          <w:sz w:val="24"/>
          <w:szCs w:val="24"/>
        </w:rPr>
        <w:t xml:space="preserve">growth factor above 1 for April – June for </w:t>
      </w:r>
      <w:r w:rsidR="002A65D7">
        <w:rPr>
          <w:rFonts w:ascii="Times New Roman" w:hAnsi="Times New Roman" w:cs="Times New Roman"/>
          <w:sz w:val="24"/>
          <w:szCs w:val="24"/>
        </w:rPr>
        <w:t>2</w:t>
      </w:r>
      <w:r w:rsidR="00B515B7">
        <w:rPr>
          <w:rFonts w:ascii="Times New Roman" w:hAnsi="Times New Roman" w:cs="Times New Roman"/>
          <w:sz w:val="24"/>
          <w:szCs w:val="24"/>
        </w:rPr>
        <w:t>3</w:t>
      </w:r>
      <w:r w:rsidR="002A65D7">
        <w:rPr>
          <w:rFonts w:ascii="Times New Roman" w:hAnsi="Times New Roman" w:cs="Times New Roman"/>
          <w:sz w:val="24"/>
          <w:szCs w:val="24"/>
        </w:rPr>
        <w:t xml:space="preserve"> years</w:t>
      </w:r>
      <w:r w:rsidR="006760B8" w:rsidRPr="00FE4617">
        <w:rPr>
          <w:rFonts w:ascii="Times New Roman" w:hAnsi="Times New Roman" w:cs="Times New Roman"/>
          <w:sz w:val="24"/>
          <w:szCs w:val="24"/>
        </w:rPr>
        <w:t xml:space="preserve"> </w:t>
      </w:r>
      <w:r w:rsidR="004102C9" w:rsidRPr="00FE4617">
        <w:rPr>
          <w:rFonts w:ascii="Times New Roman" w:hAnsi="Times New Roman" w:cs="Times New Roman"/>
          <w:sz w:val="24"/>
          <w:szCs w:val="24"/>
        </w:rPr>
        <w:t>indicates</w:t>
      </w:r>
      <w:r w:rsidR="0098039F" w:rsidRPr="00FE4617">
        <w:rPr>
          <w:rFonts w:ascii="Times New Roman" w:hAnsi="Times New Roman" w:cs="Times New Roman"/>
          <w:sz w:val="24"/>
          <w:szCs w:val="24"/>
        </w:rPr>
        <w:t xml:space="preserve"> that </w:t>
      </w:r>
      <w:r w:rsidR="00020D6C" w:rsidRPr="00FE4617">
        <w:rPr>
          <w:rFonts w:ascii="Times New Roman" w:hAnsi="Times New Roman" w:cs="Times New Roman"/>
          <w:sz w:val="24"/>
          <w:szCs w:val="24"/>
        </w:rPr>
        <w:t xml:space="preserve">for </w:t>
      </w:r>
      <w:r w:rsidR="0098039F" w:rsidRPr="00FE4617">
        <w:rPr>
          <w:rFonts w:ascii="Times New Roman" w:hAnsi="Times New Roman" w:cs="Times New Roman"/>
          <w:sz w:val="24"/>
          <w:szCs w:val="24"/>
        </w:rPr>
        <w:t xml:space="preserve">dengue </w:t>
      </w:r>
      <w:r w:rsidR="004102C9" w:rsidRPr="00FE4617">
        <w:rPr>
          <w:rFonts w:ascii="Times New Roman" w:hAnsi="Times New Roman" w:cs="Times New Roman"/>
          <w:sz w:val="24"/>
          <w:szCs w:val="24"/>
        </w:rPr>
        <w:t xml:space="preserve">cases </w:t>
      </w:r>
      <w:r w:rsidR="00625485" w:rsidRPr="00FE4617">
        <w:rPr>
          <w:rFonts w:ascii="Times New Roman" w:hAnsi="Times New Roman" w:cs="Times New Roman"/>
          <w:sz w:val="24"/>
          <w:szCs w:val="24"/>
        </w:rPr>
        <w:t>for each</w:t>
      </w:r>
      <w:r w:rsidR="00ED4B44" w:rsidRPr="00FE4617">
        <w:rPr>
          <w:rFonts w:ascii="Times New Roman" w:hAnsi="Times New Roman" w:cs="Times New Roman"/>
          <w:sz w:val="24"/>
          <w:szCs w:val="24"/>
        </w:rPr>
        <w:t xml:space="preserve"> subsequent month</w:t>
      </w:r>
      <w:r w:rsidR="00020D6C" w:rsidRPr="00FE4617">
        <w:rPr>
          <w:rFonts w:ascii="Times New Roman" w:hAnsi="Times New Roman" w:cs="Times New Roman"/>
          <w:sz w:val="24"/>
          <w:szCs w:val="24"/>
        </w:rPr>
        <w:t>,</w:t>
      </w:r>
      <w:r w:rsidR="00ED4B44" w:rsidRPr="00FE4617">
        <w:rPr>
          <w:rFonts w:ascii="Times New Roman" w:hAnsi="Times New Roman" w:cs="Times New Roman"/>
          <w:sz w:val="24"/>
          <w:szCs w:val="24"/>
        </w:rPr>
        <w:t xml:space="preserve"> the cases will surpass the </w:t>
      </w:r>
      <w:r w:rsidR="0026073E" w:rsidRPr="00FE4617">
        <w:rPr>
          <w:rFonts w:ascii="Times New Roman" w:hAnsi="Times New Roman" w:cs="Times New Roman"/>
          <w:sz w:val="24"/>
          <w:szCs w:val="24"/>
        </w:rPr>
        <w:t xml:space="preserve">number of cases </w:t>
      </w:r>
      <w:r w:rsidR="008673F4" w:rsidRPr="00FE4617">
        <w:rPr>
          <w:rFonts w:ascii="Times New Roman" w:hAnsi="Times New Roman" w:cs="Times New Roman"/>
          <w:sz w:val="24"/>
          <w:szCs w:val="24"/>
        </w:rPr>
        <w:t xml:space="preserve">of </w:t>
      </w:r>
      <w:r w:rsidR="0026073E" w:rsidRPr="00FE4617">
        <w:rPr>
          <w:rFonts w:ascii="Times New Roman" w:hAnsi="Times New Roman" w:cs="Times New Roman"/>
          <w:sz w:val="24"/>
          <w:szCs w:val="24"/>
        </w:rPr>
        <w:t>the</w:t>
      </w:r>
      <w:r w:rsidR="008673F4" w:rsidRPr="00FE4617">
        <w:rPr>
          <w:rFonts w:ascii="Times New Roman" w:hAnsi="Times New Roman" w:cs="Times New Roman"/>
          <w:sz w:val="24"/>
          <w:szCs w:val="24"/>
        </w:rPr>
        <w:t xml:space="preserve"> current month</w:t>
      </w:r>
      <w:r w:rsidR="00F32D98">
        <w:rPr>
          <w:rFonts w:ascii="Times New Roman" w:hAnsi="Times New Roman" w:cs="Times New Roman"/>
          <w:sz w:val="24"/>
          <w:szCs w:val="24"/>
        </w:rPr>
        <w:t xml:space="preserve"> as the growth factor is more than 1</w:t>
      </w:r>
      <w:r w:rsidR="008673F4" w:rsidRPr="00FE4617">
        <w:rPr>
          <w:rFonts w:ascii="Times New Roman" w:hAnsi="Times New Roman" w:cs="Times New Roman"/>
          <w:sz w:val="24"/>
          <w:szCs w:val="24"/>
        </w:rPr>
        <w:t xml:space="preserve">. </w:t>
      </w:r>
      <w:r w:rsidR="004738FC" w:rsidRPr="00FE4617">
        <w:rPr>
          <w:rFonts w:ascii="Times New Roman" w:hAnsi="Times New Roman" w:cs="Times New Roman"/>
          <w:sz w:val="24"/>
          <w:szCs w:val="24"/>
        </w:rPr>
        <w:t xml:space="preserve">However, the highest number of cases </w:t>
      </w:r>
      <w:r w:rsidR="00B53869">
        <w:rPr>
          <w:rFonts w:ascii="Times New Roman" w:hAnsi="Times New Roman" w:cs="Times New Roman"/>
          <w:sz w:val="24"/>
          <w:szCs w:val="24"/>
        </w:rPr>
        <w:t>is</w:t>
      </w:r>
      <w:r w:rsidR="004738FC" w:rsidRPr="00FE4617">
        <w:rPr>
          <w:rFonts w:ascii="Times New Roman" w:hAnsi="Times New Roman" w:cs="Times New Roman"/>
          <w:sz w:val="24"/>
          <w:szCs w:val="24"/>
        </w:rPr>
        <w:t xml:space="preserve"> reported </w:t>
      </w:r>
      <w:r w:rsidR="003D605D" w:rsidRPr="00FE4617">
        <w:rPr>
          <w:rFonts w:ascii="Times New Roman" w:hAnsi="Times New Roman" w:cs="Times New Roman"/>
          <w:sz w:val="24"/>
          <w:szCs w:val="24"/>
        </w:rPr>
        <w:t>in the month of August</w:t>
      </w:r>
      <w:r w:rsidR="00EE2298" w:rsidRPr="00FE4617">
        <w:rPr>
          <w:rFonts w:ascii="Times New Roman" w:hAnsi="Times New Roman" w:cs="Times New Roman"/>
          <w:sz w:val="24"/>
          <w:szCs w:val="24"/>
        </w:rPr>
        <w:t xml:space="preserve">, </w:t>
      </w:r>
      <w:r w:rsidR="001628DF">
        <w:rPr>
          <w:rFonts w:ascii="Times New Roman" w:hAnsi="Times New Roman" w:cs="Times New Roman"/>
          <w:sz w:val="24"/>
          <w:szCs w:val="24"/>
        </w:rPr>
        <w:t xml:space="preserve">one of the </w:t>
      </w:r>
      <w:r w:rsidR="00F75C10">
        <w:rPr>
          <w:rFonts w:ascii="Times New Roman" w:hAnsi="Times New Roman" w:cs="Times New Roman"/>
          <w:sz w:val="24"/>
          <w:szCs w:val="24"/>
        </w:rPr>
        <w:t xml:space="preserve">warm and </w:t>
      </w:r>
      <w:r w:rsidR="00EE2298" w:rsidRPr="00FE4617">
        <w:rPr>
          <w:rFonts w:ascii="Times New Roman" w:hAnsi="Times New Roman" w:cs="Times New Roman"/>
          <w:sz w:val="24"/>
          <w:szCs w:val="24"/>
        </w:rPr>
        <w:t>humid month</w:t>
      </w:r>
      <w:r w:rsidR="00F75C10">
        <w:rPr>
          <w:rFonts w:ascii="Times New Roman" w:hAnsi="Times New Roman" w:cs="Times New Roman"/>
          <w:sz w:val="24"/>
          <w:szCs w:val="24"/>
        </w:rPr>
        <w:t>s</w:t>
      </w:r>
      <w:r w:rsidR="00EE2298" w:rsidRPr="00FE4617">
        <w:rPr>
          <w:rFonts w:ascii="Times New Roman" w:hAnsi="Times New Roman" w:cs="Times New Roman"/>
          <w:sz w:val="24"/>
          <w:szCs w:val="24"/>
        </w:rPr>
        <w:t xml:space="preserve"> in the country</w:t>
      </w:r>
      <w:r w:rsidR="00C778EF">
        <w:rPr>
          <w:rFonts w:ascii="Times New Roman" w:hAnsi="Times New Roman" w:cs="Times New Roman"/>
          <w:sz w:val="24"/>
          <w:szCs w:val="24"/>
        </w:rPr>
        <w:t xml:space="preserve"> </w:t>
      </w:r>
      <w:r w:rsidR="00F629B4" w:rsidRPr="00E360FC">
        <w:rPr>
          <w:rFonts w:ascii="Times New Roman" w:hAnsi="Times New Roman" w:cs="Times New Roman"/>
          <w:color w:val="000000"/>
          <w:sz w:val="24"/>
          <w:szCs w:val="24"/>
          <w:highlight w:val="yellow"/>
          <w:rPrChange w:id="637" w:author="ASADUZZAMAN Md" w:date="2023-07-05T06:22:00Z">
            <w:rPr>
              <w:rFonts w:ascii="Times New Roman" w:hAnsi="Times New Roman" w:cs="Times New Roman"/>
              <w:color w:val="000000"/>
              <w:sz w:val="24"/>
              <w:szCs w:val="24"/>
            </w:rPr>
          </w:rPrChange>
        </w:rPr>
        <w:t>[25]</w:t>
      </w:r>
      <w:r w:rsidR="0094546A">
        <w:rPr>
          <w:rFonts w:ascii="Times New Roman" w:hAnsi="Times New Roman" w:cs="Times New Roman"/>
          <w:sz w:val="24"/>
          <w:szCs w:val="24"/>
        </w:rPr>
        <w:t xml:space="preserve">. </w:t>
      </w:r>
    </w:p>
    <w:p w14:paraId="60044883" w14:textId="77777777" w:rsidR="0094546A" w:rsidRDefault="0094546A">
      <w:pPr>
        <w:spacing w:after="0" w:line="360" w:lineRule="auto"/>
        <w:ind w:left="284" w:right="-279"/>
        <w:rPr>
          <w:rFonts w:ascii="Times New Roman" w:hAnsi="Times New Roman" w:cs="Times New Roman"/>
          <w:sz w:val="24"/>
          <w:szCs w:val="24"/>
        </w:rPr>
        <w:pPrChange w:id="638" w:author="Zumla, Ali" w:date="2023-07-08T09:15:00Z">
          <w:pPr>
            <w:spacing w:after="0" w:line="360" w:lineRule="auto"/>
          </w:pPr>
        </w:pPrChange>
      </w:pPr>
    </w:p>
    <w:p w14:paraId="44464A2D" w14:textId="1B66DA4A" w:rsidR="00500F1D" w:rsidRPr="00FE4617" w:rsidRDefault="001A7A72">
      <w:pPr>
        <w:spacing w:after="0" w:line="360" w:lineRule="auto"/>
        <w:ind w:left="284" w:right="-279"/>
        <w:rPr>
          <w:rFonts w:ascii="Times New Roman" w:hAnsi="Times New Roman" w:cs="Times New Roman"/>
          <w:sz w:val="24"/>
          <w:szCs w:val="24"/>
        </w:rPr>
        <w:pPrChange w:id="639" w:author="Zumla, Ali" w:date="2023-07-08T09:15:00Z">
          <w:pPr>
            <w:spacing w:after="0" w:line="360" w:lineRule="auto"/>
          </w:pPr>
        </w:pPrChange>
      </w:pPr>
      <w:r w:rsidRPr="00FE4617">
        <w:rPr>
          <w:rFonts w:ascii="Times New Roman" w:hAnsi="Times New Roman" w:cs="Times New Roman"/>
          <w:sz w:val="24"/>
          <w:szCs w:val="24"/>
        </w:rPr>
        <w:t xml:space="preserve">Globally and regionally in </w:t>
      </w:r>
      <w:r w:rsidR="00482C73" w:rsidRPr="00FE4617">
        <w:rPr>
          <w:rFonts w:ascii="Times New Roman" w:hAnsi="Times New Roman" w:cs="Times New Roman"/>
          <w:sz w:val="24"/>
          <w:szCs w:val="24"/>
        </w:rPr>
        <w:t>South</w:t>
      </w:r>
      <w:r w:rsidRPr="00FE4617">
        <w:rPr>
          <w:rFonts w:ascii="Times New Roman" w:hAnsi="Times New Roman" w:cs="Times New Roman"/>
          <w:sz w:val="24"/>
          <w:szCs w:val="24"/>
        </w:rPr>
        <w:t xml:space="preserve"> and Southeast Asia, dengue cases are increasing. </w:t>
      </w:r>
      <w:r w:rsidR="00482C73" w:rsidRPr="00FE4617">
        <w:rPr>
          <w:rFonts w:ascii="Times New Roman" w:hAnsi="Times New Roman" w:cs="Times New Roman"/>
          <w:color w:val="000000"/>
          <w:sz w:val="24"/>
          <w:szCs w:val="24"/>
        </w:rPr>
        <w:t xml:space="preserve">DENV infection increased </w:t>
      </w:r>
      <w:r w:rsidR="00BB3F25" w:rsidRPr="00FE4617">
        <w:rPr>
          <w:rFonts w:ascii="Times New Roman" w:hAnsi="Times New Roman" w:cs="Times New Roman"/>
          <w:color w:val="000000"/>
          <w:sz w:val="24"/>
          <w:szCs w:val="24"/>
        </w:rPr>
        <w:t xml:space="preserve">by </w:t>
      </w:r>
      <w:r w:rsidR="00482C73" w:rsidRPr="00FE4617">
        <w:rPr>
          <w:rFonts w:ascii="Times New Roman" w:hAnsi="Times New Roman" w:cs="Times New Roman"/>
          <w:color w:val="000000"/>
          <w:sz w:val="24"/>
          <w:szCs w:val="24"/>
        </w:rPr>
        <w:t xml:space="preserve">more than 46% between 2015 and 2019 in the region </w:t>
      </w:r>
      <w:sdt>
        <w:sdtPr>
          <w:rPr>
            <w:rFonts w:ascii="Times New Roman" w:hAnsi="Times New Roman" w:cs="Times New Roman"/>
            <w:color w:val="000000"/>
            <w:sz w:val="24"/>
            <w:szCs w:val="24"/>
          </w:rPr>
          <w:tag w:val="MENDELEY_CITATION_v3_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"/>
          <w:id w:val="-227688888"/>
          <w:placeholder>
            <w:docPart w:val="9681AB89318E4DBBA078D9AD89E98A07"/>
          </w:placeholder>
        </w:sdtPr>
        <w:sdtContent>
          <w:r w:rsidR="00B4437F" w:rsidRPr="00B4437F">
            <w:rPr>
              <w:rFonts w:ascii="Times New Roman" w:hAnsi="Times New Roman" w:cs="Times New Roman"/>
              <w:color w:val="000000"/>
              <w:sz w:val="24"/>
              <w:szCs w:val="24"/>
            </w:rPr>
            <w:t>(WHO South-East Asia 2023)</w:t>
          </w:r>
        </w:sdtContent>
      </w:sdt>
      <w:r w:rsidR="00482C73" w:rsidRPr="00FE4617">
        <w:rPr>
          <w:rFonts w:ascii="Times New Roman" w:hAnsi="Times New Roman" w:cs="Times New Roman"/>
          <w:color w:val="000000"/>
          <w:sz w:val="24"/>
          <w:szCs w:val="24"/>
        </w:rPr>
        <w:t xml:space="preserve">. </w:t>
      </w:r>
      <w:r w:rsidR="005D28D8" w:rsidRPr="00FE4617">
        <w:rPr>
          <w:rFonts w:ascii="Times New Roman" w:hAnsi="Times New Roman" w:cs="Times New Roman"/>
          <w:sz w:val="24"/>
          <w:szCs w:val="24"/>
        </w:rPr>
        <w:t xml:space="preserve">We found an increasing trend </w:t>
      </w:r>
      <w:r w:rsidR="00B97EAD" w:rsidRPr="00FE4617">
        <w:rPr>
          <w:rFonts w:ascii="Times New Roman" w:hAnsi="Times New Roman" w:cs="Times New Roman"/>
          <w:sz w:val="24"/>
          <w:szCs w:val="24"/>
        </w:rPr>
        <w:t>in</w:t>
      </w:r>
      <w:r w:rsidR="005D28D8" w:rsidRPr="00FE4617">
        <w:rPr>
          <w:rFonts w:ascii="Times New Roman" w:hAnsi="Times New Roman" w:cs="Times New Roman"/>
          <w:sz w:val="24"/>
          <w:szCs w:val="24"/>
        </w:rPr>
        <w:t xml:space="preserve"> </w:t>
      </w:r>
      <w:r w:rsidR="00C66FF4" w:rsidRPr="00C66FF4">
        <w:rPr>
          <w:rFonts w:ascii="Times New Roman" w:hAnsi="Times New Roman" w:cs="Times New Roman"/>
          <w:sz w:val="24"/>
          <w:szCs w:val="24"/>
        </w:rPr>
        <w:t>Bangladesh's reported number of dengue cases</w:t>
      </w:r>
      <w:r w:rsidR="005D28D8" w:rsidRPr="00FE4617">
        <w:rPr>
          <w:rFonts w:ascii="Times New Roman" w:hAnsi="Times New Roman" w:cs="Times New Roman"/>
          <w:sz w:val="24"/>
          <w:szCs w:val="24"/>
        </w:rPr>
        <w:t>.</w:t>
      </w:r>
      <w:r w:rsidR="00BB3F25" w:rsidRPr="00FE4617">
        <w:rPr>
          <w:rFonts w:ascii="Times New Roman" w:hAnsi="Times New Roman" w:cs="Times New Roman"/>
          <w:sz w:val="24"/>
          <w:szCs w:val="24"/>
        </w:rPr>
        <w:t xml:space="preserve"> This increasing </w:t>
      </w:r>
      <w:r w:rsidR="00D7404B" w:rsidRPr="00FE4617">
        <w:rPr>
          <w:rFonts w:ascii="Times New Roman" w:hAnsi="Times New Roman" w:cs="Times New Roman"/>
          <w:sz w:val="24"/>
          <w:szCs w:val="24"/>
        </w:rPr>
        <w:t>trend</w:t>
      </w:r>
      <w:r w:rsidR="00BB3F25" w:rsidRPr="00FE4617">
        <w:rPr>
          <w:rFonts w:ascii="Times New Roman" w:hAnsi="Times New Roman" w:cs="Times New Roman"/>
          <w:sz w:val="24"/>
          <w:szCs w:val="24"/>
        </w:rPr>
        <w:t xml:space="preserve"> was much stiffer after the serotype DENV-3 was introduced in the country in 2018 </w:t>
      </w:r>
      <w:sdt>
        <w:sdtPr>
          <w:rPr>
            <w:rFonts w:ascii="Times New Roman" w:hAnsi="Times New Roman" w:cs="Times New Roman"/>
            <w:color w:val="000000"/>
            <w:sz w:val="24"/>
            <w:szCs w:val="24"/>
          </w:rPr>
          <w:tag w:val="MENDELEY_CITATION_v3_eyJjaXRhdGlvbklEIjoiTUVOREVMRVlfQ0lUQVRJT05fZGUyODNlNWQtNjU4Yy00OTgwLWJiMzgtODE4ZjQ4NzAzZjIxIiwicHJvcGVydGllcyI6eyJub3RlSW5kZXgiOjB9LCJpc0VkaXRlZCI6ZmFsc2UsIm1hbnVhbE92ZXJyaWRlIjp7ImlzTWFudWFsbHlPdmVycmlkZGVuIjpmYWxzZSwiY2l0ZXByb2NUZXh0IjoiKEFoc2FuIGV0IGFsLiAyMDIxKS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
          <w:id w:val="-741790479"/>
          <w:placeholder>
            <w:docPart w:val="DefaultPlaceholder_-1854013440"/>
          </w:placeholder>
        </w:sdtPr>
        <w:sdtContent>
          <w:r w:rsidR="00B4437F" w:rsidRPr="00B4437F">
            <w:rPr>
              <w:rFonts w:ascii="Times New Roman" w:hAnsi="Times New Roman" w:cs="Times New Roman"/>
              <w:color w:val="000000"/>
              <w:sz w:val="24"/>
              <w:szCs w:val="24"/>
            </w:rPr>
            <w:t>(Ahsan et al. 2021)</w:t>
          </w:r>
        </w:sdtContent>
      </w:sdt>
      <w:r w:rsidR="006E2117" w:rsidRPr="00FE4617">
        <w:rPr>
          <w:rFonts w:ascii="Times New Roman" w:hAnsi="Times New Roman" w:cs="Times New Roman"/>
          <w:sz w:val="24"/>
          <w:szCs w:val="24"/>
        </w:rPr>
        <w:t xml:space="preserve">. </w:t>
      </w:r>
      <w:r w:rsidR="00DC2B50" w:rsidRPr="00FE4617">
        <w:rPr>
          <w:rFonts w:ascii="Times New Roman" w:hAnsi="Times New Roman" w:cs="Times New Roman"/>
          <w:sz w:val="24"/>
          <w:szCs w:val="24"/>
        </w:rPr>
        <w:t xml:space="preserve">This </w:t>
      </w:r>
      <w:r w:rsidR="006E2117" w:rsidRPr="00FE4617">
        <w:rPr>
          <w:rFonts w:ascii="Times New Roman" w:hAnsi="Times New Roman" w:cs="Times New Roman"/>
          <w:sz w:val="24"/>
          <w:szCs w:val="24"/>
        </w:rPr>
        <w:t xml:space="preserve">increased </w:t>
      </w:r>
      <w:r w:rsidR="00DC2B50" w:rsidRPr="00FE4617">
        <w:rPr>
          <w:rFonts w:ascii="Times New Roman" w:hAnsi="Times New Roman" w:cs="Times New Roman"/>
          <w:sz w:val="24"/>
          <w:szCs w:val="24"/>
        </w:rPr>
        <w:t xml:space="preserve">trend is </w:t>
      </w:r>
      <w:r w:rsidR="006E2117" w:rsidRPr="00FE4617">
        <w:rPr>
          <w:rFonts w:ascii="Times New Roman" w:hAnsi="Times New Roman" w:cs="Times New Roman"/>
          <w:sz w:val="24"/>
          <w:szCs w:val="24"/>
        </w:rPr>
        <w:t>po</w:t>
      </w:r>
      <w:r w:rsidR="002A043D" w:rsidRPr="00FE4617">
        <w:rPr>
          <w:rFonts w:ascii="Times New Roman" w:hAnsi="Times New Roman" w:cs="Times New Roman"/>
          <w:sz w:val="24"/>
          <w:szCs w:val="24"/>
        </w:rPr>
        <w:t xml:space="preserve">ssibly linked with </w:t>
      </w:r>
      <w:r w:rsidR="00E23B89" w:rsidRPr="00FE4617">
        <w:rPr>
          <w:rFonts w:ascii="Times New Roman" w:hAnsi="Times New Roman" w:cs="Times New Roman"/>
          <w:sz w:val="24"/>
          <w:szCs w:val="24"/>
        </w:rPr>
        <w:t xml:space="preserve">climate change in the region </w:t>
      </w:r>
      <w:r w:rsidR="007528EE" w:rsidRPr="00FE4617">
        <w:rPr>
          <w:rFonts w:ascii="Times New Roman" w:hAnsi="Times New Roman" w:cs="Times New Roman"/>
          <w:sz w:val="24"/>
          <w:szCs w:val="24"/>
        </w:rPr>
        <w:t xml:space="preserve">attributed to </w:t>
      </w:r>
      <w:r w:rsidR="00E23B89" w:rsidRPr="00FE4617">
        <w:rPr>
          <w:rFonts w:ascii="Times New Roman" w:hAnsi="Times New Roman" w:cs="Times New Roman"/>
          <w:sz w:val="24"/>
          <w:szCs w:val="24"/>
        </w:rPr>
        <w:t>increased temperature and</w:t>
      </w:r>
      <w:r w:rsidRPr="00FE4617">
        <w:rPr>
          <w:rFonts w:ascii="Times New Roman" w:hAnsi="Times New Roman" w:cs="Times New Roman"/>
          <w:sz w:val="24"/>
          <w:szCs w:val="24"/>
        </w:rPr>
        <w:t xml:space="preserve"> </w:t>
      </w:r>
      <w:r w:rsidR="002A043D" w:rsidRPr="00FE4617">
        <w:rPr>
          <w:rFonts w:ascii="Times New Roman" w:hAnsi="Times New Roman" w:cs="Times New Roman"/>
          <w:sz w:val="24"/>
          <w:szCs w:val="24"/>
        </w:rPr>
        <w:t xml:space="preserve">unusual </w:t>
      </w:r>
      <w:r w:rsidR="00E23B89" w:rsidRPr="00FE4617">
        <w:rPr>
          <w:rFonts w:ascii="Times New Roman" w:hAnsi="Times New Roman" w:cs="Times New Roman"/>
          <w:sz w:val="24"/>
          <w:szCs w:val="24"/>
        </w:rPr>
        <w:t>rainfall</w:t>
      </w:r>
      <w:r w:rsidR="00FE7A07">
        <w:rPr>
          <w:rFonts w:ascii="Times New Roman" w:hAnsi="Times New Roman" w:cs="Times New Roman"/>
          <w:sz w:val="24"/>
          <w:szCs w:val="24"/>
        </w:rPr>
        <w:t>, urbanization, population growth</w:t>
      </w:r>
      <w:r w:rsidR="00C22E95">
        <w:rPr>
          <w:rFonts w:ascii="Times New Roman" w:hAnsi="Times New Roman" w:cs="Times New Roman"/>
          <w:sz w:val="24"/>
          <w:szCs w:val="24"/>
        </w:rPr>
        <w:t xml:space="preserve">, </w:t>
      </w:r>
      <w:r w:rsidR="00204DEC">
        <w:rPr>
          <w:rFonts w:ascii="Times New Roman" w:hAnsi="Times New Roman" w:cs="Times New Roman"/>
          <w:sz w:val="24"/>
          <w:szCs w:val="24"/>
        </w:rPr>
        <w:t xml:space="preserve">inadequate water supply and storage practice, </w:t>
      </w:r>
      <w:r w:rsidR="00A61455">
        <w:rPr>
          <w:rFonts w:ascii="Times New Roman" w:hAnsi="Times New Roman" w:cs="Times New Roman"/>
          <w:sz w:val="24"/>
          <w:szCs w:val="24"/>
        </w:rPr>
        <w:t xml:space="preserve">poor </w:t>
      </w:r>
      <w:r w:rsidR="001204C2">
        <w:rPr>
          <w:rFonts w:ascii="Times New Roman" w:hAnsi="Times New Roman" w:cs="Times New Roman"/>
          <w:sz w:val="24"/>
          <w:szCs w:val="24"/>
        </w:rPr>
        <w:t>sewer,</w:t>
      </w:r>
      <w:r w:rsidR="00A61455">
        <w:rPr>
          <w:rFonts w:ascii="Times New Roman" w:hAnsi="Times New Roman" w:cs="Times New Roman"/>
          <w:sz w:val="24"/>
          <w:szCs w:val="24"/>
        </w:rPr>
        <w:t xml:space="preserve"> and waste management system, rise in global </w:t>
      </w:r>
      <w:r w:rsidR="006F7746">
        <w:rPr>
          <w:rFonts w:ascii="Times New Roman" w:hAnsi="Times New Roman" w:cs="Times New Roman"/>
          <w:sz w:val="24"/>
          <w:szCs w:val="24"/>
        </w:rPr>
        <w:t>commerce</w:t>
      </w:r>
      <w:r w:rsidR="00A61455">
        <w:rPr>
          <w:rFonts w:ascii="Times New Roman" w:hAnsi="Times New Roman" w:cs="Times New Roman"/>
          <w:sz w:val="24"/>
          <w:szCs w:val="24"/>
        </w:rPr>
        <w:t xml:space="preserve"> and tourism</w:t>
      </w:r>
      <w:r w:rsidR="00335BB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"/>
          <w:id w:val="-460569792"/>
          <w:placeholder>
            <w:docPart w:val="DefaultPlaceholder_-1854013440"/>
          </w:placeholder>
        </w:sdtPr>
        <w:sdtContent>
          <w:r w:rsidR="00B4437F" w:rsidRPr="00B4437F">
            <w:rPr>
              <w:rFonts w:ascii="Times New Roman" w:hAnsi="Times New Roman" w:cs="Times New Roman"/>
              <w:color w:val="000000"/>
              <w:sz w:val="24"/>
              <w:szCs w:val="24"/>
            </w:rPr>
            <w:t>(WHO South-East Asia 2023)</w:t>
          </w:r>
        </w:sdtContent>
      </w:sdt>
      <w:r w:rsidR="005C65C3">
        <w:rPr>
          <w:rFonts w:ascii="Times New Roman" w:hAnsi="Times New Roman" w:cs="Times New Roman"/>
          <w:sz w:val="24"/>
          <w:szCs w:val="24"/>
        </w:rPr>
        <w:t xml:space="preserve">.  </w:t>
      </w:r>
    </w:p>
    <w:p w14:paraId="5F647DE0" w14:textId="77777777" w:rsidR="00C41FE2" w:rsidRDefault="00C41FE2">
      <w:pPr>
        <w:spacing w:after="0" w:line="360" w:lineRule="auto"/>
        <w:ind w:left="284" w:right="-279"/>
        <w:rPr>
          <w:rFonts w:ascii="Times New Roman" w:hAnsi="Times New Roman" w:cs="Times New Roman"/>
          <w:sz w:val="24"/>
          <w:szCs w:val="24"/>
        </w:rPr>
        <w:pPrChange w:id="640" w:author="Zumla, Ali" w:date="2023-07-08T09:15:00Z">
          <w:pPr>
            <w:spacing w:after="0" w:line="360" w:lineRule="auto"/>
          </w:pPr>
        </w:pPrChange>
      </w:pPr>
    </w:p>
    <w:p w14:paraId="3F2115EA" w14:textId="52C5B617" w:rsidR="00570EBC" w:rsidRDefault="00570EBC">
      <w:pPr>
        <w:spacing w:after="0" w:line="360" w:lineRule="auto"/>
        <w:ind w:left="284" w:right="-279"/>
        <w:rPr>
          <w:rFonts w:ascii="Times New Roman" w:hAnsi="Times New Roman" w:cs="Times New Roman"/>
          <w:sz w:val="24"/>
          <w:szCs w:val="24"/>
        </w:rPr>
        <w:pPrChange w:id="641" w:author="Zumla, Ali" w:date="2023-07-08T09:15:00Z">
          <w:pPr>
            <w:spacing w:after="0" w:line="360" w:lineRule="auto"/>
          </w:pPr>
        </w:pPrChange>
      </w:pPr>
      <w:r>
        <w:rPr>
          <w:rFonts w:ascii="Times New Roman" w:hAnsi="Times New Roman" w:cs="Times New Roman"/>
          <w:sz w:val="24"/>
          <w:szCs w:val="24"/>
        </w:rPr>
        <w:lastRenderedPageBreak/>
        <w:t>The case fatality ratio</w:t>
      </w:r>
      <w:r w:rsidR="00846D07">
        <w:rPr>
          <w:rFonts w:ascii="Times New Roman" w:hAnsi="Times New Roman" w:cs="Times New Roman"/>
          <w:sz w:val="24"/>
          <w:szCs w:val="24"/>
        </w:rPr>
        <w:t xml:space="preserve"> (CFR)</w:t>
      </w:r>
      <w:r>
        <w:rPr>
          <w:rFonts w:ascii="Times New Roman" w:hAnsi="Times New Roman" w:cs="Times New Roman"/>
          <w:sz w:val="24"/>
          <w:szCs w:val="24"/>
        </w:rPr>
        <w:t xml:space="preserve"> of primary dengue infection is very low with an estimation of 0.018% - 0.1% </w:t>
      </w:r>
      <w:sdt>
        <w:sdtPr>
          <w:rPr>
            <w:rFonts w:ascii="Times New Roman" w:hAnsi="Times New Roman" w:cs="Times New Roman"/>
            <w:color w:val="000000"/>
            <w:sz w:val="24"/>
            <w:szCs w:val="24"/>
          </w:rPr>
          <w:tag w:val="MENDELEY_CITATION_v3_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"/>
          <w:id w:val="944046528"/>
          <w:placeholder>
            <w:docPart w:val="CAC4EFEF7A754B05AE90CE82299D0D51"/>
          </w:placeholder>
        </w:sdtPr>
        <w:sdtContent>
          <w:r w:rsidR="00B4437F" w:rsidRPr="00B4437F">
            <w:rPr>
              <w:rFonts w:ascii="Times New Roman" w:hAnsi="Times New Roman" w:cs="Times New Roman"/>
              <w:color w:val="000000"/>
              <w:sz w:val="24"/>
              <w:szCs w:val="24"/>
            </w:rPr>
            <w:t>(Huits and Schwartz 2021)</w:t>
          </w:r>
        </w:sdtContent>
      </w:sdt>
      <w:r>
        <w:rPr>
          <w:rFonts w:ascii="Times New Roman" w:hAnsi="Times New Roman" w:cs="Times New Roman"/>
          <w:sz w:val="24"/>
          <w:szCs w:val="24"/>
        </w:rPr>
        <w:t>. However, the CFR of secondary dengue infection is high, although precise estimates are not available, some studies show more than 1%</w:t>
      </w:r>
      <w:r w:rsidR="00205E69">
        <w:rPr>
          <w:rFonts w:ascii="Times New Roman" w:hAnsi="Times New Roman" w:cs="Times New Roman"/>
          <w:sz w:val="24"/>
          <w:szCs w:val="24"/>
        </w:rPr>
        <w:t xml:space="preserve"> and reaching up to 4%</w:t>
      </w:r>
      <w:r w:rsidR="000653D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"/>
          <w:id w:val="637159404"/>
          <w:placeholder>
            <w:docPart w:val="DefaultPlaceholder_-1854013440"/>
          </w:placeholder>
        </w:sdtPr>
        <w:sdtContent>
          <w:r w:rsidR="00B4437F" w:rsidRPr="00B4437F">
            <w:rPr>
              <w:rFonts w:ascii="Times New Roman" w:hAnsi="Times New Roman" w:cs="Times New Roman"/>
              <w:color w:val="000000"/>
              <w:sz w:val="24"/>
              <w:szCs w:val="24"/>
            </w:rPr>
            <w:t>(Liu et al. 2020)</w:t>
          </w:r>
        </w:sdtContent>
      </w:sdt>
      <w:r>
        <w:rPr>
          <w:rFonts w:ascii="Times New Roman" w:hAnsi="Times New Roman" w:cs="Times New Roman"/>
          <w:sz w:val="24"/>
          <w:szCs w:val="24"/>
        </w:rPr>
        <w:t>. Bangladesh’s overall CFR of dengue infection (</w:t>
      </w:r>
      <w:r w:rsidR="00B92C58">
        <w:rPr>
          <w:rFonts w:ascii="Times New Roman" w:hAnsi="Times New Roman" w:cs="Times New Roman"/>
          <w:sz w:val="24"/>
          <w:szCs w:val="24"/>
        </w:rPr>
        <w:t>0.32%</w:t>
      </w:r>
      <w:r>
        <w:rPr>
          <w:rFonts w:ascii="Times New Roman" w:hAnsi="Times New Roman" w:cs="Times New Roman"/>
          <w:sz w:val="24"/>
          <w:szCs w:val="24"/>
        </w:rPr>
        <w:t xml:space="preserve">) seems slightly higher considering the </w:t>
      </w:r>
      <w:r w:rsidR="007010CC">
        <w:rPr>
          <w:rFonts w:ascii="Times New Roman" w:hAnsi="Times New Roman" w:cs="Times New Roman"/>
          <w:sz w:val="24"/>
          <w:szCs w:val="24"/>
        </w:rPr>
        <w:t xml:space="preserve">overall </w:t>
      </w:r>
      <w:r w:rsidR="00EB441F">
        <w:rPr>
          <w:rFonts w:ascii="Times New Roman" w:hAnsi="Times New Roman" w:cs="Times New Roman"/>
          <w:sz w:val="24"/>
          <w:szCs w:val="24"/>
        </w:rPr>
        <w:t xml:space="preserve">CFR reported in other </w:t>
      </w:r>
      <w:r w:rsidR="00AB61FC">
        <w:rPr>
          <w:rFonts w:ascii="Times New Roman" w:hAnsi="Times New Roman" w:cs="Times New Roman"/>
          <w:sz w:val="24"/>
          <w:szCs w:val="24"/>
        </w:rPr>
        <w:t xml:space="preserve">South and </w:t>
      </w:r>
      <w:r w:rsidR="00972A60">
        <w:rPr>
          <w:rFonts w:ascii="Times New Roman" w:hAnsi="Times New Roman" w:cs="Times New Roman"/>
          <w:sz w:val="24"/>
          <w:szCs w:val="24"/>
        </w:rPr>
        <w:t>Southeast</w:t>
      </w:r>
      <w:r w:rsidR="00AB61FC">
        <w:rPr>
          <w:rFonts w:ascii="Times New Roman" w:hAnsi="Times New Roman" w:cs="Times New Roman"/>
          <w:sz w:val="24"/>
          <w:szCs w:val="24"/>
        </w:rPr>
        <w:t xml:space="preserve"> Asian countries </w:t>
      </w:r>
      <w:sdt>
        <w:sdtPr>
          <w:rPr>
            <w:rFonts w:ascii="Times New Roman" w:hAnsi="Times New Roman" w:cs="Times New Roman"/>
            <w:color w:val="000000"/>
            <w:sz w:val="24"/>
            <w:szCs w:val="24"/>
          </w:rPr>
          <w:tag w:val="MENDELEY_CITATION_v3_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"/>
          <w:id w:val="2095040928"/>
          <w:placeholder>
            <w:docPart w:val="DefaultPlaceholder_-1854013440"/>
          </w:placeholder>
        </w:sdtPr>
        <w:sdtContent>
          <w:r w:rsidR="00B4437F" w:rsidRPr="00B4437F">
            <w:rPr>
              <w:rFonts w:ascii="Times New Roman" w:hAnsi="Times New Roman" w:cs="Times New Roman"/>
              <w:color w:val="000000"/>
              <w:sz w:val="24"/>
              <w:szCs w:val="24"/>
            </w:rPr>
            <w:t>(WHO South-East Asia 2023)</w:t>
          </w:r>
        </w:sdtContent>
      </w:sdt>
      <w:r w:rsidR="007B71C6">
        <w:rPr>
          <w:rFonts w:ascii="Times New Roman" w:hAnsi="Times New Roman" w:cs="Times New Roman"/>
          <w:sz w:val="24"/>
          <w:szCs w:val="24"/>
        </w:rPr>
        <w:t xml:space="preserve">. </w:t>
      </w:r>
      <w:r w:rsidR="00232CCC">
        <w:rPr>
          <w:rFonts w:ascii="Times New Roman" w:hAnsi="Times New Roman" w:cs="Times New Roman"/>
          <w:sz w:val="24"/>
          <w:szCs w:val="24"/>
        </w:rPr>
        <w:t xml:space="preserve">However, </w:t>
      </w:r>
      <w:r w:rsidR="00877CE0">
        <w:rPr>
          <w:rFonts w:ascii="Times New Roman" w:hAnsi="Times New Roman" w:cs="Times New Roman"/>
          <w:sz w:val="24"/>
          <w:szCs w:val="24"/>
        </w:rPr>
        <w:t xml:space="preserve">more than </w:t>
      </w:r>
      <w:r w:rsidR="00A24F01">
        <w:rPr>
          <w:rFonts w:ascii="Times New Roman" w:hAnsi="Times New Roman" w:cs="Times New Roman"/>
          <w:sz w:val="24"/>
          <w:szCs w:val="24"/>
        </w:rPr>
        <w:t>69</w:t>
      </w:r>
      <w:r w:rsidR="00877CE0">
        <w:rPr>
          <w:rFonts w:ascii="Times New Roman" w:hAnsi="Times New Roman" w:cs="Times New Roman"/>
          <w:sz w:val="24"/>
          <w:szCs w:val="24"/>
        </w:rPr>
        <w:t xml:space="preserve">% of dengue-related deaths </w:t>
      </w:r>
      <w:r w:rsidR="00972A60">
        <w:rPr>
          <w:rFonts w:ascii="Times New Roman" w:hAnsi="Times New Roman" w:cs="Times New Roman"/>
          <w:sz w:val="24"/>
          <w:szCs w:val="24"/>
        </w:rPr>
        <w:t xml:space="preserve">in Bangladesh </w:t>
      </w:r>
      <w:r w:rsidR="00877CE0">
        <w:rPr>
          <w:rFonts w:ascii="Times New Roman" w:hAnsi="Times New Roman" w:cs="Times New Roman"/>
          <w:sz w:val="24"/>
          <w:szCs w:val="24"/>
        </w:rPr>
        <w:t xml:space="preserve">were recorded after the introduction of the serotype DENV-3 in 2019. Thus, secondary infection is likely contributing </w:t>
      </w:r>
      <w:r w:rsidR="002A65D7">
        <w:rPr>
          <w:rFonts w:ascii="Times New Roman" w:hAnsi="Times New Roman" w:cs="Times New Roman"/>
          <w:sz w:val="24"/>
          <w:szCs w:val="24"/>
        </w:rPr>
        <w:t>to</w:t>
      </w:r>
      <w:r w:rsidR="00877CE0">
        <w:rPr>
          <w:rFonts w:ascii="Times New Roman" w:hAnsi="Times New Roman" w:cs="Times New Roman"/>
          <w:sz w:val="24"/>
          <w:szCs w:val="24"/>
        </w:rPr>
        <w:t xml:space="preserve"> higher dengue-related deaths in Bangladesh. </w:t>
      </w:r>
      <w:r w:rsidR="004461D4">
        <w:rPr>
          <w:rFonts w:ascii="Times New Roman" w:hAnsi="Times New Roman" w:cs="Times New Roman"/>
          <w:sz w:val="24"/>
          <w:szCs w:val="24"/>
        </w:rPr>
        <w:t>In addition, t</w:t>
      </w:r>
      <w:r w:rsidR="0005712C">
        <w:rPr>
          <w:rFonts w:ascii="Times New Roman" w:hAnsi="Times New Roman" w:cs="Times New Roman"/>
          <w:sz w:val="24"/>
          <w:szCs w:val="24"/>
        </w:rPr>
        <w:t xml:space="preserve">he CFR of </w:t>
      </w:r>
      <w:r w:rsidR="00D47B4A">
        <w:rPr>
          <w:rFonts w:ascii="Times New Roman" w:hAnsi="Times New Roman" w:cs="Times New Roman"/>
          <w:sz w:val="24"/>
          <w:szCs w:val="24"/>
        </w:rPr>
        <w:t xml:space="preserve">the </w:t>
      </w:r>
      <w:r w:rsidR="0005712C">
        <w:rPr>
          <w:rFonts w:ascii="Times New Roman" w:hAnsi="Times New Roman" w:cs="Times New Roman"/>
          <w:sz w:val="24"/>
          <w:szCs w:val="24"/>
        </w:rPr>
        <w:t xml:space="preserve">dengue virus </w:t>
      </w:r>
      <w:r w:rsidR="00D47B4A">
        <w:rPr>
          <w:rFonts w:ascii="Times New Roman" w:hAnsi="Times New Roman" w:cs="Times New Roman"/>
          <w:sz w:val="24"/>
          <w:szCs w:val="24"/>
        </w:rPr>
        <w:t xml:space="preserve">infection might have </w:t>
      </w:r>
      <w:r w:rsidR="00A64C7F">
        <w:rPr>
          <w:rFonts w:ascii="Times New Roman" w:hAnsi="Times New Roman" w:cs="Times New Roman"/>
          <w:sz w:val="24"/>
          <w:szCs w:val="24"/>
        </w:rPr>
        <w:t xml:space="preserve">been </w:t>
      </w:r>
      <w:r w:rsidR="00D47B4A">
        <w:rPr>
          <w:rFonts w:ascii="Times New Roman" w:hAnsi="Times New Roman" w:cs="Times New Roman"/>
          <w:sz w:val="24"/>
          <w:szCs w:val="24"/>
        </w:rPr>
        <w:t>affected by</w:t>
      </w:r>
      <w:r w:rsidR="0005712C">
        <w:rPr>
          <w:rFonts w:ascii="Times New Roman" w:hAnsi="Times New Roman" w:cs="Times New Roman"/>
          <w:sz w:val="24"/>
          <w:szCs w:val="24"/>
        </w:rPr>
        <w:t xml:space="preserve"> a </w:t>
      </w:r>
      <w:r>
        <w:rPr>
          <w:rFonts w:ascii="Times New Roman" w:hAnsi="Times New Roman" w:cs="Times New Roman"/>
          <w:sz w:val="24"/>
          <w:szCs w:val="24"/>
        </w:rPr>
        <w:t xml:space="preserve">lack of active surveillance and missing the mild </w:t>
      </w:r>
      <w:r w:rsidR="00901917">
        <w:rPr>
          <w:rFonts w:ascii="Times New Roman" w:hAnsi="Times New Roman" w:cs="Times New Roman"/>
          <w:sz w:val="24"/>
          <w:szCs w:val="24"/>
        </w:rPr>
        <w:t xml:space="preserve">and asymptomatic </w:t>
      </w:r>
      <w:r>
        <w:rPr>
          <w:rFonts w:ascii="Times New Roman" w:hAnsi="Times New Roman" w:cs="Times New Roman"/>
          <w:sz w:val="24"/>
          <w:szCs w:val="24"/>
        </w:rPr>
        <w:t>cases, and not recording the cases outside the public hospital and few selected private hospitals</w:t>
      </w:r>
      <w:r w:rsidR="0005712C">
        <w:rPr>
          <w:rFonts w:ascii="Times New Roman" w:hAnsi="Times New Roman" w:cs="Times New Roman"/>
          <w:sz w:val="24"/>
          <w:szCs w:val="24"/>
        </w:rPr>
        <w:t xml:space="preserve"> in Bangladesh</w:t>
      </w:r>
      <w:r w:rsidR="00A64C7F">
        <w:rPr>
          <w:rFonts w:ascii="Times New Roman" w:hAnsi="Times New Roman" w:cs="Times New Roman"/>
          <w:sz w:val="24"/>
          <w:szCs w:val="24"/>
        </w:rPr>
        <w:t xml:space="preserve"> or weaker health care system in the country</w:t>
      </w:r>
      <w:sdt>
        <w:sdtPr>
          <w:rPr>
            <w:rFonts w:ascii="Times New Roman" w:hAnsi="Times New Roman" w:cs="Times New Roman"/>
            <w:color w:val="000000"/>
            <w:sz w:val="24"/>
            <w:szCs w:val="24"/>
          </w:rPr>
          <w:tag w:val="MENDELEY_CITATION_v3_eyJjaXRhdGlvbklEIjoiTUVOREVMRVlfQ0lUQVRJT05fNGQwMzdkZTUtYmE2MS00MDk2LThlMWQtMTJhMGFhYTE1ODczIiwicHJvcGVydGllcyI6eyJub3RlSW5kZXgiOjB9LCJpc0VkaXRlZCI6ZmFsc2UsIm1hbnVhbE92ZXJyaWRlIjp7ImlzTWFudWFsbHlPdmVycmlkZGVuIjpmYWxzZSwiY2l0ZXByb2NUZXh0IjoiKEFoc2FuIGV0IGFsLiAyMDIxKS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
          <w:id w:val="-25181488"/>
          <w:placeholder>
            <w:docPart w:val="DefaultPlaceholder_-1854013440"/>
          </w:placeholder>
        </w:sdtPr>
        <w:sdtContent>
          <w:r w:rsidR="00B4437F" w:rsidRPr="00B4437F">
            <w:rPr>
              <w:rFonts w:ascii="Times New Roman" w:hAnsi="Times New Roman" w:cs="Times New Roman"/>
              <w:color w:val="000000"/>
              <w:sz w:val="24"/>
              <w:szCs w:val="24"/>
            </w:rPr>
            <w:t>(Ahsan et al. 2021)</w:t>
          </w:r>
        </w:sdtContent>
      </w:sdt>
      <w:r>
        <w:rPr>
          <w:rFonts w:ascii="Times New Roman" w:hAnsi="Times New Roman" w:cs="Times New Roman"/>
          <w:sz w:val="24"/>
          <w:szCs w:val="24"/>
        </w:rPr>
        <w:t xml:space="preserve">. </w:t>
      </w:r>
      <w:r w:rsidR="004056F2">
        <w:rPr>
          <w:rFonts w:ascii="Times New Roman" w:hAnsi="Times New Roman" w:cs="Times New Roman"/>
          <w:sz w:val="24"/>
          <w:szCs w:val="24"/>
        </w:rPr>
        <w:t>I</w:t>
      </w:r>
      <w:r>
        <w:rPr>
          <w:rFonts w:ascii="Times New Roman" w:hAnsi="Times New Roman" w:cs="Times New Roman"/>
          <w:sz w:val="24"/>
          <w:szCs w:val="24"/>
        </w:rPr>
        <w:t xml:space="preserve">n some years, the CFR </w:t>
      </w:r>
      <w:r w:rsidR="00EA1DC1">
        <w:rPr>
          <w:rFonts w:ascii="Times New Roman" w:hAnsi="Times New Roman" w:cs="Times New Roman"/>
          <w:sz w:val="24"/>
          <w:szCs w:val="24"/>
        </w:rPr>
        <w:t>was</w:t>
      </w:r>
      <w:r w:rsidR="00E35458">
        <w:rPr>
          <w:rFonts w:ascii="Times New Roman" w:hAnsi="Times New Roman" w:cs="Times New Roman"/>
          <w:sz w:val="24"/>
          <w:szCs w:val="24"/>
        </w:rPr>
        <w:t xml:space="preserve"> </w:t>
      </w:r>
      <w:del w:id="642" w:author="Zumla, Ali" w:date="2023-07-08T11:35:00Z">
        <w:r w:rsidR="00E35458" w:rsidDel="00EF1D6B">
          <w:rPr>
            <w:rFonts w:ascii="Times New Roman" w:hAnsi="Times New Roman" w:cs="Times New Roman"/>
            <w:sz w:val="24"/>
            <w:szCs w:val="24"/>
          </w:rPr>
          <w:delText xml:space="preserve">very </w:delText>
        </w:r>
      </w:del>
      <w:r w:rsidR="00E35458">
        <w:rPr>
          <w:rFonts w:ascii="Times New Roman" w:hAnsi="Times New Roman" w:cs="Times New Roman"/>
          <w:sz w:val="24"/>
          <w:szCs w:val="24"/>
        </w:rPr>
        <w:t>high</w:t>
      </w:r>
      <w:r w:rsidR="00192D49">
        <w:rPr>
          <w:rFonts w:ascii="Times New Roman" w:hAnsi="Times New Roman" w:cs="Times New Roman"/>
          <w:sz w:val="24"/>
          <w:szCs w:val="24"/>
        </w:rPr>
        <w:t>.</w:t>
      </w:r>
      <w:r w:rsidR="00E35458">
        <w:rPr>
          <w:rFonts w:ascii="Times New Roman" w:hAnsi="Times New Roman" w:cs="Times New Roman"/>
          <w:sz w:val="24"/>
          <w:szCs w:val="24"/>
        </w:rPr>
        <w:t xml:space="preserve"> </w:t>
      </w:r>
      <w:r>
        <w:rPr>
          <w:rFonts w:ascii="Times New Roman" w:hAnsi="Times New Roman" w:cs="Times New Roman"/>
          <w:sz w:val="24"/>
          <w:szCs w:val="24"/>
        </w:rPr>
        <w:t xml:space="preserve">for example, in the </w:t>
      </w:r>
      <w:r w:rsidR="005134EC">
        <w:rPr>
          <w:rFonts w:ascii="Times New Roman" w:hAnsi="Times New Roman" w:cs="Times New Roman"/>
          <w:sz w:val="24"/>
          <w:szCs w:val="24"/>
        </w:rPr>
        <w:t>year 200</w:t>
      </w:r>
      <w:r w:rsidR="004247F3">
        <w:rPr>
          <w:rFonts w:ascii="Times New Roman" w:hAnsi="Times New Roman" w:cs="Times New Roman"/>
          <w:sz w:val="24"/>
          <w:szCs w:val="24"/>
        </w:rPr>
        <w:t>3</w:t>
      </w:r>
      <w:r w:rsidR="005134EC">
        <w:rPr>
          <w:rFonts w:ascii="Times New Roman" w:hAnsi="Times New Roman" w:cs="Times New Roman"/>
          <w:sz w:val="24"/>
          <w:szCs w:val="24"/>
        </w:rPr>
        <w:t xml:space="preserve">, the CFR was </w:t>
      </w:r>
      <w:r w:rsidR="00B92C58">
        <w:rPr>
          <w:rFonts w:ascii="Times New Roman" w:hAnsi="Times New Roman" w:cs="Times New Roman"/>
          <w:sz w:val="24"/>
          <w:szCs w:val="24"/>
        </w:rPr>
        <w:t>2.1</w:t>
      </w:r>
      <w:r w:rsidR="00625A70">
        <w:rPr>
          <w:rFonts w:ascii="Times New Roman" w:hAnsi="Times New Roman" w:cs="Times New Roman"/>
          <w:sz w:val="24"/>
          <w:szCs w:val="24"/>
        </w:rPr>
        <w:t xml:space="preserve"> (total case</w:t>
      </w:r>
      <w:r w:rsidR="00D56C7F">
        <w:rPr>
          <w:rFonts w:ascii="Times New Roman" w:hAnsi="Times New Roman" w:cs="Times New Roman"/>
          <w:sz w:val="24"/>
          <w:szCs w:val="24"/>
        </w:rPr>
        <w:t>s</w:t>
      </w:r>
      <w:r w:rsidR="00625A70">
        <w:rPr>
          <w:rFonts w:ascii="Times New Roman" w:hAnsi="Times New Roman" w:cs="Times New Roman"/>
          <w:sz w:val="24"/>
          <w:szCs w:val="24"/>
        </w:rPr>
        <w:t xml:space="preserve"> 486)</w:t>
      </w:r>
      <w:r w:rsidR="005134EC">
        <w:rPr>
          <w:rFonts w:ascii="Times New Roman" w:hAnsi="Times New Roman" w:cs="Times New Roman"/>
          <w:sz w:val="24"/>
          <w:szCs w:val="24"/>
        </w:rPr>
        <w:t xml:space="preserve">, </w:t>
      </w:r>
      <w:r w:rsidR="004247F3">
        <w:rPr>
          <w:rFonts w:ascii="Times New Roman" w:hAnsi="Times New Roman" w:cs="Times New Roman"/>
          <w:sz w:val="24"/>
          <w:szCs w:val="24"/>
        </w:rPr>
        <w:t>in the year 200</w:t>
      </w:r>
      <w:r w:rsidR="00524DE1">
        <w:rPr>
          <w:rFonts w:ascii="Times New Roman" w:hAnsi="Times New Roman" w:cs="Times New Roman"/>
          <w:sz w:val="24"/>
          <w:szCs w:val="24"/>
        </w:rPr>
        <w:t>0</w:t>
      </w:r>
      <w:r w:rsidR="00E325DF">
        <w:rPr>
          <w:rFonts w:ascii="Times New Roman" w:hAnsi="Times New Roman" w:cs="Times New Roman"/>
          <w:sz w:val="24"/>
          <w:szCs w:val="24"/>
        </w:rPr>
        <w:t xml:space="preserve">, </w:t>
      </w:r>
      <w:r w:rsidR="004247F3">
        <w:rPr>
          <w:rFonts w:ascii="Times New Roman" w:hAnsi="Times New Roman" w:cs="Times New Roman"/>
          <w:sz w:val="24"/>
          <w:szCs w:val="24"/>
        </w:rPr>
        <w:t>1.68 (</w:t>
      </w:r>
      <w:r w:rsidR="003576F0">
        <w:rPr>
          <w:rFonts w:ascii="Times New Roman" w:hAnsi="Times New Roman" w:cs="Times New Roman"/>
          <w:sz w:val="24"/>
          <w:szCs w:val="24"/>
        </w:rPr>
        <w:t>total case</w:t>
      </w:r>
      <w:r w:rsidR="003D1D3C">
        <w:rPr>
          <w:rFonts w:ascii="Times New Roman" w:hAnsi="Times New Roman" w:cs="Times New Roman"/>
          <w:sz w:val="24"/>
          <w:szCs w:val="24"/>
        </w:rPr>
        <w:t>s</w:t>
      </w:r>
      <w:r w:rsidR="003576F0">
        <w:rPr>
          <w:rFonts w:ascii="Times New Roman" w:hAnsi="Times New Roman" w:cs="Times New Roman"/>
          <w:sz w:val="24"/>
          <w:szCs w:val="24"/>
        </w:rPr>
        <w:t xml:space="preserve"> 5</w:t>
      </w:r>
      <w:r w:rsidR="003D1D3C">
        <w:rPr>
          <w:rFonts w:ascii="Times New Roman" w:hAnsi="Times New Roman" w:cs="Times New Roman"/>
          <w:sz w:val="24"/>
          <w:szCs w:val="24"/>
        </w:rPr>
        <w:t>,</w:t>
      </w:r>
      <w:r w:rsidR="003576F0">
        <w:rPr>
          <w:rFonts w:ascii="Times New Roman" w:hAnsi="Times New Roman" w:cs="Times New Roman"/>
          <w:sz w:val="24"/>
          <w:szCs w:val="24"/>
        </w:rPr>
        <w:t>551)</w:t>
      </w:r>
      <w:r w:rsidR="00E325DF">
        <w:rPr>
          <w:rFonts w:ascii="Times New Roman" w:hAnsi="Times New Roman" w:cs="Times New Roman"/>
          <w:sz w:val="24"/>
          <w:szCs w:val="24"/>
        </w:rPr>
        <w:t xml:space="preserve">, and in </w:t>
      </w:r>
      <w:r w:rsidR="005134EC">
        <w:rPr>
          <w:rFonts w:ascii="Times New Roman" w:hAnsi="Times New Roman" w:cs="Times New Roman"/>
          <w:sz w:val="24"/>
          <w:szCs w:val="24"/>
        </w:rPr>
        <w:t>20</w:t>
      </w:r>
      <w:r w:rsidR="00826DBF">
        <w:rPr>
          <w:rFonts w:ascii="Times New Roman" w:hAnsi="Times New Roman" w:cs="Times New Roman"/>
          <w:sz w:val="24"/>
          <w:szCs w:val="24"/>
        </w:rPr>
        <w:t>22</w:t>
      </w:r>
      <w:r w:rsidR="00E325DF">
        <w:rPr>
          <w:rFonts w:ascii="Times New Roman" w:hAnsi="Times New Roman" w:cs="Times New Roman"/>
          <w:sz w:val="24"/>
          <w:szCs w:val="24"/>
        </w:rPr>
        <w:t xml:space="preserve">, </w:t>
      </w:r>
      <w:r w:rsidR="00826DBF">
        <w:rPr>
          <w:rFonts w:ascii="Times New Roman" w:hAnsi="Times New Roman" w:cs="Times New Roman"/>
          <w:sz w:val="24"/>
          <w:szCs w:val="24"/>
        </w:rPr>
        <w:t>0.45</w:t>
      </w:r>
      <w:r w:rsidR="00CC2017">
        <w:rPr>
          <w:rFonts w:ascii="Times New Roman" w:hAnsi="Times New Roman" w:cs="Times New Roman"/>
          <w:sz w:val="24"/>
          <w:szCs w:val="24"/>
        </w:rPr>
        <w:t xml:space="preserve"> (total case</w:t>
      </w:r>
      <w:r w:rsidR="003D1D3C">
        <w:rPr>
          <w:rFonts w:ascii="Times New Roman" w:hAnsi="Times New Roman" w:cs="Times New Roman"/>
          <w:sz w:val="24"/>
          <w:szCs w:val="24"/>
        </w:rPr>
        <w:t>s</w:t>
      </w:r>
      <w:r w:rsidR="00CC2017">
        <w:rPr>
          <w:rFonts w:ascii="Times New Roman" w:hAnsi="Times New Roman" w:cs="Times New Roman"/>
          <w:sz w:val="24"/>
          <w:szCs w:val="24"/>
        </w:rPr>
        <w:t xml:space="preserve"> </w:t>
      </w:r>
      <w:r w:rsidR="00263CAB">
        <w:rPr>
          <w:rFonts w:ascii="Times New Roman" w:hAnsi="Times New Roman" w:cs="Times New Roman"/>
          <w:sz w:val="24"/>
          <w:szCs w:val="24"/>
        </w:rPr>
        <w:t>62,</w:t>
      </w:r>
      <w:r w:rsidR="00524DE1">
        <w:rPr>
          <w:rFonts w:ascii="Times New Roman" w:hAnsi="Times New Roman" w:cs="Times New Roman"/>
          <w:sz w:val="24"/>
          <w:szCs w:val="24"/>
        </w:rPr>
        <w:t>382)</w:t>
      </w:r>
      <w:r w:rsidR="00826DBF">
        <w:rPr>
          <w:rFonts w:ascii="Times New Roman" w:hAnsi="Times New Roman" w:cs="Times New Roman"/>
          <w:sz w:val="24"/>
          <w:szCs w:val="24"/>
        </w:rPr>
        <w:t>.</w:t>
      </w:r>
      <w:r w:rsidR="00CE3085">
        <w:rPr>
          <w:rFonts w:ascii="Times New Roman" w:hAnsi="Times New Roman" w:cs="Times New Roman"/>
          <w:sz w:val="24"/>
          <w:szCs w:val="24"/>
        </w:rPr>
        <w:t xml:space="preserve"> </w:t>
      </w:r>
      <w:r w:rsidR="00826DBF">
        <w:rPr>
          <w:rFonts w:ascii="Times New Roman" w:hAnsi="Times New Roman" w:cs="Times New Roman"/>
          <w:sz w:val="24"/>
          <w:szCs w:val="24"/>
        </w:rPr>
        <w:t xml:space="preserve"> </w:t>
      </w:r>
    </w:p>
    <w:p w14:paraId="7C021204" w14:textId="77777777" w:rsidR="009D5291" w:rsidRDefault="009D5291">
      <w:pPr>
        <w:spacing w:after="0" w:line="360" w:lineRule="auto"/>
        <w:ind w:left="284" w:right="-279"/>
        <w:rPr>
          <w:rFonts w:ascii="Times New Roman" w:hAnsi="Times New Roman" w:cs="Times New Roman"/>
          <w:sz w:val="24"/>
          <w:szCs w:val="24"/>
        </w:rPr>
        <w:pPrChange w:id="643" w:author="Zumla, Ali" w:date="2023-07-08T09:15:00Z">
          <w:pPr>
            <w:spacing w:after="0" w:line="360" w:lineRule="auto"/>
          </w:pPr>
        </w:pPrChange>
      </w:pPr>
    </w:p>
    <w:p w14:paraId="0C3CD015" w14:textId="61D1AE11" w:rsidR="001001EC" w:rsidRPr="00186BD2" w:rsidRDefault="00EA075D">
      <w:pPr>
        <w:spacing w:after="0" w:line="360" w:lineRule="auto"/>
        <w:ind w:left="284" w:right="-279"/>
        <w:rPr>
          <w:rFonts w:ascii="Times New Roman" w:hAnsi="Times New Roman" w:cs="Times New Roman"/>
          <w:sz w:val="24"/>
          <w:szCs w:val="24"/>
        </w:rPr>
        <w:pPrChange w:id="644" w:author="Zumla, Ali" w:date="2023-07-08T09:15:00Z">
          <w:pPr>
            <w:spacing w:after="0" w:line="360" w:lineRule="auto"/>
          </w:pPr>
        </w:pPrChange>
      </w:pPr>
      <w:r>
        <w:rPr>
          <w:rFonts w:ascii="Times New Roman" w:hAnsi="Times New Roman" w:cs="Times New Roman"/>
          <w:sz w:val="24"/>
          <w:szCs w:val="24"/>
        </w:rPr>
        <w:t>Controlling vector-borne diseases in tropical countries where temperatures</w:t>
      </w:r>
      <w:r w:rsidR="009A16DE">
        <w:rPr>
          <w:rFonts w:ascii="Times New Roman" w:hAnsi="Times New Roman" w:cs="Times New Roman"/>
          <w:sz w:val="24"/>
          <w:szCs w:val="24"/>
        </w:rPr>
        <w:t>, humidity</w:t>
      </w:r>
      <w:r w:rsidR="000516AF">
        <w:rPr>
          <w:rFonts w:ascii="Times New Roman" w:hAnsi="Times New Roman" w:cs="Times New Roman"/>
          <w:sz w:val="24"/>
          <w:szCs w:val="24"/>
        </w:rPr>
        <w:t>,</w:t>
      </w:r>
      <w:r w:rsidR="009A16DE">
        <w:rPr>
          <w:rFonts w:ascii="Times New Roman" w:hAnsi="Times New Roman" w:cs="Times New Roman"/>
          <w:sz w:val="24"/>
          <w:szCs w:val="24"/>
        </w:rPr>
        <w:t xml:space="preserve"> and rainfall</w:t>
      </w:r>
      <w:r>
        <w:rPr>
          <w:rFonts w:ascii="Times New Roman" w:hAnsi="Times New Roman" w:cs="Times New Roman"/>
          <w:sz w:val="24"/>
          <w:szCs w:val="24"/>
        </w:rPr>
        <w:t xml:space="preserve"> remain favorable</w:t>
      </w:r>
      <w:r w:rsidR="00E5233D">
        <w:rPr>
          <w:rFonts w:ascii="Times New Roman" w:hAnsi="Times New Roman" w:cs="Times New Roman"/>
          <w:sz w:val="24"/>
          <w:szCs w:val="24"/>
        </w:rPr>
        <w:t xml:space="preserve"> for breeding </w:t>
      </w:r>
      <w:r w:rsidR="00DF55B5">
        <w:rPr>
          <w:rFonts w:ascii="Times New Roman" w:hAnsi="Times New Roman" w:cs="Times New Roman"/>
          <w:sz w:val="24"/>
          <w:szCs w:val="24"/>
        </w:rPr>
        <w:t>mosquitoes</w:t>
      </w:r>
      <w:r>
        <w:rPr>
          <w:rFonts w:ascii="Times New Roman" w:hAnsi="Times New Roman" w:cs="Times New Roman"/>
          <w:sz w:val="24"/>
          <w:szCs w:val="24"/>
        </w:rPr>
        <w:t xml:space="preserve"> during </w:t>
      </w:r>
      <w:r w:rsidR="00D3289F">
        <w:rPr>
          <w:rFonts w:ascii="Times New Roman" w:hAnsi="Times New Roman" w:cs="Times New Roman"/>
          <w:sz w:val="24"/>
          <w:szCs w:val="24"/>
        </w:rPr>
        <w:t xml:space="preserve">most </w:t>
      </w:r>
      <w:r w:rsidR="00DF55B5">
        <w:rPr>
          <w:rFonts w:ascii="Times New Roman" w:hAnsi="Times New Roman" w:cs="Times New Roman"/>
          <w:sz w:val="24"/>
          <w:szCs w:val="24"/>
        </w:rPr>
        <w:t>periods</w:t>
      </w:r>
      <w:r w:rsidR="00D3289F">
        <w:rPr>
          <w:rFonts w:ascii="Times New Roman" w:hAnsi="Times New Roman" w:cs="Times New Roman"/>
          <w:sz w:val="24"/>
          <w:szCs w:val="24"/>
        </w:rPr>
        <w:t xml:space="preserve"> </w:t>
      </w:r>
      <w:r w:rsidR="00E5233D">
        <w:rPr>
          <w:rFonts w:ascii="Times New Roman" w:hAnsi="Times New Roman" w:cs="Times New Roman"/>
          <w:sz w:val="24"/>
          <w:szCs w:val="24"/>
        </w:rPr>
        <w:t>of the year</w:t>
      </w:r>
      <w:r w:rsidR="008E31C2">
        <w:rPr>
          <w:rFonts w:ascii="Times New Roman" w:hAnsi="Times New Roman" w:cs="Times New Roman"/>
          <w:sz w:val="24"/>
          <w:szCs w:val="24"/>
        </w:rPr>
        <w:t xml:space="preserve"> </w:t>
      </w:r>
      <w:r w:rsidR="00E5233D">
        <w:rPr>
          <w:rFonts w:ascii="Times New Roman" w:hAnsi="Times New Roman" w:cs="Times New Roman"/>
          <w:sz w:val="24"/>
          <w:szCs w:val="24"/>
        </w:rPr>
        <w:t xml:space="preserve">is a difficult </w:t>
      </w:r>
      <w:r w:rsidR="00DF55B5">
        <w:rPr>
          <w:rFonts w:ascii="Times New Roman" w:hAnsi="Times New Roman" w:cs="Times New Roman"/>
          <w:sz w:val="24"/>
          <w:szCs w:val="24"/>
        </w:rPr>
        <w:t>task</w:t>
      </w:r>
      <w:sdt>
        <w:sdtPr>
          <w:rPr>
            <w:rFonts w:ascii="Times New Roman" w:hAnsi="Times New Roman" w:cs="Times New Roman"/>
            <w:color w:val="000000"/>
            <w:sz w:val="24"/>
            <w:szCs w:val="24"/>
          </w:rPr>
          <w:tag w:val="MENDELEY_CITATION_v3_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"/>
          <w:id w:val="-203715991"/>
          <w:placeholder>
            <w:docPart w:val="DefaultPlaceholder_-1854013440"/>
          </w:placeholder>
        </w:sdtPr>
        <w:sdtContent>
          <w:r w:rsidR="00B4437F" w:rsidRPr="00B4437F">
            <w:rPr>
              <w:rFonts w:ascii="Times New Roman" w:hAnsi="Times New Roman" w:cs="Times New Roman"/>
              <w:color w:val="000000"/>
              <w:sz w:val="24"/>
              <w:szCs w:val="24"/>
            </w:rPr>
            <w:t>(Haider, Hasan, Khalil, et al. 2023)</w:t>
          </w:r>
        </w:sdtContent>
      </w:sdt>
      <w:r w:rsidR="00E5233D">
        <w:rPr>
          <w:rFonts w:ascii="Times New Roman" w:hAnsi="Times New Roman" w:cs="Times New Roman"/>
          <w:sz w:val="24"/>
          <w:szCs w:val="24"/>
        </w:rPr>
        <w:t>.</w:t>
      </w:r>
      <w:r w:rsidR="00781C8D">
        <w:rPr>
          <w:rFonts w:ascii="Times New Roman" w:hAnsi="Times New Roman" w:cs="Times New Roman"/>
          <w:sz w:val="24"/>
          <w:szCs w:val="24"/>
        </w:rPr>
        <w:t xml:space="preserve"> </w:t>
      </w:r>
      <w:r w:rsidR="004F16A9">
        <w:rPr>
          <w:rFonts w:ascii="Times New Roman" w:hAnsi="Times New Roman" w:cs="Times New Roman"/>
          <w:sz w:val="24"/>
          <w:szCs w:val="24"/>
        </w:rPr>
        <w:t>Researchers raised concern over the development of insecticide resistance</w:t>
      </w:r>
      <w:r w:rsidR="00FE0E3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"/>
          <w:id w:val="-283580148"/>
          <w:placeholder>
            <w:docPart w:val="DefaultPlaceholder_-1854013440"/>
          </w:placeholder>
        </w:sdtPr>
        <w:sdtContent>
          <w:r w:rsidR="00B4437F" w:rsidRPr="00B4437F">
            <w:rPr>
              <w:rFonts w:ascii="Times New Roman" w:hAnsi="Times New Roman" w:cs="Times New Roman"/>
              <w:color w:val="000000"/>
              <w:sz w:val="24"/>
              <w:szCs w:val="24"/>
            </w:rPr>
            <w:t>(Haider, Hasan, Khalil, et al. 2023)</w:t>
          </w:r>
        </w:sdtContent>
      </w:sdt>
      <w:r w:rsidR="004F16A9">
        <w:rPr>
          <w:rFonts w:ascii="Times New Roman" w:hAnsi="Times New Roman" w:cs="Times New Roman"/>
          <w:sz w:val="24"/>
          <w:szCs w:val="24"/>
        </w:rPr>
        <w:t xml:space="preserve">, and </w:t>
      </w:r>
      <w:r w:rsidR="002A65D7">
        <w:rPr>
          <w:rFonts w:ascii="Times New Roman" w:hAnsi="Times New Roman" w:cs="Times New Roman"/>
          <w:sz w:val="24"/>
          <w:szCs w:val="24"/>
        </w:rPr>
        <w:t xml:space="preserve">the </w:t>
      </w:r>
      <w:r w:rsidR="004F16A9">
        <w:rPr>
          <w:rFonts w:ascii="Times New Roman" w:hAnsi="Times New Roman" w:cs="Times New Roman"/>
          <w:sz w:val="24"/>
          <w:szCs w:val="24"/>
        </w:rPr>
        <w:t xml:space="preserve">failure of </w:t>
      </w:r>
      <w:r w:rsidR="003E6985">
        <w:rPr>
          <w:rFonts w:ascii="Times New Roman" w:hAnsi="Times New Roman" w:cs="Times New Roman"/>
          <w:sz w:val="24"/>
          <w:szCs w:val="24"/>
        </w:rPr>
        <w:t>developing a successful dengue vaccine</w:t>
      </w:r>
      <w:sdt>
        <w:sdtPr>
          <w:rPr>
            <w:rFonts w:ascii="Times New Roman" w:hAnsi="Times New Roman" w:cs="Times New Roman"/>
            <w:color w:val="000000"/>
            <w:sz w:val="24"/>
            <w:szCs w:val="24"/>
          </w:rPr>
          <w:tag w:val="MENDELEY_CITATION_v3_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"/>
          <w:id w:val="1182389377"/>
          <w:placeholder>
            <w:docPart w:val="DefaultPlaceholder_-1854013440"/>
          </w:placeholder>
        </w:sdtPr>
        <w:sdtContent>
          <w:r w:rsidR="00B4437F" w:rsidRPr="00B4437F">
            <w:rPr>
              <w:rFonts w:ascii="Times New Roman" w:hAnsi="Times New Roman" w:cs="Times New Roman"/>
              <w:color w:val="000000"/>
              <w:sz w:val="24"/>
              <w:szCs w:val="24"/>
            </w:rPr>
            <w:t>(Wang et al. 2017)</w:t>
          </w:r>
        </w:sdtContent>
      </w:sdt>
      <w:r w:rsidR="003E6985">
        <w:rPr>
          <w:rFonts w:ascii="Times New Roman" w:hAnsi="Times New Roman" w:cs="Times New Roman"/>
          <w:sz w:val="24"/>
          <w:szCs w:val="24"/>
        </w:rPr>
        <w:t xml:space="preserve">. </w:t>
      </w:r>
      <w:r w:rsidR="0047230B">
        <w:rPr>
          <w:rFonts w:ascii="Times New Roman" w:hAnsi="Times New Roman" w:cs="Times New Roman"/>
          <w:sz w:val="24"/>
          <w:szCs w:val="24"/>
        </w:rPr>
        <w:t xml:space="preserve">The prospect of </w:t>
      </w:r>
      <w:r w:rsidR="00EE06B7">
        <w:rPr>
          <w:rFonts w:ascii="Times New Roman" w:hAnsi="Times New Roman" w:cs="Times New Roman"/>
          <w:i/>
          <w:iCs/>
          <w:sz w:val="24"/>
          <w:szCs w:val="24"/>
        </w:rPr>
        <w:t>Wolbachia-</w:t>
      </w:r>
      <w:r w:rsidR="00EE06B7" w:rsidRPr="00EE06B7">
        <w:rPr>
          <w:rFonts w:ascii="Times New Roman" w:hAnsi="Times New Roman" w:cs="Times New Roman"/>
          <w:sz w:val="24"/>
          <w:szCs w:val="24"/>
        </w:rPr>
        <w:t>related</w:t>
      </w:r>
      <w:r w:rsidR="000862F7">
        <w:rPr>
          <w:rFonts w:ascii="Times New Roman" w:hAnsi="Times New Roman" w:cs="Times New Roman"/>
          <w:sz w:val="24"/>
          <w:szCs w:val="24"/>
        </w:rPr>
        <w:t xml:space="preserve"> intervention is</w:t>
      </w:r>
      <w:r w:rsidR="00ED592C">
        <w:rPr>
          <w:rFonts w:ascii="Times New Roman" w:hAnsi="Times New Roman" w:cs="Times New Roman"/>
          <w:sz w:val="24"/>
          <w:szCs w:val="24"/>
        </w:rPr>
        <w:t xml:space="preserve"> bright </w:t>
      </w:r>
      <w:r w:rsidR="006E5CE8">
        <w:rPr>
          <w:rFonts w:ascii="Times New Roman" w:hAnsi="Times New Roman" w:cs="Times New Roman"/>
          <w:sz w:val="24"/>
          <w:szCs w:val="24"/>
        </w:rPr>
        <w:t xml:space="preserve">but </w:t>
      </w:r>
      <w:r w:rsidR="000862F7">
        <w:rPr>
          <w:rFonts w:ascii="Times New Roman" w:hAnsi="Times New Roman" w:cs="Times New Roman"/>
          <w:sz w:val="24"/>
          <w:szCs w:val="24"/>
        </w:rPr>
        <w:t>still</w:t>
      </w:r>
      <w:r w:rsidR="00EE06B7">
        <w:rPr>
          <w:rFonts w:ascii="Times New Roman" w:hAnsi="Times New Roman" w:cs="Times New Roman"/>
          <w:sz w:val="24"/>
          <w:szCs w:val="24"/>
        </w:rPr>
        <w:t xml:space="preserve"> far from </w:t>
      </w:r>
      <w:r w:rsidR="00480A80">
        <w:rPr>
          <w:rFonts w:ascii="Times New Roman" w:hAnsi="Times New Roman" w:cs="Times New Roman"/>
          <w:sz w:val="24"/>
          <w:szCs w:val="24"/>
        </w:rPr>
        <w:t xml:space="preserve">applying </w:t>
      </w:r>
      <w:r w:rsidR="000C4036">
        <w:rPr>
          <w:rFonts w:ascii="Times New Roman" w:hAnsi="Times New Roman" w:cs="Times New Roman"/>
          <w:sz w:val="24"/>
          <w:szCs w:val="24"/>
        </w:rPr>
        <w:t>on</w:t>
      </w:r>
      <w:r w:rsidR="00C2053E">
        <w:rPr>
          <w:rFonts w:ascii="Times New Roman" w:hAnsi="Times New Roman" w:cs="Times New Roman"/>
          <w:sz w:val="24"/>
          <w:szCs w:val="24"/>
        </w:rPr>
        <w:t xml:space="preserve"> a</w:t>
      </w:r>
      <w:r w:rsidR="006E5CE8">
        <w:rPr>
          <w:rFonts w:ascii="Times New Roman" w:hAnsi="Times New Roman" w:cs="Times New Roman"/>
          <w:sz w:val="24"/>
          <w:szCs w:val="24"/>
        </w:rPr>
        <w:t xml:space="preserve"> national scale</w:t>
      </w:r>
      <w:r w:rsidR="00C2053E">
        <w:rPr>
          <w:rFonts w:ascii="Times New Roman" w:hAnsi="Times New Roman" w:cs="Times New Roman"/>
          <w:sz w:val="24"/>
          <w:szCs w:val="24"/>
        </w:rPr>
        <w:t xml:space="preserve"> considering the expenses and </w:t>
      </w:r>
      <w:r w:rsidR="00765F33">
        <w:rPr>
          <w:rFonts w:ascii="Times New Roman" w:hAnsi="Times New Roman" w:cs="Times New Roman"/>
          <w:sz w:val="24"/>
          <w:szCs w:val="24"/>
        </w:rPr>
        <w:t>technicalities</w:t>
      </w:r>
      <w:r w:rsidR="00C2053E">
        <w:rPr>
          <w:rFonts w:ascii="Times New Roman" w:hAnsi="Times New Roman" w:cs="Times New Roman"/>
          <w:sz w:val="24"/>
          <w:szCs w:val="24"/>
        </w:rPr>
        <w:t xml:space="preserve"> associated with this</w:t>
      </w:r>
      <w:r w:rsidR="00480A80">
        <w:rPr>
          <w:rFonts w:ascii="Times New Roman" w:hAnsi="Times New Roman" w:cs="Times New Roman"/>
          <w:sz w:val="24"/>
          <w:szCs w:val="24"/>
        </w:rPr>
        <w:t xml:space="preserve">. </w:t>
      </w:r>
      <w:r w:rsidR="000D11C6">
        <w:rPr>
          <w:rFonts w:ascii="Times New Roman" w:hAnsi="Times New Roman" w:cs="Times New Roman"/>
          <w:sz w:val="24"/>
          <w:szCs w:val="24"/>
        </w:rPr>
        <w:t>In this situation, an integrated and holistic vector management plan while engaging the local communities is key for controlling Aedes-borne diseases</w:t>
      </w:r>
      <w:r w:rsidR="00985AF7">
        <w:rPr>
          <w:rFonts w:ascii="Times New Roman" w:hAnsi="Times New Roman" w:cs="Times New Roman"/>
          <w:sz w:val="24"/>
          <w:szCs w:val="24"/>
        </w:rPr>
        <w:t>,</w:t>
      </w:r>
      <w:r w:rsidR="000D11C6">
        <w:rPr>
          <w:rFonts w:ascii="Times New Roman" w:hAnsi="Times New Roman" w:cs="Times New Roman"/>
          <w:sz w:val="24"/>
          <w:szCs w:val="24"/>
        </w:rPr>
        <w:t xml:space="preserve"> especially in </w:t>
      </w:r>
      <w:r w:rsidR="00985AF7">
        <w:rPr>
          <w:rFonts w:ascii="Times New Roman" w:hAnsi="Times New Roman" w:cs="Times New Roman"/>
          <w:sz w:val="24"/>
          <w:szCs w:val="24"/>
        </w:rPr>
        <w:t>resource-limited countries.</w:t>
      </w:r>
      <w:r w:rsidR="0086414C">
        <w:rPr>
          <w:rFonts w:ascii="Times New Roman" w:hAnsi="Times New Roman" w:cs="Times New Roman"/>
          <w:sz w:val="24"/>
          <w:szCs w:val="24"/>
        </w:rPr>
        <w:t xml:space="preserve"> </w:t>
      </w:r>
      <w:r w:rsidR="001001EC">
        <w:rPr>
          <w:rFonts w:ascii="Times New Roman" w:hAnsi="Times New Roman" w:cs="Times New Roman"/>
          <w:sz w:val="24"/>
          <w:szCs w:val="24"/>
        </w:rPr>
        <w:t>Regular destruction of mosquito breeding sites and increasing surveillance for detecting active cases are key in controlling dengue virus infection. Continuous active</w:t>
      </w:r>
      <w:r w:rsidR="001001EC" w:rsidRPr="00492F9D">
        <w:rPr>
          <w:sz w:val="24"/>
          <w:szCs w:val="24"/>
        </w:rPr>
        <w:t xml:space="preserve"> </w:t>
      </w:r>
      <w:r w:rsidR="001001EC" w:rsidRPr="00492F9D">
        <w:rPr>
          <w:rFonts w:ascii="Times New Roman" w:hAnsi="Times New Roman" w:cs="Times New Roman"/>
          <w:sz w:val="24"/>
          <w:szCs w:val="24"/>
        </w:rPr>
        <w:t xml:space="preserve">dengue surveillance </w:t>
      </w:r>
      <w:r w:rsidR="001001EC" w:rsidRPr="009A3825">
        <w:rPr>
          <w:rFonts w:ascii="Times New Roman" w:hAnsi="Times New Roman" w:cs="Times New Roman"/>
          <w:sz w:val="24"/>
          <w:szCs w:val="24"/>
        </w:rPr>
        <w:t>will enable</w:t>
      </w:r>
      <w:r w:rsidR="001001EC" w:rsidRPr="00492F9D">
        <w:rPr>
          <w:rFonts w:ascii="Times New Roman" w:hAnsi="Times New Roman" w:cs="Times New Roman"/>
          <w:sz w:val="24"/>
          <w:szCs w:val="24"/>
        </w:rPr>
        <w:t xml:space="preserve"> early detection of cases and outbreaks</w:t>
      </w:r>
      <w:r w:rsidR="001001EC">
        <w:rPr>
          <w:rFonts w:ascii="Times New Roman" w:hAnsi="Times New Roman" w:cs="Times New Roman"/>
          <w:sz w:val="24"/>
          <w:szCs w:val="24"/>
        </w:rPr>
        <w:t xml:space="preserve"> b</w:t>
      </w:r>
      <w:r w:rsidR="001001EC" w:rsidRPr="00492F9D">
        <w:rPr>
          <w:rFonts w:ascii="Times New Roman" w:hAnsi="Times New Roman" w:cs="Times New Roman"/>
          <w:sz w:val="24"/>
          <w:szCs w:val="24"/>
        </w:rPr>
        <w:t>y monitoring cases and trends</w:t>
      </w:r>
      <w:r w:rsidR="001001EC">
        <w:rPr>
          <w:rFonts w:ascii="Times New Roman" w:hAnsi="Times New Roman" w:cs="Times New Roman"/>
          <w:sz w:val="24"/>
          <w:szCs w:val="24"/>
        </w:rPr>
        <w:t>. P</w:t>
      </w:r>
      <w:r w:rsidR="001001EC" w:rsidRPr="00492F9D">
        <w:rPr>
          <w:rFonts w:ascii="Times New Roman" w:hAnsi="Times New Roman" w:cs="Times New Roman"/>
          <w:sz w:val="24"/>
          <w:szCs w:val="24"/>
        </w:rPr>
        <w:t>ublic health authorities will be able to identify areas where the disease is spreading, take immediate action to control mosquito populations</w:t>
      </w:r>
      <w:r w:rsidR="001001EC">
        <w:rPr>
          <w:rFonts w:ascii="Times New Roman" w:hAnsi="Times New Roman" w:cs="Times New Roman"/>
          <w:sz w:val="24"/>
          <w:szCs w:val="24"/>
        </w:rPr>
        <w:t>,</w:t>
      </w:r>
      <w:r w:rsidR="001001EC" w:rsidRPr="00492F9D">
        <w:rPr>
          <w:rFonts w:ascii="Times New Roman" w:hAnsi="Times New Roman" w:cs="Times New Roman"/>
          <w:sz w:val="24"/>
          <w:szCs w:val="24"/>
        </w:rPr>
        <w:t xml:space="preserve"> </w:t>
      </w:r>
      <w:r w:rsidR="001001EC">
        <w:rPr>
          <w:rFonts w:ascii="Times New Roman" w:hAnsi="Times New Roman" w:cs="Times New Roman"/>
          <w:sz w:val="24"/>
          <w:szCs w:val="24"/>
        </w:rPr>
        <w:t xml:space="preserve">isolate infected patients, </w:t>
      </w:r>
      <w:r w:rsidR="001001EC" w:rsidRPr="00492F9D">
        <w:rPr>
          <w:rFonts w:ascii="Times New Roman" w:hAnsi="Times New Roman" w:cs="Times New Roman"/>
          <w:sz w:val="24"/>
          <w:szCs w:val="24"/>
        </w:rPr>
        <w:t>and implement public awareness campaigns to educate people about preventive measures. Early detection and response can help prevent the further spread of the disease and reduce its impact on individuals and communities.</w:t>
      </w:r>
    </w:p>
    <w:p w14:paraId="1BB96260" w14:textId="77777777" w:rsidR="001001EC" w:rsidRDefault="001001EC">
      <w:pPr>
        <w:spacing w:after="0" w:line="360" w:lineRule="auto"/>
        <w:ind w:left="284" w:right="-279"/>
        <w:rPr>
          <w:rFonts w:ascii="Times New Roman" w:hAnsi="Times New Roman" w:cs="Times New Roman"/>
          <w:sz w:val="24"/>
          <w:szCs w:val="24"/>
        </w:rPr>
        <w:pPrChange w:id="645" w:author="Zumla, Ali" w:date="2023-07-08T09:15:00Z">
          <w:pPr>
            <w:spacing w:after="0" w:line="360" w:lineRule="auto"/>
          </w:pPr>
        </w:pPrChange>
      </w:pPr>
    </w:p>
    <w:p w14:paraId="5992B7EB" w14:textId="41B9C6A2" w:rsidR="000D11C6" w:rsidRPr="00186BD2" w:rsidRDefault="00985AF7">
      <w:pPr>
        <w:spacing w:after="0" w:line="360" w:lineRule="auto"/>
        <w:ind w:left="284" w:right="-279"/>
        <w:rPr>
          <w:rFonts w:ascii="Times New Roman" w:hAnsi="Times New Roman" w:cs="Times New Roman"/>
          <w:sz w:val="24"/>
          <w:szCs w:val="24"/>
        </w:rPr>
        <w:pPrChange w:id="646" w:author="Zumla, Ali" w:date="2023-07-08T09:15:00Z">
          <w:pPr>
            <w:spacing w:after="0" w:line="360" w:lineRule="auto"/>
          </w:pPr>
        </w:pPrChange>
      </w:pPr>
      <w:del w:id="647" w:author="Chowdhury,Muhammad Abdul Baker" w:date="2023-07-10T13:55:00Z">
        <w:r w:rsidDel="00912616">
          <w:rPr>
            <w:rFonts w:ascii="Times New Roman" w:hAnsi="Times New Roman" w:cs="Times New Roman"/>
            <w:sz w:val="24"/>
            <w:szCs w:val="24"/>
          </w:rPr>
          <w:lastRenderedPageBreak/>
          <w:delText xml:space="preserve"> </w:delText>
        </w:r>
      </w:del>
      <w:r w:rsidR="000D11C6">
        <w:rPr>
          <w:rFonts w:ascii="Times New Roman" w:hAnsi="Times New Roman" w:cs="Times New Roman"/>
          <w:sz w:val="24"/>
          <w:szCs w:val="24"/>
        </w:rPr>
        <w:t xml:space="preserve">Regular destruction of mosquito breeding </w:t>
      </w:r>
      <w:r>
        <w:rPr>
          <w:rFonts w:ascii="Times New Roman" w:hAnsi="Times New Roman" w:cs="Times New Roman"/>
          <w:sz w:val="24"/>
          <w:szCs w:val="24"/>
        </w:rPr>
        <w:t>habitats</w:t>
      </w:r>
      <w:r w:rsidR="000D11C6">
        <w:rPr>
          <w:rFonts w:ascii="Times New Roman" w:hAnsi="Times New Roman" w:cs="Times New Roman"/>
          <w:sz w:val="24"/>
          <w:szCs w:val="24"/>
        </w:rPr>
        <w:t xml:space="preserve"> and increasing surveillance for detecting active cases </w:t>
      </w:r>
      <w:r w:rsidR="00005AC5">
        <w:rPr>
          <w:rFonts w:ascii="Times New Roman" w:hAnsi="Times New Roman" w:cs="Times New Roman"/>
          <w:sz w:val="24"/>
          <w:szCs w:val="24"/>
        </w:rPr>
        <w:t xml:space="preserve">should prioritize </w:t>
      </w:r>
      <w:r w:rsidR="000D11C6">
        <w:rPr>
          <w:rFonts w:ascii="Times New Roman" w:hAnsi="Times New Roman" w:cs="Times New Roman"/>
          <w:sz w:val="24"/>
          <w:szCs w:val="24"/>
        </w:rPr>
        <w:t>in controlling dengue virus infection</w:t>
      </w:r>
      <w:r w:rsidR="00E3144F">
        <w:rPr>
          <w:rFonts w:ascii="Times New Roman" w:hAnsi="Times New Roman" w:cs="Times New Roman"/>
          <w:sz w:val="24"/>
          <w:szCs w:val="24"/>
        </w:rPr>
        <w:t xml:space="preserve"> in </w:t>
      </w:r>
      <w:r w:rsidR="00C5268B">
        <w:rPr>
          <w:rFonts w:ascii="Times New Roman" w:hAnsi="Times New Roman" w:cs="Times New Roman"/>
          <w:sz w:val="24"/>
          <w:szCs w:val="24"/>
        </w:rPr>
        <w:t>Bangladesh</w:t>
      </w:r>
      <w:r w:rsidR="000D11C6">
        <w:rPr>
          <w:rFonts w:ascii="Times New Roman" w:hAnsi="Times New Roman" w:cs="Times New Roman"/>
          <w:sz w:val="24"/>
          <w:szCs w:val="24"/>
        </w:rPr>
        <w:t>.</w:t>
      </w:r>
      <w:r w:rsidR="00C5268B">
        <w:rPr>
          <w:rFonts w:ascii="Times New Roman" w:hAnsi="Times New Roman" w:cs="Times New Roman"/>
          <w:sz w:val="24"/>
          <w:szCs w:val="24"/>
        </w:rPr>
        <w:t xml:space="preserve"> Policymakers need to design </w:t>
      </w:r>
      <w:r w:rsidR="00C73149">
        <w:rPr>
          <w:rFonts w:ascii="Times New Roman" w:hAnsi="Times New Roman" w:cs="Times New Roman"/>
          <w:sz w:val="24"/>
          <w:szCs w:val="24"/>
        </w:rPr>
        <w:t xml:space="preserve">an </w:t>
      </w:r>
      <w:r w:rsidR="00C5268B" w:rsidRPr="00A94B65">
        <w:rPr>
          <w:rFonts w:ascii="Times New Roman" w:hAnsi="Times New Roman" w:cs="Times New Roman"/>
          <w:i/>
          <w:iCs/>
          <w:sz w:val="24"/>
          <w:szCs w:val="24"/>
          <w:rPrChange w:id="648" w:author="Zumla, Ali" w:date="2023-07-08T11:32:00Z">
            <w:rPr>
              <w:rFonts w:ascii="Times New Roman" w:hAnsi="Times New Roman" w:cs="Times New Roman"/>
              <w:sz w:val="24"/>
              <w:szCs w:val="24"/>
            </w:rPr>
          </w:rPrChange>
        </w:rPr>
        <w:t>Aedes</w:t>
      </w:r>
      <w:ins w:id="649" w:author="Zumla, Ali" w:date="2023-07-08T11:32:00Z">
        <w:r w:rsidR="00A94B65">
          <w:rPr>
            <w:rFonts w:ascii="Times New Roman" w:hAnsi="Times New Roman" w:cs="Times New Roman"/>
            <w:i/>
            <w:iCs/>
            <w:sz w:val="24"/>
            <w:szCs w:val="24"/>
          </w:rPr>
          <w:t xml:space="preserve"> spp</w:t>
        </w:r>
      </w:ins>
      <w:r w:rsidR="00C5268B">
        <w:rPr>
          <w:rFonts w:ascii="Times New Roman" w:hAnsi="Times New Roman" w:cs="Times New Roman"/>
          <w:sz w:val="24"/>
          <w:szCs w:val="24"/>
        </w:rPr>
        <w:t xml:space="preserve">-borne disease management plan by considering a range of </w:t>
      </w:r>
      <w:r w:rsidR="00596426">
        <w:rPr>
          <w:rFonts w:ascii="Times New Roman" w:hAnsi="Times New Roman" w:cs="Times New Roman"/>
          <w:sz w:val="24"/>
          <w:szCs w:val="24"/>
        </w:rPr>
        <w:t xml:space="preserve">diseases that Aedes mosquito can transmit </w:t>
      </w:r>
      <w:r w:rsidR="00CC149E">
        <w:rPr>
          <w:rFonts w:ascii="Times New Roman" w:hAnsi="Times New Roman" w:cs="Times New Roman"/>
          <w:sz w:val="24"/>
          <w:szCs w:val="24"/>
        </w:rPr>
        <w:t xml:space="preserve">including Chikungunya, yellow fever, </w:t>
      </w:r>
      <w:r w:rsidR="00243B67">
        <w:rPr>
          <w:rFonts w:ascii="Times New Roman" w:hAnsi="Times New Roman" w:cs="Times New Roman"/>
          <w:sz w:val="24"/>
          <w:szCs w:val="24"/>
        </w:rPr>
        <w:t>Z</w:t>
      </w:r>
      <w:r w:rsidR="00CC149E">
        <w:rPr>
          <w:rFonts w:ascii="Times New Roman" w:hAnsi="Times New Roman" w:cs="Times New Roman"/>
          <w:sz w:val="24"/>
          <w:szCs w:val="24"/>
        </w:rPr>
        <w:t>ika virus, West Nile,</w:t>
      </w:r>
      <w:r w:rsidR="00C73149">
        <w:rPr>
          <w:rFonts w:ascii="Times New Roman" w:hAnsi="Times New Roman" w:cs="Times New Roman"/>
          <w:sz w:val="24"/>
          <w:szCs w:val="24"/>
        </w:rPr>
        <w:t xml:space="preserve"> Japanese Encephalitis, </w:t>
      </w:r>
      <w:r w:rsidR="0059451D">
        <w:rPr>
          <w:rFonts w:ascii="Times New Roman" w:hAnsi="Times New Roman" w:cs="Times New Roman"/>
          <w:sz w:val="24"/>
          <w:szCs w:val="24"/>
        </w:rPr>
        <w:t xml:space="preserve">Eastern Equine Encephalitis, </w:t>
      </w:r>
      <w:r w:rsidR="00A96D26">
        <w:rPr>
          <w:rFonts w:ascii="Times New Roman" w:hAnsi="Times New Roman" w:cs="Times New Roman"/>
          <w:sz w:val="24"/>
          <w:szCs w:val="24"/>
        </w:rPr>
        <w:t xml:space="preserve">Ross River, Rift Valley fever, </w:t>
      </w:r>
      <w:r w:rsidR="00E701C7">
        <w:rPr>
          <w:rFonts w:ascii="Times New Roman" w:hAnsi="Times New Roman" w:cs="Times New Roman"/>
          <w:sz w:val="24"/>
          <w:szCs w:val="24"/>
        </w:rPr>
        <w:t xml:space="preserve">and </w:t>
      </w:r>
      <w:r w:rsidR="00711AA7">
        <w:rPr>
          <w:rFonts w:ascii="Times New Roman" w:hAnsi="Times New Roman" w:cs="Times New Roman"/>
          <w:sz w:val="24"/>
          <w:szCs w:val="24"/>
        </w:rPr>
        <w:t xml:space="preserve">the </w:t>
      </w:r>
      <w:r w:rsidR="00E701C7">
        <w:rPr>
          <w:rFonts w:ascii="Times New Roman" w:hAnsi="Times New Roman" w:cs="Times New Roman"/>
          <w:sz w:val="24"/>
          <w:szCs w:val="24"/>
        </w:rPr>
        <w:t>LaCrosse virus</w:t>
      </w:r>
      <w:ins w:id="650" w:author="ASADUZZAMAN Md" w:date="2023-07-05T06:21:00Z">
        <w:r w:rsidR="00CA25CA">
          <w:rPr>
            <w:rFonts w:ascii="Times New Roman" w:hAnsi="Times New Roman" w:cs="Times New Roman"/>
            <w:sz w:val="24"/>
            <w:szCs w:val="24"/>
          </w:rPr>
          <w:t xml:space="preserve"> </w:t>
        </w:r>
      </w:ins>
      <w:sdt>
        <w:sdtPr>
          <w:rPr>
            <w:rFonts w:ascii="Times New Roman" w:hAnsi="Times New Roman" w:cs="Times New Roman"/>
            <w:color w:val="000000"/>
            <w:sz w:val="24"/>
            <w:szCs w:val="24"/>
          </w:rPr>
          <w:tag w:val="MENDELEY_CITATION_v3_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"/>
          <w:id w:val="591589580"/>
          <w:placeholder>
            <w:docPart w:val="DefaultPlaceholder_-1854013440"/>
          </w:placeholder>
        </w:sdtPr>
        <w:sdtContent>
          <w:r w:rsidR="00B4437F" w:rsidRPr="00B4437F">
            <w:rPr>
              <w:rFonts w:ascii="Times New Roman" w:hAnsi="Times New Roman" w:cs="Times New Roman"/>
              <w:color w:val="000000"/>
              <w:sz w:val="24"/>
              <w:szCs w:val="24"/>
            </w:rPr>
            <w:t>(Haider, Hasan, Khalil, et al. 2023)</w:t>
          </w:r>
        </w:sdtContent>
      </w:sdt>
      <w:r w:rsidR="00E701C7">
        <w:rPr>
          <w:rFonts w:ascii="Times New Roman" w:hAnsi="Times New Roman" w:cs="Times New Roman"/>
          <w:sz w:val="24"/>
          <w:szCs w:val="24"/>
        </w:rPr>
        <w:t xml:space="preserve">. </w:t>
      </w:r>
      <w:r w:rsidR="00A96D26">
        <w:rPr>
          <w:rFonts w:ascii="Times New Roman" w:hAnsi="Times New Roman" w:cs="Times New Roman"/>
          <w:sz w:val="24"/>
          <w:szCs w:val="24"/>
        </w:rPr>
        <w:t xml:space="preserve"> </w:t>
      </w:r>
      <w:r w:rsidR="00CC149E">
        <w:rPr>
          <w:rFonts w:ascii="Times New Roman" w:hAnsi="Times New Roman" w:cs="Times New Roman"/>
          <w:sz w:val="24"/>
          <w:szCs w:val="24"/>
        </w:rPr>
        <w:t xml:space="preserve"> </w:t>
      </w:r>
      <w:r w:rsidR="00596426">
        <w:rPr>
          <w:rFonts w:ascii="Times New Roman" w:hAnsi="Times New Roman" w:cs="Times New Roman"/>
          <w:sz w:val="24"/>
          <w:szCs w:val="24"/>
        </w:rPr>
        <w:t xml:space="preserve"> </w:t>
      </w:r>
      <w:r w:rsidR="00C5268B">
        <w:rPr>
          <w:rFonts w:ascii="Times New Roman" w:hAnsi="Times New Roman" w:cs="Times New Roman"/>
          <w:sz w:val="24"/>
          <w:szCs w:val="24"/>
        </w:rPr>
        <w:t xml:space="preserve">   </w:t>
      </w:r>
      <w:r w:rsidR="000D11C6">
        <w:rPr>
          <w:rFonts w:ascii="Times New Roman" w:hAnsi="Times New Roman" w:cs="Times New Roman"/>
          <w:sz w:val="24"/>
          <w:szCs w:val="24"/>
        </w:rPr>
        <w:t xml:space="preserve"> </w:t>
      </w:r>
    </w:p>
    <w:p w14:paraId="03A8C782" w14:textId="77777777" w:rsidR="00EA075D" w:rsidRDefault="00EA075D">
      <w:pPr>
        <w:spacing w:after="0" w:line="360" w:lineRule="auto"/>
        <w:ind w:left="284" w:right="-279"/>
        <w:rPr>
          <w:rFonts w:ascii="Times New Roman" w:hAnsi="Times New Roman" w:cs="Times New Roman"/>
          <w:sz w:val="24"/>
          <w:szCs w:val="24"/>
        </w:rPr>
        <w:pPrChange w:id="651" w:author="Zumla, Ali" w:date="2023-07-08T09:15:00Z">
          <w:pPr>
            <w:spacing w:after="0" w:line="360" w:lineRule="auto"/>
          </w:pPr>
        </w:pPrChange>
      </w:pPr>
    </w:p>
    <w:p w14:paraId="358B23A2" w14:textId="0F3C6D75" w:rsidR="009D5291" w:rsidRDefault="00A039A2">
      <w:pPr>
        <w:spacing w:after="0" w:line="360" w:lineRule="auto"/>
        <w:ind w:left="284" w:right="-279"/>
        <w:rPr>
          <w:rFonts w:ascii="Times New Roman" w:hAnsi="Times New Roman" w:cs="Times New Roman"/>
          <w:sz w:val="24"/>
          <w:szCs w:val="24"/>
        </w:rPr>
        <w:pPrChange w:id="652" w:author="Zumla, Ali" w:date="2023-07-08T09:15:00Z">
          <w:pPr>
            <w:spacing w:after="0" w:line="360" w:lineRule="auto"/>
          </w:pPr>
        </w:pPrChange>
      </w:pPr>
      <w:del w:id="653" w:author="Zumla, Ali" w:date="2023-07-08T11:12:00Z">
        <w:r w:rsidDel="00B231D9">
          <w:rPr>
            <w:rFonts w:ascii="Times New Roman" w:hAnsi="Times New Roman" w:cs="Times New Roman"/>
            <w:sz w:val="24"/>
            <w:szCs w:val="24"/>
          </w:rPr>
          <w:delText>We argue to</w:delText>
        </w:r>
      </w:del>
      <w:ins w:id="654" w:author="Zumla, Ali" w:date="2023-07-08T11:12:00Z">
        <w:r w:rsidR="00B231D9">
          <w:rPr>
            <w:rFonts w:ascii="Times New Roman" w:hAnsi="Times New Roman" w:cs="Times New Roman"/>
            <w:sz w:val="24"/>
            <w:szCs w:val="24"/>
          </w:rPr>
          <w:t xml:space="preserve">Our </w:t>
        </w:r>
      </w:ins>
      <w:ins w:id="655" w:author="Zumla, Ali" w:date="2023-07-08T11:13:00Z">
        <w:r w:rsidR="00B231D9">
          <w:rPr>
            <w:rFonts w:ascii="Times New Roman" w:hAnsi="Times New Roman" w:cs="Times New Roman"/>
            <w:sz w:val="24"/>
            <w:szCs w:val="24"/>
          </w:rPr>
          <w:t xml:space="preserve">data should be viewed in lieu </w:t>
        </w:r>
        <w:del w:id="656" w:author="Chowdhury,Muhammad Abdul Baker" w:date="2023-07-10T13:56:00Z">
          <w:r w:rsidR="00B231D9" w:rsidDel="00FC702B">
            <w:rPr>
              <w:rFonts w:ascii="Times New Roman" w:hAnsi="Times New Roman" w:cs="Times New Roman"/>
              <w:sz w:val="24"/>
              <w:szCs w:val="24"/>
            </w:rPr>
            <w:delText xml:space="preserve">of </w:delText>
          </w:r>
        </w:del>
      </w:ins>
      <w:ins w:id="657" w:author="Zumla, Ali" w:date="2023-07-08T11:12:00Z">
        <w:del w:id="658" w:author="Chowdhury,Muhammad Abdul Baker" w:date="2023-07-10T13:56:00Z">
          <w:r w:rsidR="00B231D9" w:rsidDel="00FC702B">
            <w:rPr>
              <w:rFonts w:ascii="Times New Roman" w:hAnsi="Times New Roman" w:cs="Times New Roman"/>
              <w:sz w:val="24"/>
              <w:szCs w:val="24"/>
            </w:rPr>
            <w:delText xml:space="preserve"> </w:delText>
          </w:r>
        </w:del>
      </w:ins>
      <w:ins w:id="659" w:author="Zumla, Ali" w:date="2023-07-08T11:13:00Z">
        <w:del w:id="660" w:author="Chowdhury,Muhammad Abdul Baker" w:date="2023-07-10T13:56:00Z">
          <w:r w:rsidR="00B231D9" w:rsidDel="00FC702B">
            <w:rPr>
              <w:rFonts w:ascii="Times New Roman" w:hAnsi="Times New Roman" w:cs="Times New Roman"/>
              <w:sz w:val="24"/>
              <w:szCs w:val="24"/>
            </w:rPr>
            <w:delText>several</w:delText>
          </w:r>
        </w:del>
      </w:ins>
      <w:ins w:id="661" w:author="Chowdhury,Muhammad Abdul Baker" w:date="2023-07-10T13:56:00Z">
        <w:r w:rsidR="00FC702B">
          <w:rPr>
            <w:rFonts w:ascii="Times New Roman" w:hAnsi="Times New Roman" w:cs="Times New Roman"/>
            <w:sz w:val="24"/>
            <w:szCs w:val="24"/>
          </w:rPr>
          <w:t>of several</w:t>
        </w:r>
      </w:ins>
      <w:ins w:id="662" w:author="Zumla, Ali" w:date="2023-07-08T11:13:00Z">
        <w:r w:rsidR="00B231D9">
          <w:rPr>
            <w:rFonts w:ascii="Times New Roman" w:hAnsi="Times New Roman" w:cs="Times New Roman"/>
            <w:sz w:val="24"/>
            <w:szCs w:val="24"/>
          </w:rPr>
          <w:t xml:space="preserve"> </w:t>
        </w:r>
      </w:ins>
      <w:ins w:id="663" w:author="Zumla, Ali" w:date="2023-07-08T11:12:00Z">
        <w:r w:rsidR="00B231D9">
          <w:rPr>
            <w:rFonts w:ascii="Times New Roman" w:hAnsi="Times New Roman" w:cs="Times New Roman"/>
            <w:sz w:val="24"/>
            <w:szCs w:val="24"/>
          </w:rPr>
          <w:t xml:space="preserve">weaknesses of our study. </w:t>
        </w:r>
      </w:ins>
      <w:del w:id="664" w:author="Zumla, Ali" w:date="2023-07-08T11:12:00Z">
        <w:r w:rsidDel="00B231D9">
          <w:rPr>
            <w:rFonts w:ascii="Times New Roman" w:hAnsi="Times New Roman" w:cs="Times New Roman"/>
            <w:sz w:val="24"/>
            <w:szCs w:val="24"/>
          </w:rPr>
          <w:delText xml:space="preserve"> interpret and </w:delText>
        </w:r>
        <w:r w:rsidR="0018441A" w:rsidDel="00B231D9">
          <w:rPr>
            <w:rFonts w:ascii="Times New Roman" w:hAnsi="Times New Roman" w:cs="Times New Roman"/>
            <w:sz w:val="24"/>
            <w:szCs w:val="24"/>
          </w:rPr>
          <w:delText>generalize</w:delText>
        </w:r>
        <w:r w:rsidDel="00B231D9">
          <w:rPr>
            <w:rFonts w:ascii="Times New Roman" w:hAnsi="Times New Roman" w:cs="Times New Roman"/>
            <w:sz w:val="24"/>
            <w:szCs w:val="24"/>
          </w:rPr>
          <w:delText xml:space="preserve"> our findings </w:delText>
        </w:r>
        <w:r w:rsidR="0018441A" w:rsidDel="00B231D9">
          <w:rPr>
            <w:rFonts w:ascii="Times New Roman" w:hAnsi="Times New Roman" w:cs="Times New Roman"/>
            <w:sz w:val="24"/>
            <w:szCs w:val="24"/>
          </w:rPr>
          <w:delText xml:space="preserve">with caution. </w:delText>
        </w:r>
      </w:del>
      <w:r w:rsidR="006A1927">
        <w:rPr>
          <w:rFonts w:ascii="Times New Roman" w:hAnsi="Times New Roman" w:cs="Times New Roman"/>
          <w:sz w:val="24"/>
          <w:szCs w:val="24"/>
        </w:rPr>
        <w:t>W</w:t>
      </w:r>
      <w:r w:rsidR="009D5291">
        <w:rPr>
          <w:rFonts w:ascii="Times New Roman" w:hAnsi="Times New Roman" w:cs="Times New Roman"/>
          <w:sz w:val="24"/>
          <w:szCs w:val="24"/>
        </w:rPr>
        <w:t>e relied on the reported number of cases from the Ministry of Health and Family Welfare. Th</w:t>
      </w:r>
      <w:r w:rsidR="00B6624D">
        <w:rPr>
          <w:rFonts w:ascii="Times New Roman" w:hAnsi="Times New Roman" w:cs="Times New Roman"/>
          <w:sz w:val="24"/>
          <w:szCs w:val="24"/>
        </w:rPr>
        <w:t>ese</w:t>
      </w:r>
      <w:r w:rsidR="009D5291">
        <w:rPr>
          <w:rFonts w:ascii="Times New Roman" w:hAnsi="Times New Roman" w:cs="Times New Roman"/>
          <w:sz w:val="24"/>
          <w:szCs w:val="24"/>
        </w:rPr>
        <w:t xml:space="preserve"> number</w:t>
      </w:r>
      <w:r w:rsidR="00B6624D">
        <w:rPr>
          <w:rFonts w:ascii="Times New Roman" w:hAnsi="Times New Roman" w:cs="Times New Roman"/>
          <w:sz w:val="24"/>
          <w:szCs w:val="24"/>
        </w:rPr>
        <w:t>s</w:t>
      </w:r>
      <w:r w:rsidR="009D5291">
        <w:rPr>
          <w:rFonts w:ascii="Times New Roman" w:hAnsi="Times New Roman" w:cs="Times New Roman"/>
          <w:sz w:val="24"/>
          <w:szCs w:val="24"/>
        </w:rPr>
        <w:t xml:space="preserve"> seem to be </w:t>
      </w:r>
      <w:r w:rsidR="000E78EB">
        <w:rPr>
          <w:rFonts w:ascii="Times New Roman" w:hAnsi="Times New Roman" w:cs="Times New Roman"/>
          <w:sz w:val="24"/>
          <w:szCs w:val="24"/>
        </w:rPr>
        <w:t>an</w:t>
      </w:r>
      <w:r w:rsidR="009D5291">
        <w:rPr>
          <w:rFonts w:ascii="Times New Roman" w:hAnsi="Times New Roman" w:cs="Times New Roman"/>
          <w:sz w:val="24"/>
          <w:szCs w:val="24"/>
        </w:rPr>
        <w:t xml:space="preserve"> </w:t>
      </w:r>
      <w:r w:rsidR="00F224CC">
        <w:rPr>
          <w:rFonts w:ascii="Times New Roman" w:hAnsi="Times New Roman" w:cs="Times New Roman"/>
          <w:sz w:val="24"/>
          <w:szCs w:val="24"/>
        </w:rPr>
        <w:t>underestimation of actual cases</w:t>
      </w:r>
      <w:r w:rsidR="0037005D">
        <w:rPr>
          <w:rFonts w:ascii="Times New Roman" w:hAnsi="Times New Roman" w:cs="Times New Roman"/>
          <w:sz w:val="24"/>
          <w:szCs w:val="24"/>
        </w:rPr>
        <w:t>. A</w:t>
      </w:r>
      <w:r w:rsidR="00F224CC">
        <w:rPr>
          <w:rFonts w:ascii="Times New Roman" w:hAnsi="Times New Roman" w:cs="Times New Roman"/>
          <w:sz w:val="24"/>
          <w:szCs w:val="24"/>
        </w:rPr>
        <w:t xml:space="preserve"> </w:t>
      </w:r>
      <w:r w:rsidR="00B6624D">
        <w:rPr>
          <w:rFonts w:ascii="Times New Roman" w:hAnsi="Times New Roman" w:cs="Times New Roman"/>
          <w:sz w:val="24"/>
          <w:szCs w:val="24"/>
        </w:rPr>
        <w:t xml:space="preserve">modeling </w:t>
      </w:r>
      <w:r w:rsidR="0037005D">
        <w:rPr>
          <w:rFonts w:ascii="Times New Roman" w:hAnsi="Times New Roman" w:cs="Times New Roman"/>
          <w:sz w:val="24"/>
          <w:szCs w:val="24"/>
        </w:rPr>
        <w:t xml:space="preserve">study based on </w:t>
      </w:r>
      <w:r w:rsidR="004F3C8D">
        <w:rPr>
          <w:rFonts w:ascii="Times New Roman" w:hAnsi="Times New Roman" w:cs="Times New Roman"/>
          <w:sz w:val="24"/>
          <w:szCs w:val="24"/>
        </w:rPr>
        <w:t xml:space="preserve">the </w:t>
      </w:r>
      <w:r w:rsidR="0037005D">
        <w:rPr>
          <w:rFonts w:ascii="Times New Roman" w:hAnsi="Times New Roman" w:cs="Times New Roman"/>
          <w:sz w:val="24"/>
          <w:szCs w:val="24"/>
        </w:rPr>
        <w:t xml:space="preserve">national seroprevalence of DENV antibodies predicted an annual infection of </w:t>
      </w:r>
      <w:r w:rsidR="004F3C8D">
        <w:rPr>
          <w:rFonts w:ascii="Times New Roman" w:hAnsi="Times New Roman" w:cs="Times New Roman"/>
          <w:sz w:val="24"/>
          <w:szCs w:val="24"/>
        </w:rPr>
        <w:t>2.4 million cases with 40 million cases nationwide</w:t>
      </w:r>
      <w:r w:rsidR="00453F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"/>
          <w:id w:val="-1910915458"/>
          <w:placeholder>
            <w:docPart w:val="DefaultPlaceholder_-1854013440"/>
          </w:placeholder>
        </w:sdtPr>
        <w:sdtContent>
          <w:r w:rsidR="00B4437F" w:rsidRPr="00B4437F">
            <w:rPr>
              <w:rFonts w:ascii="Times New Roman" w:hAnsi="Times New Roman" w:cs="Times New Roman"/>
              <w:color w:val="000000"/>
              <w:sz w:val="24"/>
              <w:szCs w:val="24"/>
            </w:rPr>
            <w:t>(Salje et al. 2019b)</w:t>
          </w:r>
        </w:sdtContent>
      </w:sdt>
      <w:r w:rsidR="004F3C8D">
        <w:rPr>
          <w:rFonts w:ascii="Times New Roman" w:hAnsi="Times New Roman" w:cs="Times New Roman"/>
          <w:sz w:val="24"/>
          <w:szCs w:val="24"/>
        </w:rPr>
        <w:t>.</w:t>
      </w:r>
      <w:r w:rsidR="00453F52">
        <w:rPr>
          <w:rFonts w:ascii="Times New Roman" w:hAnsi="Times New Roman" w:cs="Times New Roman"/>
          <w:sz w:val="24"/>
          <w:szCs w:val="24"/>
        </w:rPr>
        <w:t xml:space="preserve"> However, dengue </w:t>
      </w:r>
      <w:r w:rsidR="00E32E9B">
        <w:rPr>
          <w:rFonts w:ascii="Times New Roman" w:hAnsi="Times New Roman" w:cs="Times New Roman"/>
          <w:sz w:val="24"/>
          <w:szCs w:val="24"/>
        </w:rPr>
        <w:t>infection</w:t>
      </w:r>
      <w:r w:rsidR="00453F52">
        <w:rPr>
          <w:rFonts w:ascii="Times New Roman" w:hAnsi="Times New Roman" w:cs="Times New Roman"/>
          <w:sz w:val="24"/>
          <w:szCs w:val="24"/>
        </w:rPr>
        <w:t xml:space="preserve"> is</w:t>
      </w:r>
      <w:r w:rsidR="00E32E9B">
        <w:rPr>
          <w:rFonts w:ascii="Times New Roman" w:hAnsi="Times New Roman" w:cs="Times New Roman"/>
          <w:sz w:val="24"/>
          <w:szCs w:val="24"/>
        </w:rPr>
        <w:t xml:space="preserve"> underestimated globally as </w:t>
      </w:r>
      <w:r w:rsidR="00CE71AB">
        <w:rPr>
          <w:rFonts w:ascii="Times New Roman" w:hAnsi="Times New Roman" w:cs="Times New Roman"/>
          <w:sz w:val="24"/>
          <w:szCs w:val="24"/>
        </w:rPr>
        <w:t>it</w:t>
      </w:r>
      <w:r w:rsidR="00E32E9B">
        <w:rPr>
          <w:rFonts w:ascii="Times New Roman" w:hAnsi="Times New Roman" w:cs="Times New Roman"/>
          <w:sz w:val="24"/>
          <w:szCs w:val="24"/>
        </w:rPr>
        <w:t xml:space="preserve"> is difficult to diagnose asymptomatic or mild cases that never reach </w:t>
      </w:r>
      <w:r w:rsidR="00C662B0">
        <w:rPr>
          <w:rFonts w:ascii="Times New Roman" w:hAnsi="Times New Roman" w:cs="Times New Roman"/>
          <w:sz w:val="24"/>
          <w:szCs w:val="24"/>
        </w:rPr>
        <w:t>healthcare</w:t>
      </w:r>
      <w:r w:rsidR="00E32E9B">
        <w:rPr>
          <w:rFonts w:ascii="Times New Roman" w:hAnsi="Times New Roman" w:cs="Times New Roman"/>
          <w:sz w:val="24"/>
          <w:szCs w:val="24"/>
        </w:rPr>
        <w:t xml:space="preserve"> settings. Although mild cases are missed more frequently, </w:t>
      </w:r>
      <w:r w:rsidR="003E6985">
        <w:rPr>
          <w:rFonts w:ascii="Times New Roman" w:hAnsi="Times New Roman" w:cs="Times New Roman"/>
          <w:sz w:val="24"/>
          <w:szCs w:val="24"/>
        </w:rPr>
        <w:t>the severe cases would likely</w:t>
      </w:r>
      <w:r w:rsidR="00C662B0">
        <w:rPr>
          <w:rFonts w:ascii="Times New Roman" w:hAnsi="Times New Roman" w:cs="Times New Roman"/>
          <w:sz w:val="24"/>
          <w:szCs w:val="24"/>
        </w:rPr>
        <w:t xml:space="preserve"> </w:t>
      </w:r>
      <w:r w:rsidR="008E6064">
        <w:rPr>
          <w:rFonts w:ascii="Times New Roman" w:hAnsi="Times New Roman" w:cs="Times New Roman"/>
          <w:sz w:val="24"/>
          <w:szCs w:val="24"/>
        </w:rPr>
        <w:t xml:space="preserve">visit </w:t>
      </w:r>
      <w:r w:rsidR="008C415F">
        <w:rPr>
          <w:rFonts w:ascii="Times New Roman" w:hAnsi="Times New Roman" w:cs="Times New Roman"/>
          <w:sz w:val="24"/>
          <w:szCs w:val="24"/>
        </w:rPr>
        <w:t xml:space="preserve">the </w:t>
      </w:r>
      <w:r w:rsidR="00E32E9B">
        <w:rPr>
          <w:rFonts w:ascii="Times New Roman" w:hAnsi="Times New Roman" w:cs="Times New Roman"/>
          <w:sz w:val="24"/>
          <w:szCs w:val="24"/>
        </w:rPr>
        <w:t xml:space="preserve">hospital and thus </w:t>
      </w:r>
      <w:r w:rsidR="008C415F">
        <w:rPr>
          <w:rFonts w:ascii="Times New Roman" w:hAnsi="Times New Roman" w:cs="Times New Roman"/>
          <w:sz w:val="24"/>
          <w:szCs w:val="24"/>
        </w:rPr>
        <w:t>be</w:t>
      </w:r>
      <w:r w:rsidR="00E32E9B">
        <w:rPr>
          <w:rFonts w:ascii="Times New Roman" w:hAnsi="Times New Roman" w:cs="Times New Roman"/>
          <w:sz w:val="24"/>
          <w:szCs w:val="24"/>
        </w:rPr>
        <w:t xml:space="preserve"> counted as </w:t>
      </w:r>
      <w:r w:rsidR="008C415F">
        <w:rPr>
          <w:rFonts w:ascii="Times New Roman" w:hAnsi="Times New Roman" w:cs="Times New Roman"/>
          <w:sz w:val="24"/>
          <w:szCs w:val="24"/>
        </w:rPr>
        <w:t xml:space="preserve">numerators in our estimation. Thus, our estimation did not overlook the </w:t>
      </w:r>
      <w:r w:rsidR="007C6E9B">
        <w:rPr>
          <w:rFonts w:ascii="Times New Roman" w:hAnsi="Times New Roman" w:cs="Times New Roman"/>
          <w:sz w:val="24"/>
          <w:szCs w:val="24"/>
        </w:rPr>
        <w:t>worst-case</w:t>
      </w:r>
      <w:r w:rsidR="008C415F">
        <w:rPr>
          <w:rFonts w:ascii="Times New Roman" w:hAnsi="Times New Roman" w:cs="Times New Roman"/>
          <w:sz w:val="24"/>
          <w:szCs w:val="24"/>
        </w:rPr>
        <w:t xml:space="preserve"> scenario</w:t>
      </w:r>
      <w:r w:rsidR="00C662B0">
        <w:rPr>
          <w:rFonts w:ascii="Times New Roman" w:hAnsi="Times New Roman" w:cs="Times New Roman"/>
          <w:sz w:val="24"/>
          <w:szCs w:val="24"/>
        </w:rPr>
        <w:t>, that is, our estimation, for example, estimated the higher CFR rather than lower possible estimates</w:t>
      </w:r>
      <w:r w:rsidR="008C415F">
        <w:rPr>
          <w:rFonts w:ascii="Times New Roman" w:hAnsi="Times New Roman" w:cs="Times New Roman"/>
          <w:sz w:val="24"/>
          <w:szCs w:val="24"/>
        </w:rPr>
        <w:t xml:space="preserve">. </w:t>
      </w:r>
    </w:p>
    <w:p w14:paraId="3B35496E" w14:textId="77777777" w:rsidR="007C6E9B" w:rsidRDefault="007C6E9B">
      <w:pPr>
        <w:spacing w:after="0" w:line="360" w:lineRule="auto"/>
        <w:ind w:left="284" w:right="-279"/>
        <w:rPr>
          <w:rFonts w:ascii="Times New Roman" w:hAnsi="Times New Roman" w:cs="Times New Roman"/>
          <w:b/>
          <w:bCs/>
          <w:sz w:val="24"/>
          <w:szCs w:val="24"/>
        </w:rPr>
        <w:pPrChange w:id="665" w:author="Zumla, Ali" w:date="2023-07-08T09:15:00Z">
          <w:pPr>
            <w:spacing w:after="0" w:line="360" w:lineRule="auto"/>
          </w:pPr>
        </w:pPrChange>
      </w:pPr>
    </w:p>
    <w:p w14:paraId="16EB21A7" w14:textId="1E4EE114" w:rsidR="007C6E9B" w:rsidRPr="007C6E9B" w:rsidRDefault="007C6E9B">
      <w:pPr>
        <w:spacing w:after="0" w:line="360" w:lineRule="auto"/>
        <w:ind w:left="284" w:right="-279"/>
        <w:rPr>
          <w:rFonts w:ascii="Times New Roman" w:hAnsi="Times New Roman" w:cs="Times New Roman"/>
          <w:b/>
          <w:bCs/>
          <w:sz w:val="24"/>
          <w:szCs w:val="24"/>
        </w:rPr>
        <w:pPrChange w:id="666" w:author="Zumla, Ali" w:date="2023-07-08T09:15:00Z">
          <w:pPr>
            <w:spacing w:after="0" w:line="360" w:lineRule="auto"/>
          </w:pPr>
        </w:pPrChange>
      </w:pPr>
      <w:r w:rsidRPr="007C6E9B">
        <w:rPr>
          <w:rFonts w:ascii="Times New Roman" w:hAnsi="Times New Roman" w:cs="Times New Roman"/>
          <w:b/>
          <w:bCs/>
          <w:sz w:val="24"/>
          <w:szCs w:val="24"/>
        </w:rPr>
        <w:t>Conclusion</w:t>
      </w:r>
      <w:ins w:id="667" w:author="Zumla, Ali" w:date="2023-07-08T11:13:00Z">
        <w:r w:rsidR="00B231D9">
          <w:rPr>
            <w:rFonts w:ascii="Times New Roman" w:hAnsi="Times New Roman" w:cs="Times New Roman"/>
            <w:b/>
            <w:bCs/>
            <w:sz w:val="24"/>
            <w:szCs w:val="24"/>
          </w:rPr>
          <w:t>s</w:t>
        </w:r>
      </w:ins>
      <w:r w:rsidRPr="007C6E9B">
        <w:rPr>
          <w:rFonts w:ascii="Times New Roman" w:hAnsi="Times New Roman" w:cs="Times New Roman"/>
          <w:b/>
          <w:bCs/>
          <w:sz w:val="24"/>
          <w:szCs w:val="24"/>
        </w:rPr>
        <w:t xml:space="preserve">: </w:t>
      </w:r>
    </w:p>
    <w:p w14:paraId="417B7935" w14:textId="5747D973" w:rsidR="00130E3B" w:rsidRPr="00186BD2" w:rsidRDefault="00B95DB5">
      <w:pPr>
        <w:spacing w:after="0" w:line="360" w:lineRule="auto"/>
        <w:ind w:left="284" w:right="-279"/>
        <w:rPr>
          <w:rFonts w:ascii="Times New Roman" w:hAnsi="Times New Roman" w:cs="Times New Roman"/>
          <w:sz w:val="24"/>
          <w:szCs w:val="24"/>
        </w:rPr>
        <w:pPrChange w:id="668" w:author="Zumla, Ali" w:date="2023-07-08T09:15:00Z">
          <w:pPr>
            <w:spacing w:after="0" w:line="360" w:lineRule="auto"/>
          </w:pPr>
        </w:pPrChange>
      </w:pPr>
      <w:r>
        <w:rPr>
          <w:rFonts w:ascii="Times New Roman" w:hAnsi="Times New Roman" w:cs="Times New Roman"/>
          <w:sz w:val="24"/>
          <w:szCs w:val="24"/>
        </w:rPr>
        <w:t xml:space="preserve">Between </w:t>
      </w:r>
      <w:r w:rsidR="00A37874">
        <w:rPr>
          <w:rFonts w:ascii="Times New Roman" w:hAnsi="Times New Roman" w:cs="Times New Roman"/>
          <w:sz w:val="24"/>
          <w:szCs w:val="24"/>
        </w:rPr>
        <w:t xml:space="preserve">the </w:t>
      </w:r>
      <w:r>
        <w:rPr>
          <w:rFonts w:ascii="Times New Roman" w:hAnsi="Times New Roman" w:cs="Times New Roman"/>
          <w:sz w:val="24"/>
          <w:szCs w:val="24"/>
        </w:rPr>
        <w:t>first</w:t>
      </w:r>
      <w:r w:rsidR="00A37874">
        <w:rPr>
          <w:rFonts w:ascii="Times New Roman" w:hAnsi="Times New Roman" w:cs="Times New Roman"/>
          <w:sz w:val="24"/>
          <w:szCs w:val="24"/>
        </w:rPr>
        <w:t xml:space="preserve"> (2000-2010)</w:t>
      </w:r>
      <w:r>
        <w:rPr>
          <w:rFonts w:ascii="Times New Roman" w:hAnsi="Times New Roman" w:cs="Times New Roman"/>
          <w:sz w:val="24"/>
          <w:szCs w:val="24"/>
        </w:rPr>
        <w:t xml:space="preserve"> and </w:t>
      </w:r>
      <w:r w:rsidR="00F40287">
        <w:rPr>
          <w:rFonts w:ascii="Times New Roman" w:hAnsi="Times New Roman" w:cs="Times New Roman"/>
          <w:sz w:val="24"/>
          <w:szCs w:val="24"/>
        </w:rPr>
        <w:t xml:space="preserve">the </w:t>
      </w:r>
      <w:r>
        <w:rPr>
          <w:rFonts w:ascii="Times New Roman" w:hAnsi="Times New Roman" w:cs="Times New Roman"/>
          <w:sz w:val="24"/>
          <w:szCs w:val="24"/>
        </w:rPr>
        <w:t>second decade</w:t>
      </w:r>
      <w:r w:rsidR="00A37874">
        <w:rPr>
          <w:rFonts w:ascii="Times New Roman" w:hAnsi="Times New Roman" w:cs="Times New Roman"/>
          <w:sz w:val="24"/>
          <w:szCs w:val="24"/>
        </w:rPr>
        <w:t xml:space="preserve"> (2011-2022), </w:t>
      </w:r>
      <w:r w:rsidR="00F40287">
        <w:rPr>
          <w:rFonts w:ascii="Times New Roman" w:hAnsi="Times New Roman" w:cs="Times New Roman"/>
          <w:sz w:val="24"/>
          <w:szCs w:val="24"/>
        </w:rPr>
        <w:t xml:space="preserve">dengue cases have increased by 8.3 times, and annual deaths have increased by </w:t>
      </w:r>
      <w:r w:rsidR="003F4B52">
        <w:rPr>
          <w:rFonts w:ascii="Times New Roman" w:hAnsi="Times New Roman" w:cs="Times New Roman"/>
          <w:sz w:val="24"/>
          <w:szCs w:val="24"/>
        </w:rPr>
        <w:t>2.2</w:t>
      </w:r>
      <w:r w:rsidR="00F40287">
        <w:rPr>
          <w:rFonts w:ascii="Times New Roman" w:hAnsi="Times New Roman" w:cs="Times New Roman"/>
          <w:sz w:val="24"/>
          <w:szCs w:val="24"/>
        </w:rPr>
        <w:t xml:space="preserve"> times in Bangladesh. </w:t>
      </w:r>
      <w:r w:rsidR="000524E1">
        <w:rPr>
          <w:rFonts w:ascii="Times New Roman" w:hAnsi="Times New Roman" w:cs="Times New Roman"/>
          <w:sz w:val="24"/>
          <w:szCs w:val="24"/>
        </w:rPr>
        <w:t>This growth</w:t>
      </w:r>
      <w:r w:rsidR="00F40287">
        <w:rPr>
          <w:rFonts w:ascii="Times New Roman" w:hAnsi="Times New Roman" w:cs="Times New Roman"/>
          <w:sz w:val="24"/>
          <w:szCs w:val="24"/>
        </w:rPr>
        <w:t xml:space="preserve"> of </w:t>
      </w:r>
      <w:r w:rsidR="000524E1">
        <w:rPr>
          <w:rFonts w:ascii="Times New Roman" w:hAnsi="Times New Roman" w:cs="Times New Roman"/>
          <w:sz w:val="24"/>
          <w:szCs w:val="24"/>
        </w:rPr>
        <w:t xml:space="preserve">cases is partly explained by the influence of global warming with an increase of </w:t>
      </w:r>
      <w:r w:rsidR="003F4B52">
        <w:rPr>
          <w:rFonts w:ascii="Times New Roman" w:hAnsi="Times New Roman" w:cs="Times New Roman"/>
          <w:sz w:val="24"/>
          <w:szCs w:val="24"/>
        </w:rPr>
        <w:t>0.4</w:t>
      </w:r>
      <w:r w:rsidR="000524E1">
        <w:rPr>
          <w:rFonts w:ascii="Times New Roman" w:hAnsi="Times New Roman" w:cs="Times New Roman"/>
          <w:sz w:val="24"/>
          <w:szCs w:val="24"/>
        </w:rPr>
        <w:t xml:space="preserve">°C annual </w:t>
      </w:r>
      <w:r w:rsidR="000372C5">
        <w:rPr>
          <w:rFonts w:ascii="Times New Roman" w:hAnsi="Times New Roman" w:cs="Times New Roman"/>
          <w:sz w:val="24"/>
          <w:szCs w:val="24"/>
        </w:rPr>
        <w:t xml:space="preserve">temperature as well as changes </w:t>
      </w:r>
      <w:r w:rsidR="00831110">
        <w:rPr>
          <w:rFonts w:ascii="Times New Roman" w:hAnsi="Times New Roman" w:cs="Times New Roman"/>
          <w:sz w:val="24"/>
          <w:szCs w:val="24"/>
        </w:rPr>
        <w:t>in</w:t>
      </w:r>
      <w:r w:rsidR="00C15FA3">
        <w:rPr>
          <w:rFonts w:ascii="Times New Roman" w:hAnsi="Times New Roman" w:cs="Times New Roman"/>
          <w:sz w:val="24"/>
          <w:szCs w:val="24"/>
        </w:rPr>
        <w:t xml:space="preserve"> duration and length of </w:t>
      </w:r>
      <w:r w:rsidR="00831110">
        <w:rPr>
          <w:rFonts w:ascii="Times New Roman" w:hAnsi="Times New Roman" w:cs="Times New Roman"/>
          <w:sz w:val="24"/>
          <w:szCs w:val="24"/>
        </w:rPr>
        <w:t xml:space="preserve">the </w:t>
      </w:r>
      <w:r w:rsidR="00C15FA3">
        <w:rPr>
          <w:rFonts w:ascii="Times New Roman" w:hAnsi="Times New Roman" w:cs="Times New Roman"/>
          <w:sz w:val="24"/>
          <w:szCs w:val="24"/>
        </w:rPr>
        <w:t xml:space="preserve">rainy season. </w:t>
      </w:r>
      <w:r w:rsidR="00831110">
        <w:rPr>
          <w:rFonts w:ascii="Times New Roman" w:hAnsi="Times New Roman" w:cs="Times New Roman"/>
          <w:sz w:val="24"/>
          <w:szCs w:val="24"/>
        </w:rPr>
        <w:t xml:space="preserve">Unusual rain including early or late rain in </w:t>
      </w:r>
      <w:r w:rsidR="00A51BE3">
        <w:rPr>
          <w:rFonts w:ascii="Times New Roman" w:hAnsi="Times New Roman" w:cs="Times New Roman"/>
          <w:sz w:val="24"/>
          <w:szCs w:val="24"/>
        </w:rPr>
        <w:t xml:space="preserve">and beyond </w:t>
      </w:r>
      <w:r w:rsidR="00831110">
        <w:rPr>
          <w:rFonts w:ascii="Times New Roman" w:hAnsi="Times New Roman" w:cs="Times New Roman"/>
          <w:sz w:val="24"/>
          <w:szCs w:val="24"/>
        </w:rPr>
        <w:t xml:space="preserve">the monsoon season likely contributed </w:t>
      </w:r>
      <w:r w:rsidR="00022CBB">
        <w:rPr>
          <w:rFonts w:ascii="Times New Roman" w:hAnsi="Times New Roman" w:cs="Times New Roman"/>
          <w:sz w:val="24"/>
          <w:szCs w:val="24"/>
        </w:rPr>
        <w:t>to</w:t>
      </w:r>
      <w:r w:rsidR="00831110">
        <w:rPr>
          <w:rFonts w:ascii="Times New Roman" w:hAnsi="Times New Roman" w:cs="Times New Roman"/>
          <w:sz w:val="24"/>
          <w:szCs w:val="24"/>
        </w:rPr>
        <w:t xml:space="preserve"> extending the length of </w:t>
      </w:r>
      <w:r w:rsidR="00022CBB">
        <w:rPr>
          <w:rFonts w:ascii="Times New Roman" w:hAnsi="Times New Roman" w:cs="Times New Roman"/>
          <w:sz w:val="24"/>
          <w:szCs w:val="24"/>
        </w:rPr>
        <w:t xml:space="preserve">the </w:t>
      </w:r>
      <w:r w:rsidR="00831110">
        <w:rPr>
          <w:rFonts w:ascii="Times New Roman" w:hAnsi="Times New Roman" w:cs="Times New Roman"/>
          <w:sz w:val="24"/>
          <w:szCs w:val="24"/>
        </w:rPr>
        <w:t>dengue transmission season in</w:t>
      </w:r>
      <w:r w:rsidR="00095563">
        <w:rPr>
          <w:rFonts w:ascii="Times New Roman" w:hAnsi="Times New Roman" w:cs="Times New Roman"/>
          <w:sz w:val="24"/>
          <w:szCs w:val="24"/>
        </w:rPr>
        <w:t xml:space="preserve"> Bangladesh</w:t>
      </w:r>
      <w:r w:rsidR="00831110">
        <w:rPr>
          <w:rFonts w:ascii="Times New Roman" w:hAnsi="Times New Roman" w:cs="Times New Roman"/>
          <w:sz w:val="24"/>
          <w:szCs w:val="24"/>
        </w:rPr>
        <w:t>.</w:t>
      </w:r>
      <w:del w:id="669" w:author="Chowdhury,Muhammad Abdul Baker" w:date="2023-07-10T13:58:00Z">
        <w:r w:rsidR="00831110" w:rsidDel="00FC702B">
          <w:rPr>
            <w:rFonts w:ascii="Times New Roman" w:hAnsi="Times New Roman" w:cs="Times New Roman"/>
            <w:sz w:val="24"/>
            <w:szCs w:val="24"/>
          </w:rPr>
          <w:delText xml:space="preserve"> </w:delText>
        </w:r>
      </w:del>
      <w:r w:rsidR="00831110">
        <w:rPr>
          <w:rFonts w:ascii="Times New Roman" w:hAnsi="Times New Roman" w:cs="Times New Roman"/>
          <w:sz w:val="24"/>
          <w:szCs w:val="24"/>
        </w:rPr>
        <w:t xml:space="preserve"> The monthly total rainfall of </w:t>
      </w:r>
      <w:r w:rsidR="00022CBB">
        <w:rPr>
          <w:rFonts w:ascii="Times New Roman" w:hAnsi="Times New Roman" w:cs="Times New Roman"/>
          <w:sz w:val="24"/>
          <w:szCs w:val="24"/>
        </w:rPr>
        <w:t xml:space="preserve">the </w:t>
      </w:r>
      <w:r w:rsidR="00831110">
        <w:rPr>
          <w:rFonts w:ascii="Times New Roman" w:hAnsi="Times New Roman" w:cs="Times New Roman"/>
          <w:sz w:val="24"/>
          <w:szCs w:val="24"/>
        </w:rPr>
        <w:t>first-lagged month and</w:t>
      </w:r>
      <w:r w:rsidR="00831110" w:rsidRPr="00D1770C">
        <w:rPr>
          <w:rFonts w:ascii="Times New Roman" w:hAnsi="Times New Roman" w:cs="Times New Roman"/>
          <w:sz w:val="24"/>
          <w:szCs w:val="24"/>
        </w:rPr>
        <w:t xml:space="preserve"> </w:t>
      </w:r>
      <w:r w:rsidR="00831110">
        <w:rPr>
          <w:rFonts w:ascii="Times New Roman" w:hAnsi="Times New Roman" w:cs="Times New Roman"/>
          <w:sz w:val="24"/>
          <w:szCs w:val="24"/>
        </w:rPr>
        <w:t xml:space="preserve">second-lagged rainfall </w:t>
      </w:r>
      <w:r w:rsidR="00022CBB">
        <w:rPr>
          <w:rFonts w:ascii="Times New Roman" w:hAnsi="Times New Roman" w:cs="Times New Roman"/>
          <w:sz w:val="24"/>
          <w:szCs w:val="24"/>
        </w:rPr>
        <w:t xml:space="preserve">showed </w:t>
      </w:r>
      <w:r w:rsidR="00205E69">
        <w:rPr>
          <w:rFonts w:ascii="Times New Roman" w:hAnsi="Times New Roman" w:cs="Times New Roman"/>
          <w:sz w:val="24"/>
          <w:szCs w:val="24"/>
        </w:rPr>
        <w:t xml:space="preserve">a </w:t>
      </w:r>
      <w:r w:rsidR="00022CBB">
        <w:rPr>
          <w:rFonts w:ascii="Times New Roman" w:hAnsi="Times New Roman" w:cs="Times New Roman"/>
          <w:sz w:val="24"/>
          <w:szCs w:val="24"/>
        </w:rPr>
        <w:t xml:space="preserve">greater influence </w:t>
      </w:r>
      <w:r w:rsidR="005242D8">
        <w:rPr>
          <w:rFonts w:ascii="Times New Roman" w:hAnsi="Times New Roman" w:cs="Times New Roman"/>
          <w:sz w:val="24"/>
          <w:szCs w:val="24"/>
        </w:rPr>
        <w:t>on</w:t>
      </w:r>
      <w:r w:rsidR="00831110">
        <w:rPr>
          <w:rFonts w:ascii="Times New Roman" w:hAnsi="Times New Roman" w:cs="Times New Roman"/>
          <w:sz w:val="24"/>
          <w:szCs w:val="24"/>
        </w:rPr>
        <w:t xml:space="preserve"> monthly dengue incidence in Bangladesh.</w:t>
      </w:r>
      <w:r w:rsidR="00625B48">
        <w:rPr>
          <w:rFonts w:ascii="Times New Roman" w:hAnsi="Times New Roman" w:cs="Times New Roman"/>
          <w:sz w:val="24"/>
          <w:szCs w:val="24"/>
        </w:rPr>
        <w:t xml:space="preserve"> Our model estimated that for </w:t>
      </w:r>
      <w:r w:rsidR="008D548D">
        <w:rPr>
          <w:rFonts w:ascii="Times New Roman" w:hAnsi="Times New Roman" w:cs="Times New Roman"/>
          <w:sz w:val="24"/>
          <w:szCs w:val="24"/>
        </w:rPr>
        <w:t>additional</w:t>
      </w:r>
      <w:r w:rsidR="00625B48">
        <w:rPr>
          <w:rFonts w:ascii="Times New Roman" w:hAnsi="Times New Roman" w:cs="Times New Roman"/>
          <w:sz w:val="24"/>
          <w:szCs w:val="24"/>
        </w:rPr>
        <w:t xml:space="preserve"> 1</w:t>
      </w:r>
      <w:r w:rsidR="009E0B94">
        <w:rPr>
          <w:rFonts w:ascii="Times New Roman" w:hAnsi="Times New Roman" w:cs="Times New Roman"/>
          <w:sz w:val="24"/>
          <w:szCs w:val="24"/>
        </w:rPr>
        <w:t>°</w:t>
      </w:r>
      <w:r w:rsidR="00625B48">
        <w:rPr>
          <w:rFonts w:ascii="Times New Roman" w:hAnsi="Times New Roman" w:cs="Times New Roman"/>
          <w:sz w:val="24"/>
          <w:szCs w:val="24"/>
        </w:rPr>
        <w:t xml:space="preserve">C </w:t>
      </w:r>
      <w:r w:rsidR="00401FD1">
        <w:rPr>
          <w:rFonts w:ascii="Times New Roman" w:hAnsi="Times New Roman" w:cs="Times New Roman"/>
          <w:sz w:val="24"/>
          <w:szCs w:val="24"/>
        </w:rPr>
        <w:t xml:space="preserve">monthly </w:t>
      </w:r>
      <w:r w:rsidR="00625B48">
        <w:rPr>
          <w:rFonts w:ascii="Times New Roman" w:hAnsi="Times New Roman" w:cs="Times New Roman"/>
          <w:sz w:val="24"/>
          <w:szCs w:val="24"/>
        </w:rPr>
        <w:t xml:space="preserve">temperature </w:t>
      </w:r>
      <w:r w:rsidR="00401FD1">
        <w:rPr>
          <w:rFonts w:ascii="Times New Roman" w:hAnsi="Times New Roman" w:cs="Times New Roman"/>
          <w:sz w:val="24"/>
          <w:szCs w:val="24"/>
        </w:rPr>
        <w:t xml:space="preserve">dengue cases will increase by 26%. </w:t>
      </w:r>
      <w:r w:rsidR="00CB1E55" w:rsidRPr="00186BD2">
        <w:rPr>
          <w:rFonts w:ascii="Times New Roman" w:hAnsi="Times New Roman" w:cs="Times New Roman"/>
          <w:sz w:val="24"/>
          <w:szCs w:val="24"/>
        </w:rPr>
        <w:t xml:space="preserve">The </w:t>
      </w:r>
      <w:r w:rsidR="00CB1E55">
        <w:rPr>
          <w:rFonts w:ascii="Times New Roman" w:hAnsi="Times New Roman" w:cs="Times New Roman"/>
          <w:sz w:val="24"/>
          <w:szCs w:val="24"/>
        </w:rPr>
        <w:t xml:space="preserve">mean monthly growth factor </w:t>
      </w:r>
      <w:r w:rsidR="009E0B94">
        <w:rPr>
          <w:rFonts w:ascii="Times New Roman" w:hAnsi="Times New Roman" w:cs="Times New Roman"/>
          <w:sz w:val="24"/>
          <w:szCs w:val="24"/>
        </w:rPr>
        <w:t>remains</w:t>
      </w:r>
      <w:r w:rsidR="00CB1E55">
        <w:rPr>
          <w:rFonts w:ascii="Times New Roman" w:hAnsi="Times New Roman" w:cs="Times New Roman"/>
          <w:sz w:val="24"/>
          <w:szCs w:val="24"/>
        </w:rPr>
        <w:t xml:space="preserve"> above one significantly during April-July, which coincides with the hot and rainy season of the country indicating an earlier vector control would benefit the country</w:t>
      </w:r>
      <w:r w:rsidR="00CA53C2">
        <w:rPr>
          <w:rFonts w:ascii="Times New Roman" w:hAnsi="Times New Roman" w:cs="Times New Roman"/>
          <w:sz w:val="24"/>
          <w:szCs w:val="24"/>
        </w:rPr>
        <w:t>.</w:t>
      </w:r>
      <w:r w:rsidR="009E0B94">
        <w:rPr>
          <w:rFonts w:ascii="Times New Roman" w:hAnsi="Times New Roman" w:cs="Times New Roman"/>
          <w:sz w:val="24"/>
          <w:szCs w:val="24"/>
        </w:rPr>
        <w:t xml:space="preserve"> The ARIMA model </w:t>
      </w:r>
      <w:r w:rsidR="009676CE">
        <w:rPr>
          <w:rFonts w:ascii="Times New Roman" w:hAnsi="Times New Roman" w:cs="Times New Roman"/>
          <w:sz w:val="24"/>
          <w:szCs w:val="24"/>
        </w:rPr>
        <w:t xml:space="preserve">forecasts a </w:t>
      </w:r>
      <w:r w:rsidR="00633076">
        <w:rPr>
          <w:rFonts w:ascii="Times New Roman" w:hAnsi="Times New Roman" w:cs="Times New Roman"/>
          <w:sz w:val="24"/>
          <w:szCs w:val="24"/>
        </w:rPr>
        <w:t>continuously</w:t>
      </w:r>
      <w:r w:rsidR="009676CE">
        <w:rPr>
          <w:rFonts w:ascii="Times New Roman" w:hAnsi="Times New Roman" w:cs="Times New Roman"/>
          <w:sz w:val="24"/>
          <w:szCs w:val="24"/>
        </w:rPr>
        <w:t xml:space="preserve"> </w:t>
      </w:r>
      <w:r w:rsidR="00B74ABA">
        <w:rPr>
          <w:rFonts w:ascii="Times New Roman" w:hAnsi="Times New Roman" w:cs="Times New Roman"/>
          <w:sz w:val="24"/>
          <w:szCs w:val="24"/>
        </w:rPr>
        <w:t xml:space="preserve">increasing trend of DENV </w:t>
      </w:r>
      <w:r w:rsidR="002611C8">
        <w:rPr>
          <w:rFonts w:ascii="Times New Roman" w:hAnsi="Times New Roman" w:cs="Times New Roman"/>
          <w:sz w:val="24"/>
          <w:szCs w:val="24"/>
        </w:rPr>
        <w:t>infection for the next decade</w:t>
      </w:r>
      <w:r w:rsidR="00633076">
        <w:rPr>
          <w:rFonts w:ascii="Times New Roman" w:hAnsi="Times New Roman" w:cs="Times New Roman"/>
          <w:sz w:val="24"/>
          <w:szCs w:val="24"/>
        </w:rPr>
        <w:t xml:space="preserve"> in </w:t>
      </w:r>
      <w:r w:rsidR="002166B3">
        <w:rPr>
          <w:rFonts w:ascii="Times New Roman" w:hAnsi="Times New Roman" w:cs="Times New Roman"/>
          <w:sz w:val="24"/>
          <w:szCs w:val="24"/>
        </w:rPr>
        <w:t>Bangladesh</w:t>
      </w:r>
      <w:r w:rsidR="002611C8">
        <w:rPr>
          <w:rFonts w:ascii="Times New Roman" w:hAnsi="Times New Roman" w:cs="Times New Roman"/>
          <w:sz w:val="24"/>
          <w:szCs w:val="24"/>
        </w:rPr>
        <w:t xml:space="preserve">. </w:t>
      </w:r>
      <w:del w:id="670" w:author="Chowdhury,Muhammad Abdul Baker" w:date="2023-07-10T13:58:00Z">
        <w:r w:rsidR="00CA53C2" w:rsidDel="00FC702B">
          <w:rPr>
            <w:rFonts w:ascii="Times New Roman" w:hAnsi="Times New Roman" w:cs="Times New Roman"/>
            <w:sz w:val="24"/>
            <w:szCs w:val="24"/>
          </w:rPr>
          <w:delText xml:space="preserve"> </w:delText>
        </w:r>
      </w:del>
      <w:r w:rsidR="00754EDF" w:rsidRPr="00754EDF">
        <w:rPr>
          <w:rFonts w:ascii="Times New Roman" w:hAnsi="Times New Roman" w:cs="Times New Roman"/>
          <w:sz w:val="24"/>
          <w:szCs w:val="24"/>
        </w:rPr>
        <w:t xml:space="preserve">We recommend </w:t>
      </w:r>
      <w:r w:rsidR="00130E3B">
        <w:rPr>
          <w:rFonts w:ascii="Times New Roman" w:hAnsi="Times New Roman" w:cs="Times New Roman"/>
          <w:sz w:val="24"/>
          <w:szCs w:val="24"/>
        </w:rPr>
        <w:t xml:space="preserve">an integrated and holistic </w:t>
      </w:r>
      <w:r w:rsidR="00130E3B">
        <w:rPr>
          <w:rFonts w:ascii="Times New Roman" w:hAnsi="Times New Roman" w:cs="Times New Roman"/>
          <w:sz w:val="24"/>
          <w:szCs w:val="24"/>
        </w:rPr>
        <w:lastRenderedPageBreak/>
        <w:t>vector management plan while engaging the local communities</w:t>
      </w:r>
      <w:r w:rsidR="00EA7043">
        <w:rPr>
          <w:rFonts w:ascii="Times New Roman" w:hAnsi="Times New Roman" w:cs="Times New Roman"/>
          <w:sz w:val="24"/>
          <w:szCs w:val="24"/>
        </w:rPr>
        <w:t xml:space="preserve"> in </w:t>
      </w:r>
      <w:r w:rsidR="00811B60">
        <w:rPr>
          <w:rFonts w:ascii="Times New Roman" w:hAnsi="Times New Roman" w:cs="Times New Roman"/>
          <w:sz w:val="24"/>
          <w:szCs w:val="24"/>
        </w:rPr>
        <w:t xml:space="preserve">the </w:t>
      </w:r>
      <w:r w:rsidR="00EA7043">
        <w:rPr>
          <w:rFonts w:ascii="Times New Roman" w:hAnsi="Times New Roman" w:cs="Times New Roman"/>
          <w:sz w:val="24"/>
          <w:szCs w:val="24"/>
        </w:rPr>
        <w:t>r</w:t>
      </w:r>
      <w:r w:rsidR="00130E3B">
        <w:rPr>
          <w:rFonts w:ascii="Times New Roman" w:hAnsi="Times New Roman" w:cs="Times New Roman"/>
          <w:sz w:val="24"/>
          <w:szCs w:val="24"/>
        </w:rPr>
        <w:t xml:space="preserve">egular destruction of mosquito breeding sites and increasing surveillance for detecting active </w:t>
      </w:r>
      <w:r w:rsidR="005E20D0">
        <w:rPr>
          <w:rFonts w:ascii="Times New Roman" w:hAnsi="Times New Roman" w:cs="Times New Roman"/>
          <w:sz w:val="24"/>
          <w:szCs w:val="24"/>
        </w:rPr>
        <w:t>DENV</w:t>
      </w:r>
      <w:r w:rsidR="000044AA">
        <w:rPr>
          <w:rFonts w:ascii="Times New Roman" w:hAnsi="Times New Roman" w:cs="Times New Roman"/>
          <w:sz w:val="24"/>
          <w:szCs w:val="24"/>
        </w:rPr>
        <w:t>-</w:t>
      </w:r>
      <w:r w:rsidR="005E20D0">
        <w:rPr>
          <w:rFonts w:ascii="Times New Roman" w:hAnsi="Times New Roman" w:cs="Times New Roman"/>
          <w:sz w:val="24"/>
          <w:szCs w:val="24"/>
        </w:rPr>
        <w:t xml:space="preserve">infected </w:t>
      </w:r>
      <w:r w:rsidR="00130E3B">
        <w:rPr>
          <w:rFonts w:ascii="Times New Roman" w:hAnsi="Times New Roman" w:cs="Times New Roman"/>
          <w:sz w:val="24"/>
          <w:szCs w:val="24"/>
        </w:rPr>
        <w:t>cases</w:t>
      </w:r>
      <w:r w:rsidR="005E20D0">
        <w:rPr>
          <w:rFonts w:ascii="Times New Roman" w:hAnsi="Times New Roman" w:cs="Times New Roman"/>
          <w:sz w:val="24"/>
          <w:szCs w:val="24"/>
        </w:rPr>
        <w:t xml:space="preserve">. </w:t>
      </w:r>
    </w:p>
    <w:p w14:paraId="0402AFF8" w14:textId="16A9043C" w:rsidR="00786F71" w:rsidRPr="00786F71" w:rsidRDefault="00C036F0" w:rsidP="00786F71">
      <w:pPr>
        <w:ind w:left="284" w:right="-279"/>
        <w:rPr>
          <w:ins w:id="671" w:author="Zumla, Ali" w:date="2023-07-08T11:45:00Z"/>
          <w:rFonts w:ascii="Times New Roman" w:hAnsi="Times New Roman" w:cs="Times New Roman"/>
          <w:sz w:val="24"/>
          <w:szCs w:val="24"/>
        </w:rPr>
      </w:pPr>
      <w:ins w:id="672" w:author="Zumla, Ali" w:date="2023-07-08T11:48:00Z">
        <w:r>
          <w:rPr>
            <w:rFonts w:ascii="Times New Roman" w:hAnsi="Times New Roman" w:cs="Times New Roman"/>
            <w:sz w:val="24"/>
            <w:szCs w:val="24"/>
          </w:rPr>
          <w:t>Proactive surveillance, v</w:t>
        </w:r>
      </w:ins>
      <w:ins w:id="673" w:author="Zumla, Ali" w:date="2023-07-08T11:45:00Z">
        <w:r w:rsidR="00786F71" w:rsidRPr="00786F71">
          <w:rPr>
            <w:rFonts w:ascii="Times New Roman" w:hAnsi="Times New Roman" w:cs="Times New Roman"/>
            <w:sz w:val="24"/>
            <w:szCs w:val="24"/>
          </w:rPr>
          <w:t>ector control and vaccine rollout remain essential public health interventions</w:t>
        </w:r>
      </w:ins>
      <w:ins w:id="674" w:author="Zumla, Ali" w:date="2023-07-08T11:48:00Z">
        <w:r>
          <w:rPr>
            <w:rFonts w:ascii="Times New Roman" w:hAnsi="Times New Roman" w:cs="Times New Roman"/>
            <w:sz w:val="24"/>
            <w:szCs w:val="24"/>
          </w:rPr>
          <w:t xml:space="preserve">. </w:t>
        </w:r>
      </w:ins>
    </w:p>
    <w:p w14:paraId="5FF25FF4" w14:textId="72F2ED5C" w:rsidR="00781825" w:rsidRPr="00786F71" w:rsidDel="00786F71" w:rsidRDefault="00781825">
      <w:pPr>
        <w:ind w:left="284" w:right="-279"/>
        <w:rPr>
          <w:del w:id="675" w:author="Zumla, Ali" w:date="2023-07-08T11:45:00Z"/>
          <w:rFonts w:ascii="Times New Roman" w:hAnsi="Times New Roman" w:cs="Times New Roman"/>
          <w:sz w:val="24"/>
          <w:szCs w:val="24"/>
          <w:rPrChange w:id="676" w:author="Zumla, Ali" w:date="2023-07-08T11:45:00Z">
            <w:rPr>
              <w:del w:id="677" w:author="Zumla, Ali" w:date="2023-07-08T11:45:00Z"/>
              <w:rFonts w:ascii="Times New Roman" w:hAnsi="Times New Roman" w:cs="Times New Roman"/>
              <w:b/>
              <w:bCs/>
              <w:sz w:val="24"/>
              <w:szCs w:val="24"/>
            </w:rPr>
          </w:rPrChange>
        </w:rPr>
        <w:pPrChange w:id="678" w:author="Zumla, Ali" w:date="2023-07-08T09:15:00Z">
          <w:pPr/>
        </w:pPrChange>
      </w:pPr>
    </w:p>
    <w:p w14:paraId="6FBB969B" w14:textId="77777777" w:rsidR="00786F71" w:rsidRDefault="00786F71">
      <w:pPr>
        <w:spacing w:after="0" w:line="360" w:lineRule="auto"/>
        <w:ind w:right="-279"/>
        <w:rPr>
          <w:ins w:id="679" w:author="Zumla, Ali" w:date="2023-07-08T11:45:00Z"/>
          <w:rFonts w:ascii="Times New Roman" w:hAnsi="Times New Roman" w:cs="Times New Roman"/>
          <w:b/>
          <w:bCs/>
          <w:sz w:val="24"/>
          <w:szCs w:val="24"/>
        </w:rPr>
        <w:pPrChange w:id="680" w:author="Zumla, Ali" w:date="2023-07-08T11:45:00Z">
          <w:pPr>
            <w:spacing w:after="0" w:line="360" w:lineRule="auto"/>
            <w:ind w:left="284" w:right="-279"/>
          </w:pPr>
        </w:pPrChange>
      </w:pPr>
    </w:p>
    <w:p w14:paraId="413619D7" w14:textId="0AB57E51" w:rsidR="00781825" w:rsidRDefault="00781825">
      <w:pPr>
        <w:spacing w:after="0" w:line="360" w:lineRule="auto"/>
        <w:ind w:left="284" w:right="-279"/>
        <w:rPr>
          <w:rFonts w:ascii="Times New Roman" w:hAnsi="Times New Roman" w:cs="Times New Roman"/>
          <w:b/>
          <w:bCs/>
          <w:sz w:val="24"/>
          <w:szCs w:val="24"/>
        </w:rPr>
        <w:pPrChange w:id="681" w:author="Zumla, Ali" w:date="2023-07-08T09:15:00Z">
          <w:pPr>
            <w:spacing w:after="0" w:line="360" w:lineRule="auto"/>
          </w:pPr>
        </w:pPrChange>
      </w:pPr>
      <w:r w:rsidRPr="009E2403">
        <w:rPr>
          <w:rFonts w:ascii="Times New Roman" w:hAnsi="Times New Roman" w:cs="Times New Roman"/>
          <w:b/>
          <w:bCs/>
          <w:sz w:val="24"/>
          <w:szCs w:val="24"/>
        </w:rPr>
        <w:t>A</w:t>
      </w:r>
      <w:r>
        <w:rPr>
          <w:rFonts w:ascii="Times New Roman" w:hAnsi="Times New Roman" w:cs="Times New Roman"/>
          <w:b/>
          <w:bCs/>
          <w:sz w:val="24"/>
          <w:szCs w:val="24"/>
        </w:rPr>
        <w:t>cknowledgments</w:t>
      </w:r>
      <w:r w:rsidRPr="006F5C37">
        <w:rPr>
          <w:rFonts w:ascii="Times New Roman" w:hAnsi="Times New Roman" w:cs="Times New Roman"/>
          <w:b/>
          <w:bCs/>
          <w:sz w:val="24"/>
          <w:szCs w:val="24"/>
        </w:rPr>
        <w:t>:</w:t>
      </w:r>
    </w:p>
    <w:p w14:paraId="538A2226" w14:textId="77777777" w:rsidR="00781825" w:rsidRPr="006F5C37" w:rsidRDefault="00781825">
      <w:pPr>
        <w:spacing w:after="0" w:line="360" w:lineRule="auto"/>
        <w:ind w:left="284" w:right="-279"/>
        <w:rPr>
          <w:rFonts w:ascii="Times New Roman" w:hAnsi="Times New Roman" w:cs="Times New Roman"/>
          <w:b/>
          <w:bCs/>
          <w:sz w:val="24"/>
          <w:szCs w:val="24"/>
        </w:rPr>
        <w:pPrChange w:id="682" w:author="Zumla, Ali" w:date="2023-07-08T09:15:00Z">
          <w:pPr>
            <w:spacing w:after="0" w:line="360" w:lineRule="auto"/>
          </w:pPr>
        </w:pPrChange>
      </w:pPr>
    </w:p>
    <w:p w14:paraId="754CEBDC" w14:textId="7C595259" w:rsidR="00781825" w:rsidRPr="006F5C37" w:rsidRDefault="00781825">
      <w:pPr>
        <w:autoSpaceDE w:val="0"/>
        <w:autoSpaceDN w:val="0"/>
        <w:adjustRightInd w:val="0"/>
        <w:spacing w:after="0" w:line="360" w:lineRule="auto"/>
        <w:ind w:left="284" w:right="-279"/>
        <w:rPr>
          <w:rFonts w:ascii="Times New Roman" w:hAnsi="Times New Roman" w:cs="Times New Roman"/>
          <w:sz w:val="24"/>
          <w:szCs w:val="24"/>
        </w:rPr>
        <w:pPrChange w:id="683" w:author="Zumla, Ali" w:date="2023-07-08T09:15:00Z">
          <w:pPr>
            <w:autoSpaceDE w:val="0"/>
            <w:autoSpaceDN w:val="0"/>
            <w:adjustRightInd w:val="0"/>
            <w:spacing w:after="0" w:line="360" w:lineRule="auto"/>
          </w:pPr>
        </w:pPrChange>
      </w:pPr>
      <w:r w:rsidRPr="006F5C37">
        <w:rPr>
          <w:rFonts w:ascii="Times New Roman" w:hAnsi="Times New Roman" w:cs="Times New Roman"/>
          <w:sz w:val="24"/>
          <w:szCs w:val="24"/>
        </w:rPr>
        <w:t xml:space="preserve">We are grateful to the Ministry of Health and </w:t>
      </w:r>
      <w:r>
        <w:rPr>
          <w:rFonts w:ascii="Times New Roman" w:hAnsi="Times New Roman" w:cs="Times New Roman"/>
          <w:sz w:val="24"/>
          <w:szCs w:val="24"/>
        </w:rPr>
        <w:t>Family</w:t>
      </w:r>
      <w:r w:rsidRPr="006F5C37">
        <w:rPr>
          <w:rFonts w:ascii="Times New Roman" w:hAnsi="Times New Roman" w:cs="Times New Roman"/>
          <w:sz w:val="24"/>
          <w:szCs w:val="24"/>
        </w:rPr>
        <w:t xml:space="preserve"> Welfare of Bangladesh for </w:t>
      </w:r>
      <w:r w:rsidR="00811B60">
        <w:rPr>
          <w:rFonts w:ascii="Times New Roman" w:hAnsi="Times New Roman" w:cs="Times New Roman"/>
          <w:sz w:val="24"/>
          <w:szCs w:val="24"/>
        </w:rPr>
        <w:t>publicly sharing the dengue cases data</w:t>
      </w:r>
      <w:r w:rsidRPr="006F5C37">
        <w:rPr>
          <w:rFonts w:ascii="Times New Roman" w:hAnsi="Times New Roman" w:cs="Times New Roman"/>
          <w:sz w:val="24"/>
          <w:szCs w:val="24"/>
        </w:rPr>
        <w:t xml:space="preserve">. We acknowledge Bangladesh Meteorological Department for sharing the meteorological data. NH, and AZ, </w:t>
      </w:r>
      <w:del w:id="684" w:author="Zumla, Ali" w:date="2023-07-08T11:14:00Z">
        <w:r w:rsidRPr="006F5C37" w:rsidDel="00B231D9">
          <w:rPr>
            <w:rFonts w:ascii="Times New Roman" w:hAnsi="Times New Roman" w:cs="Times New Roman"/>
            <w:sz w:val="24"/>
            <w:szCs w:val="24"/>
          </w:rPr>
          <w:delText>are part of</w:delText>
        </w:r>
      </w:del>
      <w:ins w:id="685" w:author="Zumla, Ali" w:date="2023-07-08T11:14:00Z">
        <w:r w:rsidR="00B231D9">
          <w:rPr>
            <w:rFonts w:ascii="Times New Roman" w:hAnsi="Times New Roman" w:cs="Times New Roman"/>
            <w:sz w:val="24"/>
            <w:szCs w:val="24"/>
          </w:rPr>
          <w:t>acknowledge support from</w:t>
        </w:r>
      </w:ins>
      <w:r w:rsidRPr="006F5C37">
        <w:rPr>
          <w:rFonts w:ascii="Times New Roman" w:hAnsi="Times New Roman" w:cs="Times New Roman"/>
          <w:sz w:val="24"/>
          <w:szCs w:val="24"/>
        </w:rPr>
        <w:t xml:space="preserve"> </w:t>
      </w:r>
      <w:r w:rsidR="00811B60">
        <w:rPr>
          <w:rFonts w:ascii="Times New Roman" w:hAnsi="Times New Roman" w:cs="Times New Roman"/>
          <w:sz w:val="24"/>
          <w:szCs w:val="24"/>
        </w:rPr>
        <w:t xml:space="preserve">the </w:t>
      </w:r>
      <w:r w:rsidRPr="006F5C37">
        <w:rPr>
          <w:rFonts w:ascii="Times New Roman" w:hAnsi="Times New Roman" w:cs="Times New Roman"/>
          <w:sz w:val="24"/>
          <w:szCs w:val="24"/>
        </w:rPr>
        <w:t xml:space="preserve">PANDORA-ID-NET </w:t>
      </w:r>
      <w:ins w:id="686" w:author="Zumla, Ali" w:date="2023-07-08T11:14:00Z">
        <w:r w:rsidR="00B231D9">
          <w:rPr>
            <w:rFonts w:ascii="Times New Roman" w:hAnsi="Times New Roman" w:cs="Times New Roman"/>
            <w:sz w:val="24"/>
            <w:szCs w:val="24"/>
          </w:rPr>
          <w:t xml:space="preserve">EU-EDCTP </w:t>
        </w:r>
      </w:ins>
      <w:del w:id="687" w:author="Zumla, Ali" w:date="2023-07-08T11:14:00Z">
        <w:r w:rsidRPr="006F5C37" w:rsidDel="00B231D9">
          <w:rPr>
            <w:rFonts w:ascii="Times New Roman" w:hAnsi="Times New Roman" w:cs="Times New Roman"/>
            <w:sz w:val="24"/>
            <w:szCs w:val="24"/>
          </w:rPr>
          <w:delText>Consortium</w:delText>
        </w:r>
      </w:del>
      <w:r w:rsidRPr="006F5C37">
        <w:rPr>
          <w:rFonts w:ascii="Times New Roman" w:hAnsi="Times New Roman" w:cs="Times New Roman"/>
          <w:sz w:val="24"/>
          <w:szCs w:val="24"/>
        </w:rPr>
        <w:t xml:space="preserve"> (</w:t>
      </w:r>
      <w:del w:id="688" w:author="Zumla, Ali" w:date="2023-07-08T11:14:00Z">
        <w:r w:rsidRPr="006F5C37" w:rsidDel="00B231D9">
          <w:rPr>
            <w:rFonts w:ascii="Times New Roman" w:hAnsi="Times New Roman" w:cs="Times New Roman"/>
            <w:sz w:val="24"/>
            <w:szCs w:val="24"/>
          </w:rPr>
          <w:delText>EDCTP</w:delText>
        </w:r>
        <w:r w:rsidDel="00B231D9">
          <w:rPr>
            <w:rFonts w:ascii="Times New Roman" w:hAnsi="Times New Roman" w:cs="Times New Roman"/>
            <w:sz w:val="24"/>
            <w:szCs w:val="24"/>
          </w:rPr>
          <w:delText xml:space="preserve"> </w:delText>
        </w:r>
        <w:r w:rsidRPr="006F5C37" w:rsidDel="00B231D9">
          <w:rPr>
            <w:rFonts w:ascii="Times New Roman" w:hAnsi="Times New Roman" w:cs="Times New Roman"/>
            <w:sz w:val="24"/>
            <w:szCs w:val="24"/>
          </w:rPr>
          <w:delText>373 Reg/</w:delText>
        </w:r>
      </w:del>
      <w:r w:rsidRPr="006F5C37">
        <w:rPr>
          <w:rFonts w:ascii="Times New Roman" w:hAnsi="Times New Roman" w:cs="Times New Roman"/>
          <w:sz w:val="24"/>
          <w:szCs w:val="24"/>
        </w:rPr>
        <w:t>Grant RIA2016E-1609) funded by the European and Developing Countries Clinical</w:t>
      </w:r>
      <w:r>
        <w:rPr>
          <w:rFonts w:ascii="Times New Roman" w:hAnsi="Times New Roman" w:cs="Times New Roman"/>
          <w:sz w:val="24"/>
          <w:szCs w:val="24"/>
        </w:rPr>
        <w:t xml:space="preserve"> </w:t>
      </w:r>
      <w:r w:rsidRPr="006F5C37">
        <w:rPr>
          <w:rFonts w:ascii="Times New Roman" w:hAnsi="Times New Roman" w:cs="Times New Roman"/>
          <w:sz w:val="24"/>
          <w:szCs w:val="24"/>
        </w:rPr>
        <w:t>Trials Partnership (EDCTP2) programme. NH</w:t>
      </w:r>
      <w:r>
        <w:rPr>
          <w:rFonts w:ascii="Times New Roman" w:hAnsi="Times New Roman" w:cs="Times New Roman"/>
          <w:sz w:val="24"/>
          <w:szCs w:val="24"/>
        </w:rPr>
        <w:t xml:space="preserve"> is </w:t>
      </w:r>
      <w:r w:rsidR="00F830B0">
        <w:rPr>
          <w:rFonts w:ascii="Times New Roman" w:hAnsi="Times New Roman" w:cs="Times New Roman"/>
          <w:sz w:val="24"/>
          <w:szCs w:val="24"/>
        </w:rPr>
        <w:t>a</w:t>
      </w:r>
      <w:r>
        <w:rPr>
          <w:rFonts w:ascii="Times New Roman" w:hAnsi="Times New Roman" w:cs="Times New Roman"/>
          <w:sz w:val="24"/>
          <w:szCs w:val="24"/>
        </w:rPr>
        <w:t xml:space="preserve"> </w:t>
      </w:r>
      <w:r w:rsidRPr="006F5C37">
        <w:rPr>
          <w:rFonts w:ascii="Times New Roman" w:hAnsi="Times New Roman" w:cs="Times New Roman"/>
          <w:sz w:val="24"/>
          <w:szCs w:val="24"/>
        </w:rPr>
        <w:t xml:space="preserve">member of </w:t>
      </w:r>
      <w:r w:rsidR="00F830B0">
        <w:rPr>
          <w:rFonts w:ascii="Times New Roman" w:hAnsi="Times New Roman" w:cs="Times New Roman"/>
          <w:sz w:val="24"/>
          <w:szCs w:val="24"/>
        </w:rPr>
        <w:t xml:space="preserve">the </w:t>
      </w:r>
      <w:r w:rsidRPr="006F5C37">
        <w:rPr>
          <w:rFonts w:ascii="Times New Roman" w:hAnsi="Times New Roman" w:cs="Times New Roman"/>
          <w:sz w:val="24"/>
          <w:szCs w:val="24"/>
        </w:rPr>
        <w:t>International Development Research Centre, Canada’s grant on West African One Health Actions for understanding, preventing</w:t>
      </w:r>
      <w:r w:rsidR="00F830B0">
        <w:rPr>
          <w:rFonts w:ascii="Times New Roman" w:hAnsi="Times New Roman" w:cs="Times New Roman"/>
          <w:sz w:val="24"/>
          <w:szCs w:val="24"/>
        </w:rPr>
        <w:t>,</w:t>
      </w:r>
      <w:r w:rsidRPr="006F5C37">
        <w:rPr>
          <w:rFonts w:ascii="Times New Roman" w:hAnsi="Times New Roman" w:cs="Times New Roman"/>
          <w:sz w:val="24"/>
          <w:szCs w:val="24"/>
        </w:rPr>
        <w:t xml:space="preserve"> and mitigating outbreaks (109810</w:t>
      </w:r>
      <w:r>
        <w:rPr>
          <w:rFonts w:ascii="Times New Roman" w:hAnsi="Times New Roman" w:cs="Times New Roman"/>
          <w:sz w:val="24"/>
          <w:szCs w:val="24"/>
        </w:rPr>
        <w:t>-001</w:t>
      </w:r>
      <w:r w:rsidRPr="006F5C37">
        <w:rPr>
          <w:rFonts w:ascii="Times New Roman" w:hAnsi="Times New Roman" w:cs="Times New Roman"/>
          <w:sz w:val="24"/>
          <w:szCs w:val="24"/>
        </w:rPr>
        <w:t>). AZ is a National Institutes of Health Research senior investigator</w:t>
      </w:r>
      <w:ins w:id="689" w:author="Zumla, Ali" w:date="2023-07-08T11:13:00Z">
        <w:r w:rsidR="00B231D9">
          <w:rPr>
            <w:rFonts w:ascii="Times New Roman" w:hAnsi="Times New Roman" w:cs="Times New Roman"/>
            <w:sz w:val="24"/>
            <w:szCs w:val="24"/>
          </w:rPr>
          <w:t>, and a Mahathir Science Award and Pasc</w:t>
        </w:r>
      </w:ins>
      <w:ins w:id="690" w:author="Zumla, Ali" w:date="2023-07-08T11:14:00Z">
        <w:r w:rsidR="00B231D9">
          <w:rPr>
            <w:rFonts w:ascii="Times New Roman" w:hAnsi="Times New Roman" w:cs="Times New Roman"/>
            <w:sz w:val="24"/>
            <w:szCs w:val="24"/>
          </w:rPr>
          <w:t>oal Mocumbi laureate</w:t>
        </w:r>
      </w:ins>
      <w:r w:rsidRPr="006F5C37">
        <w:rPr>
          <w:rFonts w:ascii="Times New Roman" w:hAnsi="Times New Roman" w:cs="Times New Roman"/>
          <w:sz w:val="24"/>
          <w:szCs w:val="24"/>
        </w:rPr>
        <w:t>.</w:t>
      </w:r>
    </w:p>
    <w:p w14:paraId="04AF016E" w14:textId="77777777" w:rsidR="00781825" w:rsidRDefault="00781825">
      <w:pPr>
        <w:ind w:left="284" w:right="-279"/>
        <w:rPr>
          <w:rFonts w:ascii="Times New Roman" w:hAnsi="Times New Roman" w:cs="Times New Roman"/>
          <w:b/>
          <w:bCs/>
          <w:sz w:val="24"/>
          <w:szCs w:val="24"/>
        </w:rPr>
        <w:pPrChange w:id="691" w:author="Zumla, Ali" w:date="2023-07-08T09:15:00Z">
          <w:pPr/>
        </w:pPrChange>
      </w:pPr>
    </w:p>
    <w:p w14:paraId="48D68086" w14:textId="44B02333" w:rsidR="00781825" w:rsidRPr="006E7E28" w:rsidRDefault="00781825">
      <w:pPr>
        <w:spacing w:after="0" w:line="480" w:lineRule="auto"/>
        <w:ind w:left="284" w:right="-279"/>
        <w:rPr>
          <w:rFonts w:ascii="Times New Roman" w:hAnsi="Times New Roman" w:cs="Times New Roman"/>
          <w:b/>
          <w:bCs/>
        </w:rPr>
        <w:pPrChange w:id="692" w:author="Zumla, Ali" w:date="2023-07-08T09:15:00Z">
          <w:pPr>
            <w:spacing w:after="0" w:line="480" w:lineRule="auto"/>
          </w:pPr>
        </w:pPrChange>
      </w:pPr>
      <w:r>
        <w:rPr>
          <w:rFonts w:ascii="Times New Roman" w:hAnsi="Times New Roman" w:cs="Times New Roman"/>
          <w:b/>
          <w:bCs/>
        </w:rPr>
        <w:t>Author c</w:t>
      </w:r>
      <w:r w:rsidRPr="00BA7E40">
        <w:rPr>
          <w:rFonts w:ascii="Times New Roman" w:hAnsi="Times New Roman" w:cs="Times New Roman"/>
          <w:b/>
          <w:bCs/>
        </w:rPr>
        <w:t>ontribution</w:t>
      </w:r>
      <w:r>
        <w:rPr>
          <w:rFonts w:ascii="Times New Roman" w:hAnsi="Times New Roman" w:cs="Times New Roman"/>
          <w:b/>
          <w:bCs/>
        </w:rPr>
        <w:t xml:space="preserve"> statement</w:t>
      </w:r>
      <w:r w:rsidRPr="00BA7E40">
        <w:rPr>
          <w:rFonts w:ascii="Times New Roman" w:hAnsi="Times New Roman" w:cs="Times New Roman"/>
          <w:b/>
          <w:bCs/>
        </w:rPr>
        <w:t xml:space="preserve">: </w:t>
      </w:r>
      <w:r w:rsidRPr="00BA7E40">
        <w:rPr>
          <w:rFonts w:ascii="Times New Roman" w:hAnsi="Times New Roman" w:cs="Times New Roman"/>
        </w:rPr>
        <w:t xml:space="preserve">NH </w:t>
      </w:r>
      <w:del w:id="693" w:author="Zumla, Ali" w:date="2023-07-08T11:15:00Z">
        <w:r w:rsidRPr="00BA7E40" w:rsidDel="00B231D9">
          <w:rPr>
            <w:rFonts w:ascii="Times New Roman" w:hAnsi="Times New Roman" w:cs="Times New Roman"/>
          </w:rPr>
          <w:delText>originally planned the study</w:delText>
        </w:r>
      </w:del>
      <w:ins w:id="694" w:author="Zumla, Ali" w:date="2023-07-08T11:15:00Z">
        <w:r w:rsidR="00B231D9">
          <w:rPr>
            <w:rFonts w:ascii="Times New Roman" w:hAnsi="Times New Roman" w:cs="Times New Roman"/>
          </w:rPr>
          <w:t>ideated the study and all authors helped develop the st</w:t>
        </w:r>
      </w:ins>
      <w:ins w:id="695" w:author="Zumla, Ali" w:date="2023-07-08T11:16:00Z">
        <w:r w:rsidR="00B231D9">
          <w:rPr>
            <w:rFonts w:ascii="Times New Roman" w:hAnsi="Times New Roman" w:cs="Times New Roman"/>
          </w:rPr>
          <w:t xml:space="preserve">udy outline and protocol. </w:t>
        </w:r>
      </w:ins>
      <w:del w:id="696" w:author="Zumla, Ali" w:date="2023-07-08T11:16:00Z">
        <w:r w:rsidRPr="00BA7E40" w:rsidDel="00B231D9">
          <w:rPr>
            <w:rFonts w:ascii="Times New Roman" w:hAnsi="Times New Roman" w:cs="Times New Roman"/>
          </w:rPr>
          <w:delText xml:space="preserve">, </w:delText>
        </w:r>
      </w:del>
      <w:r w:rsidRPr="00BA7E40">
        <w:rPr>
          <w:rFonts w:ascii="Times New Roman" w:hAnsi="Times New Roman" w:cs="Times New Roman"/>
        </w:rPr>
        <w:t xml:space="preserve">MNH </w:t>
      </w:r>
      <w:r>
        <w:rPr>
          <w:rFonts w:ascii="Times New Roman" w:hAnsi="Times New Roman" w:cs="Times New Roman"/>
        </w:rPr>
        <w:t xml:space="preserve">and IK </w:t>
      </w:r>
      <w:r w:rsidRPr="00BA7E40">
        <w:rPr>
          <w:rFonts w:ascii="Times New Roman" w:hAnsi="Times New Roman" w:cs="Times New Roman"/>
        </w:rPr>
        <w:t>collected the data</w:t>
      </w:r>
      <w:ins w:id="697" w:author="Zumla, Ali" w:date="2023-07-08T11:16:00Z">
        <w:r w:rsidR="00B231D9">
          <w:rPr>
            <w:rFonts w:ascii="Times New Roman" w:hAnsi="Times New Roman" w:cs="Times New Roman"/>
          </w:rPr>
          <w:t xml:space="preserve">. </w:t>
        </w:r>
      </w:ins>
      <w:del w:id="698" w:author="Zumla, Ali" w:date="2023-07-08T11:16:00Z">
        <w:r w:rsidRPr="00BA7E40" w:rsidDel="00B231D9">
          <w:rPr>
            <w:rFonts w:ascii="Times New Roman" w:hAnsi="Times New Roman" w:cs="Times New Roman"/>
          </w:rPr>
          <w:delText>,</w:delText>
        </w:r>
      </w:del>
      <w:r w:rsidRPr="00BA7E40">
        <w:rPr>
          <w:rFonts w:ascii="Times New Roman" w:hAnsi="Times New Roman" w:cs="Times New Roman"/>
        </w:rPr>
        <w:t xml:space="preserve"> NH</w:t>
      </w:r>
      <w:r w:rsidR="00D32122">
        <w:rPr>
          <w:rFonts w:ascii="Times New Roman" w:hAnsi="Times New Roman" w:cs="Times New Roman"/>
        </w:rPr>
        <w:t>,</w:t>
      </w:r>
      <w:r w:rsidRPr="00BA7E40">
        <w:rPr>
          <w:rFonts w:ascii="Times New Roman" w:hAnsi="Times New Roman" w:cs="Times New Roman"/>
        </w:rPr>
        <w:t xml:space="preserve"> MNH</w:t>
      </w:r>
      <w:ins w:id="699" w:author="Zumla, Ali" w:date="2023-07-08T11:16:00Z">
        <w:r w:rsidR="00B231D9">
          <w:rPr>
            <w:rFonts w:ascii="Times New Roman" w:hAnsi="Times New Roman" w:cs="Times New Roman"/>
          </w:rPr>
          <w:t xml:space="preserve">, </w:t>
        </w:r>
      </w:ins>
      <w:del w:id="700" w:author="Zumla, Ali" w:date="2023-07-08T11:16:00Z">
        <w:r w:rsidR="00D32122" w:rsidDel="00B231D9">
          <w:rPr>
            <w:rFonts w:ascii="Times New Roman" w:hAnsi="Times New Roman" w:cs="Times New Roman"/>
          </w:rPr>
          <w:delText xml:space="preserve"> and </w:delText>
        </w:r>
      </w:del>
      <w:r w:rsidR="00D32122">
        <w:rPr>
          <w:rFonts w:ascii="Times New Roman" w:hAnsi="Times New Roman" w:cs="Times New Roman"/>
        </w:rPr>
        <w:t xml:space="preserve">MA </w:t>
      </w:r>
      <w:ins w:id="701" w:author="Zumla, Ali" w:date="2023-07-08T11:16:00Z">
        <w:r w:rsidR="00B231D9">
          <w:rPr>
            <w:rFonts w:ascii="Times New Roman" w:hAnsi="Times New Roman" w:cs="Times New Roman"/>
          </w:rPr>
          <w:t xml:space="preserve">and AZ </w:t>
        </w:r>
      </w:ins>
      <w:r w:rsidR="00CE53B8">
        <w:rPr>
          <w:rFonts w:ascii="Times New Roman" w:hAnsi="Times New Roman" w:cs="Times New Roman"/>
        </w:rPr>
        <w:t>analyzed</w:t>
      </w:r>
      <w:r w:rsidRPr="00BA7E40">
        <w:rPr>
          <w:rFonts w:ascii="Times New Roman" w:hAnsi="Times New Roman" w:cs="Times New Roman"/>
        </w:rPr>
        <w:t xml:space="preserve"> the data. NH</w:t>
      </w:r>
      <w:r w:rsidR="001033EE">
        <w:rPr>
          <w:rFonts w:ascii="Times New Roman" w:hAnsi="Times New Roman" w:cs="Times New Roman"/>
        </w:rPr>
        <w:t>, IK and MNH</w:t>
      </w:r>
      <w:r w:rsidRPr="00BA7E40">
        <w:rPr>
          <w:rFonts w:ascii="Times New Roman" w:hAnsi="Times New Roman" w:cs="Times New Roman"/>
        </w:rPr>
        <w:t xml:space="preserve"> prepared the first draft manuscript and </w:t>
      </w:r>
      <w:del w:id="702" w:author="Zumla, Ali" w:date="2023-07-08T11:16:00Z">
        <w:r w:rsidR="00170D9F" w:rsidDel="00B231D9">
          <w:rPr>
            <w:rFonts w:ascii="Times New Roman" w:hAnsi="Times New Roman" w:cs="Times New Roman"/>
          </w:rPr>
          <w:delText xml:space="preserve">MABC, MR, </w:delText>
        </w:r>
        <w:r w:rsidR="006E7E28" w:rsidDel="00B231D9">
          <w:rPr>
            <w:rFonts w:ascii="Times New Roman" w:hAnsi="Times New Roman" w:cs="Times New Roman"/>
          </w:rPr>
          <w:delText>LB, TT, AA</w:delText>
        </w:r>
        <w:r w:rsidR="006A0FAA" w:rsidDel="00B231D9">
          <w:rPr>
            <w:rFonts w:ascii="Times New Roman" w:hAnsi="Times New Roman" w:cs="Times New Roman"/>
          </w:rPr>
          <w:delText xml:space="preserve">, </w:delText>
        </w:r>
        <w:r w:rsidR="00170D9F" w:rsidDel="00B231D9">
          <w:rPr>
            <w:rFonts w:ascii="Times New Roman" w:hAnsi="Times New Roman" w:cs="Times New Roman"/>
          </w:rPr>
          <w:delText xml:space="preserve">MA, MB, MJU, RG, IR, </w:delText>
        </w:r>
        <w:r w:rsidRPr="00BA7E40" w:rsidDel="00B231D9">
          <w:rPr>
            <w:rFonts w:ascii="Times New Roman" w:hAnsi="Times New Roman" w:cs="Times New Roman"/>
          </w:rPr>
          <w:delText xml:space="preserve">and </w:delText>
        </w:r>
        <w:r w:rsidDel="00B231D9">
          <w:rPr>
            <w:rFonts w:ascii="Times New Roman" w:hAnsi="Times New Roman" w:cs="Times New Roman"/>
          </w:rPr>
          <w:delText>AZ</w:delText>
        </w:r>
        <w:r w:rsidRPr="00BA7E40" w:rsidDel="00B231D9">
          <w:rPr>
            <w:rFonts w:ascii="Times New Roman" w:hAnsi="Times New Roman" w:cs="Times New Roman"/>
          </w:rPr>
          <w:delText xml:space="preserve"> reviewed the draft manuscripts.  </w:delText>
        </w:r>
      </w:del>
      <w:ins w:id="703" w:author="Zumla, Ali" w:date="2023-07-08T11:16:00Z">
        <w:r w:rsidR="00B231D9">
          <w:rPr>
            <w:rFonts w:ascii="Times New Roman" w:hAnsi="Times New Roman" w:cs="Times New Roman"/>
          </w:rPr>
          <w:t xml:space="preserve"> all authors </w:t>
        </w:r>
      </w:ins>
      <w:ins w:id="704" w:author="Zumla, Ali" w:date="2023-07-08T11:17:00Z">
        <w:r w:rsidR="00B231D9">
          <w:rPr>
            <w:rFonts w:ascii="Times New Roman" w:hAnsi="Times New Roman" w:cs="Times New Roman"/>
          </w:rPr>
          <w:t xml:space="preserve">contributed to several drafts and finalization of the manuscript. </w:t>
        </w:r>
      </w:ins>
      <w:r w:rsidRPr="006E7E28">
        <w:rPr>
          <w:rFonts w:ascii="Times New Roman" w:hAnsi="Times New Roman" w:cs="Times New Roman"/>
        </w:rPr>
        <w:t xml:space="preserve">All authors approved the </w:t>
      </w:r>
      <w:ins w:id="705" w:author="Zumla, Ali" w:date="2023-07-08T11:17:00Z">
        <w:r w:rsidR="00B231D9">
          <w:rPr>
            <w:rFonts w:ascii="Times New Roman" w:hAnsi="Times New Roman" w:cs="Times New Roman"/>
          </w:rPr>
          <w:t xml:space="preserve">final draft and </w:t>
        </w:r>
      </w:ins>
      <w:r w:rsidRPr="006E7E28">
        <w:rPr>
          <w:rFonts w:ascii="Times New Roman" w:hAnsi="Times New Roman" w:cs="Times New Roman"/>
        </w:rPr>
        <w:t xml:space="preserve">submission of the manuscript. </w:t>
      </w:r>
    </w:p>
    <w:p w14:paraId="680D6AEC" w14:textId="21216CC6" w:rsidR="00781825" w:rsidRPr="00BA7E40" w:rsidRDefault="00781825">
      <w:pPr>
        <w:spacing w:after="0" w:line="480" w:lineRule="auto"/>
        <w:ind w:left="284" w:right="-279"/>
        <w:rPr>
          <w:rFonts w:ascii="Times New Roman" w:hAnsi="Times New Roman" w:cs="Times New Roman"/>
          <w:b/>
        </w:rPr>
        <w:pPrChange w:id="706" w:author="Zumla, Ali" w:date="2023-07-08T09:15:00Z">
          <w:pPr>
            <w:spacing w:after="0" w:line="480" w:lineRule="auto"/>
          </w:pPr>
        </w:pPrChange>
      </w:pPr>
      <w:r w:rsidRPr="00BA7E40">
        <w:rPr>
          <w:rFonts w:ascii="Times New Roman" w:hAnsi="Times New Roman" w:cs="Times New Roman"/>
          <w:b/>
        </w:rPr>
        <w:t>F</w:t>
      </w:r>
      <w:r>
        <w:rPr>
          <w:rFonts w:ascii="Times New Roman" w:hAnsi="Times New Roman" w:cs="Times New Roman"/>
          <w:b/>
        </w:rPr>
        <w:t>inancial Support</w:t>
      </w:r>
      <w:r w:rsidRPr="00BA7E40">
        <w:rPr>
          <w:rFonts w:ascii="Times New Roman" w:hAnsi="Times New Roman" w:cs="Times New Roman"/>
          <w:b/>
        </w:rPr>
        <w:t xml:space="preserve">: </w:t>
      </w:r>
      <w:r w:rsidRPr="00BA7E40">
        <w:rPr>
          <w:rFonts w:ascii="Times New Roman" w:hAnsi="Times New Roman" w:cs="Times New Roman"/>
        </w:rPr>
        <w:t xml:space="preserve">There was no </w:t>
      </w:r>
      <w:ins w:id="707" w:author="Zumla, Ali" w:date="2023-07-08T11:17:00Z">
        <w:r w:rsidR="00B231D9">
          <w:rPr>
            <w:rFonts w:ascii="Times New Roman" w:hAnsi="Times New Roman" w:cs="Times New Roman"/>
          </w:rPr>
          <w:t xml:space="preserve">specific </w:t>
        </w:r>
      </w:ins>
      <w:r w:rsidRPr="00BA7E40">
        <w:rPr>
          <w:rFonts w:ascii="Times New Roman" w:hAnsi="Times New Roman" w:cs="Times New Roman"/>
        </w:rPr>
        <w:t xml:space="preserve">funding for this research. </w:t>
      </w:r>
    </w:p>
    <w:p w14:paraId="65CBBC32" w14:textId="6DAB33FD" w:rsidR="00781825" w:rsidRPr="00BA7E40" w:rsidRDefault="00781825">
      <w:pPr>
        <w:spacing w:after="0" w:line="480" w:lineRule="auto"/>
        <w:ind w:left="284" w:right="-279"/>
        <w:rPr>
          <w:rFonts w:ascii="Times New Roman" w:hAnsi="Times New Roman" w:cs="Times New Roman"/>
        </w:rPr>
        <w:pPrChange w:id="708" w:author="Zumla, Ali" w:date="2023-07-08T09:15:00Z">
          <w:pPr>
            <w:spacing w:after="0" w:line="480" w:lineRule="auto"/>
          </w:pPr>
        </w:pPrChange>
      </w:pPr>
      <w:r w:rsidRPr="00BA7E40">
        <w:rPr>
          <w:rFonts w:ascii="Times New Roman" w:hAnsi="Times New Roman" w:cs="Times New Roman"/>
          <w:b/>
        </w:rPr>
        <w:t>Conflict of interest:</w:t>
      </w:r>
      <w:r w:rsidRPr="00BA7E40">
        <w:rPr>
          <w:rFonts w:ascii="Times New Roman" w:hAnsi="Times New Roman" w:cs="Times New Roman"/>
        </w:rPr>
        <w:t xml:space="preserve"> The authors declare that they have no conflict of </w:t>
      </w:r>
      <w:r w:rsidR="00CE53B8" w:rsidRPr="00BA7E40">
        <w:rPr>
          <w:rFonts w:ascii="Times New Roman" w:hAnsi="Times New Roman" w:cs="Times New Roman"/>
        </w:rPr>
        <w:t>interest.</w:t>
      </w:r>
      <w:r w:rsidRPr="00BA7E40">
        <w:rPr>
          <w:rFonts w:ascii="Times New Roman" w:hAnsi="Times New Roman" w:cs="Times New Roman"/>
        </w:rPr>
        <w:t xml:space="preserve"> </w:t>
      </w:r>
    </w:p>
    <w:p w14:paraId="53FFA98C" w14:textId="77777777" w:rsidR="00781825" w:rsidRPr="00BA7E40" w:rsidRDefault="00781825">
      <w:pPr>
        <w:spacing w:after="0" w:line="480" w:lineRule="auto"/>
        <w:ind w:left="284" w:right="-279"/>
        <w:rPr>
          <w:rFonts w:ascii="Times New Roman" w:hAnsi="Times New Roman" w:cs="Times New Roman"/>
        </w:rPr>
        <w:pPrChange w:id="709" w:author="Zumla, Ali" w:date="2023-07-08T09:15:00Z">
          <w:pPr>
            <w:spacing w:after="0" w:line="480" w:lineRule="auto"/>
          </w:pPr>
        </w:pPrChange>
      </w:pPr>
      <w:r w:rsidRPr="00BA7E40">
        <w:rPr>
          <w:rFonts w:ascii="Times New Roman" w:hAnsi="Times New Roman" w:cs="Times New Roman"/>
          <w:b/>
        </w:rPr>
        <w:t>Ethi</w:t>
      </w:r>
      <w:r>
        <w:rPr>
          <w:rFonts w:ascii="Times New Roman" w:hAnsi="Times New Roman" w:cs="Times New Roman"/>
          <w:b/>
        </w:rPr>
        <w:t xml:space="preserve">cs statement: </w:t>
      </w:r>
      <w:r w:rsidRPr="00BA7E40">
        <w:rPr>
          <w:rFonts w:ascii="Times New Roman" w:hAnsi="Times New Roman" w:cs="Times New Roman"/>
        </w:rPr>
        <w:t>This study does not include any individual</w:t>
      </w:r>
      <w:r>
        <w:rPr>
          <w:rFonts w:ascii="Times New Roman" w:hAnsi="Times New Roman" w:cs="Times New Roman"/>
        </w:rPr>
        <w:t>-</w:t>
      </w:r>
      <w:r w:rsidRPr="00BA7E40">
        <w:rPr>
          <w:rFonts w:ascii="Times New Roman" w:hAnsi="Times New Roman" w:cs="Times New Roman"/>
        </w:rPr>
        <w:t xml:space="preserve">level data and thus does not require any ethical approval. </w:t>
      </w:r>
    </w:p>
    <w:p w14:paraId="12184278" w14:textId="3258429E" w:rsidR="00781825" w:rsidRPr="00BA7E40" w:rsidRDefault="00781825">
      <w:pPr>
        <w:spacing w:after="0" w:line="480" w:lineRule="auto"/>
        <w:ind w:left="284" w:right="-279"/>
        <w:rPr>
          <w:rFonts w:ascii="Times New Roman" w:hAnsi="Times New Roman" w:cs="Times New Roman"/>
        </w:rPr>
        <w:pPrChange w:id="710" w:author="Zumla, Ali" w:date="2023-07-08T09:15:00Z">
          <w:pPr>
            <w:spacing w:after="0" w:line="480" w:lineRule="auto"/>
          </w:pPr>
        </w:pPrChange>
      </w:pPr>
      <w:r w:rsidRPr="00BA7E40">
        <w:rPr>
          <w:rFonts w:ascii="Times New Roman" w:hAnsi="Times New Roman" w:cs="Times New Roman"/>
          <w:b/>
          <w:bCs/>
        </w:rPr>
        <w:t xml:space="preserve">Data </w:t>
      </w:r>
      <w:r>
        <w:rPr>
          <w:rFonts w:ascii="Times New Roman" w:hAnsi="Times New Roman" w:cs="Times New Roman"/>
          <w:b/>
          <w:bCs/>
        </w:rPr>
        <w:t>availability</w:t>
      </w:r>
      <w:r w:rsidRPr="00BA7E40">
        <w:rPr>
          <w:rFonts w:ascii="Times New Roman" w:hAnsi="Times New Roman" w:cs="Times New Roman"/>
          <w:b/>
          <w:bCs/>
        </w:rPr>
        <w:t xml:space="preserve"> statement: </w:t>
      </w:r>
      <w:r w:rsidRPr="00BA7E40">
        <w:rPr>
          <w:rFonts w:ascii="Times New Roman" w:hAnsi="Times New Roman" w:cs="Times New Roman"/>
        </w:rPr>
        <w:t xml:space="preserve">All the </w:t>
      </w:r>
      <w:r>
        <w:rPr>
          <w:rFonts w:ascii="Times New Roman" w:hAnsi="Times New Roman" w:cs="Times New Roman"/>
        </w:rPr>
        <w:t xml:space="preserve">dengue </w:t>
      </w:r>
      <w:r w:rsidRPr="00BA7E40">
        <w:rPr>
          <w:rFonts w:ascii="Times New Roman" w:hAnsi="Times New Roman" w:cs="Times New Roman"/>
        </w:rPr>
        <w:t xml:space="preserve">data presented in this manuscript are publicly available </w:t>
      </w:r>
      <w:r>
        <w:rPr>
          <w:rFonts w:ascii="Times New Roman" w:hAnsi="Times New Roman" w:cs="Times New Roman"/>
        </w:rPr>
        <w:t>on Bangladesh’s Ministry of Health and Family Welfare’s Directorate General of Health Services website (</w:t>
      </w:r>
      <w:r>
        <w:fldChar w:fldCharType="begin"/>
      </w:r>
      <w:r>
        <w:instrText>HYPERLINK "https://dghs.gov.bd/"</w:instrText>
      </w:r>
      <w:r>
        <w:fldChar w:fldCharType="separate"/>
      </w:r>
      <w:r w:rsidRPr="00BA7818">
        <w:rPr>
          <w:rStyle w:val="Hyperlink"/>
          <w:rFonts w:ascii="Times New Roman" w:hAnsi="Times New Roman" w:cs="Times New Roman"/>
        </w:rPr>
        <w:t>https://dghs.gov.bd/</w:t>
      </w:r>
      <w:r>
        <w:rPr>
          <w:rStyle w:val="Hyperlink"/>
          <w:rFonts w:ascii="Times New Roman" w:hAnsi="Times New Roman" w:cs="Times New Roman"/>
        </w:rPr>
        <w:fldChar w:fldCharType="end"/>
      </w:r>
      <w:r>
        <w:rPr>
          <w:rFonts w:ascii="Times New Roman" w:hAnsi="Times New Roman" w:cs="Times New Roman"/>
        </w:rPr>
        <w:t xml:space="preserve"> ). The meteorological data were purchased from Bangladesh Meteorological </w:t>
      </w:r>
      <w:r>
        <w:rPr>
          <w:rFonts w:ascii="Times New Roman" w:hAnsi="Times New Roman" w:cs="Times New Roman"/>
        </w:rPr>
        <w:lastRenderedPageBreak/>
        <w:t xml:space="preserve">Department and are restricted to use for research </w:t>
      </w:r>
      <w:r w:rsidR="00CE53B8">
        <w:rPr>
          <w:rFonts w:ascii="Times New Roman" w:hAnsi="Times New Roman" w:cs="Times New Roman"/>
        </w:rPr>
        <w:t>purposes</w:t>
      </w:r>
      <w:r>
        <w:rPr>
          <w:rFonts w:ascii="Times New Roman" w:hAnsi="Times New Roman" w:cs="Times New Roman"/>
        </w:rPr>
        <w:t xml:space="preserve"> only and anyone interested in these data can request Bangladesh Meteorological Department (</w:t>
      </w:r>
      <w:r>
        <w:fldChar w:fldCharType="begin"/>
      </w:r>
      <w:r>
        <w:instrText>HYPERLINK "https://live3.bmd.gov.bd/"</w:instrText>
      </w:r>
      <w:r>
        <w:fldChar w:fldCharType="separate"/>
      </w:r>
      <w:r w:rsidRPr="00BA7818">
        <w:rPr>
          <w:rStyle w:val="Hyperlink"/>
          <w:rFonts w:ascii="Times New Roman" w:hAnsi="Times New Roman" w:cs="Times New Roman"/>
        </w:rPr>
        <w:t>https://live3.bmd.gov.bd/</w:t>
      </w:r>
      <w:r>
        <w:rPr>
          <w:rStyle w:val="Hyperlink"/>
          <w:rFonts w:ascii="Times New Roman" w:hAnsi="Times New Roman" w:cs="Times New Roman"/>
        </w:rPr>
        <w:fldChar w:fldCharType="end"/>
      </w:r>
      <w:r>
        <w:rPr>
          <w:rFonts w:ascii="Times New Roman" w:hAnsi="Times New Roman" w:cs="Times New Roman"/>
        </w:rPr>
        <w:t xml:space="preserve"> ).  </w:t>
      </w:r>
      <w:r w:rsidRPr="00BA7E40">
        <w:rPr>
          <w:rFonts w:ascii="Times New Roman" w:hAnsi="Times New Roman" w:cs="Times New Roman"/>
        </w:rPr>
        <w:t xml:space="preserve"> </w:t>
      </w:r>
    </w:p>
    <w:p w14:paraId="47599F42" w14:textId="77777777" w:rsidR="00B95DB5" w:rsidRDefault="00B95DB5">
      <w:pPr>
        <w:spacing w:line="276" w:lineRule="auto"/>
        <w:ind w:left="284" w:right="-279"/>
        <w:rPr>
          <w:rFonts w:ascii="Times New Roman" w:hAnsi="Times New Roman" w:cs="Times New Roman"/>
          <w:sz w:val="24"/>
          <w:szCs w:val="24"/>
        </w:rPr>
        <w:pPrChange w:id="711" w:author="Zumla, Ali" w:date="2023-07-08T09:15:00Z">
          <w:pPr>
            <w:spacing w:line="276" w:lineRule="auto"/>
          </w:pPr>
        </w:pPrChange>
      </w:pPr>
    </w:p>
    <w:p w14:paraId="5738DCBE" w14:textId="77777777" w:rsidR="00F40287" w:rsidRDefault="00F40287">
      <w:pPr>
        <w:spacing w:line="276" w:lineRule="auto"/>
        <w:ind w:left="284" w:right="-279"/>
        <w:rPr>
          <w:rFonts w:ascii="Times New Roman" w:hAnsi="Times New Roman" w:cs="Times New Roman"/>
          <w:sz w:val="24"/>
          <w:szCs w:val="24"/>
        </w:rPr>
        <w:pPrChange w:id="712" w:author="Zumla, Ali" w:date="2023-07-08T09:15:00Z">
          <w:pPr>
            <w:spacing w:line="276" w:lineRule="auto"/>
          </w:pPr>
        </w:pPrChange>
      </w:pPr>
    </w:p>
    <w:p w14:paraId="16A091AD" w14:textId="77777777" w:rsidR="00D40DD3" w:rsidRDefault="00D40DD3">
      <w:pPr>
        <w:rPr>
          <w:ins w:id="713" w:author="Zumla, Ali" w:date="2023-07-08T11:23:00Z"/>
          <w:rFonts w:ascii="Times New Roman" w:hAnsi="Times New Roman" w:cs="Times New Roman"/>
          <w:b/>
          <w:bCs/>
          <w:sz w:val="24"/>
          <w:szCs w:val="24"/>
        </w:rPr>
      </w:pPr>
      <w:ins w:id="714" w:author="Zumla, Ali" w:date="2023-07-08T11:23:00Z">
        <w:r>
          <w:rPr>
            <w:rFonts w:ascii="Times New Roman" w:hAnsi="Times New Roman" w:cs="Times New Roman"/>
            <w:b/>
            <w:bCs/>
            <w:sz w:val="24"/>
            <w:szCs w:val="24"/>
          </w:rPr>
          <w:br w:type="page"/>
        </w:r>
      </w:ins>
    </w:p>
    <w:p w14:paraId="262554B3" w14:textId="420D6320" w:rsidR="00D40DD3" w:rsidRPr="00D40DD3" w:rsidRDefault="00D40DD3">
      <w:pPr>
        <w:spacing w:line="276" w:lineRule="auto"/>
        <w:ind w:left="284" w:right="-279"/>
        <w:jc w:val="center"/>
        <w:rPr>
          <w:ins w:id="715" w:author="Zumla, Ali" w:date="2023-07-08T11:21:00Z"/>
          <w:rFonts w:ascii="Times New Roman" w:hAnsi="Times New Roman" w:cs="Times New Roman"/>
          <w:b/>
          <w:bCs/>
          <w:sz w:val="24"/>
          <w:szCs w:val="24"/>
        </w:rPr>
        <w:pPrChange w:id="716" w:author="Zumla, Ali" w:date="2023-07-08T11:23:00Z">
          <w:pPr>
            <w:spacing w:line="276" w:lineRule="auto"/>
            <w:ind w:left="284" w:right="-279"/>
          </w:pPr>
        </w:pPrChange>
      </w:pPr>
      <w:ins w:id="717" w:author="Zumla, Ali" w:date="2023-07-08T11:21:00Z">
        <w:r>
          <w:rPr>
            <w:rFonts w:ascii="Times New Roman" w:hAnsi="Times New Roman" w:cs="Times New Roman"/>
            <w:b/>
            <w:bCs/>
            <w:sz w:val="24"/>
            <w:szCs w:val="24"/>
          </w:rPr>
          <w:lastRenderedPageBreak/>
          <w:t xml:space="preserve">LEGENDS TO </w:t>
        </w:r>
        <w:moveToRangeStart w:id="718" w:author="Zumla, Ali" w:date="2023-07-08T11:21:00Z" w:name="move139707686"/>
        <w:r w:rsidRPr="00D40DD3">
          <w:rPr>
            <w:rFonts w:ascii="Times New Roman" w:hAnsi="Times New Roman" w:cs="Times New Roman"/>
            <w:b/>
            <w:bCs/>
            <w:sz w:val="24"/>
            <w:szCs w:val="24"/>
          </w:rPr>
          <w:t>TABLES AND FIGURE</w:t>
        </w:r>
        <w:r>
          <w:rPr>
            <w:rFonts w:ascii="Times New Roman" w:hAnsi="Times New Roman" w:cs="Times New Roman"/>
            <w:b/>
            <w:bCs/>
            <w:sz w:val="24"/>
            <w:szCs w:val="24"/>
          </w:rPr>
          <w:t>S</w:t>
        </w:r>
        <w:r w:rsidRPr="00D40DD3">
          <w:rPr>
            <w:rFonts w:ascii="Times New Roman" w:hAnsi="Times New Roman" w:cs="Times New Roman"/>
            <w:b/>
            <w:bCs/>
            <w:sz w:val="24"/>
            <w:szCs w:val="24"/>
          </w:rPr>
          <w:t>:</w:t>
        </w:r>
      </w:ins>
    </w:p>
    <w:p w14:paraId="197F40B7" w14:textId="77777777" w:rsidR="00D40DD3" w:rsidRDefault="00D40DD3" w:rsidP="00D40DD3">
      <w:pPr>
        <w:spacing w:line="276" w:lineRule="auto"/>
        <w:ind w:left="284" w:right="-279"/>
        <w:rPr>
          <w:ins w:id="719" w:author="Zumla, Ali" w:date="2023-07-08T11:23:00Z"/>
          <w:rFonts w:ascii="Times New Roman" w:hAnsi="Times New Roman" w:cs="Times New Roman"/>
          <w:b/>
          <w:bCs/>
          <w:sz w:val="24"/>
          <w:szCs w:val="24"/>
        </w:rPr>
      </w:pPr>
    </w:p>
    <w:p w14:paraId="35B93412" w14:textId="77777777" w:rsidR="007B1E78" w:rsidRDefault="007B1E78" w:rsidP="00D40DD3">
      <w:pPr>
        <w:spacing w:line="276" w:lineRule="auto"/>
        <w:ind w:left="284" w:right="-279"/>
        <w:rPr>
          <w:ins w:id="720" w:author="Zumla, Ali" w:date="2023-07-08T11:49:00Z"/>
          <w:rFonts w:ascii="Times New Roman" w:hAnsi="Times New Roman" w:cs="Times New Roman"/>
          <w:b/>
          <w:bCs/>
          <w:sz w:val="24"/>
          <w:szCs w:val="24"/>
        </w:rPr>
      </w:pPr>
    </w:p>
    <w:p w14:paraId="738D95C0" w14:textId="561D1B9D" w:rsidR="00D40DD3" w:rsidRDefault="00D40DD3" w:rsidP="00D40DD3">
      <w:pPr>
        <w:spacing w:line="276" w:lineRule="auto"/>
        <w:ind w:left="284" w:right="-279"/>
        <w:rPr>
          <w:ins w:id="721" w:author="Zumla, Ali" w:date="2023-07-08T11:23:00Z"/>
          <w:rFonts w:ascii="Times New Roman" w:hAnsi="Times New Roman" w:cs="Times New Roman"/>
          <w:b/>
          <w:bCs/>
          <w:sz w:val="24"/>
          <w:szCs w:val="24"/>
        </w:rPr>
      </w:pPr>
      <w:ins w:id="722" w:author="Zumla, Ali" w:date="2023-07-08T11:23:00Z">
        <w:r>
          <w:rPr>
            <w:rFonts w:ascii="Times New Roman" w:hAnsi="Times New Roman" w:cs="Times New Roman"/>
            <w:b/>
            <w:bCs/>
            <w:sz w:val="24"/>
            <w:szCs w:val="24"/>
          </w:rPr>
          <w:t>LEGENDS TO TABLES</w:t>
        </w:r>
      </w:ins>
    </w:p>
    <w:p w14:paraId="2546AA55" w14:textId="77777777" w:rsidR="00D40DD3" w:rsidRDefault="00D40DD3" w:rsidP="00D40DD3">
      <w:pPr>
        <w:ind w:left="284"/>
        <w:rPr>
          <w:ins w:id="723" w:author="Zumla, Ali" w:date="2023-07-08T11:24:00Z"/>
          <w:rFonts w:ascii="Times New Roman" w:hAnsi="Times New Roman" w:cs="Times New Roman"/>
          <w:b/>
          <w:bCs/>
          <w:sz w:val="24"/>
          <w:szCs w:val="24"/>
        </w:rPr>
      </w:pPr>
    </w:p>
    <w:p w14:paraId="5CE5608E" w14:textId="268A5E0C" w:rsidR="00D40DD3" w:rsidRPr="007B1E78" w:rsidRDefault="00D40DD3">
      <w:pPr>
        <w:spacing w:after="0"/>
        <w:ind w:left="284"/>
        <w:rPr>
          <w:ins w:id="724" w:author="Zumla, Ali" w:date="2023-07-08T11:23:00Z"/>
          <w:rFonts w:ascii="Times New Roman" w:hAnsi="Times New Roman" w:cs="Times New Roman"/>
          <w:sz w:val="24"/>
          <w:szCs w:val="24"/>
          <w:rPrChange w:id="725" w:author="Zumla, Ali" w:date="2023-07-08T11:49:00Z">
            <w:rPr>
              <w:ins w:id="726" w:author="Zumla, Ali" w:date="2023-07-08T11:23:00Z"/>
              <w:rFonts w:ascii="Times New Roman" w:hAnsi="Times New Roman" w:cs="Times New Roman"/>
              <w:b/>
              <w:bCs/>
              <w:sz w:val="24"/>
              <w:szCs w:val="24"/>
            </w:rPr>
          </w:rPrChange>
        </w:rPr>
        <w:pPrChange w:id="727" w:author="Zumla, Ali" w:date="2023-07-08T11:49:00Z">
          <w:pPr>
            <w:ind w:left="284"/>
          </w:pPr>
        </w:pPrChange>
      </w:pPr>
      <w:ins w:id="728" w:author="Zumla, Ali" w:date="2023-07-08T11:23:00Z">
        <w:r w:rsidRPr="007B1E78">
          <w:rPr>
            <w:rFonts w:ascii="Times New Roman" w:hAnsi="Times New Roman" w:cs="Times New Roman"/>
            <w:b/>
            <w:bCs/>
            <w:sz w:val="24"/>
            <w:szCs w:val="24"/>
          </w:rPr>
          <w:t>Table 1</w:t>
        </w:r>
        <w:r w:rsidRPr="007B1E78">
          <w:rPr>
            <w:rFonts w:ascii="Times New Roman" w:hAnsi="Times New Roman" w:cs="Times New Roman"/>
            <w:sz w:val="24"/>
            <w:szCs w:val="24"/>
            <w:rPrChange w:id="729" w:author="Zumla, Ali" w:date="2023-07-08T11:49:00Z">
              <w:rPr>
                <w:rFonts w:ascii="Times New Roman" w:hAnsi="Times New Roman" w:cs="Times New Roman"/>
                <w:b/>
                <w:bCs/>
                <w:sz w:val="24"/>
                <w:szCs w:val="24"/>
              </w:rPr>
            </w:rPrChange>
          </w:rPr>
          <w:t xml:space="preserve">: Comparison of dengue cases, deaths, and weather parameters between the first (2000-20210) and the recent decade (2011-2022) in Bangladesh  </w:t>
        </w:r>
      </w:ins>
    </w:p>
    <w:p w14:paraId="66B6143B" w14:textId="77777777" w:rsidR="00D40DD3" w:rsidRPr="007B1E78" w:rsidRDefault="00D40DD3">
      <w:pPr>
        <w:spacing w:after="0"/>
        <w:ind w:left="284"/>
        <w:rPr>
          <w:ins w:id="730" w:author="Zumla, Ali" w:date="2023-07-08T11:23:00Z"/>
          <w:rFonts w:ascii="Times New Roman" w:hAnsi="Times New Roman" w:cs="Times New Roman"/>
          <w:sz w:val="24"/>
          <w:szCs w:val="24"/>
          <w:rPrChange w:id="731" w:author="Zumla, Ali" w:date="2023-07-08T11:49:00Z">
            <w:rPr>
              <w:ins w:id="732" w:author="Zumla, Ali" w:date="2023-07-08T11:23:00Z"/>
              <w:rFonts w:ascii="Times New Roman" w:hAnsi="Times New Roman" w:cs="Times New Roman"/>
              <w:b/>
              <w:bCs/>
              <w:sz w:val="24"/>
              <w:szCs w:val="24"/>
            </w:rPr>
          </w:rPrChange>
        </w:rPr>
        <w:pPrChange w:id="733" w:author="Zumla, Ali" w:date="2023-07-08T11:49:00Z">
          <w:pPr>
            <w:ind w:left="284"/>
          </w:pPr>
        </w:pPrChange>
      </w:pPr>
    </w:p>
    <w:p w14:paraId="723303CE" w14:textId="77777777" w:rsidR="00D40DD3" w:rsidRPr="007B1E78" w:rsidRDefault="00D40DD3">
      <w:pPr>
        <w:spacing w:after="0"/>
        <w:ind w:left="284"/>
        <w:rPr>
          <w:ins w:id="734" w:author="Zumla, Ali" w:date="2023-07-08T11:23:00Z"/>
          <w:rFonts w:ascii="Times New Roman" w:hAnsi="Times New Roman" w:cs="Times New Roman"/>
          <w:sz w:val="24"/>
          <w:szCs w:val="24"/>
          <w:rPrChange w:id="735" w:author="Zumla, Ali" w:date="2023-07-08T11:49:00Z">
            <w:rPr>
              <w:ins w:id="736" w:author="Zumla, Ali" w:date="2023-07-08T11:23:00Z"/>
              <w:rFonts w:ascii="Times New Roman" w:hAnsi="Times New Roman" w:cs="Times New Roman"/>
              <w:b/>
              <w:bCs/>
              <w:sz w:val="24"/>
              <w:szCs w:val="24"/>
            </w:rPr>
          </w:rPrChange>
        </w:rPr>
        <w:pPrChange w:id="737" w:author="Zumla, Ali" w:date="2023-07-08T11:49:00Z">
          <w:pPr>
            <w:ind w:left="284"/>
          </w:pPr>
        </w:pPrChange>
      </w:pPr>
      <w:ins w:id="738" w:author="Zumla, Ali" w:date="2023-07-08T11:23:00Z">
        <w:r w:rsidRPr="007B1E78">
          <w:rPr>
            <w:rFonts w:ascii="Times New Roman" w:hAnsi="Times New Roman" w:cs="Times New Roman"/>
            <w:b/>
            <w:bCs/>
            <w:sz w:val="24"/>
            <w:szCs w:val="24"/>
          </w:rPr>
          <w:t>Table 2</w:t>
        </w:r>
        <w:r w:rsidRPr="007B1E78">
          <w:rPr>
            <w:rFonts w:ascii="Times New Roman" w:hAnsi="Times New Roman" w:cs="Times New Roman"/>
            <w:sz w:val="24"/>
            <w:szCs w:val="24"/>
            <w:rPrChange w:id="739" w:author="Zumla, Ali" w:date="2023-07-08T11:49:00Z">
              <w:rPr>
                <w:rFonts w:ascii="Times New Roman" w:hAnsi="Times New Roman" w:cs="Times New Roman"/>
                <w:b/>
                <w:bCs/>
                <w:sz w:val="24"/>
                <w:szCs w:val="24"/>
              </w:rPr>
            </w:rPrChange>
          </w:rPr>
          <w:t xml:space="preserve">: The Mann-Kendell trend test of dengue cases in Bangladesh </w:t>
        </w:r>
      </w:ins>
    </w:p>
    <w:p w14:paraId="2A25F704" w14:textId="77777777" w:rsidR="00D40DD3" w:rsidRPr="007B1E78" w:rsidRDefault="00D40DD3">
      <w:pPr>
        <w:spacing w:after="0"/>
        <w:ind w:left="284"/>
        <w:rPr>
          <w:ins w:id="740" w:author="Zumla, Ali" w:date="2023-07-08T11:23:00Z"/>
          <w:rFonts w:ascii="Times New Roman" w:hAnsi="Times New Roman" w:cs="Times New Roman"/>
          <w:sz w:val="24"/>
          <w:szCs w:val="24"/>
          <w:rPrChange w:id="741" w:author="Zumla, Ali" w:date="2023-07-08T11:49:00Z">
            <w:rPr>
              <w:ins w:id="742" w:author="Zumla, Ali" w:date="2023-07-08T11:23:00Z"/>
              <w:rFonts w:ascii="Times New Roman" w:hAnsi="Times New Roman" w:cs="Times New Roman"/>
              <w:b/>
              <w:bCs/>
              <w:sz w:val="24"/>
              <w:szCs w:val="24"/>
            </w:rPr>
          </w:rPrChange>
        </w:rPr>
        <w:pPrChange w:id="743" w:author="Zumla, Ali" w:date="2023-07-08T11:49:00Z">
          <w:pPr>
            <w:ind w:left="284"/>
          </w:pPr>
        </w:pPrChange>
      </w:pPr>
    </w:p>
    <w:p w14:paraId="0D820DA0" w14:textId="77777777" w:rsidR="00D40DD3" w:rsidRPr="007B1E78" w:rsidRDefault="00D40DD3">
      <w:pPr>
        <w:spacing w:after="0"/>
        <w:ind w:left="284"/>
        <w:rPr>
          <w:ins w:id="744" w:author="Zumla, Ali" w:date="2023-07-08T11:23:00Z"/>
          <w:rFonts w:ascii="Times New Roman" w:hAnsi="Times New Roman" w:cs="Times New Roman"/>
          <w:sz w:val="24"/>
          <w:szCs w:val="24"/>
          <w:rPrChange w:id="745" w:author="Zumla, Ali" w:date="2023-07-08T11:49:00Z">
            <w:rPr>
              <w:ins w:id="746" w:author="Zumla, Ali" w:date="2023-07-08T11:23:00Z"/>
              <w:rFonts w:ascii="Times New Roman" w:hAnsi="Times New Roman" w:cs="Times New Roman"/>
              <w:b/>
              <w:bCs/>
              <w:sz w:val="24"/>
              <w:szCs w:val="24"/>
            </w:rPr>
          </w:rPrChange>
        </w:rPr>
        <w:pPrChange w:id="747" w:author="Zumla, Ali" w:date="2023-07-08T11:49:00Z">
          <w:pPr>
            <w:ind w:left="284"/>
          </w:pPr>
        </w:pPrChange>
      </w:pPr>
      <w:ins w:id="748" w:author="Zumla, Ali" w:date="2023-07-08T11:23:00Z">
        <w:r w:rsidRPr="007B1E78">
          <w:rPr>
            <w:rFonts w:ascii="Times New Roman" w:hAnsi="Times New Roman" w:cs="Times New Roman"/>
            <w:b/>
            <w:bCs/>
            <w:sz w:val="24"/>
            <w:szCs w:val="24"/>
          </w:rPr>
          <w:t>Table 3</w:t>
        </w:r>
        <w:r w:rsidRPr="007B1E78">
          <w:rPr>
            <w:rFonts w:ascii="Times New Roman" w:hAnsi="Times New Roman" w:cs="Times New Roman"/>
            <w:sz w:val="24"/>
            <w:szCs w:val="24"/>
            <w:rPrChange w:id="749" w:author="Zumla, Ali" w:date="2023-07-08T11:49:00Z">
              <w:rPr>
                <w:rFonts w:ascii="Times New Roman" w:hAnsi="Times New Roman" w:cs="Times New Roman"/>
                <w:b/>
                <w:bCs/>
                <w:sz w:val="24"/>
                <w:szCs w:val="24"/>
              </w:rPr>
            </w:rPrChange>
          </w:rPr>
          <w:t xml:space="preserve">:  The incidence risk ratio (IRR) of average temperature and rainfall to Dengue cases in Bangladesh using time-series count Generalized Linear Model. </w:t>
        </w:r>
      </w:ins>
    </w:p>
    <w:p w14:paraId="51517D4E" w14:textId="77777777" w:rsidR="00D40DD3" w:rsidRDefault="00D40DD3">
      <w:pPr>
        <w:spacing w:after="0"/>
        <w:ind w:left="284"/>
        <w:rPr>
          <w:ins w:id="750" w:author="Zumla, Ali" w:date="2023-07-08T11:23:00Z"/>
          <w:rFonts w:ascii="Times New Roman" w:hAnsi="Times New Roman" w:cs="Times New Roman"/>
          <w:b/>
          <w:bCs/>
          <w:sz w:val="24"/>
          <w:szCs w:val="24"/>
        </w:rPr>
        <w:pPrChange w:id="751" w:author="Zumla, Ali" w:date="2023-07-08T11:49:00Z">
          <w:pPr>
            <w:ind w:left="284"/>
          </w:pPr>
        </w:pPrChange>
      </w:pPr>
    </w:p>
    <w:p w14:paraId="77BE0851" w14:textId="77777777" w:rsidR="007B1E78" w:rsidRDefault="007B1E78" w:rsidP="007B1E78">
      <w:pPr>
        <w:spacing w:after="0"/>
        <w:ind w:left="284"/>
        <w:rPr>
          <w:ins w:id="752" w:author="Zumla, Ali" w:date="2023-07-08T11:49:00Z"/>
          <w:rFonts w:ascii="Times New Roman" w:hAnsi="Times New Roman" w:cs="Times New Roman"/>
          <w:b/>
          <w:bCs/>
          <w:sz w:val="24"/>
          <w:szCs w:val="24"/>
        </w:rPr>
      </w:pPr>
    </w:p>
    <w:p w14:paraId="3E40EC6F" w14:textId="2F0541E7" w:rsidR="00D40DD3" w:rsidRDefault="007B1E78">
      <w:pPr>
        <w:spacing w:after="0"/>
        <w:ind w:left="284"/>
        <w:rPr>
          <w:ins w:id="753" w:author="Zumla, Ali" w:date="2023-07-08T11:23:00Z"/>
          <w:rFonts w:ascii="Times New Roman" w:hAnsi="Times New Roman" w:cs="Times New Roman"/>
          <w:b/>
          <w:bCs/>
          <w:sz w:val="24"/>
          <w:szCs w:val="24"/>
        </w:rPr>
        <w:pPrChange w:id="754" w:author="Zumla, Ali" w:date="2023-07-08T11:49:00Z">
          <w:pPr>
            <w:ind w:left="284"/>
          </w:pPr>
        </w:pPrChange>
      </w:pPr>
      <w:ins w:id="755" w:author="Zumla, Ali" w:date="2023-07-08T11:49:00Z">
        <w:r>
          <w:rPr>
            <w:rFonts w:ascii="Times New Roman" w:hAnsi="Times New Roman" w:cs="Times New Roman"/>
            <w:b/>
            <w:bCs/>
            <w:sz w:val="24"/>
            <w:szCs w:val="24"/>
          </w:rPr>
          <w:t>LEGENDS TO FIGURES</w:t>
        </w:r>
      </w:ins>
      <w:ins w:id="756" w:author="Zumla, Ali" w:date="2023-07-08T11:23:00Z">
        <w:r w:rsidR="00D40DD3">
          <w:rPr>
            <w:rFonts w:ascii="Times New Roman" w:hAnsi="Times New Roman" w:cs="Times New Roman"/>
            <w:b/>
            <w:bCs/>
            <w:sz w:val="24"/>
            <w:szCs w:val="24"/>
          </w:rPr>
          <w:t xml:space="preserve">: </w:t>
        </w:r>
      </w:ins>
    </w:p>
    <w:p w14:paraId="79F9C35C" w14:textId="77777777" w:rsidR="007B1E78" w:rsidRDefault="007B1E78" w:rsidP="007B1E78">
      <w:pPr>
        <w:spacing w:after="0" w:line="360" w:lineRule="auto"/>
        <w:ind w:left="284"/>
        <w:rPr>
          <w:ins w:id="757" w:author="Zumla, Ali" w:date="2023-07-08T11:49:00Z"/>
          <w:rFonts w:ascii="Times New Roman" w:hAnsi="Times New Roman" w:cs="Times New Roman"/>
          <w:b/>
          <w:bCs/>
          <w:sz w:val="24"/>
          <w:szCs w:val="24"/>
        </w:rPr>
      </w:pPr>
    </w:p>
    <w:p w14:paraId="5BBB22A8" w14:textId="2E331D5A" w:rsidR="00D40DD3" w:rsidRPr="0006024A" w:rsidRDefault="00D40DD3" w:rsidP="007B1E78">
      <w:pPr>
        <w:spacing w:after="0" w:line="360" w:lineRule="auto"/>
        <w:ind w:left="284"/>
        <w:rPr>
          <w:ins w:id="758" w:author="Zumla, Ali" w:date="2023-07-08T11:23:00Z"/>
          <w:rFonts w:ascii="Times New Roman" w:hAnsi="Times New Roman" w:cs="Times New Roman"/>
          <w:sz w:val="24"/>
          <w:szCs w:val="24"/>
        </w:rPr>
      </w:pPr>
      <w:ins w:id="759" w:author="Zumla, Ali" w:date="2023-07-08T11:23:00Z">
        <w:r w:rsidRPr="006668F4">
          <w:rPr>
            <w:rFonts w:ascii="Times New Roman" w:hAnsi="Times New Roman" w:cs="Times New Roman"/>
            <w:b/>
            <w:bCs/>
            <w:sz w:val="24"/>
            <w:szCs w:val="24"/>
          </w:rPr>
          <w:t>Fig 1:</w:t>
        </w:r>
        <w:r w:rsidRPr="0006024A">
          <w:rPr>
            <w:rFonts w:ascii="Times New Roman" w:hAnsi="Times New Roman" w:cs="Times New Roman"/>
            <w:sz w:val="24"/>
            <w:szCs w:val="24"/>
          </w:rPr>
          <w:t xml:space="preserve"> Top: Number of dengue cases and deaths over the period 2000-2022, Bangladesh. Bottom: Number of monthly dengue cases and deaths recorded in Bangladesh.</w:t>
        </w:r>
      </w:ins>
    </w:p>
    <w:p w14:paraId="352D7A0C" w14:textId="77777777" w:rsidR="00D40DD3" w:rsidRDefault="00D40DD3">
      <w:pPr>
        <w:spacing w:after="0"/>
        <w:ind w:left="284"/>
        <w:rPr>
          <w:ins w:id="760" w:author="Zumla, Ali" w:date="2023-07-08T11:23:00Z"/>
          <w:rStyle w:val="label"/>
          <w:rFonts w:ascii="Times New Roman" w:hAnsi="Times New Roman" w:cs="Times New Roman"/>
          <w:sz w:val="24"/>
          <w:szCs w:val="24"/>
        </w:rPr>
        <w:pPrChange w:id="761" w:author="Zumla, Ali" w:date="2023-07-08T11:49:00Z">
          <w:pPr>
            <w:ind w:left="284"/>
          </w:pPr>
        </w:pPrChange>
      </w:pPr>
    </w:p>
    <w:p w14:paraId="2CAFF13B" w14:textId="77777777" w:rsidR="00D40DD3" w:rsidRDefault="00D40DD3" w:rsidP="007B1E78">
      <w:pPr>
        <w:pStyle w:val="NormalWeb"/>
        <w:shd w:val="clear" w:color="auto" w:fill="FFFFFF"/>
        <w:spacing w:before="0" w:beforeAutospacing="0" w:after="0" w:afterAutospacing="0"/>
        <w:ind w:left="284"/>
        <w:rPr>
          <w:ins w:id="762" w:author="Zumla, Ali" w:date="2023-07-08T11:23:00Z"/>
          <w:lang w:val="en-GB" w:eastAsia="en-GB"/>
        </w:rPr>
      </w:pPr>
      <w:ins w:id="763" w:author="Zumla, Ali" w:date="2023-07-08T11:23:00Z">
        <w:r w:rsidRPr="009D1044">
          <w:rPr>
            <w:rStyle w:val="label"/>
            <w:b/>
            <w:bCs/>
          </w:rPr>
          <w:t>Fig 2:</w:t>
        </w:r>
        <w:r>
          <w:rPr>
            <w:rStyle w:val="label"/>
          </w:rPr>
          <w:t xml:space="preserve"> </w:t>
        </w:r>
        <w:r w:rsidRPr="0052020F">
          <w:t xml:space="preserve">The boxplot compares monthly rainfall in Dhaka city, Bangladesh between two decades. </w:t>
        </w:r>
        <w:r w:rsidRPr="0052020F">
          <w:rPr>
            <w:lang w:val="en-GB" w:eastAsia="en-GB"/>
          </w:rPr>
          <w:t>The bottom and top of the box indicate the first and third quantiles, the band inside the box is the median. The dots outside the box are individual outliers</w:t>
        </w:r>
        <w:r>
          <w:rPr>
            <w:lang w:val="en-GB" w:eastAsia="en-GB"/>
          </w:rPr>
          <w:t xml:space="preserve">. Most of the months in the second decade had outlier rainfall whereas in the first decade, only the cooler months (Nov-Jan) had some extreme rainfall. </w:t>
        </w:r>
      </w:ins>
    </w:p>
    <w:p w14:paraId="74C63A39" w14:textId="77777777" w:rsidR="00D40DD3" w:rsidRDefault="00D40DD3" w:rsidP="007B1E78">
      <w:pPr>
        <w:pStyle w:val="NormalWeb"/>
        <w:shd w:val="clear" w:color="auto" w:fill="FFFFFF"/>
        <w:spacing w:before="0" w:beforeAutospacing="0" w:after="0" w:afterAutospacing="0"/>
        <w:ind w:left="284"/>
        <w:rPr>
          <w:ins w:id="764" w:author="Zumla, Ali" w:date="2023-07-08T11:23:00Z"/>
          <w:lang w:val="en-GB" w:eastAsia="en-GB"/>
        </w:rPr>
      </w:pPr>
    </w:p>
    <w:p w14:paraId="18F0184F" w14:textId="77777777" w:rsidR="007B1E78" w:rsidRDefault="007B1E78">
      <w:pPr>
        <w:spacing w:after="0" w:line="360" w:lineRule="auto"/>
        <w:ind w:left="284"/>
        <w:rPr>
          <w:ins w:id="765" w:author="Zumla, Ali" w:date="2023-07-08T11:49:00Z"/>
          <w:rFonts w:ascii="Times New Roman" w:hAnsi="Times New Roman" w:cs="Times New Roman"/>
          <w:b/>
          <w:bCs/>
          <w:sz w:val="24"/>
          <w:szCs w:val="24"/>
        </w:rPr>
        <w:pPrChange w:id="766" w:author="Zumla, Ali" w:date="2023-07-08T11:49:00Z">
          <w:pPr>
            <w:spacing w:line="360" w:lineRule="auto"/>
            <w:ind w:left="284"/>
          </w:pPr>
        </w:pPrChange>
      </w:pPr>
    </w:p>
    <w:p w14:paraId="73B49C15" w14:textId="322D8FBD" w:rsidR="00D40DD3" w:rsidRPr="0043429E" w:rsidRDefault="00D40DD3">
      <w:pPr>
        <w:spacing w:after="0" w:line="360" w:lineRule="auto"/>
        <w:ind w:left="284"/>
        <w:rPr>
          <w:ins w:id="767" w:author="Zumla, Ali" w:date="2023-07-08T11:23:00Z"/>
          <w:rFonts w:ascii="Times New Roman" w:hAnsi="Times New Roman" w:cs="Times New Roman"/>
          <w:b/>
          <w:bCs/>
          <w:sz w:val="24"/>
          <w:szCs w:val="24"/>
        </w:rPr>
        <w:pPrChange w:id="768" w:author="Zumla, Ali" w:date="2023-07-08T11:49:00Z">
          <w:pPr>
            <w:spacing w:line="360" w:lineRule="auto"/>
            <w:ind w:left="284"/>
          </w:pPr>
        </w:pPrChange>
      </w:pPr>
      <w:ins w:id="769" w:author="Zumla, Ali" w:date="2023-07-08T11:23:00Z">
        <w:r w:rsidRPr="0043429E">
          <w:rPr>
            <w:rFonts w:ascii="Times New Roman" w:hAnsi="Times New Roman" w:cs="Times New Roman"/>
            <w:b/>
            <w:bCs/>
            <w:sz w:val="24"/>
            <w:szCs w:val="24"/>
          </w:rPr>
          <w:t xml:space="preserve">Fig </w:t>
        </w:r>
        <w:r>
          <w:rPr>
            <w:rFonts w:ascii="Times New Roman" w:hAnsi="Times New Roman" w:cs="Times New Roman"/>
            <w:b/>
            <w:bCs/>
            <w:sz w:val="24"/>
            <w:szCs w:val="24"/>
          </w:rPr>
          <w:t>3</w:t>
        </w:r>
        <w:r w:rsidRPr="0043429E">
          <w:rPr>
            <w:rFonts w:ascii="Times New Roman" w:hAnsi="Times New Roman" w:cs="Times New Roman"/>
            <w:b/>
            <w:bCs/>
            <w:sz w:val="24"/>
            <w:szCs w:val="24"/>
          </w:rPr>
          <w:t xml:space="preserve">: Top:  </w:t>
        </w:r>
        <w:r w:rsidRPr="00A31C93">
          <w:rPr>
            <w:rFonts w:ascii="Times New Roman" w:hAnsi="Times New Roman" w:cs="Times New Roman"/>
            <w:sz w:val="24"/>
            <w:szCs w:val="24"/>
          </w:rPr>
          <w:t>Mean monthly growth factor for the period of 2000-2022. Bottom: The Monthly growth factor for the individual year 2000-2022.  The dotted horizontal line indicates monthly growth factor 1 (same number of cases in two subsequent months).</w:t>
        </w:r>
        <w:r w:rsidRPr="0043429E">
          <w:rPr>
            <w:rFonts w:ascii="Times New Roman" w:hAnsi="Times New Roman" w:cs="Times New Roman"/>
            <w:b/>
            <w:bCs/>
            <w:sz w:val="24"/>
            <w:szCs w:val="24"/>
          </w:rPr>
          <w:t xml:space="preserve"> </w:t>
        </w:r>
      </w:ins>
    </w:p>
    <w:p w14:paraId="25FC8A7F" w14:textId="77777777" w:rsidR="007B1E78" w:rsidRDefault="007B1E78">
      <w:pPr>
        <w:spacing w:after="0" w:line="360" w:lineRule="auto"/>
        <w:ind w:left="284"/>
        <w:rPr>
          <w:ins w:id="770" w:author="Zumla, Ali" w:date="2023-07-08T11:49:00Z"/>
          <w:rFonts w:ascii="Times New Roman" w:hAnsi="Times New Roman" w:cs="Times New Roman"/>
          <w:b/>
          <w:bCs/>
          <w:sz w:val="24"/>
          <w:szCs w:val="24"/>
        </w:rPr>
        <w:pPrChange w:id="771" w:author="Zumla, Ali" w:date="2023-07-08T11:49:00Z">
          <w:pPr>
            <w:spacing w:line="360" w:lineRule="auto"/>
            <w:ind w:left="284"/>
          </w:pPr>
        </w:pPrChange>
      </w:pPr>
    </w:p>
    <w:p w14:paraId="72D4C9BC" w14:textId="1D32192D" w:rsidR="00D40DD3" w:rsidRPr="003B79E9" w:rsidRDefault="00D40DD3">
      <w:pPr>
        <w:spacing w:after="0" w:line="360" w:lineRule="auto"/>
        <w:ind w:left="284"/>
        <w:rPr>
          <w:ins w:id="772" w:author="Zumla, Ali" w:date="2023-07-08T11:23:00Z"/>
          <w:rFonts w:ascii="Times New Roman" w:hAnsi="Times New Roman" w:cs="Times New Roman"/>
          <w:sz w:val="24"/>
          <w:szCs w:val="24"/>
        </w:rPr>
        <w:pPrChange w:id="773" w:author="Zumla, Ali" w:date="2023-07-08T11:49:00Z">
          <w:pPr>
            <w:spacing w:line="360" w:lineRule="auto"/>
            <w:ind w:left="284"/>
          </w:pPr>
        </w:pPrChange>
      </w:pPr>
      <w:ins w:id="774" w:author="Zumla, Ali" w:date="2023-07-08T11:23:00Z">
        <w:r w:rsidRPr="003B79E9">
          <w:rPr>
            <w:rFonts w:ascii="Times New Roman" w:hAnsi="Times New Roman" w:cs="Times New Roman"/>
            <w:b/>
            <w:bCs/>
            <w:sz w:val="24"/>
            <w:szCs w:val="24"/>
          </w:rPr>
          <w:t xml:space="preserve">Fig </w:t>
        </w:r>
        <w:r>
          <w:rPr>
            <w:rFonts w:ascii="Times New Roman" w:hAnsi="Times New Roman" w:cs="Times New Roman"/>
            <w:b/>
            <w:bCs/>
            <w:sz w:val="24"/>
            <w:szCs w:val="24"/>
          </w:rPr>
          <w:t>4</w:t>
        </w:r>
        <w:r w:rsidRPr="003B79E9">
          <w:rPr>
            <w:rFonts w:ascii="Times New Roman" w:hAnsi="Times New Roman" w:cs="Times New Roman"/>
            <w:b/>
            <w:bCs/>
            <w:sz w:val="24"/>
            <w:szCs w:val="24"/>
          </w:rPr>
          <w:t>:</w:t>
        </w:r>
        <w:r w:rsidRPr="003B79E9">
          <w:rPr>
            <w:rFonts w:ascii="Times New Roman" w:hAnsi="Times New Roman" w:cs="Times New Roman"/>
            <w:sz w:val="24"/>
            <w:szCs w:val="24"/>
          </w:rPr>
          <w:t xml:space="preserve">  Observed and forecasted number of dengue cases in Bangladesh using the Autoregressive moving average (ARIMA) model including </w:t>
        </w:r>
        <w:r>
          <w:rPr>
            <w:rFonts w:ascii="Times New Roman" w:hAnsi="Times New Roman" w:cs="Times New Roman"/>
            <w:sz w:val="24"/>
            <w:szCs w:val="24"/>
          </w:rPr>
          <w:t xml:space="preserve">a </w:t>
        </w:r>
        <w:r w:rsidRPr="003B79E9">
          <w:rPr>
            <w:rFonts w:ascii="Times New Roman" w:hAnsi="Times New Roman" w:cs="Times New Roman"/>
            <w:sz w:val="24"/>
            <w:szCs w:val="24"/>
          </w:rPr>
          <w:t>95% confidence interval</w:t>
        </w:r>
      </w:ins>
    </w:p>
    <w:p w14:paraId="2BE282CA" w14:textId="77777777" w:rsidR="00D40DD3" w:rsidRPr="00D40DD3" w:rsidRDefault="00D40DD3" w:rsidP="00D40DD3">
      <w:pPr>
        <w:spacing w:line="276" w:lineRule="auto"/>
        <w:ind w:left="284" w:right="-279"/>
        <w:rPr>
          <w:ins w:id="775" w:author="Zumla, Ali" w:date="2023-07-08T11:21:00Z"/>
          <w:rFonts w:ascii="Times New Roman" w:hAnsi="Times New Roman" w:cs="Times New Roman"/>
          <w:sz w:val="24"/>
          <w:szCs w:val="24"/>
          <w:rPrChange w:id="776" w:author="Zumla, Ali" w:date="2023-07-08T11:23:00Z">
            <w:rPr>
              <w:ins w:id="777" w:author="Zumla, Ali" w:date="2023-07-08T11:21:00Z"/>
              <w:rFonts w:ascii="Times New Roman" w:hAnsi="Times New Roman" w:cs="Times New Roman"/>
              <w:b/>
              <w:bCs/>
              <w:sz w:val="24"/>
              <w:szCs w:val="24"/>
            </w:rPr>
          </w:rPrChange>
        </w:rPr>
      </w:pPr>
    </w:p>
    <w:moveToRangeEnd w:id="718"/>
    <w:p w14:paraId="3DEDAFFB" w14:textId="77777777" w:rsidR="00B95DB5" w:rsidRPr="008E2104" w:rsidRDefault="00B95DB5">
      <w:pPr>
        <w:spacing w:line="276" w:lineRule="auto"/>
        <w:ind w:left="284" w:right="-279"/>
        <w:rPr>
          <w:rFonts w:ascii="Times New Roman" w:hAnsi="Times New Roman" w:cs="Times New Roman"/>
          <w:sz w:val="24"/>
          <w:szCs w:val="24"/>
        </w:rPr>
        <w:pPrChange w:id="778" w:author="Zumla, Ali" w:date="2023-07-08T09:15:00Z">
          <w:pPr>
            <w:spacing w:line="276" w:lineRule="auto"/>
          </w:pPr>
        </w:pPrChange>
      </w:pPr>
    </w:p>
    <w:p w14:paraId="63BB8766" w14:textId="478F190B" w:rsidR="002D7E55" w:rsidRPr="00534113" w:rsidRDefault="00526B96">
      <w:pPr>
        <w:spacing w:line="276" w:lineRule="auto"/>
        <w:ind w:left="284" w:right="-279"/>
        <w:rPr>
          <w:rFonts w:ascii="Times New Roman" w:hAnsi="Times New Roman" w:cs="Times New Roman"/>
          <w:b/>
          <w:sz w:val="24"/>
          <w:szCs w:val="24"/>
        </w:rPr>
        <w:pPrChange w:id="779" w:author="Zumla, Ali" w:date="2023-07-08T09:15:00Z">
          <w:pPr>
            <w:spacing w:line="276" w:lineRule="auto"/>
          </w:pPr>
        </w:pPrChange>
      </w:pPr>
      <w:r w:rsidRPr="00186BD2">
        <w:rPr>
          <w:rFonts w:ascii="Times New Roman" w:hAnsi="Times New Roman" w:cs="Times New Roman"/>
          <w:sz w:val="24"/>
          <w:szCs w:val="24"/>
        </w:rPr>
        <w:br w:type="page"/>
      </w:r>
      <w:r w:rsidR="002D7E55" w:rsidRPr="00534113">
        <w:rPr>
          <w:rFonts w:ascii="Times New Roman" w:hAnsi="Times New Roman" w:cs="Times New Roman"/>
          <w:b/>
          <w:sz w:val="24"/>
          <w:szCs w:val="24"/>
        </w:rPr>
        <w:lastRenderedPageBreak/>
        <w:t>References</w:t>
      </w:r>
    </w:p>
    <w:sdt>
      <w:sdtPr>
        <w:rPr>
          <w:rFonts w:ascii="Times New Roman" w:hAnsi="Times New Roman" w:cs="Times New Roman"/>
          <w:b/>
          <w:sz w:val="24"/>
          <w:szCs w:val="24"/>
        </w:rPr>
        <w:tag w:val="MENDELEY_BIBLIOGRAPHY"/>
        <w:id w:val="-1928268640"/>
        <w:placeholder>
          <w:docPart w:val="DefaultPlaceholder_-1854013440"/>
        </w:placeholder>
      </w:sdtPr>
      <w:sdtContent>
        <w:p w14:paraId="04003303" w14:textId="77777777" w:rsidR="008B7FD8" w:rsidRPr="00534113" w:rsidRDefault="008B7FD8">
          <w:pPr>
            <w:autoSpaceDE w:val="0"/>
            <w:autoSpaceDN w:val="0"/>
            <w:ind w:left="284" w:right="-279" w:hanging="480"/>
            <w:divId w:val="1380278504"/>
            <w:rPr>
              <w:rFonts w:ascii="Times New Roman" w:eastAsia="Times New Roman" w:hAnsi="Times New Roman" w:cs="Times New Roman"/>
              <w:sz w:val="24"/>
              <w:szCs w:val="24"/>
              <w:rPrChange w:id="780" w:author="ASADUZZAMAN Md" w:date="2023-07-05T06:15:00Z">
                <w:rPr>
                  <w:rFonts w:eastAsia="Times New Roman"/>
                  <w:sz w:val="24"/>
                  <w:szCs w:val="24"/>
                </w:rPr>
              </w:rPrChange>
            </w:rPr>
            <w:pPrChange w:id="781" w:author="Zumla, Ali" w:date="2023-07-08T09:15:00Z">
              <w:pPr>
                <w:autoSpaceDE w:val="0"/>
                <w:autoSpaceDN w:val="0"/>
                <w:ind w:hanging="480"/>
                <w:divId w:val="1380278504"/>
              </w:pPr>
            </w:pPrChange>
          </w:pPr>
          <w:r w:rsidRPr="00534113">
            <w:rPr>
              <w:rFonts w:ascii="Times New Roman" w:eastAsia="Times New Roman" w:hAnsi="Times New Roman" w:cs="Times New Roman"/>
              <w:b/>
              <w:bCs/>
              <w:rPrChange w:id="782" w:author="ASADUZZAMAN Md" w:date="2023-07-05T06:15:00Z">
                <w:rPr>
                  <w:rFonts w:eastAsia="Times New Roman"/>
                  <w:b/>
                  <w:bCs/>
                </w:rPr>
              </w:rPrChange>
            </w:rPr>
            <w:t>Ahsan, A., N. Haider, R. Kock, and C. Benfield</w:t>
          </w:r>
          <w:r w:rsidRPr="00534113">
            <w:rPr>
              <w:rFonts w:ascii="Times New Roman" w:eastAsia="Times New Roman" w:hAnsi="Times New Roman" w:cs="Times New Roman"/>
              <w:rPrChange w:id="783" w:author="ASADUZZAMAN Md" w:date="2023-07-05T06:15:00Z">
                <w:rPr>
                  <w:rFonts w:eastAsia="Times New Roman"/>
                </w:rPr>
              </w:rPrChange>
            </w:rPr>
            <w:t xml:space="preserve">. </w:t>
          </w:r>
          <w:r w:rsidRPr="00534113">
            <w:rPr>
              <w:rFonts w:ascii="Times New Roman" w:eastAsia="Times New Roman" w:hAnsi="Times New Roman" w:cs="Times New Roman"/>
              <w:b/>
              <w:bCs/>
              <w:rPrChange w:id="784" w:author="ASADUZZAMAN Md" w:date="2023-07-05T06:15:00Z">
                <w:rPr>
                  <w:rFonts w:eastAsia="Times New Roman"/>
                  <w:b/>
                  <w:bCs/>
                </w:rPr>
              </w:rPrChange>
            </w:rPr>
            <w:t>2021</w:t>
          </w:r>
          <w:r w:rsidRPr="00534113">
            <w:rPr>
              <w:rFonts w:ascii="Times New Roman" w:eastAsia="Times New Roman" w:hAnsi="Times New Roman" w:cs="Times New Roman"/>
              <w:rPrChange w:id="785" w:author="ASADUZZAMAN Md" w:date="2023-07-05T06:15:00Z">
                <w:rPr>
                  <w:rFonts w:eastAsia="Times New Roman"/>
                </w:rPr>
              </w:rPrChange>
            </w:rPr>
            <w:t>. Possible Drivers of the 2019 Dengue Outbreak in Bangladesh: The Need for a Robust Community-Level Surveillance System. J Med Entomol. 58: 37–39.</w:t>
          </w:r>
        </w:p>
        <w:p w14:paraId="16B1BBA8" w14:textId="77777777" w:rsidR="008B7FD8" w:rsidRPr="00534113" w:rsidRDefault="008B7FD8">
          <w:pPr>
            <w:autoSpaceDE w:val="0"/>
            <w:autoSpaceDN w:val="0"/>
            <w:ind w:left="284" w:right="-279" w:hanging="480"/>
            <w:divId w:val="1328434499"/>
            <w:rPr>
              <w:rFonts w:ascii="Times New Roman" w:eastAsia="Times New Roman" w:hAnsi="Times New Roman" w:cs="Times New Roman"/>
              <w:rPrChange w:id="786" w:author="ASADUZZAMAN Md" w:date="2023-07-05T06:15:00Z">
                <w:rPr>
                  <w:rFonts w:eastAsia="Times New Roman"/>
                </w:rPr>
              </w:rPrChange>
            </w:rPr>
            <w:pPrChange w:id="787" w:author="Zumla, Ali" w:date="2023-07-08T09:15:00Z">
              <w:pPr>
                <w:autoSpaceDE w:val="0"/>
                <w:autoSpaceDN w:val="0"/>
                <w:ind w:hanging="480"/>
                <w:divId w:val="1328434499"/>
              </w:pPr>
            </w:pPrChange>
          </w:pPr>
          <w:r w:rsidRPr="00534113">
            <w:rPr>
              <w:rFonts w:ascii="Times New Roman" w:eastAsia="Times New Roman" w:hAnsi="Times New Roman" w:cs="Times New Roman"/>
              <w:b/>
              <w:bCs/>
              <w:rPrChange w:id="788" w:author="ASADUZZAMAN Md" w:date="2023-07-05T06:15:00Z">
                <w:rPr>
                  <w:rFonts w:eastAsia="Times New Roman"/>
                  <w:b/>
                  <w:bCs/>
                </w:rPr>
              </w:rPrChange>
            </w:rPr>
            <w:t>BMD</w:t>
          </w:r>
          <w:r w:rsidRPr="00534113">
            <w:rPr>
              <w:rFonts w:ascii="Times New Roman" w:eastAsia="Times New Roman" w:hAnsi="Times New Roman" w:cs="Times New Roman"/>
              <w:rPrChange w:id="789" w:author="ASADUZZAMAN Md" w:date="2023-07-05T06:15:00Z">
                <w:rPr>
                  <w:rFonts w:eastAsia="Times New Roman"/>
                </w:rPr>
              </w:rPrChange>
            </w:rPr>
            <w:t xml:space="preserve">. </w:t>
          </w:r>
          <w:r w:rsidRPr="00534113">
            <w:rPr>
              <w:rFonts w:ascii="Times New Roman" w:eastAsia="Times New Roman" w:hAnsi="Times New Roman" w:cs="Times New Roman"/>
              <w:b/>
              <w:bCs/>
              <w:rPrChange w:id="790" w:author="ASADUZZAMAN Md" w:date="2023-07-05T06:15:00Z">
                <w:rPr>
                  <w:rFonts w:eastAsia="Times New Roman"/>
                  <w:b/>
                  <w:bCs/>
                </w:rPr>
              </w:rPrChange>
            </w:rPr>
            <w:t>2023</w:t>
          </w:r>
          <w:r w:rsidRPr="00534113">
            <w:rPr>
              <w:rFonts w:ascii="Times New Roman" w:eastAsia="Times New Roman" w:hAnsi="Times New Roman" w:cs="Times New Roman"/>
              <w:rPrChange w:id="791" w:author="ASADUZZAMAN Md" w:date="2023-07-05T06:15:00Z">
                <w:rPr>
                  <w:rFonts w:eastAsia="Times New Roman"/>
                </w:rPr>
              </w:rPrChange>
            </w:rPr>
            <w:t>. Climate and Weather Data Portal | Bangladesh Meteorological Department. (http://www.bmddataportal.com/#/).</w:t>
          </w:r>
        </w:p>
        <w:p w14:paraId="3B78CD09" w14:textId="77777777" w:rsidR="008B7FD8" w:rsidRPr="00534113" w:rsidRDefault="008B7FD8">
          <w:pPr>
            <w:autoSpaceDE w:val="0"/>
            <w:autoSpaceDN w:val="0"/>
            <w:ind w:left="284" w:right="-279" w:hanging="480"/>
            <w:divId w:val="466509573"/>
            <w:rPr>
              <w:rFonts w:ascii="Times New Roman" w:eastAsia="Times New Roman" w:hAnsi="Times New Roman" w:cs="Times New Roman"/>
              <w:rPrChange w:id="792" w:author="ASADUZZAMAN Md" w:date="2023-07-05T06:15:00Z">
                <w:rPr>
                  <w:rFonts w:eastAsia="Times New Roman"/>
                </w:rPr>
              </w:rPrChange>
            </w:rPr>
            <w:pPrChange w:id="793" w:author="Zumla, Ali" w:date="2023-07-08T09:15:00Z">
              <w:pPr>
                <w:autoSpaceDE w:val="0"/>
                <w:autoSpaceDN w:val="0"/>
                <w:ind w:hanging="480"/>
                <w:divId w:val="466509573"/>
              </w:pPr>
            </w:pPrChange>
          </w:pPr>
          <w:r w:rsidRPr="00534113">
            <w:rPr>
              <w:rFonts w:ascii="Times New Roman" w:eastAsia="Times New Roman" w:hAnsi="Times New Roman" w:cs="Times New Roman"/>
              <w:b/>
              <w:bCs/>
              <w:rPrChange w:id="794" w:author="ASADUZZAMAN Md" w:date="2023-07-05T06:15:00Z">
                <w:rPr>
                  <w:rFonts w:eastAsia="Times New Roman"/>
                  <w:b/>
                  <w:bCs/>
                </w:rPr>
              </w:rPrChange>
            </w:rPr>
            <w:t>CDC</w:t>
          </w:r>
          <w:r w:rsidRPr="00534113">
            <w:rPr>
              <w:rFonts w:ascii="Times New Roman" w:eastAsia="Times New Roman" w:hAnsi="Times New Roman" w:cs="Times New Roman"/>
              <w:rPrChange w:id="795" w:author="ASADUZZAMAN Md" w:date="2023-07-05T06:15:00Z">
                <w:rPr>
                  <w:rFonts w:eastAsia="Times New Roman"/>
                </w:rPr>
              </w:rPrChange>
            </w:rPr>
            <w:t xml:space="preserve">. </w:t>
          </w:r>
          <w:r w:rsidRPr="00534113">
            <w:rPr>
              <w:rFonts w:ascii="Times New Roman" w:eastAsia="Times New Roman" w:hAnsi="Times New Roman" w:cs="Times New Roman"/>
              <w:b/>
              <w:bCs/>
              <w:rPrChange w:id="796" w:author="ASADUZZAMAN Md" w:date="2023-07-05T06:15:00Z">
                <w:rPr>
                  <w:rFonts w:eastAsia="Times New Roman"/>
                  <w:b/>
                  <w:bCs/>
                </w:rPr>
              </w:rPrChange>
            </w:rPr>
            <w:t>2019</w:t>
          </w:r>
          <w:r w:rsidRPr="00534113">
            <w:rPr>
              <w:rFonts w:ascii="Times New Roman" w:eastAsia="Times New Roman" w:hAnsi="Times New Roman" w:cs="Times New Roman"/>
              <w:rPrChange w:id="797" w:author="ASADUZZAMAN Md" w:date="2023-07-05T06:15:00Z">
                <w:rPr>
                  <w:rFonts w:eastAsia="Times New Roman"/>
                </w:rPr>
              </w:rPrChange>
            </w:rPr>
            <w:t>. Transmission through mosquito bites. (https://www.cdc.gov/dengue/transmission/index.html).</w:t>
          </w:r>
        </w:p>
        <w:p w14:paraId="245EA42B" w14:textId="77777777" w:rsidR="008B7FD8" w:rsidRPr="00534113" w:rsidRDefault="008B7FD8">
          <w:pPr>
            <w:autoSpaceDE w:val="0"/>
            <w:autoSpaceDN w:val="0"/>
            <w:ind w:left="284" w:right="-279" w:hanging="480"/>
            <w:divId w:val="1478914106"/>
            <w:rPr>
              <w:rFonts w:ascii="Times New Roman" w:eastAsia="Times New Roman" w:hAnsi="Times New Roman" w:cs="Times New Roman"/>
              <w:rPrChange w:id="798" w:author="ASADUZZAMAN Md" w:date="2023-07-05T06:15:00Z">
                <w:rPr>
                  <w:rFonts w:eastAsia="Times New Roman"/>
                </w:rPr>
              </w:rPrChange>
            </w:rPr>
            <w:pPrChange w:id="799" w:author="Zumla, Ali" w:date="2023-07-08T09:15:00Z">
              <w:pPr>
                <w:autoSpaceDE w:val="0"/>
                <w:autoSpaceDN w:val="0"/>
                <w:ind w:hanging="480"/>
                <w:divId w:val="1478914106"/>
              </w:pPr>
            </w:pPrChange>
          </w:pPr>
          <w:r w:rsidRPr="00534113">
            <w:rPr>
              <w:rFonts w:ascii="Times New Roman" w:eastAsia="Times New Roman" w:hAnsi="Times New Roman" w:cs="Times New Roman"/>
              <w:b/>
              <w:bCs/>
              <w:rPrChange w:id="800" w:author="ASADUZZAMAN Md" w:date="2023-07-05T06:15:00Z">
                <w:rPr>
                  <w:rFonts w:eastAsia="Times New Roman"/>
                  <w:b/>
                  <w:bCs/>
                </w:rPr>
              </w:rPrChange>
            </w:rPr>
            <w:t>Cuong, H. Q., N. T. Hien, T. N. Duong, T. V. Phong, N. N. Cam, J. Farrar, V. S. Nam, K. T. D. Thai, and P. Horby</w:t>
          </w:r>
          <w:r w:rsidRPr="00534113">
            <w:rPr>
              <w:rFonts w:ascii="Times New Roman" w:eastAsia="Times New Roman" w:hAnsi="Times New Roman" w:cs="Times New Roman"/>
              <w:rPrChange w:id="801" w:author="ASADUZZAMAN Md" w:date="2023-07-05T06:15:00Z">
                <w:rPr>
                  <w:rFonts w:eastAsia="Times New Roman"/>
                </w:rPr>
              </w:rPrChange>
            </w:rPr>
            <w:t xml:space="preserve">. </w:t>
          </w:r>
          <w:r w:rsidRPr="00534113">
            <w:rPr>
              <w:rFonts w:ascii="Times New Roman" w:eastAsia="Times New Roman" w:hAnsi="Times New Roman" w:cs="Times New Roman"/>
              <w:b/>
              <w:bCs/>
              <w:rPrChange w:id="802" w:author="ASADUZZAMAN Md" w:date="2023-07-05T06:15:00Z">
                <w:rPr>
                  <w:rFonts w:eastAsia="Times New Roman"/>
                  <w:b/>
                  <w:bCs/>
                </w:rPr>
              </w:rPrChange>
            </w:rPr>
            <w:t>2011</w:t>
          </w:r>
          <w:r w:rsidRPr="00534113">
            <w:rPr>
              <w:rFonts w:ascii="Times New Roman" w:eastAsia="Times New Roman" w:hAnsi="Times New Roman" w:cs="Times New Roman"/>
              <w:rPrChange w:id="803" w:author="ASADUZZAMAN Md" w:date="2023-07-05T06:15:00Z">
                <w:rPr>
                  <w:rFonts w:eastAsia="Times New Roman"/>
                </w:rPr>
              </w:rPrChange>
            </w:rPr>
            <w:t>. Quantifying the Emergence of Dengue in Hanoi, Vietnam: 1998–2009. PLoS Negl Trop Dis. 5: e1322.</w:t>
          </w:r>
        </w:p>
        <w:p w14:paraId="5DCCCD8D" w14:textId="77777777" w:rsidR="008B7FD8" w:rsidRPr="00534113" w:rsidRDefault="008B7FD8">
          <w:pPr>
            <w:autoSpaceDE w:val="0"/>
            <w:autoSpaceDN w:val="0"/>
            <w:ind w:left="284" w:right="-279" w:hanging="480"/>
            <w:divId w:val="2013949676"/>
            <w:rPr>
              <w:rFonts w:ascii="Times New Roman" w:eastAsia="Times New Roman" w:hAnsi="Times New Roman" w:cs="Times New Roman"/>
              <w:rPrChange w:id="804" w:author="ASADUZZAMAN Md" w:date="2023-07-05T06:15:00Z">
                <w:rPr>
                  <w:rFonts w:eastAsia="Times New Roman"/>
                </w:rPr>
              </w:rPrChange>
            </w:rPr>
            <w:pPrChange w:id="805" w:author="Zumla, Ali" w:date="2023-07-08T09:15:00Z">
              <w:pPr>
                <w:autoSpaceDE w:val="0"/>
                <w:autoSpaceDN w:val="0"/>
                <w:ind w:hanging="480"/>
                <w:divId w:val="2013949676"/>
              </w:pPr>
            </w:pPrChange>
          </w:pPr>
          <w:r w:rsidRPr="00534113">
            <w:rPr>
              <w:rFonts w:ascii="Times New Roman" w:eastAsia="Times New Roman" w:hAnsi="Times New Roman" w:cs="Times New Roman"/>
              <w:b/>
              <w:bCs/>
              <w:rPrChange w:id="806" w:author="ASADUZZAMAN Md" w:date="2023-07-05T06:15:00Z">
                <w:rPr>
                  <w:rFonts w:eastAsia="Times New Roman"/>
                  <w:b/>
                  <w:bCs/>
                </w:rPr>
              </w:rPrChange>
            </w:rPr>
            <w:t>DGHS</w:t>
          </w:r>
          <w:r w:rsidRPr="00534113">
            <w:rPr>
              <w:rFonts w:ascii="Times New Roman" w:eastAsia="Times New Roman" w:hAnsi="Times New Roman" w:cs="Times New Roman"/>
              <w:rPrChange w:id="807" w:author="ASADUZZAMAN Md" w:date="2023-07-05T06:15:00Z">
                <w:rPr>
                  <w:rFonts w:eastAsia="Times New Roman"/>
                </w:rPr>
              </w:rPrChange>
            </w:rPr>
            <w:t xml:space="preserve">. </w:t>
          </w:r>
          <w:r w:rsidRPr="00534113">
            <w:rPr>
              <w:rFonts w:ascii="Times New Roman" w:eastAsia="Times New Roman" w:hAnsi="Times New Roman" w:cs="Times New Roman"/>
              <w:b/>
              <w:bCs/>
              <w:rPrChange w:id="808" w:author="ASADUZZAMAN Md" w:date="2023-07-05T06:15:00Z">
                <w:rPr>
                  <w:rFonts w:eastAsia="Times New Roman"/>
                  <w:b/>
                  <w:bCs/>
                </w:rPr>
              </w:rPrChange>
            </w:rPr>
            <w:t>2023</w:t>
          </w:r>
          <w:r w:rsidRPr="00534113">
            <w:rPr>
              <w:rFonts w:ascii="Times New Roman" w:eastAsia="Times New Roman" w:hAnsi="Times New Roman" w:cs="Times New Roman"/>
              <w:rPrChange w:id="809" w:author="ASADUZZAMAN Md" w:date="2023-07-05T06:15:00Z">
                <w:rPr>
                  <w:rFonts w:eastAsia="Times New Roman"/>
                </w:rPr>
              </w:rPrChange>
            </w:rPr>
            <w:t>. DGHS. (https://old.dghs.gov.bd/index.php/bd/home/5200-daily-dengue-status-report).</w:t>
          </w:r>
        </w:p>
        <w:p w14:paraId="14F68273" w14:textId="77777777" w:rsidR="008B7FD8" w:rsidRPr="00534113" w:rsidRDefault="008B7FD8">
          <w:pPr>
            <w:autoSpaceDE w:val="0"/>
            <w:autoSpaceDN w:val="0"/>
            <w:ind w:left="284" w:right="-279" w:hanging="480"/>
            <w:divId w:val="157354400"/>
            <w:rPr>
              <w:rFonts w:ascii="Times New Roman" w:eastAsia="Times New Roman" w:hAnsi="Times New Roman" w:cs="Times New Roman"/>
              <w:rPrChange w:id="810" w:author="ASADUZZAMAN Md" w:date="2023-07-05T06:15:00Z">
                <w:rPr>
                  <w:rFonts w:eastAsia="Times New Roman"/>
                </w:rPr>
              </w:rPrChange>
            </w:rPr>
            <w:pPrChange w:id="811" w:author="Zumla, Ali" w:date="2023-07-08T09:15:00Z">
              <w:pPr>
                <w:autoSpaceDE w:val="0"/>
                <w:autoSpaceDN w:val="0"/>
                <w:ind w:hanging="480"/>
                <w:divId w:val="157354400"/>
              </w:pPr>
            </w:pPrChange>
          </w:pPr>
          <w:r w:rsidRPr="00534113">
            <w:rPr>
              <w:rFonts w:ascii="Times New Roman" w:eastAsia="Times New Roman" w:hAnsi="Times New Roman" w:cs="Times New Roman"/>
              <w:b/>
              <w:bCs/>
              <w:rPrChange w:id="812" w:author="ASADUZZAMAN Md" w:date="2023-07-05T06:15:00Z">
                <w:rPr>
                  <w:rFonts w:eastAsia="Times New Roman"/>
                  <w:b/>
                  <w:bCs/>
                </w:rPr>
              </w:rPrChange>
            </w:rPr>
            <w:t>Focks, D. A., E. Daniels, D. G. Haile, and J. E. Keesling</w:t>
          </w:r>
          <w:r w:rsidRPr="00534113">
            <w:rPr>
              <w:rFonts w:ascii="Times New Roman" w:eastAsia="Times New Roman" w:hAnsi="Times New Roman" w:cs="Times New Roman"/>
              <w:rPrChange w:id="813" w:author="ASADUZZAMAN Md" w:date="2023-07-05T06:15:00Z">
                <w:rPr>
                  <w:rFonts w:eastAsia="Times New Roman"/>
                </w:rPr>
              </w:rPrChange>
            </w:rPr>
            <w:t xml:space="preserve">. </w:t>
          </w:r>
          <w:r w:rsidRPr="00534113">
            <w:rPr>
              <w:rFonts w:ascii="Times New Roman" w:eastAsia="Times New Roman" w:hAnsi="Times New Roman" w:cs="Times New Roman"/>
              <w:b/>
              <w:bCs/>
              <w:rPrChange w:id="814" w:author="ASADUZZAMAN Md" w:date="2023-07-05T06:15:00Z">
                <w:rPr>
                  <w:rFonts w:eastAsia="Times New Roman"/>
                  <w:b/>
                  <w:bCs/>
                </w:rPr>
              </w:rPrChange>
            </w:rPr>
            <w:t>1995</w:t>
          </w:r>
          <w:r w:rsidRPr="00534113">
            <w:rPr>
              <w:rFonts w:ascii="Times New Roman" w:eastAsia="Times New Roman" w:hAnsi="Times New Roman" w:cs="Times New Roman"/>
              <w:rPrChange w:id="815" w:author="ASADUZZAMAN Md" w:date="2023-07-05T06:15:00Z">
                <w:rPr>
                  <w:rFonts w:eastAsia="Times New Roman"/>
                </w:rPr>
              </w:rPrChange>
            </w:rPr>
            <w:t>. A simulation model of the epidemiology of urban dengue fever: Literature analysis, model development, preliminary validation, and samples of simulation results. American Journal of Tropical Medicine and Hygiene.</w:t>
          </w:r>
        </w:p>
        <w:p w14:paraId="4FF742A7" w14:textId="77777777" w:rsidR="008B7FD8" w:rsidRPr="00534113" w:rsidRDefault="008B7FD8">
          <w:pPr>
            <w:autoSpaceDE w:val="0"/>
            <w:autoSpaceDN w:val="0"/>
            <w:ind w:left="284" w:right="-279" w:hanging="480"/>
            <w:divId w:val="922229028"/>
            <w:rPr>
              <w:rFonts w:ascii="Times New Roman" w:eastAsia="Times New Roman" w:hAnsi="Times New Roman" w:cs="Times New Roman"/>
              <w:rPrChange w:id="816" w:author="ASADUZZAMAN Md" w:date="2023-07-05T06:15:00Z">
                <w:rPr>
                  <w:rFonts w:eastAsia="Times New Roman"/>
                </w:rPr>
              </w:rPrChange>
            </w:rPr>
            <w:pPrChange w:id="817" w:author="Zumla, Ali" w:date="2023-07-08T09:15:00Z">
              <w:pPr>
                <w:autoSpaceDE w:val="0"/>
                <w:autoSpaceDN w:val="0"/>
                <w:ind w:hanging="480"/>
                <w:divId w:val="922229028"/>
              </w:pPr>
            </w:pPrChange>
          </w:pPr>
          <w:r w:rsidRPr="00534113">
            <w:rPr>
              <w:rFonts w:ascii="Times New Roman" w:eastAsia="Times New Roman" w:hAnsi="Times New Roman" w:cs="Times New Roman"/>
              <w:b/>
              <w:bCs/>
              <w:rPrChange w:id="818" w:author="ASADUZZAMAN Md" w:date="2023-07-05T06:15:00Z">
                <w:rPr>
                  <w:rFonts w:eastAsia="Times New Roman"/>
                  <w:b/>
                  <w:bCs/>
                </w:rPr>
              </w:rPrChange>
            </w:rPr>
            <w:t>Haider, N.</w:t>
          </w:r>
          <w:r w:rsidRPr="00534113">
            <w:rPr>
              <w:rFonts w:ascii="Times New Roman" w:eastAsia="Times New Roman" w:hAnsi="Times New Roman" w:cs="Times New Roman"/>
              <w:rPrChange w:id="819" w:author="ASADUZZAMAN Md" w:date="2023-07-05T06:15:00Z">
                <w:rPr>
                  <w:rFonts w:eastAsia="Times New Roman"/>
                </w:rPr>
              </w:rPrChange>
            </w:rPr>
            <w:t xml:space="preserve"> </w:t>
          </w:r>
          <w:r w:rsidRPr="00534113">
            <w:rPr>
              <w:rFonts w:ascii="Times New Roman" w:eastAsia="Times New Roman" w:hAnsi="Times New Roman" w:cs="Times New Roman"/>
              <w:b/>
              <w:bCs/>
              <w:rPrChange w:id="820" w:author="ASADUZZAMAN Md" w:date="2023-07-05T06:15:00Z">
                <w:rPr>
                  <w:rFonts w:eastAsia="Times New Roman"/>
                  <w:b/>
                  <w:bCs/>
                </w:rPr>
              </w:rPrChange>
            </w:rPr>
            <w:t>2018</w:t>
          </w:r>
          <w:r w:rsidRPr="00534113">
            <w:rPr>
              <w:rFonts w:ascii="Times New Roman" w:eastAsia="Times New Roman" w:hAnsi="Times New Roman" w:cs="Times New Roman"/>
              <w:rPrChange w:id="821" w:author="ASADUZZAMAN Md" w:date="2023-07-05T06:15:00Z">
                <w:rPr>
                  <w:rFonts w:eastAsia="Times New Roman"/>
                </w:rPr>
              </w:rPrChange>
            </w:rPr>
            <w:t>. Modeling the vector-borne disease transmission potential in northern Europe with a special emphasis on microclimatic temperature (PhD Thesis).</w:t>
          </w:r>
        </w:p>
        <w:p w14:paraId="5BC4E871" w14:textId="77777777" w:rsidR="008B7FD8" w:rsidRPr="00534113" w:rsidRDefault="008B7FD8">
          <w:pPr>
            <w:autoSpaceDE w:val="0"/>
            <w:autoSpaceDN w:val="0"/>
            <w:ind w:left="284" w:right="-279" w:hanging="480"/>
            <w:divId w:val="1989895509"/>
            <w:rPr>
              <w:rFonts w:ascii="Times New Roman" w:eastAsia="Times New Roman" w:hAnsi="Times New Roman" w:cs="Times New Roman"/>
              <w:rPrChange w:id="822" w:author="ASADUZZAMAN Md" w:date="2023-07-05T06:15:00Z">
                <w:rPr>
                  <w:rFonts w:eastAsia="Times New Roman"/>
                </w:rPr>
              </w:rPrChange>
            </w:rPr>
            <w:pPrChange w:id="823" w:author="Zumla, Ali" w:date="2023-07-08T09:15:00Z">
              <w:pPr>
                <w:autoSpaceDE w:val="0"/>
                <w:autoSpaceDN w:val="0"/>
                <w:ind w:hanging="480"/>
                <w:divId w:val="1989895509"/>
              </w:pPr>
            </w:pPrChange>
          </w:pPr>
          <w:r w:rsidRPr="00534113">
            <w:rPr>
              <w:rFonts w:ascii="Times New Roman" w:eastAsia="Times New Roman" w:hAnsi="Times New Roman" w:cs="Times New Roman"/>
              <w:b/>
              <w:bCs/>
              <w:rPrChange w:id="824" w:author="ASADUZZAMAN Md" w:date="2023-07-05T06:15:00Z">
                <w:rPr>
                  <w:rFonts w:eastAsia="Times New Roman"/>
                  <w:b/>
                  <w:bCs/>
                </w:rPr>
              </w:rPrChange>
            </w:rPr>
            <w:t>Haider, N., Y.-M. Chang, M. Rahman, A. Zumla, and R. A. Kock</w:t>
          </w:r>
          <w:r w:rsidRPr="00534113">
            <w:rPr>
              <w:rFonts w:ascii="Times New Roman" w:eastAsia="Times New Roman" w:hAnsi="Times New Roman" w:cs="Times New Roman"/>
              <w:rPrChange w:id="825" w:author="ASADUZZAMAN Md" w:date="2023-07-05T06:15:00Z">
                <w:rPr>
                  <w:rFonts w:eastAsia="Times New Roman"/>
                </w:rPr>
              </w:rPrChange>
            </w:rPr>
            <w:t xml:space="preserve">. </w:t>
          </w:r>
          <w:r w:rsidRPr="00534113">
            <w:rPr>
              <w:rFonts w:ascii="Times New Roman" w:eastAsia="Times New Roman" w:hAnsi="Times New Roman" w:cs="Times New Roman"/>
              <w:b/>
              <w:bCs/>
              <w:rPrChange w:id="826" w:author="ASADUZZAMAN Md" w:date="2023-07-05T06:15:00Z">
                <w:rPr>
                  <w:rFonts w:eastAsia="Times New Roman"/>
                  <w:b/>
                  <w:bCs/>
                </w:rPr>
              </w:rPrChange>
            </w:rPr>
            <w:t>2021</w:t>
          </w:r>
          <w:r w:rsidRPr="00534113">
            <w:rPr>
              <w:rFonts w:ascii="Times New Roman" w:eastAsia="Times New Roman" w:hAnsi="Times New Roman" w:cs="Times New Roman"/>
              <w:rPrChange w:id="827" w:author="ASADUZZAMAN Md" w:date="2023-07-05T06:15:00Z">
                <w:rPr>
                  <w:rFonts w:eastAsia="Times New Roman"/>
                </w:rPr>
              </w:rPrChange>
            </w:rPr>
            <w:t>. Dengue outbreaks in Bangladesh: Historic epidemic patterns suggest earlier mosquito control intervention in the transmission season could reduce the monthly growth factor and extent of epidemics. Current Research in Parasitology &amp; Vector-Borne Diseases. 1: 100063.</w:t>
          </w:r>
        </w:p>
        <w:p w14:paraId="2C1626D8" w14:textId="77777777" w:rsidR="008B7FD8" w:rsidRPr="00534113" w:rsidRDefault="008B7FD8">
          <w:pPr>
            <w:autoSpaceDE w:val="0"/>
            <w:autoSpaceDN w:val="0"/>
            <w:ind w:left="284" w:right="-279" w:hanging="480"/>
            <w:divId w:val="579019343"/>
            <w:rPr>
              <w:rFonts w:ascii="Times New Roman" w:eastAsia="Times New Roman" w:hAnsi="Times New Roman" w:cs="Times New Roman"/>
              <w:rPrChange w:id="828" w:author="ASADUZZAMAN Md" w:date="2023-07-05T06:15:00Z">
                <w:rPr>
                  <w:rFonts w:eastAsia="Times New Roman"/>
                </w:rPr>
              </w:rPrChange>
            </w:rPr>
            <w:pPrChange w:id="829" w:author="Zumla, Ali" w:date="2023-07-08T09:15:00Z">
              <w:pPr>
                <w:autoSpaceDE w:val="0"/>
                <w:autoSpaceDN w:val="0"/>
                <w:ind w:hanging="480"/>
                <w:divId w:val="579019343"/>
              </w:pPr>
            </w:pPrChange>
          </w:pPr>
          <w:r w:rsidRPr="00534113">
            <w:rPr>
              <w:rFonts w:ascii="Times New Roman" w:eastAsia="Times New Roman" w:hAnsi="Times New Roman" w:cs="Times New Roman"/>
              <w:b/>
              <w:bCs/>
              <w:rPrChange w:id="830" w:author="ASADUZZAMAN Md" w:date="2023-07-05T06:15:00Z">
                <w:rPr>
                  <w:rFonts w:eastAsia="Times New Roman"/>
                  <w:b/>
                  <w:bCs/>
                </w:rPr>
              </w:rPrChange>
            </w:rPr>
            <w:t>Haider, N., M. N. Hasan, J. Guitian, R. A. Khan, D. McCoy, F. Ntoumi, O. Dar, R. Ansumana, Md. J. Uddin, A. Zumla, and R. A. Kock</w:t>
          </w:r>
          <w:r w:rsidRPr="00534113">
            <w:rPr>
              <w:rFonts w:ascii="Times New Roman" w:eastAsia="Times New Roman" w:hAnsi="Times New Roman" w:cs="Times New Roman"/>
              <w:rPrChange w:id="831" w:author="ASADUZZAMAN Md" w:date="2023-07-05T06:15:00Z">
                <w:rPr>
                  <w:rFonts w:eastAsia="Times New Roman"/>
                </w:rPr>
              </w:rPrChange>
            </w:rPr>
            <w:t xml:space="preserve">. </w:t>
          </w:r>
          <w:r w:rsidRPr="00534113">
            <w:rPr>
              <w:rFonts w:ascii="Times New Roman" w:eastAsia="Times New Roman" w:hAnsi="Times New Roman" w:cs="Times New Roman"/>
              <w:b/>
              <w:bCs/>
              <w:rPrChange w:id="832" w:author="ASADUZZAMAN Md" w:date="2023-07-05T06:15:00Z">
                <w:rPr>
                  <w:rFonts w:eastAsia="Times New Roman"/>
                  <w:b/>
                  <w:bCs/>
                </w:rPr>
              </w:rPrChange>
            </w:rPr>
            <w:t>2023</w:t>
          </w:r>
          <w:r w:rsidRPr="00534113">
            <w:rPr>
              <w:rFonts w:ascii="Times New Roman" w:eastAsia="Times New Roman" w:hAnsi="Times New Roman" w:cs="Times New Roman"/>
              <w:rPrChange w:id="833" w:author="ASADUZZAMAN Md" w:date="2023-07-05T06:15:00Z">
                <w:rPr>
                  <w:rFonts w:eastAsia="Times New Roman"/>
                </w:rPr>
              </w:rPrChange>
            </w:rPr>
            <w:t>. The disproportionate case–fatality ratio of COVID-19 between countries with the highest vaccination rates and the rest of the world. IJID Regions. 6: 159–166.</w:t>
          </w:r>
        </w:p>
        <w:p w14:paraId="68DD069B" w14:textId="77777777" w:rsidR="008B7FD8" w:rsidRPr="00534113" w:rsidRDefault="008B7FD8">
          <w:pPr>
            <w:autoSpaceDE w:val="0"/>
            <w:autoSpaceDN w:val="0"/>
            <w:ind w:left="284" w:right="-279" w:hanging="480"/>
            <w:divId w:val="977799542"/>
            <w:rPr>
              <w:rFonts w:ascii="Times New Roman" w:eastAsia="Times New Roman" w:hAnsi="Times New Roman" w:cs="Times New Roman"/>
              <w:rPrChange w:id="834" w:author="ASADUZZAMAN Md" w:date="2023-07-05T06:15:00Z">
                <w:rPr>
                  <w:rFonts w:eastAsia="Times New Roman"/>
                </w:rPr>
              </w:rPrChange>
            </w:rPr>
            <w:pPrChange w:id="835" w:author="Zumla, Ali" w:date="2023-07-08T09:15:00Z">
              <w:pPr>
                <w:autoSpaceDE w:val="0"/>
                <w:autoSpaceDN w:val="0"/>
                <w:ind w:hanging="480"/>
                <w:divId w:val="977799542"/>
              </w:pPr>
            </w:pPrChange>
          </w:pPr>
          <w:r w:rsidRPr="00534113">
            <w:rPr>
              <w:rFonts w:ascii="Times New Roman" w:eastAsia="Times New Roman" w:hAnsi="Times New Roman" w:cs="Times New Roman"/>
              <w:b/>
              <w:bCs/>
              <w:rPrChange w:id="836" w:author="ASADUZZAMAN Md" w:date="2023-07-05T06:15:00Z">
                <w:rPr>
                  <w:rFonts w:eastAsia="Times New Roman"/>
                  <w:b/>
                  <w:bCs/>
                </w:rPr>
              </w:rPrChange>
            </w:rPr>
            <w:t>Haider, N., M. N. Hasan, I. Khalil, D. Tonge, S. Hegde, M. A. B. Chowdhury, M. Rahman, M. Hossain Khan, R. Ansumana, A. Zumla, and M. J. Uddin</w:t>
          </w:r>
          <w:r w:rsidRPr="00534113">
            <w:rPr>
              <w:rFonts w:ascii="Times New Roman" w:eastAsia="Times New Roman" w:hAnsi="Times New Roman" w:cs="Times New Roman"/>
              <w:rPrChange w:id="837" w:author="ASADUZZAMAN Md" w:date="2023-07-05T06:15:00Z">
                <w:rPr>
                  <w:rFonts w:eastAsia="Times New Roman"/>
                </w:rPr>
              </w:rPrChange>
            </w:rPr>
            <w:t xml:space="preserve">. </w:t>
          </w:r>
          <w:r w:rsidRPr="00534113">
            <w:rPr>
              <w:rFonts w:ascii="Times New Roman" w:eastAsia="Times New Roman" w:hAnsi="Times New Roman" w:cs="Times New Roman"/>
              <w:b/>
              <w:bCs/>
              <w:rPrChange w:id="838" w:author="ASADUZZAMAN Md" w:date="2023-07-05T06:15:00Z">
                <w:rPr>
                  <w:rFonts w:eastAsia="Times New Roman"/>
                  <w:b/>
                  <w:bCs/>
                </w:rPr>
              </w:rPrChange>
            </w:rPr>
            <w:t>2023</w:t>
          </w:r>
          <w:r w:rsidRPr="00534113">
            <w:rPr>
              <w:rFonts w:ascii="Times New Roman" w:eastAsia="Times New Roman" w:hAnsi="Times New Roman" w:cs="Times New Roman"/>
              <w:rPrChange w:id="839" w:author="ASADUZZAMAN Md" w:date="2023-07-05T06:15:00Z">
                <w:rPr>
                  <w:rFonts w:eastAsia="Times New Roman"/>
                </w:rPr>
              </w:rPrChange>
            </w:rPr>
            <w:t>. The 2022 dengue outbreak in Bangladesh: hypotheses for the late resurgence of cases and fatalities. J Med Entomol.</w:t>
          </w:r>
        </w:p>
        <w:p w14:paraId="025355DC" w14:textId="77777777" w:rsidR="008B7FD8" w:rsidRPr="00534113" w:rsidRDefault="008B7FD8">
          <w:pPr>
            <w:autoSpaceDE w:val="0"/>
            <w:autoSpaceDN w:val="0"/>
            <w:ind w:left="284" w:right="-279" w:hanging="480"/>
            <w:divId w:val="1878161205"/>
            <w:rPr>
              <w:rFonts w:ascii="Times New Roman" w:eastAsia="Times New Roman" w:hAnsi="Times New Roman" w:cs="Times New Roman"/>
              <w:rPrChange w:id="840" w:author="ASADUZZAMAN Md" w:date="2023-07-05T06:15:00Z">
                <w:rPr>
                  <w:rFonts w:eastAsia="Times New Roman"/>
                </w:rPr>
              </w:rPrChange>
            </w:rPr>
            <w:pPrChange w:id="841" w:author="Zumla, Ali" w:date="2023-07-08T09:15:00Z">
              <w:pPr>
                <w:autoSpaceDE w:val="0"/>
                <w:autoSpaceDN w:val="0"/>
                <w:ind w:hanging="480"/>
                <w:divId w:val="1878161205"/>
              </w:pPr>
            </w:pPrChange>
          </w:pPr>
          <w:r w:rsidRPr="00534113">
            <w:rPr>
              <w:rFonts w:ascii="Times New Roman" w:eastAsia="Times New Roman" w:hAnsi="Times New Roman" w:cs="Times New Roman"/>
              <w:b/>
              <w:bCs/>
              <w:rPrChange w:id="842" w:author="ASADUZZAMAN Md" w:date="2023-07-05T06:15:00Z">
                <w:rPr>
                  <w:rFonts w:eastAsia="Times New Roman"/>
                  <w:b/>
                  <w:bCs/>
                </w:rPr>
              </w:rPrChange>
            </w:rPr>
            <w:t>Haider, N., M. S. Rahman, S. U. Khan, A. Mikolon, E. S. Gurley, M. G. Osmani, I. S. Shanta, S. K. Paul, L. Macfarlane-Berry, A. Islam, J. Desmond, J. H. Epstein, P. Daszak, T. Azim, S. P. Luby, N. Zeidner, and M. Z. Rahman</w:t>
          </w:r>
          <w:r w:rsidRPr="00534113">
            <w:rPr>
              <w:rFonts w:ascii="Times New Roman" w:eastAsia="Times New Roman" w:hAnsi="Times New Roman" w:cs="Times New Roman"/>
              <w:rPrChange w:id="843" w:author="ASADUZZAMAN Md" w:date="2023-07-05T06:15:00Z">
                <w:rPr>
                  <w:rFonts w:eastAsia="Times New Roman"/>
                </w:rPr>
              </w:rPrChange>
            </w:rPr>
            <w:t xml:space="preserve">. </w:t>
          </w:r>
          <w:r w:rsidRPr="00534113">
            <w:rPr>
              <w:rFonts w:ascii="Times New Roman" w:eastAsia="Times New Roman" w:hAnsi="Times New Roman" w:cs="Times New Roman"/>
              <w:b/>
              <w:bCs/>
              <w:rPrChange w:id="844" w:author="ASADUZZAMAN Md" w:date="2023-07-05T06:15:00Z">
                <w:rPr>
                  <w:rFonts w:eastAsia="Times New Roman"/>
                  <w:b/>
                  <w:bCs/>
                </w:rPr>
              </w:rPrChange>
            </w:rPr>
            <w:t>2014</w:t>
          </w:r>
          <w:r w:rsidRPr="00534113">
            <w:rPr>
              <w:rFonts w:ascii="Times New Roman" w:eastAsia="Times New Roman" w:hAnsi="Times New Roman" w:cs="Times New Roman"/>
              <w:rPrChange w:id="845" w:author="ASADUZZAMAN Md" w:date="2023-07-05T06:15:00Z">
                <w:rPr>
                  <w:rFonts w:eastAsia="Times New Roman"/>
                </w:rPr>
              </w:rPrChange>
            </w:rPr>
            <w:t>. Identification and Epidemiology of a Rare HoBi-Like Pestivirus Strain in Bangladesh. Transbound Emerg Dis. 61: 193–198.</w:t>
          </w:r>
        </w:p>
        <w:p w14:paraId="52117B77" w14:textId="77777777" w:rsidR="008B7FD8" w:rsidRPr="00534113" w:rsidRDefault="008B7FD8">
          <w:pPr>
            <w:autoSpaceDE w:val="0"/>
            <w:autoSpaceDN w:val="0"/>
            <w:ind w:left="284" w:right="-279" w:hanging="480"/>
            <w:divId w:val="1462960666"/>
            <w:rPr>
              <w:rFonts w:ascii="Times New Roman" w:eastAsia="Times New Roman" w:hAnsi="Times New Roman" w:cs="Times New Roman"/>
              <w:rPrChange w:id="846" w:author="ASADUZZAMAN Md" w:date="2023-07-05T06:15:00Z">
                <w:rPr>
                  <w:rFonts w:eastAsia="Times New Roman"/>
                </w:rPr>
              </w:rPrChange>
            </w:rPr>
            <w:pPrChange w:id="847" w:author="Zumla, Ali" w:date="2023-07-08T09:15:00Z">
              <w:pPr>
                <w:autoSpaceDE w:val="0"/>
                <w:autoSpaceDN w:val="0"/>
                <w:ind w:hanging="480"/>
                <w:divId w:val="1462960666"/>
              </w:pPr>
            </w:pPrChange>
          </w:pPr>
          <w:r w:rsidRPr="00534113">
            <w:rPr>
              <w:rFonts w:ascii="Times New Roman" w:eastAsia="Times New Roman" w:hAnsi="Times New Roman" w:cs="Times New Roman"/>
              <w:b/>
              <w:bCs/>
              <w:rPrChange w:id="848" w:author="ASADUZZAMAN Md" w:date="2023-07-05T06:15:00Z">
                <w:rPr>
                  <w:rFonts w:eastAsia="Times New Roman"/>
                  <w:b/>
                  <w:bCs/>
                </w:rPr>
              </w:rPrChange>
            </w:rPr>
            <w:t>Hsan, K., M. M. Hossain, M. S. Sarwar, A. Wilder-Smith, and D. Gozal</w:t>
          </w:r>
          <w:r w:rsidRPr="00534113">
            <w:rPr>
              <w:rFonts w:ascii="Times New Roman" w:eastAsia="Times New Roman" w:hAnsi="Times New Roman" w:cs="Times New Roman"/>
              <w:rPrChange w:id="849" w:author="ASADUZZAMAN Md" w:date="2023-07-05T06:15:00Z">
                <w:rPr>
                  <w:rFonts w:eastAsia="Times New Roman"/>
                </w:rPr>
              </w:rPrChange>
            </w:rPr>
            <w:t xml:space="preserve">. </w:t>
          </w:r>
          <w:r w:rsidRPr="00534113">
            <w:rPr>
              <w:rFonts w:ascii="Times New Roman" w:eastAsia="Times New Roman" w:hAnsi="Times New Roman" w:cs="Times New Roman"/>
              <w:b/>
              <w:bCs/>
              <w:rPrChange w:id="850" w:author="ASADUZZAMAN Md" w:date="2023-07-05T06:15:00Z">
                <w:rPr>
                  <w:rFonts w:eastAsia="Times New Roman"/>
                  <w:b/>
                  <w:bCs/>
                </w:rPr>
              </w:rPrChange>
            </w:rPr>
            <w:t>2019</w:t>
          </w:r>
          <w:r w:rsidRPr="00534113">
            <w:rPr>
              <w:rFonts w:ascii="Times New Roman" w:eastAsia="Times New Roman" w:hAnsi="Times New Roman" w:cs="Times New Roman"/>
              <w:rPrChange w:id="851" w:author="ASADUZZAMAN Md" w:date="2023-07-05T06:15:00Z">
                <w:rPr>
                  <w:rFonts w:eastAsia="Times New Roman"/>
                </w:rPr>
              </w:rPrChange>
            </w:rPr>
            <w:t>. Unprecedented rise in dengue outbreaks in Bangladesh. Lancet Infect Dis. 19: 1287.</w:t>
          </w:r>
        </w:p>
        <w:p w14:paraId="03BA53F6" w14:textId="77777777" w:rsidR="008B7FD8" w:rsidRPr="00534113" w:rsidRDefault="008B7FD8">
          <w:pPr>
            <w:autoSpaceDE w:val="0"/>
            <w:autoSpaceDN w:val="0"/>
            <w:ind w:left="284" w:right="-279" w:hanging="480"/>
            <w:divId w:val="826941877"/>
            <w:rPr>
              <w:rFonts w:ascii="Times New Roman" w:eastAsia="Times New Roman" w:hAnsi="Times New Roman" w:cs="Times New Roman"/>
              <w:rPrChange w:id="852" w:author="ASADUZZAMAN Md" w:date="2023-07-05T06:15:00Z">
                <w:rPr>
                  <w:rFonts w:eastAsia="Times New Roman"/>
                </w:rPr>
              </w:rPrChange>
            </w:rPr>
            <w:pPrChange w:id="853" w:author="Zumla, Ali" w:date="2023-07-08T09:15:00Z">
              <w:pPr>
                <w:autoSpaceDE w:val="0"/>
                <w:autoSpaceDN w:val="0"/>
                <w:ind w:hanging="480"/>
                <w:divId w:val="826941877"/>
              </w:pPr>
            </w:pPrChange>
          </w:pPr>
          <w:r w:rsidRPr="00534113">
            <w:rPr>
              <w:rFonts w:ascii="Times New Roman" w:eastAsia="Times New Roman" w:hAnsi="Times New Roman" w:cs="Times New Roman"/>
              <w:b/>
              <w:bCs/>
              <w:rPrChange w:id="854" w:author="ASADUZZAMAN Md" w:date="2023-07-05T06:15:00Z">
                <w:rPr>
                  <w:rFonts w:eastAsia="Times New Roman"/>
                  <w:b/>
                  <w:bCs/>
                </w:rPr>
              </w:rPrChange>
            </w:rPr>
            <w:t>Huits, R., and E. Schwartz</w:t>
          </w:r>
          <w:r w:rsidRPr="00534113">
            <w:rPr>
              <w:rFonts w:ascii="Times New Roman" w:eastAsia="Times New Roman" w:hAnsi="Times New Roman" w:cs="Times New Roman"/>
              <w:rPrChange w:id="855" w:author="ASADUZZAMAN Md" w:date="2023-07-05T06:15:00Z">
                <w:rPr>
                  <w:rFonts w:eastAsia="Times New Roman"/>
                </w:rPr>
              </w:rPrChange>
            </w:rPr>
            <w:t xml:space="preserve">. </w:t>
          </w:r>
          <w:r w:rsidRPr="00534113">
            <w:rPr>
              <w:rFonts w:ascii="Times New Roman" w:eastAsia="Times New Roman" w:hAnsi="Times New Roman" w:cs="Times New Roman"/>
              <w:b/>
              <w:bCs/>
              <w:rPrChange w:id="856" w:author="ASADUZZAMAN Md" w:date="2023-07-05T06:15:00Z">
                <w:rPr>
                  <w:rFonts w:eastAsia="Times New Roman"/>
                  <w:b/>
                  <w:bCs/>
                </w:rPr>
              </w:rPrChange>
            </w:rPr>
            <w:t>2021</w:t>
          </w:r>
          <w:r w:rsidRPr="00534113">
            <w:rPr>
              <w:rFonts w:ascii="Times New Roman" w:eastAsia="Times New Roman" w:hAnsi="Times New Roman" w:cs="Times New Roman"/>
              <w:rPrChange w:id="857" w:author="ASADUZZAMAN Md" w:date="2023-07-05T06:15:00Z">
                <w:rPr>
                  <w:rFonts w:eastAsia="Times New Roman"/>
                </w:rPr>
              </w:rPrChange>
            </w:rPr>
            <w:t>. Fatal outcomes of imported dengue fever in adult travelers from non-endemic areas are associated with primary infections. J Travel Med. 28.</w:t>
          </w:r>
        </w:p>
        <w:p w14:paraId="1E33B2AD" w14:textId="77777777" w:rsidR="008B7FD8" w:rsidRPr="00534113" w:rsidRDefault="008B7FD8">
          <w:pPr>
            <w:autoSpaceDE w:val="0"/>
            <w:autoSpaceDN w:val="0"/>
            <w:ind w:left="284" w:right="-279" w:hanging="480"/>
            <w:divId w:val="514341015"/>
            <w:rPr>
              <w:rFonts w:ascii="Times New Roman" w:eastAsia="Times New Roman" w:hAnsi="Times New Roman" w:cs="Times New Roman"/>
              <w:rPrChange w:id="858" w:author="ASADUZZAMAN Md" w:date="2023-07-05T06:15:00Z">
                <w:rPr>
                  <w:rFonts w:eastAsia="Times New Roman"/>
                </w:rPr>
              </w:rPrChange>
            </w:rPr>
            <w:pPrChange w:id="859" w:author="Zumla, Ali" w:date="2023-07-08T09:15:00Z">
              <w:pPr>
                <w:autoSpaceDE w:val="0"/>
                <w:autoSpaceDN w:val="0"/>
                <w:ind w:hanging="480"/>
                <w:divId w:val="514341015"/>
              </w:pPr>
            </w:pPrChange>
          </w:pPr>
          <w:r w:rsidRPr="00534113">
            <w:rPr>
              <w:rFonts w:ascii="Times New Roman" w:eastAsia="Times New Roman" w:hAnsi="Times New Roman" w:cs="Times New Roman"/>
              <w:b/>
              <w:bCs/>
              <w:rPrChange w:id="860" w:author="ASADUZZAMAN Md" w:date="2023-07-05T06:15:00Z">
                <w:rPr>
                  <w:rFonts w:eastAsia="Times New Roman"/>
                  <w:b/>
                  <w:bCs/>
                </w:rPr>
              </w:rPrChange>
            </w:rPr>
            <w:lastRenderedPageBreak/>
            <w:t>Kayesh, M. E. H., I. Khalil, M. Kohara, and K. Tsukiyama-Kohara</w:t>
          </w:r>
          <w:r w:rsidRPr="00534113">
            <w:rPr>
              <w:rFonts w:ascii="Times New Roman" w:eastAsia="Times New Roman" w:hAnsi="Times New Roman" w:cs="Times New Roman"/>
              <w:rPrChange w:id="861" w:author="ASADUZZAMAN Md" w:date="2023-07-05T06:15:00Z">
                <w:rPr>
                  <w:rFonts w:eastAsia="Times New Roman"/>
                </w:rPr>
              </w:rPrChange>
            </w:rPr>
            <w:t xml:space="preserve">. </w:t>
          </w:r>
          <w:r w:rsidRPr="00534113">
            <w:rPr>
              <w:rFonts w:ascii="Times New Roman" w:eastAsia="Times New Roman" w:hAnsi="Times New Roman" w:cs="Times New Roman"/>
              <w:b/>
              <w:bCs/>
              <w:rPrChange w:id="862" w:author="ASADUZZAMAN Md" w:date="2023-07-05T06:15:00Z">
                <w:rPr>
                  <w:rFonts w:eastAsia="Times New Roman"/>
                  <w:b/>
                  <w:bCs/>
                </w:rPr>
              </w:rPrChange>
            </w:rPr>
            <w:t>2023</w:t>
          </w:r>
          <w:r w:rsidRPr="00534113">
            <w:rPr>
              <w:rFonts w:ascii="Times New Roman" w:eastAsia="Times New Roman" w:hAnsi="Times New Roman" w:cs="Times New Roman"/>
              <w:rPrChange w:id="863" w:author="ASADUZZAMAN Md" w:date="2023-07-05T06:15:00Z">
                <w:rPr>
                  <w:rFonts w:eastAsia="Times New Roman"/>
                </w:rPr>
              </w:rPrChange>
            </w:rPr>
            <w:t>. Increasing Dengue Burden and Severe Dengue Risk in Bangladesh: An Overview. Tropical Medicine and Infectious Disease 2023, Vol. 8, Page 32. 8: 32.</w:t>
          </w:r>
        </w:p>
        <w:p w14:paraId="405A5410" w14:textId="77777777" w:rsidR="008B7FD8" w:rsidRPr="00534113" w:rsidRDefault="008B7FD8">
          <w:pPr>
            <w:autoSpaceDE w:val="0"/>
            <w:autoSpaceDN w:val="0"/>
            <w:ind w:left="284" w:right="-279" w:hanging="480"/>
            <w:divId w:val="75249521"/>
            <w:rPr>
              <w:rFonts w:ascii="Times New Roman" w:eastAsia="Times New Roman" w:hAnsi="Times New Roman" w:cs="Times New Roman"/>
              <w:rPrChange w:id="864" w:author="ASADUZZAMAN Md" w:date="2023-07-05T06:15:00Z">
                <w:rPr>
                  <w:rFonts w:eastAsia="Times New Roman"/>
                </w:rPr>
              </w:rPrChange>
            </w:rPr>
            <w:pPrChange w:id="865" w:author="Zumla, Ali" w:date="2023-07-08T09:15:00Z">
              <w:pPr>
                <w:autoSpaceDE w:val="0"/>
                <w:autoSpaceDN w:val="0"/>
                <w:ind w:hanging="480"/>
                <w:divId w:val="75249521"/>
              </w:pPr>
            </w:pPrChange>
          </w:pPr>
          <w:r w:rsidRPr="00534113">
            <w:rPr>
              <w:rFonts w:ascii="Times New Roman" w:eastAsia="Times New Roman" w:hAnsi="Times New Roman" w:cs="Times New Roman"/>
              <w:b/>
              <w:bCs/>
              <w:rPrChange w:id="866" w:author="ASADUZZAMAN Md" w:date="2023-07-05T06:15:00Z">
                <w:rPr>
                  <w:rFonts w:eastAsia="Times New Roman"/>
                  <w:b/>
                  <w:bCs/>
                </w:rPr>
              </w:rPrChange>
            </w:rPr>
            <w:t>Liu, Y., K. Lillepold, J. C. Semenza, Y. Tozan, M. B. M. Quam, and J. Rocklöv</w:t>
          </w:r>
          <w:r w:rsidRPr="00534113">
            <w:rPr>
              <w:rFonts w:ascii="Times New Roman" w:eastAsia="Times New Roman" w:hAnsi="Times New Roman" w:cs="Times New Roman"/>
              <w:rPrChange w:id="867" w:author="ASADUZZAMAN Md" w:date="2023-07-05T06:15:00Z">
                <w:rPr>
                  <w:rFonts w:eastAsia="Times New Roman"/>
                </w:rPr>
              </w:rPrChange>
            </w:rPr>
            <w:t xml:space="preserve">. </w:t>
          </w:r>
          <w:r w:rsidRPr="00534113">
            <w:rPr>
              <w:rFonts w:ascii="Times New Roman" w:eastAsia="Times New Roman" w:hAnsi="Times New Roman" w:cs="Times New Roman"/>
              <w:b/>
              <w:bCs/>
              <w:rPrChange w:id="868" w:author="ASADUZZAMAN Md" w:date="2023-07-05T06:15:00Z">
                <w:rPr>
                  <w:rFonts w:eastAsia="Times New Roman"/>
                  <w:b/>
                  <w:bCs/>
                </w:rPr>
              </w:rPrChange>
            </w:rPr>
            <w:t>2020</w:t>
          </w:r>
          <w:r w:rsidRPr="00534113">
            <w:rPr>
              <w:rFonts w:ascii="Times New Roman" w:eastAsia="Times New Roman" w:hAnsi="Times New Roman" w:cs="Times New Roman"/>
              <w:rPrChange w:id="869" w:author="ASADUZZAMAN Md" w:date="2023-07-05T06:15:00Z">
                <w:rPr>
                  <w:rFonts w:eastAsia="Times New Roman"/>
                </w:rPr>
              </w:rPrChange>
            </w:rPr>
            <w:t>. Reviewing estimates of the basic reproduction number for dengue, Zika and chikungunya across global climate zones. Environ Res.</w:t>
          </w:r>
        </w:p>
        <w:p w14:paraId="6457D303" w14:textId="77777777" w:rsidR="008B7FD8" w:rsidRPr="00534113" w:rsidRDefault="008B7FD8">
          <w:pPr>
            <w:autoSpaceDE w:val="0"/>
            <w:autoSpaceDN w:val="0"/>
            <w:ind w:left="284" w:right="-279" w:hanging="480"/>
            <w:divId w:val="228468450"/>
            <w:rPr>
              <w:rFonts w:ascii="Times New Roman" w:eastAsia="Times New Roman" w:hAnsi="Times New Roman" w:cs="Times New Roman"/>
              <w:rPrChange w:id="870" w:author="ASADUZZAMAN Md" w:date="2023-07-05T06:15:00Z">
                <w:rPr>
                  <w:rFonts w:eastAsia="Times New Roman"/>
                </w:rPr>
              </w:rPrChange>
            </w:rPr>
            <w:pPrChange w:id="871" w:author="Zumla, Ali" w:date="2023-07-08T09:15:00Z">
              <w:pPr>
                <w:autoSpaceDE w:val="0"/>
                <w:autoSpaceDN w:val="0"/>
                <w:ind w:hanging="480"/>
                <w:divId w:val="228468450"/>
              </w:pPr>
            </w:pPrChange>
          </w:pPr>
          <w:r w:rsidRPr="00534113">
            <w:rPr>
              <w:rFonts w:ascii="Times New Roman" w:eastAsia="Times New Roman" w:hAnsi="Times New Roman" w:cs="Times New Roman"/>
              <w:b/>
              <w:bCs/>
              <w:rPrChange w:id="872" w:author="ASADUZZAMAN Md" w:date="2023-07-05T06:15:00Z">
                <w:rPr>
                  <w:rFonts w:eastAsia="Times New Roman"/>
                  <w:b/>
                  <w:bCs/>
                </w:rPr>
              </w:rPrChange>
            </w:rPr>
            <w:t>Murray, N. E. A., M. B. Quam, and A. Wilder-Smith</w:t>
          </w:r>
          <w:r w:rsidRPr="00534113">
            <w:rPr>
              <w:rFonts w:ascii="Times New Roman" w:eastAsia="Times New Roman" w:hAnsi="Times New Roman" w:cs="Times New Roman"/>
              <w:rPrChange w:id="873" w:author="ASADUZZAMAN Md" w:date="2023-07-05T06:15:00Z">
                <w:rPr>
                  <w:rFonts w:eastAsia="Times New Roman"/>
                </w:rPr>
              </w:rPrChange>
            </w:rPr>
            <w:t xml:space="preserve">. </w:t>
          </w:r>
          <w:r w:rsidRPr="00534113">
            <w:rPr>
              <w:rFonts w:ascii="Times New Roman" w:eastAsia="Times New Roman" w:hAnsi="Times New Roman" w:cs="Times New Roman"/>
              <w:b/>
              <w:bCs/>
              <w:rPrChange w:id="874" w:author="ASADUZZAMAN Md" w:date="2023-07-05T06:15:00Z">
                <w:rPr>
                  <w:rFonts w:eastAsia="Times New Roman"/>
                  <w:b/>
                  <w:bCs/>
                </w:rPr>
              </w:rPrChange>
            </w:rPr>
            <w:t>2013</w:t>
          </w:r>
          <w:r w:rsidRPr="00534113">
            <w:rPr>
              <w:rFonts w:ascii="Times New Roman" w:eastAsia="Times New Roman" w:hAnsi="Times New Roman" w:cs="Times New Roman"/>
              <w:rPrChange w:id="875" w:author="ASADUZZAMAN Md" w:date="2023-07-05T06:15:00Z">
                <w:rPr>
                  <w:rFonts w:eastAsia="Times New Roman"/>
                </w:rPr>
              </w:rPrChange>
            </w:rPr>
            <w:t>. Epidemiology of dengue: past, present and future prospects. Clin Epidemiol. 5: 299–309.</w:t>
          </w:r>
        </w:p>
        <w:p w14:paraId="1846F4D5" w14:textId="77777777" w:rsidR="008B7FD8" w:rsidRPr="00534113" w:rsidRDefault="008B7FD8">
          <w:pPr>
            <w:autoSpaceDE w:val="0"/>
            <w:autoSpaceDN w:val="0"/>
            <w:ind w:left="284" w:right="-279" w:hanging="480"/>
            <w:divId w:val="1360282586"/>
            <w:rPr>
              <w:rFonts w:ascii="Times New Roman" w:eastAsia="Times New Roman" w:hAnsi="Times New Roman" w:cs="Times New Roman"/>
              <w:rPrChange w:id="876" w:author="ASADUZZAMAN Md" w:date="2023-07-05T06:15:00Z">
                <w:rPr>
                  <w:rFonts w:eastAsia="Times New Roman"/>
                </w:rPr>
              </w:rPrChange>
            </w:rPr>
            <w:pPrChange w:id="877" w:author="Zumla, Ali" w:date="2023-07-08T09:15:00Z">
              <w:pPr>
                <w:autoSpaceDE w:val="0"/>
                <w:autoSpaceDN w:val="0"/>
                <w:ind w:hanging="480"/>
                <w:divId w:val="1360282586"/>
              </w:pPr>
            </w:pPrChange>
          </w:pPr>
          <w:r w:rsidRPr="00534113">
            <w:rPr>
              <w:rFonts w:ascii="Times New Roman" w:eastAsia="Times New Roman" w:hAnsi="Times New Roman" w:cs="Times New Roman"/>
              <w:b/>
              <w:bCs/>
              <w:rPrChange w:id="878" w:author="ASADUZZAMAN Md" w:date="2023-07-05T06:15:00Z">
                <w:rPr>
                  <w:rFonts w:eastAsia="Times New Roman"/>
                  <w:b/>
                  <w:bCs/>
                </w:rPr>
              </w:rPrChange>
            </w:rPr>
            <w:t>Mutsuddy, P., S. Tahmina Jhora, A. K. M. Shamsuzzaman, S. M. G. Kaisar, M. N. A. Khan, and S. Dhiman</w:t>
          </w:r>
          <w:r w:rsidRPr="00534113">
            <w:rPr>
              <w:rFonts w:ascii="Times New Roman" w:eastAsia="Times New Roman" w:hAnsi="Times New Roman" w:cs="Times New Roman"/>
              <w:rPrChange w:id="879" w:author="ASADUZZAMAN Md" w:date="2023-07-05T06:15:00Z">
                <w:rPr>
                  <w:rFonts w:eastAsia="Times New Roman"/>
                </w:rPr>
              </w:rPrChange>
            </w:rPr>
            <w:t xml:space="preserve">. </w:t>
          </w:r>
          <w:r w:rsidRPr="00534113">
            <w:rPr>
              <w:rFonts w:ascii="Times New Roman" w:eastAsia="Times New Roman" w:hAnsi="Times New Roman" w:cs="Times New Roman"/>
              <w:b/>
              <w:bCs/>
              <w:rPrChange w:id="880" w:author="ASADUZZAMAN Md" w:date="2023-07-05T06:15:00Z">
                <w:rPr>
                  <w:rFonts w:eastAsia="Times New Roman"/>
                  <w:b/>
                  <w:bCs/>
                </w:rPr>
              </w:rPrChange>
            </w:rPr>
            <w:t>2019</w:t>
          </w:r>
          <w:r w:rsidRPr="00534113">
            <w:rPr>
              <w:rFonts w:ascii="Times New Roman" w:eastAsia="Times New Roman" w:hAnsi="Times New Roman" w:cs="Times New Roman"/>
              <w:rPrChange w:id="881" w:author="ASADUZZAMAN Md" w:date="2023-07-05T06:15:00Z">
                <w:rPr>
                  <w:rFonts w:eastAsia="Times New Roman"/>
                </w:rPr>
              </w:rPrChange>
            </w:rPr>
            <w:t>. Dengue Situation in Bangladesh: An Epidemiological Shift in terms of Morbidity and Mortality. Can J Infect Dis Med Microbiol. 2019.</w:t>
          </w:r>
        </w:p>
        <w:p w14:paraId="752B4194" w14:textId="77777777" w:rsidR="008B7FD8" w:rsidRPr="00534113" w:rsidRDefault="008B7FD8">
          <w:pPr>
            <w:autoSpaceDE w:val="0"/>
            <w:autoSpaceDN w:val="0"/>
            <w:ind w:left="284" w:right="-279" w:hanging="480"/>
            <w:divId w:val="416825924"/>
            <w:rPr>
              <w:rFonts w:ascii="Times New Roman" w:eastAsia="Times New Roman" w:hAnsi="Times New Roman" w:cs="Times New Roman"/>
              <w:rPrChange w:id="882" w:author="ASADUZZAMAN Md" w:date="2023-07-05T06:15:00Z">
                <w:rPr>
                  <w:rFonts w:eastAsia="Times New Roman"/>
                </w:rPr>
              </w:rPrChange>
            </w:rPr>
            <w:pPrChange w:id="883" w:author="Zumla, Ali" w:date="2023-07-08T09:15:00Z">
              <w:pPr>
                <w:autoSpaceDE w:val="0"/>
                <w:autoSpaceDN w:val="0"/>
                <w:ind w:hanging="480"/>
                <w:divId w:val="416825924"/>
              </w:pPr>
            </w:pPrChange>
          </w:pPr>
          <w:r w:rsidRPr="00534113">
            <w:rPr>
              <w:rFonts w:ascii="Times New Roman" w:eastAsia="Times New Roman" w:hAnsi="Times New Roman" w:cs="Times New Roman"/>
              <w:b/>
              <w:bCs/>
              <w:rPrChange w:id="884" w:author="ASADUZZAMAN Md" w:date="2023-07-05T06:15:00Z">
                <w:rPr>
                  <w:rFonts w:eastAsia="Times New Roman"/>
                  <w:b/>
                  <w:bCs/>
                </w:rPr>
              </w:rPrChange>
            </w:rPr>
            <w:t>R Core Team</w:t>
          </w:r>
          <w:r w:rsidRPr="00534113">
            <w:rPr>
              <w:rFonts w:ascii="Times New Roman" w:eastAsia="Times New Roman" w:hAnsi="Times New Roman" w:cs="Times New Roman"/>
              <w:rPrChange w:id="885" w:author="ASADUZZAMAN Md" w:date="2023-07-05T06:15:00Z">
                <w:rPr>
                  <w:rFonts w:eastAsia="Times New Roman"/>
                </w:rPr>
              </w:rPrChange>
            </w:rPr>
            <w:t xml:space="preserve">. </w:t>
          </w:r>
          <w:r w:rsidRPr="00534113">
            <w:rPr>
              <w:rFonts w:ascii="Times New Roman" w:eastAsia="Times New Roman" w:hAnsi="Times New Roman" w:cs="Times New Roman"/>
              <w:b/>
              <w:bCs/>
              <w:rPrChange w:id="886" w:author="ASADUZZAMAN Md" w:date="2023-07-05T06:15:00Z">
                <w:rPr>
                  <w:rFonts w:eastAsia="Times New Roman"/>
                  <w:b/>
                  <w:bCs/>
                </w:rPr>
              </w:rPrChange>
            </w:rPr>
            <w:t>2022</w:t>
          </w:r>
          <w:r w:rsidRPr="00534113">
            <w:rPr>
              <w:rFonts w:ascii="Times New Roman" w:eastAsia="Times New Roman" w:hAnsi="Times New Roman" w:cs="Times New Roman"/>
              <w:rPrChange w:id="887" w:author="ASADUZZAMAN Md" w:date="2023-07-05T06:15:00Z">
                <w:rPr>
                  <w:rFonts w:eastAsia="Times New Roman"/>
                </w:rPr>
              </w:rPrChange>
            </w:rPr>
            <w:t>. R: A language and environment for statistical computing. Vienna, Austria. URL https://www.R-project.org/.</w:t>
          </w:r>
        </w:p>
        <w:p w14:paraId="177FBF6F" w14:textId="77777777" w:rsidR="008B7FD8" w:rsidRPr="00534113" w:rsidRDefault="008B7FD8">
          <w:pPr>
            <w:autoSpaceDE w:val="0"/>
            <w:autoSpaceDN w:val="0"/>
            <w:ind w:left="284" w:right="-279" w:hanging="480"/>
            <w:divId w:val="884607794"/>
            <w:rPr>
              <w:rFonts w:ascii="Times New Roman" w:eastAsia="Times New Roman" w:hAnsi="Times New Roman" w:cs="Times New Roman"/>
              <w:rPrChange w:id="888" w:author="ASADUZZAMAN Md" w:date="2023-07-05T06:15:00Z">
                <w:rPr>
                  <w:rFonts w:eastAsia="Times New Roman"/>
                </w:rPr>
              </w:rPrChange>
            </w:rPr>
            <w:pPrChange w:id="889" w:author="Zumla, Ali" w:date="2023-07-08T09:15:00Z">
              <w:pPr>
                <w:autoSpaceDE w:val="0"/>
                <w:autoSpaceDN w:val="0"/>
                <w:ind w:hanging="480"/>
                <w:divId w:val="884607794"/>
              </w:pPr>
            </w:pPrChange>
          </w:pPr>
          <w:r w:rsidRPr="00534113">
            <w:rPr>
              <w:rFonts w:ascii="Times New Roman" w:eastAsia="Times New Roman" w:hAnsi="Times New Roman" w:cs="Times New Roman"/>
              <w:b/>
              <w:bCs/>
              <w:rPrChange w:id="890" w:author="ASADUZZAMAN Md" w:date="2023-07-05T06:15:00Z">
                <w:rPr>
                  <w:rFonts w:eastAsia="Times New Roman"/>
                  <w:b/>
                  <w:bCs/>
                </w:rPr>
              </w:rPrChange>
            </w:rPr>
            <w:t>Salje, H., I. Morales, E. S. Gurley, and S. Saha</w:t>
          </w:r>
          <w:r w:rsidRPr="00534113">
            <w:rPr>
              <w:rFonts w:ascii="Times New Roman" w:eastAsia="Times New Roman" w:hAnsi="Times New Roman" w:cs="Times New Roman"/>
              <w:rPrChange w:id="891" w:author="ASADUZZAMAN Md" w:date="2023-07-05T06:15:00Z">
                <w:rPr>
                  <w:rFonts w:eastAsia="Times New Roman"/>
                </w:rPr>
              </w:rPrChange>
            </w:rPr>
            <w:t xml:space="preserve">. </w:t>
          </w:r>
          <w:r w:rsidRPr="00534113">
            <w:rPr>
              <w:rFonts w:ascii="Times New Roman" w:eastAsia="Times New Roman" w:hAnsi="Times New Roman" w:cs="Times New Roman"/>
              <w:b/>
              <w:bCs/>
              <w:rPrChange w:id="892" w:author="ASADUZZAMAN Md" w:date="2023-07-05T06:15:00Z">
                <w:rPr>
                  <w:rFonts w:eastAsia="Times New Roman"/>
                  <w:b/>
                  <w:bCs/>
                </w:rPr>
              </w:rPrChange>
            </w:rPr>
            <w:t>2016</w:t>
          </w:r>
          <w:r w:rsidRPr="00534113">
            <w:rPr>
              <w:rFonts w:ascii="Times New Roman" w:eastAsia="Times New Roman" w:hAnsi="Times New Roman" w:cs="Times New Roman"/>
              <w:rPrChange w:id="893" w:author="ASADUZZAMAN Md" w:date="2023-07-05T06:15:00Z">
                <w:rPr>
                  <w:rFonts w:eastAsia="Times New Roman"/>
                </w:rPr>
              </w:rPrChange>
            </w:rPr>
            <w:t>. Seasonal Distribution and Climatic Correlates of Dengue Disease in Dhaka, Bangladesh. Am J Trop Med Hyg. 94: 1359–1361.</w:t>
          </w:r>
        </w:p>
        <w:p w14:paraId="1ADFB1C2" w14:textId="77777777" w:rsidR="008B7FD8" w:rsidRPr="00534113" w:rsidRDefault="008B7FD8">
          <w:pPr>
            <w:autoSpaceDE w:val="0"/>
            <w:autoSpaceDN w:val="0"/>
            <w:ind w:left="284" w:right="-279" w:hanging="480"/>
            <w:divId w:val="65878211"/>
            <w:rPr>
              <w:rFonts w:ascii="Times New Roman" w:eastAsia="Times New Roman" w:hAnsi="Times New Roman" w:cs="Times New Roman"/>
              <w:rPrChange w:id="894" w:author="ASADUZZAMAN Md" w:date="2023-07-05T06:15:00Z">
                <w:rPr>
                  <w:rFonts w:eastAsia="Times New Roman"/>
                </w:rPr>
              </w:rPrChange>
            </w:rPr>
            <w:pPrChange w:id="895" w:author="Zumla, Ali" w:date="2023-07-08T09:15:00Z">
              <w:pPr>
                <w:autoSpaceDE w:val="0"/>
                <w:autoSpaceDN w:val="0"/>
                <w:ind w:hanging="480"/>
                <w:divId w:val="65878211"/>
              </w:pPr>
            </w:pPrChange>
          </w:pPr>
          <w:r w:rsidRPr="00534113">
            <w:rPr>
              <w:rFonts w:ascii="Times New Roman" w:eastAsia="Times New Roman" w:hAnsi="Times New Roman" w:cs="Times New Roman"/>
              <w:b/>
              <w:bCs/>
              <w:rPrChange w:id="896" w:author="ASADUZZAMAN Md" w:date="2023-07-05T06:15:00Z">
                <w:rPr>
                  <w:rFonts w:eastAsia="Times New Roman"/>
                  <w:b/>
                  <w:bCs/>
                </w:rPr>
              </w:rPrChange>
            </w:rPr>
            <w:t>Salje, H., K. K. Paul, R. Paul, I. Rodriguez-Barraquer, Z. Rahman, M. S. Alam, M. Rahman, H. M. Al-Amin, J. Heffelfinger, and E. Gurley</w:t>
          </w:r>
          <w:r w:rsidRPr="00534113">
            <w:rPr>
              <w:rFonts w:ascii="Times New Roman" w:eastAsia="Times New Roman" w:hAnsi="Times New Roman" w:cs="Times New Roman"/>
              <w:rPrChange w:id="897" w:author="ASADUZZAMAN Md" w:date="2023-07-05T06:15:00Z">
                <w:rPr>
                  <w:rFonts w:eastAsia="Times New Roman"/>
                </w:rPr>
              </w:rPrChange>
            </w:rPr>
            <w:t xml:space="preserve">. </w:t>
          </w:r>
          <w:r w:rsidRPr="00534113">
            <w:rPr>
              <w:rFonts w:ascii="Times New Roman" w:eastAsia="Times New Roman" w:hAnsi="Times New Roman" w:cs="Times New Roman"/>
              <w:b/>
              <w:bCs/>
              <w:rPrChange w:id="898" w:author="ASADUZZAMAN Md" w:date="2023-07-05T06:15:00Z">
                <w:rPr>
                  <w:rFonts w:eastAsia="Times New Roman"/>
                  <w:b/>
                  <w:bCs/>
                </w:rPr>
              </w:rPrChange>
            </w:rPr>
            <w:t>2019a</w:t>
          </w:r>
          <w:r w:rsidRPr="00534113">
            <w:rPr>
              <w:rFonts w:ascii="Times New Roman" w:eastAsia="Times New Roman" w:hAnsi="Times New Roman" w:cs="Times New Roman"/>
              <w:rPrChange w:id="899" w:author="ASADUZZAMAN Md" w:date="2023-07-05T06:15:00Z">
                <w:rPr>
                  <w:rFonts w:eastAsia="Times New Roman"/>
                </w:rPr>
              </w:rPrChange>
            </w:rPr>
            <w:t>. Nationally-representative serostudy of dengue in Bangladesh allows generalizable disease burden estimates. Elife. 8.</w:t>
          </w:r>
        </w:p>
        <w:p w14:paraId="12B32E4E" w14:textId="77777777" w:rsidR="008B7FD8" w:rsidRPr="00534113" w:rsidRDefault="008B7FD8">
          <w:pPr>
            <w:autoSpaceDE w:val="0"/>
            <w:autoSpaceDN w:val="0"/>
            <w:ind w:left="284" w:right="-279" w:hanging="480"/>
            <w:divId w:val="939026084"/>
            <w:rPr>
              <w:rFonts w:ascii="Times New Roman" w:eastAsia="Times New Roman" w:hAnsi="Times New Roman" w:cs="Times New Roman"/>
              <w:rPrChange w:id="900" w:author="ASADUZZAMAN Md" w:date="2023-07-05T06:15:00Z">
                <w:rPr>
                  <w:rFonts w:eastAsia="Times New Roman"/>
                </w:rPr>
              </w:rPrChange>
            </w:rPr>
            <w:pPrChange w:id="901" w:author="Zumla, Ali" w:date="2023-07-08T09:15:00Z">
              <w:pPr>
                <w:autoSpaceDE w:val="0"/>
                <w:autoSpaceDN w:val="0"/>
                <w:ind w:hanging="480"/>
                <w:divId w:val="939026084"/>
              </w:pPr>
            </w:pPrChange>
          </w:pPr>
          <w:r w:rsidRPr="00534113">
            <w:rPr>
              <w:rFonts w:ascii="Times New Roman" w:eastAsia="Times New Roman" w:hAnsi="Times New Roman" w:cs="Times New Roman"/>
              <w:b/>
              <w:bCs/>
              <w:rPrChange w:id="902" w:author="ASADUZZAMAN Md" w:date="2023-07-05T06:15:00Z">
                <w:rPr>
                  <w:rFonts w:eastAsia="Times New Roman"/>
                  <w:b/>
                  <w:bCs/>
                </w:rPr>
              </w:rPrChange>
            </w:rPr>
            <w:t>Salje, H., K. K. Paul, R. Paul, I. Rodriguez-Barraquer, Z. Rahman, M. S. Alam, M. Rahman, H. M. Al-Amin, J. Heffelfinger, and E. Gurley</w:t>
          </w:r>
          <w:r w:rsidRPr="00534113">
            <w:rPr>
              <w:rFonts w:ascii="Times New Roman" w:eastAsia="Times New Roman" w:hAnsi="Times New Roman" w:cs="Times New Roman"/>
              <w:rPrChange w:id="903" w:author="ASADUZZAMAN Md" w:date="2023-07-05T06:15:00Z">
                <w:rPr>
                  <w:rFonts w:eastAsia="Times New Roman"/>
                </w:rPr>
              </w:rPrChange>
            </w:rPr>
            <w:t xml:space="preserve">. </w:t>
          </w:r>
          <w:r w:rsidRPr="00534113">
            <w:rPr>
              <w:rFonts w:ascii="Times New Roman" w:eastAsia="Times New Roman" w:hAnsi="Times New Roman" w:cs="Times New Roman"/>
              <w:b/>
              <w:bCs/>
              <w:rPrChange w:id="904" w:author="ASADUZZAMAN Md" w:date="2023-07-05T06:15:00Z">
                <w:rPr>
                  <w:rFonts w:eastAsia="Times New Roman"/>
                  <w:b/>
                  <w:bCs/>
                </w:rPr>
              </w:rPrChange>
            </w:rPr>
            <w:t>2019b</w:t>
          </w:r>
          <w:r w:rsidRPr="00534113">
            <w:rPr>
              <w:rFonts w:ascii="Times New Roman" w:eastAsia="Times New Roman" w:hAnsi="Times New Roman" w:cs="Times New Roman"/>
              <w:rPrChange w:id="905" w:author="ASADUZZAMAN Md" w:date="2023-07-05T06:15:00Z">
                <w:rPr>
                  <w:rFonts w:eastAsia="Times New Roman"/>
                </w:rPr>
              </w:rPrChange>
            </w:rPr>
            <w:t>. Nationally-representative serostudy of dengue in Bangladesh allows generalizable disease burden estimates. Elife. 8.</w:t>
          </w:r>
        </w:p>
        <w:p w14:paraId="7F041D1B" w14:textId="77777777" w:rsidR="008B7FD8" w:rsidRPr="00534113" w:rsidRDefault="008B7FD8">
          <w:pPr>
            <w:autoSpaceDE w:val="0"/>
            <w:autoSpaceDN w:val="0"/>
            <w:ind w:left="284" w:right="-279" w:hanging="480"/>
            <w:divId w:val="922833352"/>
            <w:rPr>
              <w:rFonts w:ascii="Times New Roman" w:eastAsia="Times New Roman" w:hAnsi="Times New Roman" w:cs="Times New Roman"/>
              <w:rPrChange w:id="906" w:author="ASADUZZAMAN Md" w:date="2023-07-05T06:15:00Z">
                <w:rPr>
                  <w:rFonts w:eastAsia="Times New Roman"/>
                </w:rPr>
              </w:rPrChange>
            </w:rPr>
            <w:pPrChange w:id="907" w:author="Zumla, Ali" w:date="2023-07-08T09:15:00Z">
              <w:pPr>
                <w:autoSpaceDE w:val="0"/>
                <w:autoSpaceDN w:val="0"/>
                <w:ind w:hanging="480"/>
                <w:divId w:val="922833352"/>
              </w:pPr>
            </w:pPrChange>
          </w:pPr>
          <w:r w:rsidRPr="00534113">
            <w:rPr>
              <w:rFonts w:ascii="Times New Roman" w:eastAsia="Times New Roman" w:hAnsi="Times New Roman" w:cs="Times New Roman"/>
              <w:b/>
              <w:bCs/>
              <w:rPrChange w:id="908" w:author="ASADUZZAMAN Md" w:date="2023-07-05T06:15:00Z">
                <w:rPr>
                  <w:rFonts w:eastAsia="Times New Roman"/>
                  <w:b/>
                  <w:bCs/>
                </w:rPr>
              </w:rPrChange>
            </w:rPr>
            <w:t>Sharmin, S., E. Viennet, K. Glass, and D. Harley</w:t>
          </w:r>
          <w:r w:rsidRPr="00534113">
            <w:rPr>
              <w:rFonts w:ascii="Times New Roman" w:eastAsia="Times New Roman" w:hAnsi="Times New Roman" w:cs="Times New Roman"/>
              <w:rPrChange w:id="909" w:author="ASADUZZAMAN Md" w:date="2023-07-05T06:15:00Z">
                <w:rPr>
                  <w:rFonts w:eastAsia="Times New Roman"/>
                </w:rPr>
              </w:rPrChange>
            </w:rPr>
            <w:t xml:space="preserve">. </w:t>
          </w:r>
          <w:r w:rsidRPr="00534113">
            <w:rPr>
              <w:rFonts w:ascii="Times New Roman" w:eastAsia="Times New Roman" w:hAnsi="Times New Roman" w:cs="Times New Roman"/>
              <w:b/>
              <w:bCs/>
              <w:rPrChange w:id="910" w:author="ASADUZZAMAN Md" w:date="2023-07-05T06:15:00Z">
                <w:rPr>
                  <w:rFonts w:eastAsia="Times New Roman"/>
                  <w:b/>
                  <w:bCs/>
                </w:rPr>
              </w:rPrChange>
            </w:rPr>
            <w:t>2015</w:t>
          </w:r>
          <w:r w:rsidRPr="00534113">
            <w:rPr>
              <w:rFonts w:ascii="Times New Roman" w:eastAsia="Times New Roman" w:hAnsi="Times New Roman" w:cs="Times New Roman"/>
              <w:rPrChange w:id="911" w:author="ASADUZZAMAN Md" w:date="2023-07-05T06:15:00Z">
                <w:rPr>
                  <w:rFonts w:eastAsia="Times New Roman"/>
                </w:rPr>
              </w:rPrChange>
            </w:rPr>
            <w:t>. The emergence of dengue in Bangladesh: epidemiology, challenges and future disease risk. Trans R Soc Trop Med Hyg. 109: 619–627.</w:t>
          </w:r>
        </w:p>
        <w:p w14:paraId="5BDD8C8B" w14:textId="77777777" w:rsidR="008B7FD8" w:rsidRPr="00534113" w:rsidRDefault="008B7FD8">
          <w:pPr>
            <w:autoSpaceDE w:val="0"/>
            <w:autoSpaceDN w:val="0"/>
            <w:ind w:left="284" w:right="-279" w:hanging="480"/>
            <w:divId w:val="388188483"/>
            <w:rPr>
              <w:rFonts w:ascii="Times New Roman" w:eastAsia="Times New Roman" w:hAnsi="Times New Roman" w:cs="Times New Roman"/>
              <w:rPrChange w:id="912" w:author="ASADUZZAMAN Md" w:date="2023-07-05T06:15:00Z">
                <w:rPr>
                  <w:rFonts w:eastAsia="Times New Roman"/>
                </w:rPr>
              </w:rPrChange>
            </w:rPr>
            <w:pPrChange w:id="913" w:author="Zumla, Ali" w:date="2023-07-08T09:15:00Z">
              <w:pPr>
                <w:autoSpaceDE w:val="0"/>
                <w:autoSpaceDN w:val="0"/>
                <w:ind w:hanging="480"/>
                <w:divId w:val="388188483"/>
              </w:pPr>
            </w:pPrChange>
          </w:pPr>
          <w:r w:rsidRPr="00534113">
            <w:rPr>
              <w:rFonts w:ascii="Times New Roman" w:eastAsia="Times New Roman" w:hAnsi="Times New Roman" w:cs="Times New Roman"/>
              <w:b/>
              <w:bCs/>
              <w:rPrChange w:id="914" w:author="ASADUZZAMAN Md" w:date="2023-07-05T06:15:00Z">
                <w:rPr>
                  <w:rFonts w:eastAsia="Times New Roman"/>
                  <w:b/>
                  <w:bCs/>
                </w:rPr>
              </w:rPrChange>
            </w:rPr>
            <w:t>Siraj, A. S., R. J. Oidtman, J. H. Huber, M. U. G. Kraemer, O. J. Brady, M. A. Johansson, and T. A. Perkins</w:t>
          </w:r>
          <w:r w:rsidRPr="00534113">
            <w:rPr>
              <w:rFonts w:ascii="Times New Roman" w:eastAsia="Times New Roman" w:hAnsi="Times New Roman" w:cs="Times New Roman"/>
              <w:rPrChange w:id="915" w:author="ASADUZZAMAN Md" w:date="2023-07-05T06:15:00Z">
                <w:rPr>
                  <w:rFonts w:eastAsia="Times New Roman"/>
                </w:rPr>
              </w:rPrChange>
            </w:rPr>
            <w:t xml:space="preserve">. </w:t>
          </w:r>
          <w:r w:rsidRPr="00534113">
            <w:rPr>
              <w:rFonts w:ascii="Times New Roman" w:eastAsia="Times New Roman" w:hAnsi="Times New Roman" w:cs="Times New Roman"/>
              <w:b/>
              <w:bCs/>
              <w:rPrChange w:id="916" w:author="ASADUZZAMAN Md" w:date="2023-07-05T06:15:00Z">
                <w:rPr>
                  <w:rFonts w:eastAsia="Times New Roman"/>
                  <w:b/>
                  <w:bCs/>
                </w:rPr>
              </w:rPrChange>
            </w:rPr>
            <w:t>2017</w:t>
          </w:r>
          <w:r w:rsidRPr="00534113">
            <w:rPr>
              <w:rFonts w:ascii="Times New Roman" w:eastAsia="Times New Roman" w:hAnsi="Times New Roman" w:cs="Times New Roman"/>
              <w:rPrChange w:id="917" w:author="ASADUZZAMAN Md" w:date="2023-07-05T06:15:00Z">
                <w:rPr>
                  <w:rFonts w:eastAsia="Times New Roman"/>
                </w:rPr>
              </w:rPrChange>
            </w:rPr>
            <w:t>. Temperature modulates dengue virus epidemic growth rates through its effects on reproduction numbers and generation intervals. PLoS Negl Trop Dis.</w:t>
          </w:r>
        </w:p>
        <w:p w14:paraId="5D659486" w14:textId="77777777" w:rsidR="008B7FD8" w:rsidRPr="00534113" w:rsidRDefault="008B7FD8">
          <w:pPr>
            <w:autoSpaceDE w:val="0"/>
            <w:autoSpaceDN w:val="0"/>
            <w:ind w:left="284" w:right="-279" w:hanging="480"/>
            <w:divId w:val="888567766"/>
            <w:rPr>
              <w:rFonts w:ascii="Times New Roman" w:eastAsia="Times New Roman" w:hAnsi="Times New Roman" w:cs="Times New Roman"/>
              <w:rPrChange w:id="918" w:author="ASADUZZAMAN Md" w:date="2023-07-05T06:15:00Z">
                <w:rPr>
                  <w:rFonts w:eastAsia="Times New Roman"/>
                </w:rPr>
              </w:rPrChange>
            </w:rPr>
            <w:pPrChange w:id="919" w:author="Zumla, Ali" w:date="2023-07-08T09:15:00Z">
              <w:pPr>
                <w:autoSpaceDE w:val="0"/>
                <w:autoSpaceDN w:val="0"/>
                <w:ind w:hanging="480"/>
                <w:divId w:val="888567766"/>
              </w:pPr>
            </w:pPrChange>
          </w:pPr>
          <w:r w:rsidRPr="00534113">
            <w:rPr>
              <w:rFonts w:ascii="Times New Roman" w:eastAsia="Times New Roman" w:hAnsi="Times New Roman" w:cs="Times New Roman"/>
              <w:b/>
              <w:bCs/>
              <w:rPrChange w:id="920" w:author="ASADUZZAMAN Md" w:date="2023-07-05T06:15:00Z">
                <w:rPr>
                  <w:rFonts w:eastAsia="Times New Roman"/>
                  <w:b/>
                  <w:bCs/>
                </w:rPr>
              </w:rPrChange>
            </w:rPr>
            <w:t>Soneja, S., G. Tsarouchi, D. Lumbroso, and D. K. Tung</w:t>
          </w:r>
          <w:r w:rsidRPr="00534113">
            <w:rPr>
              <w:rFonts w:ascii="Times New Roman" w:eastAsia="Times New Roman" w:hAnsi="Times New Roman" w:cs="Times New Roman"/>
              <w:rPrChange w:id="921" w:author="ASADUZZAMAN Md" w:date="2023-07-05T06:15:00Z">
                <w:rPr>
                  <w:rFonts w:eastAsia="Times New Roman"/>
                </w:rPr>
              </w:rPrChange>
            </w:rPr>
            <w:t xml:space="preserve">. </w:t>
          </w:r>
          <w:r w:rsidRPr="00534113">
            <w:rPr>
              <w:rFonts w:ascii="Times New Roman" w:eastAsia="Times New Roman" w:hAnsi="Times New Roman" w:cs="Times New Roman"/>
              <w:b/>
              <w:bCs/>
              <w:rPrChange w:id="922" w:author="ASADUZZAMAN Md" w:date="2023-07-05T06:15:00Z">
                <w:rPr>
                  <w:rFonts w:eastAsia="Times New Roman"/>
                  <w:b/>
                  <w:bCs/>
                </w:rPr>
              </w:rPrChange>
            </w:rPr>
            <w:t>2021</w:t>
          </w:r>
          <w:r w:rsidRPr="00534113">
            <w:rPr>
              <w:rFonts w:ascii="Times New Roman" w:eastAsia="Times New Roman" w:hAnsi="Times New Roman" w:cs="Times New Roman"/>
              <w:rPrChange w:id="923" w:author="ASADUZZAMAN Md" w:date="2023-07-05T06:15:00Z">
                <w:rPr>
                  <w:rFonts w:eastAsia="Times New Roman"/>
                </w:rPr>
              </w:rPrChange>
            </w:rPr>
            <w:t>. A Review of Dengue’s Historical and Future Health Risk from a Changing Climate. Curr Environ Health Rep. 8: 245–265.</w:t>
          </w:r>
        </w:p>
        <w:p w14:paraId="1CFFC554" w14:textId="77777777" w:rsidR="008B7FD8" w:rsidRPr="00534113" w:rsidRDefault="008B7FD8">
          <w:pPr>
            <w:autoSpaceDE w:val="0"/>
            <w:autoSpaceDN w:val="0"/>
            <w:ind w:left="284" w:right="-279" w:hanging="480"/>
            <w:divId w:val="131800904"/>
            <w:rPr>
              <w:rFonts w:ascii="Times New Roman" w:eastAsia="Times New Roman" w:hAnsi="Times New Roman" w:cs="Times New Roman"/>
              <w:rPrChange w:id="924" w:author="ASADUZZAMAN Md" w:date="2023-07-05T06:15:00Z">
                <w:rPr>
                  <w:rFonts w:eastAsia="Times New Roman"/>
                </w:rPr>
              </w:rPrChange>
            </w:rPr>
            <w:pPrChange w:id="925" w:author="Zumla, Ali" w:date="2023-07-08T09:15:00Z">
              <w:pPr>
                <w:autoSpaceDE w:val="0"/>
                <w:autoSpaceDN w:val="0"/>
                <w:ind w:hanging="480"/>
                <w:divId w:val="131800904"/>
              </w:pPr>
            </w:pPrChange>
          </w:pPr>
          <w:r w:rsidRPr="00534113">
            <w:rPr>
              <w:rFonts w:ascii="Times New Roman" w:eastAsia="Times New Roman" w:hAnsi="Times New Roman" w:cs="Times New Roman"/>
              <w:b/>
              <w:bCs/>
              <w:rPrChange w:id="926" w:author="ASADUZZAMAN Md" w:date="2023-07-05T06:15:00Z">
                <w:rPr>
                  <w:rFonts w:eastAsia="Times New Roman"/>
                  <w:b/>
                  <w:bCs/>
                </w:rPr>
              </w:rPrChange>
            </w:rPr>
            <w:t>Sumi, S. N., N. C. Sinha, and M. A. Islam</w:t>
          </w:r>
          <w:r w:rsidRPr="00534113">
            <w:rPr>
              <w:rFonts w:ascii="Times New Roman" w:eastAsia="Times New Roman" w:hAnsi="Times New Roman" w:cs="Times New Roman"/>
              <w:rPrChange w:id="927" w:author="ASADUZZAMAN Md" w:date="2023-07-05T06:15:00Z">
                <w:rPr>
                  <w:rFonts w:eastAsia="Times New Roman"/>
                </w:rPr>
              </w:rPrChange>
            </w:rPr>
            <w:t xml:space="preserve">. </w:t>
          </w:r>
          <w:r w:rsidRPr="00534113">
            <w:rPr>
              <w:rFonts w:ascii="Times New Roman" w:eastAsia="Times New Roman" w:hAnsi="Times New Roman" w:cs="Times New Roman"/>
              <w:b/>
              <w:bCs/>
              <w:rPrChange w:id="928" w:author="ASADUZZAMAN Md" w:date="2023-07-05T06:15:00Z">
                <w:rPr>
                  <w:rFonts w:eastAsia="Times New Roman"/>
                  <w:b/>
                  <w:bCs/>
                </w:rPr>
              </w:rPrChange>
            </w:rPr>
            <w:t>2021</w:t>
          </w:r>
          <w:r w:rsidRPr="00534113">
            <w:rPr>
              <w:rFonts w:ascii="Times New Roman" w:eastAsia="Times New Roman" w:hAnsi="Times New Roman" w:cs="Times New Roman"/>
              <w:rPrChange w:id="929" w:author="ASADUZZAMAN Md" w:date="2023-07-05T06:15:00Z">
                <w:rPr>
                  <w:rFonts w:eastAsia="Times New Roman"/>
                </w:rPr>
              </w:rPrChange>
            </w:rPr>
            <w:t>. Generalized linear models for analyzing count data of rainfall occurrences. SN Appl Sci. 3: 481.</w:t>
          </w:r>
        </w:p>
        <w:p w14:paraId="1B41E988" w14:textId="77777777" w:rsidR="008B7FD8" w:rsidRPr="00534113" w:rsidRDefault="008B7FD8">
          <w:pPr>
            <w:autoSpaceDE w:val="0"/>
            <w:autoSpaceDN w:val="0"/>
            <w:ind w:left="284" w:right="-279" w:hanging="480"/>
            <w:divId w:val="422797625"/>
            <w:rPr>
              <w:rFonts w:ascii="Times New Roman" w:eastAsia="Times New Roman" w:hAnsi="Times New Roman" w:cs="Times New Roman"/>
              <w:rPrChange w:id="930" w:author="ASADUZZAMAN Md" w:date="2023-07-05T06:15:00Z">
                <w:rPr>
                  <w:rFonts w:eastAsia="Times New Roman"/>
                </w:rPr>
              </w:rPrChange>
            </w:rPr>
            <w:pPrChange w:id="931" w:author="Zumla, Ali" w:date="2023-07-08T09:15:00Z">
              <w:pPr>
                <w:autoSpaceDE w:val="0"/>
                <w:autoSpaceDN w:val="0"/>
                <w:ind w:hanging="480"/>
                <w:divId w:val="422797625"/>
              </w:pPr>
            </w:pPrChange>
          </w:pPr>
          <w:r w:rsidRPr="00534113">
            <w:rPr>
              <w:rFonts w:ascii="Times New Roman" w:eastAsia="Times New Roman" w:hAnsi="Times New Roman" w:cs="Times New Roman"/>
              <w:b/>
              <w:bCs/>
              <w:rPrChange w:id="932" w:author="ASADUZZAMAN Md" w:date="2023-07-05T06:15:00Z">
                <w:rPr>
                  <w:rFonts w:eastAsia="Times New Roman"/>
                  <w:b/>
                  <w:bCs/>
                </w:rPr>
              </w:rPrChange>
            </w:rPr>
            <w:t>Teo, A., H. D. Tan, T. Loy, P. Y. Chia, and C. L. L. Chua</w:t>
          </w:r>
          <w:r w:rsidRPr="00534113">
            <w:rPr>
              <w:rFonts w:ascii="Times New Roman" w:eastAsia="Times New Roman" w:hAnsi="Times New Roman" w:cs="Times New Roman"/>
              <w:rPrChange w:id="933" w:author="ASADUZZAMAN Md" w:date="2023-07-05T06:15:00Z">
                <w:rPr>
                  <w:rFonts w:eastAsia="Times New Roman"/>
                </w:rPr>
              </w:rPrChange>
            </w:rPr>
            <w:t xml:space="preserve">. </w:t>
          </w:r>
          <w:r w:rsidRPr="00534113">
            <w:rPr>
              <w:rFonts w:ascii="Times New Roman" w:eastAsia="Times New Roman" w:hAnsi="Times New Roman" w:cs="Times New Roman"/>
              <w:b/>
              <w:bCs/>
              <w:rPrChange w:id="934" w:author="ASADUZZAMAN Md" w:date="2023-07-05T06:15:00Z">
                <w:rPr>
                  <w:rFonts w:eastAsia="Times New Roman"/>
                  <w:b/>
                  <w:bCs/>
                </w:rPr>
              </w:rPrChange>
            </w:rPr>
            <w:t>2023</w:t>
          </w:r>
          <w:r w:rsidRPr="00534113">
            <w:rPr>
              <w:rFonts w:ascii="Times New Roman" w:eastAsia="Times New Roman" w:hAnsi="Times New Roman" w:cs="Times New Roman"/>
              <w:rPrChange w:id="935" w:author="ASADUZZAMAN Md" w:date="2023-07-05T06:15:00Z">
                <w:rPr>
                  <w:rFonts w:eastAsia="Times New Roman"/>
                </w:rPr>
              </w:rPrChange>
            </w:rPr>
            <w:t>. Understanding antibody-dependent enhancement in dengue: Are afucosylated IgG1s a concern? PLoS Pathog. 19: e1011223.</w:t>
          </w:r>
        </w:p>
        <w:p w14:paraId="4AA8BADB" w14:textId="77777777" w:rsidR="008B7FD8" w:rsidRPr="00534113" w:rsidRDefault="008B7FD8">
          <w:pPr>
            <w:autoSpaceDE w:val="0"/>
            <w:autoSpaceDN w:val="0"/>
            <w:ind w:left="284" w:right="-279" w:hanging="480"/>
            <w:divId w:val="1781025506"/>
            <w:rPr>
              <w:rFonts w:ascii="Times New Roman" w:eastAsia="Times New Roman" w:hAnsi="Times New Roman" w:cs="Times New Roman"/>
              <w:rPrChange w:id="936" w:author="ASADUZZAMAN Md" w:date="2023-07-05T06:15:00Z">
                <w:rPr>
                  <w:rFonts w:eastAsia="Times New Roman"/>
                </w:rPr>
              </w:rPrChange>
            </w:rPr>
            <w:pPrChange w:id="937" w:author="Zumla, Ali" w:date="2023-07-08T09:15:00Z">
              <w:pPr>
                <w:autoSpaceDE w:val="0"/>
                <w:autoSpaceDN w:val="0"/>
                <w:ind w:hanging="480"/>
                <w:divId w:val="1781025506"/>
              </w:pPr>
            </w:pPrChange>
          </w:pPr>
          <w:r w:rsidRPr="00534113">
            <w:rPr>
              <w:rFonts w:ascii="Times New Roman" w:eastAsia="Times New Roman" w:hAnsi="Times New Roman" w:cs="Times New Roman"/>
              <w:b/>
              <w:bCs/>
              <w:rPrChange w:id="938" w:author="ASADUZZAMAN Md" w:date="2023-07-05T06:15:00Z">
                <w:rPr>
                  <w:rFonts w:eastAsia="Times New Roman"/>
                  <w:b/>
                  <w:bCs/>
                </w:rPr>
              </w:rPrChange>
            </w:rPr>
            <w:t>Wang, T. T., J. Sewatanon, M. J. Memoli, J. Wrammert, S. Bournazos, S. K. Bhaumik, B. A. Pinsky, K. Chokephaibulkit, N. Onlamoon, K. Pattanapanyasat, J. K. Taubenberger, R. Ahmed, and J. V. Ravetch</w:t>
          </w:r>
          <w:r w:rsidRPr="00534113">
            <w:rPr>
              <w:rFonts w:ascii="Times New Roman" w:eastAsia="Times New Roman" w:hAnsi="Times New Roman" w:cs="Times New Roman"/>
              <w:rPrChange w:id="939" w:author="ASADUZZAMAN Md" w:date="2023-07-05T06:15:00Z">
                <w:rPr>
                  <w:rFonts w:eastAsia="Times New Roman"/>
                </w:rPr>
              </w:rPrChange>
            </w:rPr>
            <w:t xml:space="preserve">. </w:t>
          </w:r>
          <w:r w:rsidRPr="00534113">
            <w:rPr>
              <w:rFonts w:ascii="Times New Roman" w:eastAsia="Times New Roman" w:hAnsi="Times New Roman" w:cs="Times New Roman"/>
              <w:b/>
              <w:bCs/>
              <w:rPrChange w:id="940" w:author="ASADUZZAMAN Md" w:date="2023-07-05T06:15:00Z">
                <w:rPr>
                  <w:rFonts w:eastAsia="Times New Roman"/>
                  <w:b/>
                  <w:bCs/>
                </w:rPr>
              </w:rPrChange>
            </w:rPr>
            <w:t>2017</w:t>
          </w:r>
          <w:r w:rsidRPr="00534113">
            <w:rPr>
              <w:rFonts w:ascii="Times New Roman" w:eastAsia="Times New Roman" w:hAnsi="Times New Roman" w:cs="Times New Roman"/>
              <w:rPrChange w:id="941" w:author="ASADUZZAMAN Md" w:date="2023-07-05T06:15:00Z">
                <w:rPr>
                  <w:rFonts w:eastAsia="Times New Roman"/>
                </w:rPr>
              </w:rPrChange>
            </w:rPr>
            <w:t>. IgG antibodies to dengue enhanced for FcγRIIIA binding determine disease severity. Science (1979). 355: 395–398.</w:t>
          </w:r>
        </w:p>
        <w:p w14:paraId="46154318" w14:textId="77777777" w:rsidR="008B7FD8" w:rsidRPr="00534113" w:rsidRDefault="008B7FD8">
          <w:pPr>
            <w:autoSpaceDE w:val="0"/>
            <w:autoSpaceDN w:val="0"/>
            <w:ind w:left="284" w:right="-279" w:hanging="480"/>
            <w:divId w:val="1577279620"/>
            <w:rPr>
              <w:rFonts w:ascii="Times New Roman" w:eastAsia="Times New Roman" w:hAnsi="Times New Roman" w:cs="Times New Roman"/>
              <w:rPrChange w:id="942" w:author="ASADUZZAMAN Md" w:date="2023-07-05T06:15:00Z">
                <w:rPr>
                  <w:rFonts w:eastAsia="Times New Roman"/>
                </w:rPr>
              </w:rPrChange>
            </w:rPr>
            <w:pPrChange w:id="943" w:author="Zumla, Ali" w:date="2023-07-08T09:15:00Z">
              <w:pPr>
                <w:autoSpaceDE w:val="0"/>
                <w:autoSpaceDN w:val="0"/>
                <w:ind w:hanging="480"/>
                <w:divId w:val="1577279620"/>
              </w:pPr>
            </w:pPrChange>
          </w:pPr>
          <w:r w:rsidRPr="00534113">
            <w:rPr>
              <w:rFonts w:ascii="Times New Roman" w:eastAsia="Times New Roman" w:hAnsi="Times New Roman" w:cs="Times New Roman"/>
              <w:b/>
              <w:bCs/>
              <w:rPrChange w:id="944" w:author="ASADUZZAMAN Md" w:date="2023-07-05T06:15:00Z">
                <w:rPr>
                  <w:rFonts w:eastAsia="Times New Roman"/>
                  <w:b/>
                  <w:bCs/>
                </w:rPr>
              </w:rPrChange>
            </w:rPr>
            <w:t>Wangdi, K., A. C. A. Clements, T. Du, and S. V. Nery</w:t>
          </w:r>
          <w:r w:rsidRPr="00534113">
            <w:rPr>
              <w:rFonts w:ascii="Times New Roman" w:eastAsia="Times New Roman" w:hAnsi="Times New Roman" w:cs="Times New Roman"/>
              <w:rPrChange w:id="945" w:author="ASADUZZAMAN Md" w:date="2023-07-05T06:15:00Z">
                <w:rPr>
                  <w:rFonts w:eastAsia="Times New Roman"/>
                </w:rPr>
              </w:rPrChange>
            </w:rPr>
            <w:t xml:space="preserve">. </w:t>
          </w:r>
          <w:r w:rsidRPr="00534113">
            <w:rPr>
              <w:rFonts w:ascii="Times New Roman" w:eastAsia="Times New Roman" w:hAnsi="Times New Roman" w:cs="Times New Roman"/>
              <w:b/>
              <w:bCs/>
              <w:rPrChange w:id="946" w:author="ASADUZZAMAN Md" w:date="2023-07-05T06:15:00Z">
                <w:rPr>
                  <w:rFonts w:eastAsia="Times New Roman"/>
                  <w:b/>
                  <w:bCs/>
                </w:rPr>
              </w:rPrChange>
            </w:rPr>
            <w:t>2018</w:t>
          </w:r>
          <w:r w:rsidRPr="00534113">
            <w:rPr>
              <w:rFonts w:ascii="Times New Roman" w:eastAsia="Times New Roman" w:hAnsi="Times New Roman" w:cs="Times New Roman"/>
              <w:rPrChange w:id="947" w:author="ASADUZZAMAN Md" w:date="2023-07-05T06:15:00Z">
                <w:rPr>
                  <w:rFonts w:eastAsia="Times New Roman"/>
                </w:rPr>
              </w:rPrChange>
            </w:rPr>
            <w:t>. Spatial and temporal patterns of dengue infections in Timor-Leste, 2005–2013. Parasit Vectors. 11: 9.</w:t>
          </w:r>
        </w:p>
        <w:p w14:paraId="38BBB9E6" w14:textId="77777777" w:rsidR="008B7FD8" w:rsidRPr="00534113" w:rsidRDefault="008B7FD8">
          <w:pPr>
            <w:autoSpaceDE w:val="0"/>
            <w:autoSpaceDN w:val="0"/>
            <w:ind w:left="284" w:right="-279" w:hanging="480"/>
            <w:divId w:val="1486312430"/>
            <w:rPr>
              <w:rFonts w:ascii="Times New Roman" w:eastAsia="Times New Roman" w:hAnsi="Times New Roman" w:cs="Times New Roman"/>
              <w:rPrChange w:id="948" w:author="ASADUZZAMAN Md" w:date="2023-07-05T06:15:00Z">
                <w:rPr>
                  <w:rFonts w:eastAsia="Times New Roman"/>
                </w:rPr>
              </w:rPrChange>
            </w:rPr>
            <w:pPrChange w:id="949" w:author="Zumla, Ali" w:date="2023-07-08T09:15:00Z">
              <w:pPr>
                <w:autoSpaceDE w:val="0"/>
                <w:autoSpaceDN w:val="0"/>
                <w:ind w:hanging="480"/>
                <w:divId w:val="1486312430"/>
              </w:pPr>
            </w:pPrChange>
          </w:pPr>
          <w:r w:rsidRPr="00534113">
            <w:rPr>
              <w:rFonts w:ascii="Times New Roman" w:eastAsia="Times New Roman" w:hAnsi="Times New Roman" w:cs="Times New Roman"/>
              <w:b/>
              <w:bCs/>
              <w:rPrChange w:id="950" w:author="ASADUZZAMAN Md" w:date="2023-07-05T06:15:00Z">
                <w:rPr>
                  <w:rFonts w:eastAsia="Times New Roman"/>
                  <w:b/>
                  <w:bCs/>
                </w:rPr>
              </w:rPrChange>
            </w:rPr>
            <w:lastRenderedPageBreak/>
            <w:t>WHO</w:t>
          </w:r>
          <w:r w:rsidRPr="00534113">
            <w:rPr>
              <w:rFonts w:ascii="Times New Roman" w:eastAsia="Times New Roman" w:hAnsi="Times New Roman" w:cs="Times New Roman"/>
              <w:rPrChange w:id="951" w:author="ASADUZZAMAN Md" w:date="2023-07-05T06:15:00Z">
                <w:rPr>
                  <w:rFonts w:eastAsia="Times New Roman"/>
                </w:rPr>
              </w:rPrChange>
            </w:rPr>
            <w:t xml:space="preserve">. </w:t>
          </w:r>
          <w:r w:rsidRPr="00534113">
            <w:rPr>
              <w:rFonts w:ascii="Times New Roman" w:eastAsia="Times New Roman" w:hAnsi="Times New Roman" w:cs="Times New Roman"/>
              <w:b/>
              <w:bCs/>
              <w:rPrChange w:id="952" w:author="ASADUZZAMAN Md" w:date="2023-07-05T06:15:00Z">
                <w:rPr>
                  <w:rFonts w:eastAsia="Times New Roman"/>
                  <w:b/>
                  <w:bCs/>
                </w:rPr>
              </w:rPrChange>
            </w:rPr>
            <w:t>2009</w:t>
          </w:r>
          <w:r w:rsidRPr="00534113">
            <w:rPr>
              <w:rFonts w:ascii="Times New Roman" w:eastAsia="Times New Roman" w:hAnsi="Times New Roman" w:cs="Times New Roman"/>
              <w:rPrChange w:id="953" w:author="ASADUZZAMAN Md" w:date="2023-07-05T06:15:00Z">
                <w:rPr>
                  <w:rFonts w:eastAsia="Times New Roman"/>
                </w:rPr>
              </w:rPrChange>
            </w:rPr>
            <w:t>. DENGUE: GUIDELINES FOR DIAGNOSIS, TREATMENT, PREVENTION AND CONTROL. Geneva, Switzerland.</w:t>
          </w:r>
        </w:p>
        <w:p w14:paraId="14D77FA7" w14:textId="0A208901" w:rsidR="008B7FD8" w:rsidRPr="00534113" w:rsidRDefault="008B7FD8">
          <w:pPr>
            <w:autoSpaceDE w:val="0"/>
            <w:autoSpaceDN w:val="0"/>
            <w:ind w:left="284" w:right="-279" w:hanging="480"/>
            <w:divId w:val="2108112827"/>
            <w:rPr>
              <w:rFonts w:ascii="Times New Roman" w:eastAsia="Times New Roman" w:hAnsi="Times New Roman" w:cs="Times New Roman"/>
              <w:rPrChange w:id="954" w:author="ASADUZZAMAN Md" w:date="2023-07-05T06:15:00Z">
                <w:rPr>
                  <w:rFonts w:eastAsia="Times New Roman"/>
                </w:rPr>
              </w:rPrChange>
            </w:rPr>
            <w:pPrChange w:id="955" w:author="Zumla, Ali" w:date="2023-07-08T09:15:00Z">
              <w:pPr>
                <w:autoSpaceDE w:val="0"/>
                <w:autoSpaceDN w:val="0"/>
                <w:ind w:hanging="480"/>
                <w:divId w:val="2108112827"/>
              </w:pPr>
            </w:pPrChange>
          </w:pPr>
          <w:r w:rsidRPr="00534113">
            <w:rPr>
              <w:rFonts w:ascii="Times New Roman" w:eastAsia="Times New Roman" w:hAnsi="Times New Roman" w:cs="Times New Roman"/>
              <w:b/>
              <w:bCs/>
              <w:rPrChange w:id="956" w:author="ASADUZZAMAN Md" w:date="2023-07-05T06:15:00Z">
                <w:rPr>
                  <w:rFonts w:eastAsia="Times New Roman"/>
                  <w:b/>
                  <w:bCs/>
                </w:rPr>
              </w:rPrChange>
            </w:rPr>
            <w:t>WHO</w:t>
          </w:r>
          <w:r w:rsidRPr="00534113">
            <w:rPr>
              <w:rFonts w:ascii="Times New Roman" w:eastAsia="Times New Roman" w:hAnsi="Times New Roman" w:cs="Times New Roman"/>
              <w:rPrChange w:id="957" w:author="ASADUZZAMAN Md" w:date="2023-07-05T06:15:00Z">
                <w:rPr>
                  <w:rFonts w:eastAsia="Times New Roman"/>
                </w:rPr>
              </w:rPrChange>
            </w:rPr>
            <w:t xml:space="preserve">. </w:t>
          </w:r>
          <w:r w:rsidRPr="00534113">
            <w:rPr>
              <w:rFonts w:ascii="Times New Roman" w:eastAsia="Times New Roman" w:hAnsi="Times New Roman" w:cs="Times New Roman"/>
              <w:b/>
              <w:bCs/>
              <w:rPrChange w:id="958" w:author="ASADUZZAMAN Md" w:date="2023-07-05T06:15:00Z">
                <w:rPr>
                  <w:rFonts w:eastAsia="Times New Roman"/>
                  <w:b/>
                  <w:bCs/>
                </w:rPr>
              </w:rPrChange>
            </w:rPr>
            <w:t>2023</w:t>
          </w:r>
          <w:r w:rsidRPr="00534113">
            <w:rPr>
              <w:rFonts w:ascii="Times New Roman" w:eastAsia="Times New Roman" w:hAnsi="Times New Roman" w:cs="Times New Roman"/>
              <w:rPrChange w:id="959" w:author="ASADUZZAMAN Md" w:date="2023-07-05T06:15:00Z">
                <w:rPr>
                  <w:rFonts w:eastAsia="Times New Roman"/>
                </w:rPr>
              </w:rPrChange>
            </w:rPr>
            <w:t>. Dengue and severe dengue. (</w:t>
          </w:r>
          <w:ins w:id="960" w:author="Zumla, Ali" w:date="2023-07-08T11:18:00Z">
            <w:r w:rsidR="00AD079D">
              <w:rPr>
                <w:rFonts w:ascii="Times New Roman" w:eastAsia="Times New Roman" w:hAnsi="Times New Roman" w:cs="Times New Roman"/>
              </w:rPr>
              <w:fldChar w:fldCharType="begin"/>
            </w:r>
            <w:r w:rsidR="00AD079D">
              <w:rPr>
                <w:rFonts w:ascii="Times New Roman" w:eastAsia="Times New Roman" w:hAnsi="Times New Roman" w:cs="Times New Roman"/>
              </w:rPr>
              <w:instrText>HYPERLINK "</w:instrText>
            </w:r>
          </w:ins>
          <w:r w:rsidR="00AD079D" w:rsidRPr="00534113">
            <w:rPr>
              <w:rFonts w:ascii="Times New Roman" w:eastAsia="Times New Roman" w:hAnsi="Times New Roman" w:cs="Times New Roman"/>
              <w:rPrChange w:id="961" w:author="ASADUZZAMAN Md" w:date="2023-07-05T06:15:00Z">
                <w:rPr>
                  <w:rFonts w:eastAsia="Times New Roman"/>
                </w:rPr>
              </w:rPrChange>
            </w:rPr>
            <w:instrText>https://www.who.int/news-room/fact-sheets/detail/dengue-and-severe-dengue</w:instrText>
          </w:r>
          <w:ins w:id="962" w:author="Zumla, Ali" w:date="2023-07-08T11:18:00Z">
            <w:r w:rsidR="00AD079D">
              <w:rPr>
                <w:rFonts w:ascii="Times New Roman" w:eastAsia="Times New Roman" w:hAnsi="Times New Roman" w:cs="Times New Roman"/>
              </w:rPr>
              <w:instrText>"</w:instrText>
            </w:r>
            <w:r w:rsidR="00AD079D">
              <w:rPr>
                <w:rFonts w:ascii="Times New Roman" w:eastAsia="Times New Roman" w:hAnsi="Times New Roman" w:cs="Times New Roman"/>
              </w:rPr>
            </w:r>
            <w:r w:rsidR="00AD079D">
              <w:rPr>
                <w:rFonts w:ascii="Times New Roman" w:eastAsia="Times New Roman" w:hAnsi="Times New Roman" w:cs="Times New Roman"/>
              </w:rPr>
              <w:fldChar w:fldCharType="separate"/>
            </w:r>
          </w:ins>
          <w:r w:rsidR="00AD079D" w:rsidRPr="007C44DC">
            <w:rPr>
              <w:rStyle w:val="Hyperlink"/>
              <w:rFonts w:ascii="Times New Roman" w:hAnsi="Times New Roman" w:cs="Times New Roman"/>
              <w:rPrChange w:id="963" w:author="ASADUZZAMAN Md" w:date="2023-07-05T06:15:00Z">
                <w:rPr>
                  <w:rFonts w:eastAsia="Times New Roman"/>
                </w:rPr>
              </w:rPrChange>
            </w:rPr>
            <w:t>https://www.who.int/news-room/fact-sheets/detail/dengue-and-severe-dengue</w:t>
          </w:r>
          <w:ins w:id="964" w:author="Zumla, Ali" w:date="2023-07-08T11:18:00Z">
            <w:r w:rsidR="00AD079D">
              <w:rPr>
                <w:rFonts w:ascii="Times New Roman" w:eastAsia="Times New Roman" w:hAnsi="Times New Roman" w:cs="Times New Roman"/>
              </w:rPr>
              <w:fldChar w:fldCharType="end"/>
            </w:r>
          </w:ins>
          <w:r w:rsidRPr="00534113">
            <w:rPr>
              <w:rFonts w:ascii="Times New Roman" w:eastAsia="Times New Roman" w:hAnsi="Times New Roman" w:cs="Times New Roman"/>
              <w:rPrChange w:id="965" w:author="ASADUZZAMAN Md" w:date="2023-07-05T06:15:00Z">
                <w:rPr>
                  <w:rFonts w:eastAsia="Times New Roman"/>
                </w:rPr>
              </w:rPrChange>
            </w:rPr>
            <w:t>).</w:t>
          </w:r>
        </w:p>
        <w:p w14:paraId="2A48EE01" w14:textId="77777777" w:rsidR="008B7FD8" w:rsidRPr="00534113" w:rsidRDefault="008B7FD8">
          <w:pPr>
            <w:autoSpaceDE w:val="0"/>
            <w:autoSpaceDN w:val="0"/>
            <w:ind w:left="284" w:right="-279" w:hanging="480"/>
            <w:divId w:val="347023150"/>
            <w:rPr>
              <w:rFonts w:ascii="Times New Roman" w:eastAsia="Times New Roman" w:hAnsi="Times New Roman" w:cs="Times New Roman"/>
              <w:rPrChange w:id="966" w:author="ASADUZZAMAN Md" w:date="2023-07-05T06:15:00Z">
                <w:rPr>
                  <w:rFonts w:eastAsia="Times New Roman"/>
                </w:rPr>
              </w:rPrChange>
            </w:rPr>
            <w:pPrChange w:id="967" w:author="Zumla, Ali" w:date="2023-07-08T09:15:00Z">
              <w:pPr>
                <w:autoSpaceDE w:val="0"/>
                <w:autoSpaceDN w:val="0"/>
                <w:ind w:hanging="480"/>
                <w:divId w:val="347023150"/>
              </w:pPr>
            </w:pPrChange>
          </w:pPr>
          <w:r w:rsidRPr="00534113">
            <w:rPr>
              <w:rFonts w:ascii="Times New Roman" w:eastAsia="Times New Roman" w:hAnsi="Times New Roman" w:cs="Times New Roman"/>
              <w:b/>
              <w:bCs/>
              <w:rPrChange w:id="968" w:author="ASADUZZAMAN Md" w:date="2023-07-05T06:15:00Z">
                <w:rPr>
                  <w:rFonts w:eastAsia="Times New Roman"/>
                  <w:b/>
                  <w:bCs/>
                </w:rPr>
              </w:rPrChange>
            </w:rPr>
            <w:t>WHO South-East Asia</w:t>
          </w:r>
          <w:r w:rsidRPr="00534113">
            <w:rPr>
              <w:rFonts w:ascii="Times New Roman" w:eastAsia="Times New Roman" w:hAnsi="Times New Roman" w:cs="Times New Roman"/>
              <w:rPrChange w:id="969" w:author="ASADUZZAMAN Md" w:date="2023-07-05T06:15:00Z">
                <w:rPr>
                  <w:rFonts w:eastAsia="Times New Roman"/>
                </w:rPr>
              </w:rPrChange>
            </w:rPr>
            <w:t xml:space="preserve">. </w:t>
          </w:r>
          <w:r w:rsidRPr="00534113">
            <w:rPr>
              <w:rFonts w:ascii="Times New Roman" w:eastAsia="Times New Roman" w:hAnsi="Times New Roman" w:cs="Times New Roman"/>
              <w:b/>
              <w:bCs/>
              <w:rPrChange w:id="970" w:author="ASADUZZAMAN Md" w:date="2023-07-05T06:15:00Z">
                <w:rPr>
                  <w:rFonts w:eastAsia="Times New Roman"/>
                  <w:b/>
                  <w:bCs/>
                </w:rPr>
              </w:rPrChange>
            </w:rPr>
            <w:t>2023</w:t>
          </w:r>
          <w:r w:rsidRPr="00534113">
            <w:rPr>
              <w:rFonts w:ascii="Times New Roman" w:eastAsia="Times New Roman" w:hAnsi="Times New Roman" w:cs="Times New Roman"/>
              <w:rPrChange w:id="971" w:author="ASADUZZAMAN Md" w:date="2023-07-05T06:15:00Z">
                <w:rPr>
                  <w:rFonts w:eastAsia="Times New Roman"/>
                </w:rPr>
              </w:rPrChange>
            </w:rPr>
            <w:t>. Dengue in the South-East Asia. WHO Regional office for South-East Asia.</w:t>
          </w:r>
        </w:p>
        <w:p w14:paraId="4ADF6904" w14:textId="77777777" w:rsidR="008B7FD8" w:rsidRPr="00534113" w:rsidRDefault="008B7FD8">
          <w:pPr>
            <w:autoSpaceDE w:val="0"/>
            <w:autoSpaceDN w:val="0"/>
            <w:ind w:left="284" w:right="-279" w:hanging="480"/>
            <w:divId w:val="606740417"/>
            <w:rPr>
              <w:rFonts w:ascii="Times New Roman" w:eastAsia="Times New Roman" w:hAnsi="Times New Roman" w:cs="Times New Roman"/>
              <w:rPrChange w:id="972" w:author="ASADUZZAMAN Md" w:date="2023-07-05T06:15:00Z">
                <w:rPr>
                  <w:rFonts w:eastAsia="Times New Roman"/>
                </w:rPr>
              </w:rPrChange>
            </w:rPr>
            <w:pPrChange w:id="973" w:author="Zumla, Ali" w:date="2023-07-08T09:15:00Z">
              <w:pPr>
                <w:autoSpaceDE w:val="0"/>
                <w:autoSpaceDN w:val="0"/>
                <w:ind w:hanging="480"/>
                <w:divId w:val="606740417"/>
              </w:pPr>
            </w:pPrChange>
          </w:pPr>
          <w:r w:rsidRPr="00534113">
            <w:rPr>
              <w:rFonts w:ascii="Times New Roman" w:eastAsia="Times New Roman" w:hAnsi="Times New Roman" w:cs="Times New Roman"/>
              <w:b/>
              <w:bCs/>
              <w:rPrChange w:id="974" w:author="ASADUZZAMAN Md" w:date="2023-07-05T06:15:00Z">
                <w:rPr>
                  <w:rFonts w:eastAsia="Times New Roman"/>
                  <w:b/>
                  <w:bCs/>
                </w:rPr>
              </w:rPrChange>
            </w:rPr>
            <w:t>WHO-Bangladesh</w:t>
          </w:r>
          <w:r w:rsidRPr="00534113">
            <w:rPr>
              <w:rFonts w:ascii="Times New Roman" w:eastAsia="Times New Roman" w:hAnsi="Times New Roman" w:cs="Times New Roman"/>
              <w:rPrChange w:id="975" w:author="ASADUZZAMAN Md" w:date="2023-07-05T06:15:00Z">
                <w:rPr>
                  <w:rFonts w:eastAsia="Times New Roman"/>
                </w:rPr>
              </w:rPrChange>
            </w:rPr>
            <w:t xml:space="preserve">. </w:t>
          </w:r>
          <w:r w:rsidRPr="00534113">
            <w:rPr>
              <w:rFonts w:ascii="Times New Roman" w:eastAsia="Times New Roman" w:hAnsi="Times New Roman" w:cs="Times New Roman"/>
              <w:b/>
              <w:bCs/>
              <w:rPrChange w:id="976" w:author="ASADUZZAMAN Md" w:date="2023-07-05T06:15:00Z">
                <w:rPr>
                  <w:rFonts w:eastAsia="Times New Roman"/>
                  <w:b/>
                  <w:bCs/>
                </w:rPr>
              </w:rPrChange>
            </w:rPr>
            <w:t>2022</w:t>
          </w:r>
          <w:r w:rsidRPr="00534113">
            <w:rPr>
              <w:rFonts w:ascii="Times New Roman" w:eastAsia="Times New Roman" w:hAnsi="Times New Roman" w:cs="Times New Roman"/>
              <w:rPrChange w:id="977" w:author="ASADUZZAMAN Md" w:date="2023-07-05T06:15:00Z">
                <w:rPr>
                  <w:rFonts w:eastAsia="Times New Roman"/>
                </w:rPr>
              </w:rPrChange>
            </w:rPr>
            <w:t>. Dengue - Bangladesh. https://www.who.int/emergencies/disease-outbreak-news/item/2022-DON424.</w:t>
          </w:r>
        </w:p>
        <w:p w14:paraId="2DB3A4AD" w14:textId="77CC9152" w:rsidR="005F4087" w:rsidRPr="00534113" w:rsidRDefault="008B7FD8">
          <w:pPr>
            <w:autoSpaceDE w:val="0"/>
            <w:autoSpaceDN w:val="0"/>
            <w:ind w:left="284" w:right="-279" w:hanging="640"/>
            <w:rPr>
              <w:rFonts w:ascii="Times New Roman" w:hAnsi="Times New Roman" w:cs="Times New Roman"/>
              <w:b/>
              <w:sz w:val="24"/>
              <w:szCs w:val="24"/>
            </w:rPr>
            <w:pPrChange w:id="978" w:author="Zumla, Ali" w:date="2023-07-08T09:15:00Z">
              <w:pPr>
                <w:autoSpaceDE w:val="0"/>
                <w:autoSpaceDN w:val="0"/>
                <w:ind w:hanging="640"/>
              </w:pPr>
            </w:pPrChange>
          </w:pPr>
          <w:r w:rsidRPr="00534113">
            <w:rPr>
              <w:rFonts w:ascii="Times New Roman" w:eastAsia="Times New Roman" w:hAnsi="Times New Roman" w:cs="Times New Roman"/>
              <w:rPrChange w:id="979" w:author="ASADUZZAMAN Md" w:date="2023-07-05T06:15:00Z">
                <w:rPr>
                  <w:rFonts w:eastAsia="Times New Roman"/>
                </w:rPr>
              </w:rPrChange>
            </w:rPr>
            <w:t> </w:t>
          </w:r>
        </w:p>
      </w:sdtContent>
    </w:sdt>
    <w:p w14:paraId="150604BC" w14:textId="77777777" w:rsidR="00CA331D" w:rsidRDefault="00CA331D">
      <w:pPr>
        <w:autoSpaceDE w:val="0"/>
        <w:autoSpaceDN w:val="0"/>
        <w:ind w:left="284" w:right="-279" w:hanging="640"/>
        <w:rPr>
          <w:rFonts w:ascii="Times New Roman" w:hAnsi="Times New Roman" w:cs="Times New Roman"/>
          <w:b/>
          <w:sz w:val="24"/>
          <w:szCs w:val="24"/>
        </w:rPr>
        <w:pPrChange w:id="980" w:author="Zumla, Ali" w:date="2023-07-08T09:15:00Z">
          <w:pPr>
            <w:autoSpaceDE w:val="0"/>
            <w:autoSpaceDN w:val="0"/>
            <w:ind w:hanging="640"/>
          </w:pPr>
        </w:pPrChange>
      </w:pPr>
    </w:p>
    <w:p w14:paraId="3F312317" w14:textId="77777777" w:rsidR="000044AA" w:rsidRDefault="000044AA">
      <w:pPr>
        <w:ind w:left="284" w:right="-279"/>
        <w:rPr>
          <w:rFonts w:ascii="Times New Roman" w:hAnsi="Times New Roman" w:cs="Times New Roman"/>
          <w:b/>
          <w:bCs/>
          <w:sz w:val="24"/>
          <w:szCs w:val="24"/>
        </w:rPr>
        <w:pPrChange w:id="981" w:author="Zumla, Ali" w:date="2023-07-08T09:15:00Z">
          <w:pPr/>
        </w:pPrChange>
      </w:pPr>
      <w:r>
        <w:rPr>
          <w:rFonts w:ascii="Times New Roman" w:hAnsi="Times New Roman" w:cs="Times New Roman"/>
          <w:b/>
          <w:bCs/>
          <w:sz w:val="24"/>
          <w:szCs w:val="24"/>
        </w:rPr>
        <w:br w:type="page"/>
      </w:r>
    </w:p>
    <w:p w14:paraId="6E823831" w14:textId="0921B226" w:rsidR="00CA331D" w:rsidDel="00D40DD3" w:rsidRDefault="00CA331D">
      <w:pPr>
        <w:ind w:left="284"/>
        <w:rPr>
          <w:moveFrom w:id="982" w:author="Zumla, Ali" w:date="2023-07-08T11:21:00Z"/>
          <w:rFonts w:ascii="Times New Roman" w:hAnsi="Times New Roman" w:cs="Times New Roman"/>
          <w:b/>
          <w:bCs/>
          <w:sz w:val="24"/>
          <w:szCs w:val="24"/>
        </w:rPr>
        <w:pPrChange w:id="983" w:author="Zumla, Ali" w:date="2023-07-08T09:13:00Z">
          <w:pPr/>
        </w:pPrChange>
      </w:pPr>
      <w:moveFromRangeStart w:id="984" w:author="Zumla, Ali" w:date="2023-07-08T11:21:00Z" w:name="move139707686"/>
      <w:moveFrom w:id="985" w:author="Zumla, Ali" w:date="2023-07-08T11:21:00Z">
        <w:r w:rsidRPr="009E2403" w:rsidDel="00D40DD3">
          <w:rPr>
            <w:rFonts w:ascii="Times New Roman" w:hAnsi="Times New Roman" w:cs="Times New Roman"/>
            <w:b/>
            <w:bCs/>
            <w:sz w:val="24"/>
            <w:szCs w:val="24"/>
          </w:rPr>
          <w:lastRenderedPageBreak/>
          <w:t xml:space="preserve">Tables and Figure </w:t>
        </w:r>
        <w:r w:rsidR="00354AF2" w:rsidDel="00D40DD3">
          <w:rPr>
            <w:rFonts w:ascii="Times New Roman" w:hAnsi="Times New Roman" w:cs="Times New Roman"/>
            <w:b/>
            <w:bCs/>
            <w:sz w:val="24"/>
            <w:szCs w:val="24"/>
          </w:rPr>
          <w:t>Legends</w:t>
        </w:r>
        <w:r w:rsidRPr="009E2403" w:rsidDel="00D40DD3">
          <w:rPr>
            <w:rFonts w:ascii="Times New Roman" w:hAnsi="Times New Roman" w:cs="Times New Roman"/>
            <w:b/>
            <w:bCs/>
            <w:sz w:val="24"/>
            <w:szCs w:val="24"/>
          </w:rPr>
          <w:t>:</w:t>
        </w:r>
      </w:moveFrom>
    </w:p>
    <w:p w14:paraId="24B27826" w14:textId="0649C755" w:rsidR="00CA331D" w:rsidDel="00D40DD3" w:rsidRDefault="00CA331D">
      <w:pPr>
        <w:ind w:left="284"/>
        <w:rPr>
          <w:moveFrom w:id="986" w:author="Zumla, Ali" w:date="2023-07-08T11:21:00Z"/>
          <w:rFonts w:ascii="Times New Roman" w:hAnsi="Times New Roman" w:cs="Times New Roman"/>
          <w:b/>
          <w:bCs/>
          <w:sz w:val="24"/>
          <w:szCs w:val="24"/>
        </w:rPr>
        <w:pPrChange w:id="987" w:author="Zumla, Ali" w:date="2023-07-08T09:13:00Z">
          <w:pPr/>
        </w:pPrChange>
      </w:pPr>
      <w:moveFrom w:id="988" w:author="Zumla, Ali" w:date="2023-07-08T11:21:00Z">
        <w:r w:rsidDel="00D40DD3">
          <w:rPr>
            <w:rFonts w:ascii="Times New Roman" w:hAnsi="Times New Roman" w:cs="Times New Roman"/>
            <w:b/>
            <w:bCs/>
            <w:sz w:val="24"/>
            <w:szCs w:val="24"/>
          </w:rPr>
          <w:t xml:space="preserve">Tables: </w:t>
        </w:r>
      </w:moveFrom>
    </w:p>
    <w:moveFromRangeEnd w:id="984"/>
    <w:p w14:paraId="4EAACC77" w14:textId="77777777" w:rsidR="0006024A" w:rsidRPr="001E3E65" w:rsidRDefault="0006024A">
      <w:pPr>
        <w:spacing w:line="360" w:lineRule="auto"/>
        <w:ind w:left="284"/>
        <w:rPr>
          <w:rStyle w:val="label"/>
          <w:rFonts w:ascii="Times New Roman" w:hAnsi="Times New Roman" w:cs="Times New Roman"/>
          <w:b/>
          <w:bCs/>
          <w:sz w:val="24"/>
          <w:szCs w:val="24"/>
        </w:rPr>
        <w:pPrChange w:id="989" w:author="Zumla, Ali" w:date="2023-07-08T09:13:00Z">
          <w:pPr>
            <w:spacing w:line="360" w:lineRule="auto"/>
          </w:pPr>
        </w:pPrChange>
      </w:pPr>
      <w:r w:rsidRPr="001E3E65">
        <w:rPr>
          <w:rStyle w:val="label"/>
          <w:rFonts w:ascii="Times New Roman" w:hAnsi="Times New Roman" w:cs="Times New Roman"/>
          <w:b/>
          <w:bCs/>
          <w:sz w:val="24"/>
          <w:szCs w:val="24"/>
        </w:rPr>
        <w:t xml:space="preserve">Table 1: Comparison of dengue cases, deaths, and weather parameters between the first (2000-20210) and the recent decade (2011-2022) in Bangladesh  </w:t>
      </w:r>
    </w:p>
    <w:tbl>
      <w:tblPr>
        <w:tblStyle w:val="TableGrid"/>
        <w:tblW w:w="0" w:type="auto"/>
        <w:tblLook w:val="04A0" w:firstRow="1" w:lastRow="0" w:firstColumn="1" w:lastColumn="0" w:noHBand="0" w:noVBand="1"/>
      </w:tblPr>
      <w:tblGrid>
        <w:gridCol w:w="2975"/>
        <w:gridCol w:w="2512"/>
        <w:gridCol w:w="2659"/>
        <w:gridCol w:w="1204"/>
      </w:tblGrid>
      <w:tr w:rsidR="0006024A" w:rsidRPr="0037417E" w14:paraId="13903A79" w14:textId="77777777" w:rsidTr="00925252">
        <w:tc>
          <w:tcPr>
            <w:tcW w:w="0" w:type="auto"/>
          </w:tcPr>
          <w:p w14:paraId="0972D50A" w14:textId="77777777" w:rsidR="0006024A" w:rsidRPr="0037417E" w:rsidRDefault="0006024A">
            <w:pPr>
              <w:spacing w:line="360" w:lineRule="auto"/>
              <w:ind w:left="284"/>
              <w:rPr>
                <w:rStyle w:val="label"/>
                <w:rFonts w:ascii="Times New Roman" w:hAnsi="Times New Roman" w:cs="Times New Roman"/>
                <w:sz w:val="24"/>
                <w:szCs w:val="24"/>
              </w:rPr>
              <w:pPrChange w:id="990" w:author="Zumla, Ali" w:date="2023-07-08T09:13:00Z">
                <w:pPr>
                  <w:spacing w:line="360" w:lineRule="auto"/>
                </w:pPr>
              </w:pPrChange>
            </w:pPr>
          </w:p>
        </w:tc>
        <w:tc>
          <w:tcPr>
            <w:tcW w:w="0" w:type="auto"/>
          </w:tcPr>
          <w:p w14:paraId="15639203" w14:textId="77777777" w:rsidR="0006024A" w:rsidRPr="0037417E" w:rsidRDefault="0006024A">
            <w:pPr>
              <w:spacing w:line="360" w:lineRule="auto"/>
              <w:ind w:left="284"/>
              <w:rPr>
                <w:rStyle w:val="label"/>
                <w:rFonts w:ascii="Times New Roman" w:hAnsi="Times New Roman" w:cs="Times New Roman"/>
                <w:sz w:val="24"/>
                <w:szCs w:val="24"/>
              </w:rPr>
              <w:pPrChange w:id="991" w:author="Zumla, Ali" w:date="2023-07-08T09:13:00Z">
                <w:pPr>
                  <w:spacing w:line="360" w:lineRule="auto"/>
                </w:pPr>
              </w:pPrChange>
            </w:pPr>
            <w:r w:rsidRPr="0037417E">
              <w:rPr>
                <w:rStyle w:val="label"/>
                <w:rFonts w:ascii="Times New Roman" w:hAnsi="Times New Roman" w:cs="Times New Roman"/>
                <w:sz w:val="24"/>
                <w:szCs w:val="24"/>
              </w:rPr>
              <w:t>First decade (2000-2010)</w:t>
            </w:r>
          </w:p>
        </w:tc>
        <w:tc>
          <w:tcPr>
            <w:tcW w:w="0" w:type="auto"/>
          </w:tcPr>
          <w:p w14:paraId="27E54B77" w14:textId="77777777" w:rsidR="0006024A" w:rsidRPr="0037417E" w:rsidRDefault="0006024A">
            <w:pPr>
              <w:spacing w:line="360" w:lineRule="auto"/>
              <w:ind w:left="284"/>
              <w:rPr>
                <w:rStyle w:val="label"/>
                <w:rFonts w:ascii="Times New Roman" w:hAnsi="Times New Roman" w:cs="Times New Roman"/>
                <w:sz w:val="24"/>
                <w:szCs w:val="24"/>
              </w:rPr>
              <w:pPrChange w:id="992" w:author="Zumla, Ali" w:date="2023-07-08T09:13:00Z">
                <w:pPr>
                  <w:spacing w:line="360" w:lineRule="auto"/>
                </w:pPr>
              </w:pPrChange>
            </w:pPr>
            <w:r w:rsidRPr="0037417E">
              <w:rPr>
                <w:rStyle w:val="label"/>
                <w:rFonts w:ascii="Times New Roman" w:hAnsi="Times New Roman" w:cs="Times New Roman"/>
                <w:sz w:val="24"/>
                <w:szCs w:val="24"/>
              </w:rPr>
              <w:t>Recent decade (2011-2022)</w:t>
            </w:r>
          </w:p>
        </w:tc>
        <w:tc>
          <w:tcPr>
            <w:tcW w:w="0" w:type="auto"/>
          </w:tcPr>
          <w:p w14:paraId="228CEDEC" w14:textId="77777777" w:rsidR="0006024A" w:rsidRPr="0037417E" w:rsidRDefault="0006024A">
            <w:pPr>
              <w:spacing w:line="360" w:lineRule="auto"/>
              <w:ind w:left="284"/>
              <w:rPr>
                <w:rStyle w:val="label"/>
                <w:rFonts w:ascii="Times New Roman" w:hAnsi="Times New Roman" w:cs="Times New Roman"/>
                <w:sz w:val="24"/>
                <w:szCs w:val="24"/>
              </w:rPr>
              <w:pPrChange w:id="993" w:author="Zumla, Ali" w:date="2023-07-08T09:13:00Z">
                <w:pPr>
                  <w:spacing w:line="360" w:lineRule="auto"/>
                </w:pPr>
              </w:pPrChange>
            </w:pPr>
            <w:r w:rsidRPr="0037417E">
              <w:rPr>
                <w:rStyle w:val="label"/>
                <w:rFonts w:ascii="Times New Roman" w:hAnsi="Times New Roman" w:cs="Times New Roman"/>
                <w:sz w:val="24"/>
                <w:szCs w:val="24"/>
              </w:rPr>
              <w:t xml:space="preserve">p-value </w:t>
            </w:r>
          </w:p>
        </w:tc>
      </w:tr>
      <w:tr w:rsidR="0006024A" w:rsidRPr="0037417E" w14:paraId="1E3567B2" w14:textId="77777777" w:rsidTr="00925252">
        <w:tc>
          <w:tcPr>
            <w:tcW w:w="0" w:type="auto"/>
          </w:tcPr>
          <w:p w14:paraId="1F1FEF3A" w14:textId="77777777" w:rsidR="0006024A" w:rsidRPr="0037417E" w:rsidRDefault="0006024A">
            <w:pPr>
              <w:spacing w:line="360" w:lineRule="auto"/>
              <w:ind w:left="284"/>
              <w:rPr>
                <w:rStyle w:val="label"/>
                <w:rFonts w:ascii="Times New Roman" w:hAnsi="Times New Roman" w:cs="Times New Roman"/>
                <w:sz w:val="24"/>
                <w:szCs w:val="24"/>
              </w:rPr>
              <w:pPrChange w:id="994" w:author="Zumla, Ali" w:date="2023-07-08T09:13:00Z">
                <w:pPr>
                  <w:spacing w:line="360" w:lineRule="auto"/>
                </w:pPr>
              </w:pPrChange>
            </w:pPr>
            <w:r w:rsidRPr="0037417E">
              <w:rPr>
                <w:rStyle w:val="label"/>
                <w:rFonts w:ascii="Times New Roman" w:hAnsi="Times New Roman" w:cs="Times New Roman"/>
                <w:sz w:val="24"/>
                <w:szCs w:val="24"/>
              </w:rPr>
              <w:t>Mean annual dengue cases (SD)</w:t>
            </w:r>
          </w:p>
        </w:tc>
        <w:tc>
          <w:tcPr>
            <w:tcW w:w="0" w:type="auto"/>
          </w:tcPr>
          <w:p w14:paraId="2729518C" w14:textId="77777777" w:rsidR="0006024A" w:rsidRPr="0037417E" w:rsidRDefault="0006024A">
            <w:pPr>
              <w:spacing w:line="360" w:lineRule="auto"/>
              <w:ind w:left="284"/>
              <w:rPr>
                <w:rStyle w:val="label"/>
                <w:rFonts w:ascii="Times New Roman" w:hAnsi="Times New Roman" w:cs="Times New Roman"/>
                <w:sz w:val="24"/>
                <w:szCs w:val="24"/>
              </w:rPr>
              <w:pPrChange w:id="995" w:author="Zumla, Ali" w:date="2023-07-08T09:13:00Z">
                <w:pPr>
                  <w:spacing w:line="360" w:lineRule="auto"/>
                </w:pPr>
              </w:pPrChange>
            </w:pPr>
            <w:r w:rsidRPr="0037417E">
              <w:rPr>
                <w:rStyle w:val="label"/>
                <w:rFonts w:ascii="Times New Roman" w:hAnsi="Times New Roman" w:cs="Times New Roman"/>
                <w:sz w:val="24"/>
                <w:szCs w:val="24"/>
              </w:rPr>
              <w:t>2216.64 (</w:t>
            </w:r>
            <w:r>
              <w:rPr>
                <w:rStyle w:val="label"/>
                <w:rFonts w:ascii="Times New Roman" w:hAnsi="Times New Roman" w:cs="Times New Roman"/>
                <w:sz w:val="24"/>
                <w:szCs w:val="24"/>
              </w:rPr>
              <w:t>±</w:t>
            </w:r>
            <w:r w:rsidRPr="0037417E">
              <w:rPr>
                <w:rStyle w:val="label"/>
                <w:rFonts w:ascii="Times New Roman" w:hAnsi="Times New Roman" w:cs="Times New Roman"/>
                <w:sz w:val="24"/>
                <w:szCs w:val="24"/>
              </w:rPr>
              <w:t>2123.62)</w:t>
            </w:r>
          </w:p>
        </w:tc>
        <w:tc>
          <w:tcPr>
            <w:tcW w:w="0" w:type="auto"/>
          </w:tcPr>
          <w:p w14:paraId="772A3AA7" w14:textId="77777777" w:rsidR="0006024A" w:rsidRPr="0037417E" w:rsidRDefault="0006024A">
            <w:pPr>
              <w:spacing w:line="360" w:lineRule="auto"/>
              <w:ind w:left="284"/>
              <w:rPr>
                <w:rStyle w:val="label"/>
                <w:rFonts w:ascii="Times New Roman" w:hAnsi="Times New Roman" w:cs="Times New Roman"/>
                <w:sz w:val="24"/>
                <w:szCs w:val="24"/>
              </w:rPr>
              <w:pPrChange w:id="996" w:author="Zumla, Ali" w:date="2023-07-08T09:13:00Z">
                <w:pPr>
                  <w:spacing w:line="360" w:lineRule="auto"/>
                </w:pPr>
              </w:pPrChange>
            </w:pPr>
            <w:r w:rsidRPr="0037417E">
              <w:rPr>
                <w:rStyle w:val="label"/>
                <w:rFonts w:ascii="Times New Roman" w:hAnsi="Times New Roman" w:cs="Times New Roman"/>
                <w:sz w:val="24"/>
                <w:szCs w:val="24"/>
              </w:rPr>
              <w:t>18321.92 (</w:t>
            </w:r>
            <w:r>
              <w:rPr>
                <w:rStyle w:val="label"/>
                <w:rFonts w:ascii="Times New Roman" w:hAnsi="Times New Roman" w:cs="Times New Roman"/>
                <w:sz w:val="24"/>
                <w:szCs w:val="24"/>
              </w:rPr>
              <w:t>±</w:t>
            </w:r>
            <w:r w:rsidRPr="0037417E">
              <w:rPr>
                <w:rStyle w:val="label"/>
                <w:rFonts w:ascii="Times New Roman" w:hAnsi="Times New Roman" w:cs="Times New Roman"/>
                <w:sz w:val="24"/>
                <w:szCs w:val="24"/>
              </w:rPr>
              <w:t>31</w:t>
            </w:r>
            <w:r>
              <w:rPr>
                <w:rStyle w:val="label"/>
                <w:rFonts w:ascii="Times New Roman" w:hAnsi="Times New Roman" w:cs="Times New Roman"/>
                <w:sz w:val="24"/>
                <w:szCs w:val="24"/>
              </w:rPr>
              <w:t>,</w:t>
            </w:r>
            <w:r w:rsidRPr="0037417E">
              <w:rPr>
                <w:rStyle w:val="label"/>
                <w:rFonts w:ascii="Times New Roman" w:hAnsi="Times New Roman" w:cs="Times New Roman"/>
                <w:sz w:val="24"/>
                <w:szCs w:val="24"/>
              </w:rPr>
              <w:t>778.90)</w:t>
            </w:r>
          </w:p>
        </w:tc>
        <w:tc>
          <w:tcPr>
            <w:tcW w:w="0" w:type="auto"/>
          </w:tcPr>
          <w:p w14:paraId="2A190DDC" w14:textId="77777777" w:rsidR="0006024A" w:rsidRPr="0037417E" w:rsidRDefault="0006024A">
            <w:pPr>
              <w:spacing w:line="360" w:lineRule="auto"/>
              <w:ind w:left="284"/>
              <w:rPr>
                <w:rStyle w:val="label"/>
                <w:rFonts w:ascii="Times New Roman" w:hAnsi="Times New Roman" w:cs="Times New Roman"/>
                <w:sz w:val="24"/>
                <w:szCs w:val="24"/>
              </w:rPr>
              <w:pPrChange w:id="997" w:author="Zumla, Ali" w:date="2023-07-08T09:13:00Z">
                <w:pPr>
                  <w:spacing w:line="360" w:lineRule="auto"/>
                </w:pPr>
              </w:pPrChange>
            </w:pPr>
            <w:r w:rsidRPr="0037417E">
              <w:rPr>
                <w:rStyle w:val="label"/>
                <w:rFonts w:ascii="Times New Roman" w:hAnsi="Times New Roman" w:cs="Times New Roman"/>
                <w:sz w:val="24"/>
                <w:szCs w:val="24"/>
              </w:rPr>
              <w:t>0.219</w:t>
            </w:r>
          </w:p>
        </w:tc>
      </w:tr>
      <w:tr w:rsidR="0006024A" w:rsidRPr="0037417E" w14:paraId="22DEC79E" w14:textId="77777777" w:rsidTr="00925252">
        <w:tc>
          <w:tcPr>
            <w:tcW w:w="0" w:type="auto"/>
          </w:tcPr>
          <w:p w14:paraId="01D7E90A" w14:textId="77777777" w:rsidR="0006024A" w:rsidRPr="0037417E" w:rsidRDefault="0006024A">
            <w:pPr>
              <w:spacing w:line="360" w:lineRule="auto"/>
              <w:ind w:left="284"/>
              <w:rPr>
                <w:rStyle w:val="label"/>
                <w:rFonts w:ascii="Times New Roman" w:hAnsi="Times New Roman" w:cs="Times New Roman"/>
                <w:sz w:val="24"/>
                <w:szCs w:val="24"/>
              </w:rPr>
              <w:pPrChange w:id="998" w:author="Zumla, Ali" w:date="2023-07-08T09:13:00Z">
                <w:pPr>
                  <w:spacing w:line="360" w:lineRule="auto"/>
                </w:pPr>
              </w:pPrChange>
            </w:pPr>
            <w:r w:rsidRPr="0037417E">
              <w:rPr>
                <w:rStyle w:val="label"/>
                <w:rFonts w:ascii="Times New Roman" w:hAnsi="Times New Roman" w:cs="Times New Roman"/>
                <w:sz w:val="24"/>
                <w:szCs w:val="24"/>
              </w:rPr>
              <w:t>Mean annual dengue deaths (SD)</w:t>
            </w:r>
          </w:p>
        </w:tc>
        <w:tc>
          <w:tcPr>
            <w:tcW w:w="0" w:type="auto"/>
          </w:tcPr>
          <w:p w14:paraId="5313E226" w14:textId="77777777" w:rsidR="0006024A" w:rsidRPr="0037417E" w:rsidRDefault="0006024A">
            <w:pPr>
              <w:spacing w:line="360" w:lineRule="auto"/>
              <w:ind w:left="284"/>
              <w:rPr>
                <w:rStyle w:val="label"/>
                <w:rFonts w:ascii="Times New Roman" w:hAnsi="Times New Roman" w:cs="Times New Roman"/>
                <w:sz w:val="24"/>
                <w:szCs w:val="24"/>
              </w:rPr>
              <w:pPrChange w:id="999" w:author="Zumla, Ali" w:date="2023-07-08T09:13:00Z">
                <w:pPr>
                  <w:spacing w:line="360" w:lineRule="auto"/>
                </w:pPr>
              </w:pPrChange>
            </w:pPr>
            <w:r>
              <w:rPr>
                <w:rStyle w:val="label"/>
                <w:rFonts w:ascii="Times New Roman" w:hAnsi="Times New Roman" w:cs="Times New Roman"/>
                <w:sz w:val="24"/>
                <w:szCs w:val="24"/>
              </w:rPr>
              <w:t>21.18</w:t>
            </w:r>
            <w:r w:rsidRPr="0037417E">
              <w:rPr>
                <w:rStyle w:val="label"/>
                <w:rFonts w:ascii="Times New Roman" w:hAnsi="Times New Roman" w:cs="Times New Roman"/>
                <w:sz w:val="24"/>
                <w:szCs w:val="24"/>
              </w:rPr>
              <w:t xml:space="preserve"> (</w:t>
            </w:r>
            <w:r>
              <w:rPr>
                <w:rStyle w:val="label"/>
                <w:rFonts w:ascii="Times New Roman" w:hAnsi="Times New Roman" w:cs="Times New Roman"/>
                <w:sz w:val="24"/>
                <w:szCs w:val="24"/>
              </w:rPr>
              <w:t>±30.69</w:t>
            </w:r>
            <w:r w:rsidRPr="0037417E">
              <w:rPr>
                <w:rStyle w:val="label"/>
                <w:rFonts w:ascii="Times New Roman" w:hAnsi="Times New Roman" w:cs="Times New Roman"/>
                <w:sz w:val="24"/>
                <w:szCs w:val="24"/>
              </w:rPr>
              <w:t>)</w:t>
            </w:r>
          </w:p>
        </w:tc>
        <w:tc>
          <w:tcPr>
            <w:tcW w:w="0" w:type="auto"/>
          </w:tcPr>
          <w:p w14:paraId="3CD7AA84" w14:textId="77777777" w:rsidR="0006024A" w:rsidRPr="0037417E" w:rsidRDefault="0006024A">
            <w:pPr>
              <w:spacing w:line="360" w:lineRule="auto"/>
              <w:ind w:left="284"/>
              <w:rPr>
                <w:rStyle w:val="label"/>
                <w:rFonts w:ascii="Times New Roman" w:hAnsi="Times New Roman" w:cs="Times New Roman"/>
                <w:sz w:val="24"/>
                <w:szCs w:val="24"/>
              </w:rPr>
              <w:pPrChange w:id="1000" w:author="Zumla, Ali" w:date="2023-07-08T09:13:00Z">
                <w:pPr>
                  <w:spacing w:line="360" w:lineRule="auto"/>
                </w:pPr>
              </w:pPrChange>
            </w:pPr>
            <w:r>
              <w:rPr>
                <w:rStyle w:val="label"/>
                <w:rFonts w:ascii="Times New Roman" w:hAnsi="Times New Roman" w:cs="Times New Roman"/>
                <w:sz w:val="24"/>
                <w:szCs w:val="24"/>
              </w:rPr>
              <w:t>46.58</w:t>
            </w:r>
            <w:r w:rsidRPr="0037417E">
              <w:rPr>
                <w:rStyle w:val="label"/>
                <w:rFonts w:ascii="Times New Roman" w:hAnsi="Times New Roman" w:cs="Times New Roman"/>
                <w:sz w:val="24"/>
                <w:szCs w:val="24"/>
              </w:rPr>
              <w:t xml:space="preserve"> (</w:t>
            </w:r>
            <w:r>
              <w:rPr>
                <w:rStyle w:val="label"/>
                <w:rFonts w:ascii="Times New Roman" w:hAnsi="Times New Roman" w:cs="Times New Roman"/>
                <w:sz w:val="24"/>
                <w:szCs w:val="24"/>
              </w:rPr>
              <w:t>±90.90</w:t>
            </w:r>
            <w:r w:rsidRPr="0037417E">
              <w:rPr>
                <w:rStyle w:val="label"/>
                <w:rFonts w:ascii="Times New Roman" w:hAnsi="Times New Roman" w:cs="Times New Roman"/>
                <w:sz w:val="24"/>
                <w:szCs w:val="24"/>
              </w:rPr>
              <w:t>)</w:t>
            </w:r>
          </w:p>
        </w:tc>
        <w:tc>
          <w:tcPr>
            <w:tcW w:w="0" w:type="auto"/>
          </w:tcPr>
          <w:p w14:paraId="38B56B36" w14:textId="77777777" w:rsidR="0006024A" w:rsidRPr="0037417E" w:rsidRDefault="0006024A">
            <w:pPr>
              <w:spacing w:line="360" w:lineRule="auto"/>
              <w:ind w:left="284"/>
              <w:rPr>
                <w:rStyle w:val="label"/>
                <w:rFonts w:ascii="Times New Roman" w:hAnsi="Times New Roman" w:cs="Times New Roman"/>
                <w:sz w:val="24"/>
                <w:szCs w:val="24"/>
              </w:rPr>
              <w:pPrChange w:id="1001" w:author="Zumla, Ali" w:date="2023-07-08T09:13:00Z">
                <w:pPr>
                  <w:spacing w:line="360" w:lineRule="auto"/>
                </w:pPr>
              </w:pPrChange>
            </w:pPr>
            <w:r>
              <w:rPr>
                <w:rStyle w:val="label"/>
                <w:rFonts w:ascii="Times New Roman" w:hAnsi="Times New Roman" w:cs="Times New Roman"/>
                <w:sz w:val="24"/>
                <w:szCs w:val="24"/>
              </w:rPr>
              <w:t>0.853</w:t>
            </w:r>
          </w:p>
        </w:tc>
      </w:tr>
      <w:tr w:rsidR="0006024A" w:rsidRPr="0037417E" w14:paraId="4C1C065C" w14:textId="77777777" w:rsidTr="00925252">
        <w:tc>
          <w:tcPr>
            <w:tcW w:w="0" w:type="auto"/>
          </w:tcPr>
          <w:p w14:paraId="579CB96F" w14:textId="77777777" w:rsidR="0006024A" w:rsidRPr="0037417E" w:rsidRDefault="0006024A">
            <w:pPr>
              <w:spacing w:line="360" w:lineRule="auto"/>
              <w:ind w:left="284"/>
              <w:rPr>
                <w:rStyle w:val="label"/>
                <w:rFonts w:ascii="Times New Roman" w:hAnsi="Times New Roman" w:cs="Times New Roman"/>
                <w:sz w:val="24"/>
                <w:szCs w:val="24"/>
              </w:rPr>
              <w:pPrChange w:id="1002" w:author="Zumla, Ali" w:date="2023-07-08T09:13:00Z">
                <w:pPr>
                  <w:spacing w:line="360" w:lineRule="auto"/>
                </w:pPr>
              </w:pPrChange>
            </w:pPr>
            <w:r w:rsidRPr="0037417E">
              <w:rPr>
                <w:rStyle w:val="label"/>
                <w:rFonts w:ascii="Times New Roman" w:hAnsi="Times New Roman" w:cs="Times New Roman"/>
                <w:sz w:val="24"/>
                <w:szCs w:val="24"/>
              </w:rPr>
              <w:t>Mean temperature °C (SD)</w:t>
            </w:r>
          </w:p>
        </w:tc>
        <w:tc>
          <w:tcPr>
            <w:tcW w:w="0" w:type="auto"/>
          </w:tcPr>
          <w:p w14:paraId="3282CAA4" w14:textId="77777777" w:rsidR="0006024A" w:rsidRPr="0037417E" w:rsidRDefault="0006024A">
            <w:pPr>
              <w:spacing w:line="360" w:lineRule="auto"/>
              <w:ind w:left="284"/>
              <w:rPr>
                <w:rStyle w:val="label"/>
                <w:rFonts w:ascii="Times New Roman" w:hAnsi="Times New Roman" w:cs="Times New Roman"/>
                <w:sz w:val="24"/>
                <w:szCs w:val="24"/>
              </w:rPr>
              <w:pPrChange w:id="1003" w:author="Zumla, Ali" w:date="2023-07-08T09:13:00Z">
                <w:pPr>
                  <w:spacing w:line="360" w:lineRule="auto"/>
                </w:pPr>
              </w:pPrChange>
            </w:pPr>
            <w:r>
              <w:rPr>
                <w:rStyle w:val="label"/>
                <w:rFonts w:ascii="Times New Roman" w:hAnsi="Times New Roman" w:cs="Times New Roman"/>
                <w:sz w:val="24"/>
                <w:szCs w:val="24"/>
              </w:rPr>
              <w:t>26.35</w:t>
            </w:r>
            <w:r w:rsidRPr="0037417E">
              <w:rPr>
                <w:rStyle w:val="label"/>
                <w:rFonts w:ascii="Times New Roman" w:hAnsi="Times New Roman" w:cs="Times New Roman"/>
                <w:sz w:val="24"/>
                <w:szCs w:val="24"/>
              </w:rPr>
              <w:t>(</w:t>
            </w:r>
            <w:r>
              <w:rPr>
                <w:rStyle w:val="label"/>
                <w:rFonts w:ascii="Times New Roman" w:hAnsi="Times New Roman" w:cs="Times New Roman"/>
                <w:sz w:val="24"/>
                <w:szCs w:val="24"/>
              </w:rPr>
              <w:t>±0.49</w:t>
            </w:r>
            <w:r w:rsidRPr="0037417E">
              <w:rPr>
                <w:rStyle w:val="label"/>
                <w:rFonts w:ascii="Times New Roman" w:hAnsi="Times New Roman" w:cs="Times New Roman"/>
                <w:sz w:val="24"/>
                <w:szCs w:val="24"/>
              </w:rPr>
              <w:t>)</w:t>
            </w:r>
          </w:p>
        </w:tc>
        <w:tc>
          <w:tcPr>
            <w:tcW w:w="0" w:type="auto"/>
          </w:tcPr>
          <w:p w14:paraId="5EA4BDF5" w14:textId="77777777" w:rsidR="0006024A" w:rsidRPr="0037417E" w:rsidRDefault="0006024A">
            <w:pPr>
              <w:spacing w:line="360" w:lineRule="auto"/>
              <w:ind w:left="284"/>
              <w:rPr>
                <w:rStyle w:val="label"/>
                <w:rFonts w:ascii="Times New Roman" w:hAnsi="Times New Roman" w:cs="Times New Roman"/>
                <w:sz w:val="24"/>
                <w:szCs w:val="24"/>
              </w:rPr>
              <w:pPrChange w:id="1004" w:author="Zumla, Ali" w:date="2023-07-08T09:13:00Z">
                <w:pPr>
                  <w:spacing w:line="360" w:lineRule="auto"/>
                </w:pPr>
              </w:pPrChange>
            </w:pPr>
            <w:r w:rsidRPr="0037417E">
              <w:rPr>
                <w:rStyle w:val="label"/>
                <w:rFonts w:ascii="Times New Roman" w:hAnsi="Times New Roman" w:cs="Times New Roman"/>
                <w:sz w:val="24"/>
                <w:szCs w:val="24"/>
              </w:rPr>
              <w:t>26.84 (</w:t>
            </w:r>
            <w:r>
              <w:rPr>
                <w:rStyle w:val="label"/>
                <w:rFonts w:ascii="Times New Roman" w:hAnsi="Times New Roman" w:cs="Times New Roman"/>
                <w:sz w:val="24"/>
                <w:szCs w:val="24"/>
              </w:rPr>
              <w:t>±0.37</w:t>
            </w:r>
            <w:r w:rsidRPr="0037417E">
              <w:rPr>
                <w:rStyle w:val="label"/>
                <w:rFonts w:ascii="Times New Roman" w:hAnsi="Times New Roman" w:cs="Times New Roman"/>
                <w:sz w:val="24"/>
                <w:szCs w:val="24"/>
              </w:rPr>
              <w:t>)</w:t>
            </w:r>
          </w:p>
        </w:tc>
        <w:tc>
          <w:tcPr>
            <w:tcW w:w="0" w:type="auto"/>
          </w:tcPr>
          <w:p w14:paraId="71184BAC" w14:textId="77777777" w:rsidR="0006024A" w:rsidRPr="0037417E" w:rsidRDefault="0006024A">
            <w:pPr>
              <w:spacing w:line="360" w:lineRule="auto"/>
              <w:ind w:left="284"/>
              <w:rPr>
                <w:rStyle w:val="label"/>
                <w:rFonts w:ascii="Times New Roman" w:hAnsi="Times New Roman" w:cs="Times New Roman"/>
                <w:sz w:val="24"/>
                <w:szCs w:val="24"/>
              </w:rPr>
              <w:pPrChange w:id="1005" w:author="Zumla, Ali" w:date="2023-07-08T09:13:00Z">
                <w:pPr>
                  <w:spacing w:line="360" w:lineRule="auto"/>
                </w:pPr>
              </w:pPrChange>
            </w:pPr>
            <w:r w:rsidRPr="0037417E">
              <w:rPr>
                <w:rStyle w:val="label"/>
                <w:rFonts w:ascii="Times New Roman" w:hAnsi="Times New Roman" w:cs="Times New Roman"/>
                <w:sz w:val="24"/>
                <w:szCs w:val="24"/>
              </w:rPr>
              <w:t>&lt;0.001</w:t>
            </w:r>
          </w:p>
        </w:tc>
      </w:tr>
      <w:tr w:rsidR="0006024A" w:rsidRPr="0037417E" w14:paraId="00B2D31B" w14:textId="77777777" w:rsidTr="00925252">
        <w:tc>
          <w:tcPr>
            <w:tcW w:w="0" w:type="auto"/>
          </w:tcPr>
          <w:p w14:paraId="6A2CE171" w14:textId="77777777" w:rsidR="0006024A" w:rsidRPr="0037417E" w:rsidRDefault="0006024A">
            <w:pPr>
              <w:spacing w:line="360" w:lineRule="auto"/>
              <w:ind w:left="284"/>
              <w:rPr>
                <w:rStyle w:val="label"/>
                <w:rFonts w:ascii="Times New Roman" w:hAnsi="Times New Roman" w:cs="Times New Roman"/>
                <w:sz w:val="24"/>
                <w:szCs w:val="24"/>
              </w:rPr>
              <w:pPrChange w:id="1006" w:author="Zumla, Ali" w:date="2023-07-08T09:13:00Z">
                <w:pPr>
                  <w:spacing w:line="360" w:lineRule="auto"/>
                </w:pPr>
              </w:pPrChange>
            </w:pPr>
            <w:r w:rsidRPr="0037417E">
              <w:rPr>
                <w:rStyle w:val="label"/>
                <w:rFonts w:ascii="Times New Roman" w:hAnsi="Times New Roman" w:cs="Times New Roman"/>
                <w:sz w:val="24"/>
                <w:szCs w:val="24"/>
              </w:rPr>
              <w:t xml:space="preserve">Mean annual rainfall </w:t>
            </w:r>
            <w:r>
              <w:rPr>
                <w:rStyle w:val="label"/>
              </w:rPr>
              <w:t xml:space="preserve"> </w:t>
            </w:r>
            <w:r w:rsidRPr="0037417E">
              <w:rPr>
                <w:rStyle w:val="label"/>
                <w:rFonts w:ascii="Times New Roman" w:hAnsi="Times New Roman" w:cs="Times New Roman"/>
                <w:sz w:val="24"/>
                <w:szCs w:val="24"/>
              </w:rPr>
              <w:t>(SD)</w:t>
            </w:r>
          </w:p>
        </w:tc>
        <w:tc>
          <w:tcPr>
            <w:tcW w:w="0" w:type="auto"/>
          </w:tcPr>
          <w:p w14:paraId="56D1AD14" w14:textId="77777777" w:rsidR="0006024A" w:rsidRPr="0037417E" w:rsidRDefault="0006024A">
            <w:pPr>
              <w:spacing w:line="360" w:lineRule="auto"/>
              <w:ind w:left="284"/>
              <w:rPr>
                <w:rStyle w:val="label"/>
                <w:rFonts w:ascii="Times New Roman" w:hAnsi="Times New Roman" w:cs="Times New Roman"/>
                <w:sz w:val="24"/>
                <w:szCs w:val="24"/>
              </w:rPr>
              <w:pPrChange w:id="1007" w:author="Zumla, Ali" w:date="2023-07-08T09:13:00Z">
                <w:pPr>
                  <w:spacing w:line="360" w:lineRule="auto"/>
                </w:pPr>
              </w:pPrChange>
            </w:pPr>
            <w:r>
              <w:rPr>
                <w:rStyle w:val="label"/>
                <w:rFonts w:ascii="Times New Roman" w:hAnsi="Times New Roman" w:cs="Times New Roman"/>
                <w:sz w:val="24"/>
                <w:szCs w:val="24"/>
              </w:rPr>
              <w:t>2078.66</w:t>
            </w:r>
            <w:r w:rsidRPr="0037417E">
              <w:rPr>
                <w:rStyle w:val="label"/>
                <w:rFonts w:ascii="Times New Roman" w:hAnsi="Times New Roman" w:cs="Times New Roman"/>
                <w:sz w:val="24"/>
                <w:szCs w:val="24"/>
              </w:rPr>
              <w:t xml:space="preserve"> (</w:t>
            </w:r>
            <w:r>
              <w:rPr>
                <w:rStyle w:val="label"/>
                <w:rFonts w:ascii="Times New Roman" w:hAnsi="Times New Roman" w:cs="Times New Roman"/>
                <w:sz w:val="24"/>
                <w:szCs w:val="24"/>
              </w:rPr>
              <w:t>±459.68</w:t>
            </w:r>
            <w:r w:rsidRPr="0037417E">
              <w:rPr>
                <w:rStyle w:val="label"/>
                <w:rFonts w:ascii="Times New Roman" w:hAnsi="Times New Roman" w:cs="Times New Roman"/>
                <w:sz w:val="24"/>
                <w:szCs w:val="24"/>
              </w:rPr>
              <w:t>)</w:t>
            </w:r>
            <w:r>
              <w:rPr>
                <w:rStyle w:val="label"/>
                <w:rFonts w:ascii="Times New Roman" w:hAnsi="Times New Roman" w:cs="Times New Roman"/>
                <w:sz w:val="24"/>
                <w:szCs w:val="24"/>
              </w:rPr>
              <w:t xml:space="preserve"> [m</w:t>
            </w:r>
            <w:r>
              <w:rPr>
                <w:rStyle w:val="label"/>
              </w:rPr>
              <w:t>m]</w:t>
            </w:r>
          </w:p>
        </w:tc>
        <w:tc>
          <w:tcPr>
            <w:tcW w:w="0" w:type="auto"/>
          </w:tcPr>
          <w:p w14:paraId="44E9A9DD" w14:textId="77777777" w:rsidR="0006024A" w:rsidRPr="0037417E" w:rsidRDefault="0006024A">
            <w:pPr>
              <w:spacing w:line="360" w:lineRule="auto"/>
              <w:ind w:left="284"/>
              <w:rPr>
                <w:rStyle w:val="label"/>
                <w:rFonts w:ascii="Times New Roman" w:hAnsi="Times New Roman" w:cs="Times New Roman"/>
                <w:sz w:val="24"/>
                <w:szCs w:val="24"/>
              </w:rPr>
              <w:pPrChange w:id="1008" w:author="Zumla, Ali" w:date="2023-07-08T09:13:00Z">
                <w:pPr>
                  <w:spacing w:line="360" w:lineRule="auto"/>
                </w:pPr>
              </w:pPrChange>
            </w:pPr>
            <w:r w:rsidRPr="0037417E">
              <w:rPr>
                <w:rStyle w:val="label"/>
                <w:rFonts w:ascii="Times New Roman" w:hAnsi="Times New Roman" w:cs="Times New Roman"/>
                <w:sz w:val="24"/>
                <w:szCs w:val="24"/>
              </w:rPr>
              <w:t>1764.50 (</w:t>
            </w:r>
            <w:r>
              <w:rPr>
                <w:rStyle w:val="label"/>
                <w:rFonts w:ascii="Times New Roman" w:hAnsi="Times New Roman" w:cs="Times New Roman"/>
                <w:sz w:val="24"/>
                <w:szCs w:val="24"/>
              </w:rPr>
              <w:t>±</w:t>
            </w:r>
            <w:r w:rsidRPr="0037417E">
              <w:rPr>
                <w:rStyle w:val="label"/>
                <w:rFonts w:ascii="Times New Roman" w:hAnsi="Times New Roman" w:cs="Times New Roman"/>
                <w:sz w:val="24"/>
                <w:szCs w:val="24"/>
              </w:rPr>
              <w:t>448.32)</w:t>
            </w:r>
            <w:r>
              <w:rPr>
                <w:rStyle w:val="label"/>
                <w:rFonts w:ascii="Times New Roman" w:hAnsi="Times New Roman" w:cs="Times New Roman"/>
                <w:sz w:val="24"/>
                <w:szCs w:val="24"/>
              </w:rPr>
              <w:t xml:space="preserve"> [m</w:t>
            </w:r>
            <w:r>
              <w:rPr>
                <w:rStyle w:val="label"/>
              </w:rPr>
              <w:t>m]</w:t>
            </w:r>
          </w:p>
        </w:tc>
        <w:tc>
          <w:tcPr>
            <w:tcW w:w="0" w:type="auto"/>
          </w:tcPr>
          <w:p w14:paraId="532655B5" w14:textId="77777777" w:rsidR="0006024A" w:rsidRPr="0037417E" w:rsidRDefault="0006024A">
            <w:pPr>
              <w:spacing w:line="360" w:lineRule="auto"/>
              <w:ind w:left="284"/>
              <w:rPr>
                <w:rStyle w:val="label"/>
                <w:rFonts w:ascii="Times New Roman" w:hAnsi="Times New Roman" w:cs="Times New Roman"/>
                <w:sz w:val="24"/>
                <w:szCs w:val="24"/>
              </w:rPr>
              <w:pPrChange w:id="1009" w:author="Zumla, Ali" w:date="2023-07-08T09:13:00Z">
                <w:pPr>
                  <w:spacing w:line="360" w:lineRule="auto"/>
                </w:pPr>
              </w:pPrChange>
            </w:pPr>
            <w:r>
              <w:rPr>
                <w:rStyle w:val="label"/>
                <w:rFonts w:ascii="Times New Roman" w:hAnsi="Times New Roman" w:cs="Times New Roman"/>
                <w:sz w:val="24"/>
                <w:szCs w:val="24"/>
              </w:rPr>
              <w:t>0.188</w:t>
            </w:r>
          </w:p>
        </w:tc>
      </w:tr>
    </w:tbl>
    <w:p w14:paraId="675957D2" w14:textId="77777777" w:rsidR="0006024A" w:rsidRDefault="0006024A">
      <w:pPr>
        <w:spacing w:line="360" w:lineRule="auto"/>
        <w:ind w:left="284"/>
        <w:rPr>
          <w:rStyle w:val="label"/>
          <w:rFonts w:ascii="Times New Roman" w:hAnsi="Times New Roman" w:cs="Times New Roman"/>
          <w:sz w:val="24"/>
          <w:szCs w:val="24"/>
        </w:rPr>
        <w:pPrChange w:id="1010" w:author="Zumla, Ali" w:date="2023-07-08T09:13:00Z">
          <w:pPr>
            <w:spacing w:line="360" w:lineRule="auto"/>
          </w:pPr>
        </w:pPrChange>
      </w:pPr>
    </w:p>
    <w:p w14:paraId="0FAF4945" w14:textId="77777777" w:rsidR="00D40DD3" w:rsidRDefault="00D40DD3" w:rsidP="00D00A97">
      <w:pPr>
        <w:tabs>
          <w:tab w:val="left" w:pos="6420"/>
        </w:tabs>
        <w:spacing w:line="360" w:lineRule="auto"/>
        <w:ind w:left="284"/>
        <w:rPr>
          <w:ins w:id="1011" w:author="Zumla, Ali" w:date="2023-07-08T11:19:00Z"/>
          <w:rFonts w:ascii="Times New Roman" w:hAnsi="Times New Roman" w:cs="Times New Roman"/>
          <w:b/>
          <w:bCs/>
          <w:sz w:val="24"/>
          <w:szCs w:val="24"/>
        </w:rPr>
      </w:pPr>
    </w:p>
    <w:p w14:paraId="018B9A25" w14:textId="77777777" w:rsidR="00D40DD3" w:rsidRDefault="00D40DD3" w:rsidP="00D00A97">
      <w:pPr>
        <w:tabs>
          <w:tab w:val="left" w:pos="6420"/>
        </w:tabs>
        <w:spacing w:line="360" w:lineRule="auto"/>
        <w:ind w:left="284"/>
        <w:rPr>
          <w:ins w:id="1012" w:author="Zumla, Ali" w:date="2023-07-08T11:21:00Z"/>
          <w:rFonts w:ascii="Times New Roman" w:hAnsi="Times New Roman" w:cs="Times New Roman"/>
          <w:b/>
          <w:bCs/>
          <w:sz w:val="24"/>
          <w:szCs w:val="24"/>
        </w:rPr>
      </w:pPr>
    </w:p>
    <w:p w14:paraId="3AEBAB5D" w14:textId="781CBD00" w:rsidR="006668F4" w:rsidRPr="0049146F" w:rsidRDefault="006668F4">
      <w:pPr>
        <w:tabs>
          <w:tab w:val="left" w:pos="6420"/>
        </w:tabs>
        <w:spacing w:line="360" w:lineRule="auto"/>
        <w:ind w:left="284"/>
        <w:rPr>
          <w:rFonts w:ascii="Times New Roman" w:hAnsi="Times New Roman" w:cs="Times New Roman"/>
          <w:b/>
          <w:bCs/>
          <w:sz w:val="24"/>
          <w:szCs w:val="24"/>
        </w:rPr>
        <w:pPrChange w:id="1013" w:author="Zumla, Ali" w:date="2023-07-08T09:13:00Z">
          <w:pPr>
            <w:tabs>
              <w:tab w:val="left" w:pos="6420"/>
            </w:tabs>
            <w:spacing w:line="360" w:lineRule="auto"/>
          </w:pPr>
        </w:pPrChange>
      </w:pPr>
      <w:r w:rsidRPr="0049146F">
        <w:rPr>
          <w:rFonts w:ascii="Times New Roman" w:hAnsi="Times New Roman" w:cs="Times New Roman"/>
          <w:b/>
          <w:bCs/>
          <w:sz w:val="24"/>
          <w:szCs w:val="24"/>
        </w:rPr>
        <w:t xml:space="preserve">Table 2: The Mann-Kendell trend test of dengue cases in Bangladesh </w:t>
      </w:r>
    </w:p>
    <w:tbl>
      <w:tblPr>
        <w:tblW w:w="4760" w:type="pct"/>
        <w:tblBorders>
          <w:top w:val="single" w:sz="4" w:space="0" w:color="auto"/>
        </w:tblBorders>
        <w:tblLayout w:type="fixed"/>
        <w:tblLook w:val="04A0" w:firstRow="1" w:lastRow="0" w:firstColumn="1" w:lastColumn="0" w:noHBand="0" w:noVBand="1"/>
      </w:tblPr>
      <w:tblGrid>
        <w:gridCol w:w="3956"/>
        <w:gridCol w:w="2517"/>
        <w:gridCol w:w="2428"/>
      </w:tblGrid>
      <w:tr w:rsidR="006668F4" w:rsidRPr="00186BD2" w14:paraId="37BFAD39" w14:textId="77777777" w:rsidTr="00925252">
        <w:trPr>
          <w:trHeight w:val="58"/>
        </w:trPr>
        <w:tc>
          <w:tcPr>
            <w:tcW w:w="2222" w:type="pct"/>
            <w:tcBorders>
              <w:top w:val="single" w:sz="4" w:space="0" w:color="auto"/>
              <w:left w:val="single" w:sz="4" w:space="0" w:color="auto"/>
              <w:bottom w:val="single" w:sz="4" w:space="0" w:color="auto"/>
              <w:right w:val="single" w:sz="4" w:space="0" w:color="auto"/>
            </w:tcBorders>
          </w:tcPr>
          <w:p w14:paraId="7E19F476" w14:textId="77777777" w:rsidR="006668F4" w:rsidRPr="00186BD2" w:rsidRDefault="006668F4">
            <w:pPr>
              <w:spacing w:after="0" w:line="360" w:lineRule="auto"/>
              <w:ind w:left="284"/>
              <w:jc w:val="center"/>
              <w:rPr>
                <w:rFonts w:ascii="Times New Roman" w:hAnsi="Times New Roman" w:cs="Times New Roman"/>
                <w:b/>
                <w:sz w:val="24"/>
                <w:szCs w:val="24"/>
              </w:rPr>
              <w:pPrChange w:id="1014" w:author="Zumla, Ali" w:date="2023-07-08T09:13:00Z">
                <w:pPr>
                  <w:spacing w:after="0" w:line="360" w:lineRule="auto"/>
                  <w:jc w:val="center"/>
                </w:pPr>
              </w:pPrChange>
            </w:pPr>
            <w:r>
              <w:rPr>
                <w:rFonts w:ascii="Times New Roman" w:hAnsi="Times New Roman" w:cs="Times New Roman"/>
                <w:b/>
                <w:sz w:val="24"/>
                <w:szCs w:val="24"/>
              </w:rPr>
              <w:t xml:space="preserve">Test </w:t>
            </w:r>
          </w:p>
        </w:tc>
        <w:tc>
          <w:tcPr>
            <w:tcW w:w="2778" w:type="pct"/>
            <w:gridSpan w:val="2"/>
            <w:tcBorders>
              <w:top w:val="single" w:sz="4" w:space="0" w:color="auto"/>
              <w:left w:val="single" w:sz="4" w:space="0" w:color="auto"/>
              <w:bottom w:val="single" w:sz="4" w:space="0" w:color="auto"/>
              <w:right w:val="single" w:sz="4" w:space="0" w:color="auto"/>
            </w:tcBorders>
          </w:tcPr>
          <w:p w14:paraId="44C43F5D" w14:textId="77777777" w:rsidR="006668F4" w:rsidRPr="00186BD2" w:rsidRDefault="006668F4">
            <w:pPr>
              <w:spacing w:line="360" w:lineRule="auto"/>
              <w:ind w:left="284"/>
              <w:jc w:val="center"/>
              <w:rPr>
                <w:rFonts w:ascii="Times New Roman" w:hAnsi="Times New Roman" w:cs="Times New Roman"/>
                <w:b/>
                <w:sz w:val="24"/>
                <w:szCs w:val="24"/>
              </w:rPr>
              <w:pPrChange w:id="1015" w:author="Zumla, Ali" w:date="2023-07-08T09:13:00Z">
                <w:pPr>
                  <w:spacing w:line="360" w:lineRule="auto"/>
                  <w:jc w:val="center"/>
                </w:pPr>
              </w:pPrChange>
            </w:pPr>
          </w:p>
        </w:tc>
      </w:tr>
      <w:tr w:rsidR="006668F4" w:rsidRPr="00186BD2" w14:paraId="5B4B5846" w14:textId="77777777" w:rsidTr="00925252">
        <w:tc>
          <w:tcPr>
            <w:tcW w:w="2222" w:type="pct"/>
            <w:tcBorders>
              <w:top w:val="single" w:sz="4" w:space="0" w:color="auto"/>
              <w:left w:val="single" w:sz="4" w:space="0" w:color="auto"/>
              <w:bottom w:val="single" w:sz="4" w:space="0" w:color="auto"/>
              <w:right w:val="single" w:sz="4" w:space="0" w:color="auto"/>
            </w:tcBorders>
          </w:tcPr>
          <w:p w14:paraId="4F6546C3" w14:textId="77777777" w:rsidR="006668F4" w:rsidRPr="00186BD2" w:rsidRDefault="006668F4">
            <w:pPr>
              <w:spacing w:after="0" w:line="360" w:lineRule="auto"/>
              <w:ind w:left="284"/>
              <w:rPr>
                <w:rFonts w:ascii="Times New Roman" w:hAnsi="Times New Roman" w:cs="Times New Roman"/>
                <w:sz w:val="24"/>
                <w:szCs w:val="24"/>
              </w:rPr>
              <w:pPrChange w:id="1016" w:author="Zumla, Ali" w:date="2023-07-08T09:13:00Z">
                <w:pPr>
                  <w:spacing w:after="0" w:line="360" w:lineRule="auto"/>
                </w:pPr>
              </w:pPrChange>
            </w:pPr>
            <w:r w:rsidRPr="00186BD2">
              <w:rPr>
                <w:rFonts w:ascii="Times New Roman" w:hAnsi="Times New Roman" w:cs="Times New Roman"/>
                <w:b/>
                <w:i/>
                <w:iCs/>
                <w:sz w:val="24"/>
                <w:szCs w:val="24"/>
              </w:rPr>
              <w:t>Mann-Kendell trend analysis</w:t>
            </w:r>
          </w:p>
        </w:tc>
        <w:tc>
          <w:tcPr>
            <w:tcW w:w="1414" w:type="pct"/>
            <w:tcBorders>
              <w:top w:val="single" w:sz="4" w:space="0" w:color="auto"/>
              <w:left w:val="single" w:sz="4" w:space="0" w:color="auto"/>
              <w:bottom w:val="single" w:sz="4" w:space="0" w:color="auto"/>
              <w:right w:val="single" w:sz="4" w:space="0" w:color="auto"/>
            </w:tcBorders>
            <w:hideMark/>
          </w:tcPr>
          <w:p w14:paraId="7B58859F" w14:textId="77777777" w:rsidR="006668F4" w:rsidRPr="00186BD2" w:rsidRDefault="006668F4">
            <w:pPr>
              <w:spacing w:after="0" w:line="360" w:lineRule="auto"/>
              <w:ind w:left="284"/>
              <w:rPr>
                <w:rFonts w:ascii="Times New Roman" w:hAnsi="Times New Roman" w:cs="Times New Roman"/>
                <w:b/>
                <w:bCs/>
                <w:sz w:val="24"/>
                <w:szCs w:val="24"/>
              </w:rPr>
              <w:pPrChange w:id="1017" w:author="Zumla, Ali" w:date="2023-07-08T09:13:00Z">
                <w:pPr>
                  <w:spacing w:after="0" w:line="360" w:lineRule="auto"/>
                </w:pPr>
              </w:pPrChange>
            </w:pPr>
            <w:r w:rsidRPr="00186BD2">
              <w:rPr>
                <w:rFonts w:ascii="Times New Roman" w:hAnsi="Times New Roman" w:cs="Times New Roman"/>
                <w:b/>
                <w:bCs/>
                <w:sz w:val="24"/>
                <w:szCs w:val="24"/>
              </w:rPr>
              <w:t>Tau</w:t>
            </w:r>
          </w:p>
        </w:tc>
        <w:tc>
          <w:tcPr>
            <w:tcW w:w="1364" w:type="pct"/>
            <w:tcBorders>
              <w:top w:val="single" w:sz="4" w:space="0" w:color="auto"/>
              <w:left w:val="single" w:sz="4" w:space="0" w:color="auto"/>
              <w:bottom w:val="single" w:sz="4" w:space="0" w:color="auto"/>
              <w:right w:val="single" w:sz="4" w:space="0" w:color="auto"/>
            </w:tcBorders>
            <w:hideMark/>
          </w:tcPr>
          <w:p w14:paraId="0E0B1C5A" w14:textId="77777777" w:rsidR="006668F4" w:rsidRPr="00186BD2" w:rsidRDefault="006668F4">
            <w:pPr>
              <w:spacing w:after="0" w:line="360" w:lineRule="auto"/>
              <w:ind w:left="284"/>
              <w:rPr>
                <w:rFonts w:ascii="Times New Roman" w:hAnsi="Times New Roman" w:cs="Times New Roman"/>
                <w:b/>
                <w:bCs/>
                <w:sz w:val="24"/>
                <w:szCs w:val="24"/>
              </w:rPr>
              <w:pPrChange w:id="1018" w:author="Zumla, Ali" w:date="2023-07-08T09:13:00Z">
                <w:pPr>
                  <w:spacing w:after="0" w:line="360" w:lineRule="auto"/>
                </w:pPr>
              </w:pPrChange>
            </w:pPr>
            <w:r>
              <w:rPr>
                <w:rFonts w:ascii="Times New Roman" w:hAnsi="Times New Roman" w:cs="Times New Roman"/>
                <w:b/>
                <w:bCs/>
                <w:sz w:val="24"/>
                <w:szCs w:val="24"/>
              </w:rPr>
              <w:t xml:space="preserve">p-value </w:t>
            </w:r>
          </w:p>
        </w:tc>
      </w:tr>
      <w:tr w:rsidR="006668F4" w:rsidRPr="00186BD2" w14:paraId="5DC7634D" w14:textId="77777777" w:rsidTr="00925252">
        <w:tc>
          <w:tcPr>
            <w:tcW w:w="2222" w:type="pct"/>
            <w:tcBorders>
              <w:top w:val="single" w:sz="4" w:space="0" w:color="auto"/>
              <w:left w:val="single" w:sz="4" w:space="0" w:color="auto"/>
              <w:bottom w:val="single" w:sz="4" w:space="0" w:color="auto"/>
              <w:right w:val="single" w:sz="4" w:space="0" w:color="auto"/>
            </w:tcBorders>
            <w:hideMark/>
          </w:tcPr>
          <w:p w14:paraId="74865C61" w14:textId="77777777" w:rsidR="006668F4" w:rsidRPr="00186BD2" w:rsidRDefault="006668F4">
            <w:pPr>
              <w:spacing w:after="0" w:line="360" w:lineRule="auto"/>
              <w:ind w:left="284"/>
              <w:rPr>
                <w:rFonts w:ascii="Times New Roman" w:hAnsi="Times New Roman" w:cs="Times New Roman"/>
                <w:sz w:val="24"/>
                <w:szCs w:val="24"/>
              </w:rPr>
              <w:pPrChange w:id="1019" w:author="Zumla, Ali" w:date="2023-07-08T09:13:00Z">
                <w:pPr>
                  <w:spacing w:after="0" w:line="360" w:lineRule="auto"/>
                </w:pPr>
              </w:pPrChange>
            </w:pPr>
          </w:p>
        </w:tc>
        <w:tc>
          <w:tcPr>
            <w:tcW w:w="1414" w:type="pct"/>
            <w:tcBorders>
              <w:top w:val="single" w:sz="4" w:space="0" w:color="auto"/>
              <w:left w:val="single" w:sz="4" w:space="0" w:color="auto"/>
              <w:bottom w:val="single" w:sz="4" w:space="0" w:color="auto"/>
              <w:right w:val="single" w:sz="4" w:space="0" w:color="auto"/>
            </w:tcBorders>
            <w:hideMark/>
          </w:tcPr>
          <w:p w14:paraId="6192E51B" w14:textId="77777777" w:rsidR="006668F4" w:rsidRPr="00186BD2" w:rsidRDefault="006668F4">
            <w:pPr>
              <w:spacing w:after="0" w:line="360" w:lineRule="auto"/>
              <w:ind w:left="284"/>
              <w:rPr>
                <w:rFonts w:ascii="Times New Roman" w:hAnsi="Times New Roman" w:cs="Times New Roman"/>
                <w:sz w:val="24"/>
                <w:szCs w:val="24"/>
              </w:rPr>
              <w:pPrChange w:id="1020" w:author="Zumla, Ali" w:date="2023-07-08T09:13:00Z">
                <w:pPr>
                  <w:spacing w:after="0" w:line="360" w:lineRule="auto"/>
                </w:pPr>
              </w:pPrChange>
            </w:pPr>
            <w:r w:rsidRPr="00186BD2">
              <w:rPr>
                <w:rFonts w:ascii="Times New Roman" w:hAnsi="Times New Roman" w:cs="Times New Roman"/>
                <w:sz w:val="24"/>
                <w:szCs w:val="24"/>
              </w:rPr>
              <w:t>0.</w:t>
            </w:r>
            <w:r>
              <w:rPr>
                <w:rFonts w:ascii="Times New Roman" w:hAnsi="Times New Roman" w:cs="Times New Roman"/>
                <w:sz w:val="24"/>
                <w:szCs w:val="24"/>
              </w:rPr>
              <w:t>26</w:t>
            </w:r>
          </w:p>
        </w:tc>
        <w:tc>
          <w:tcPr>
            <w:tcW w:w="1364" w:type="pct"/>
            <w:tcBorders>
              <w:top w:val="single" w:sz="4" w:space="0" w:color="auto"/>
              <w:left w:val="single" w:sz="4" w:space="0" w:color="auto"/>
              <w:bottom w:val="single" w:sz="4" w:space="0" w:color="auto"/>
              <w:right w:val="single" w:sz="4" w:space="0" w:color="auto"/>
            </w:tcBorders>
            <w:hideMark/>
          </w:tcPr>
          <w:p w14:paraId="5B6C1DFD" w14:textId="77777777" w:rsidR="006668F4" w:rsidRPr="00186BD2" w:rsidRDefault="006668F4">
            <w:pPr>
              <w:spacing w:after="0" w:line="360" w:lineRule="auto"/>
              <w:ind w:left="284"/>
              <w:rPr>
                <w:rFonts w:ascii="Times New Roman" w:hAnsi="Times New Roman" w:cs="Times New Roman"/>
                <w:sz w:val="24"/>
                <w:szCs w:val="24"/>
              </w:rPr>
              <w:pPrChange w:id="1021" w:author="Zumla, Ali" w:date="2023-07-08T09:13:00Z">
                <w:pPr>
                  <w:spacing w:after="0" w:line="360" w:lineRule="auto"/>
                </w:pPr>
              </w:pPrChange>
            </w:pPr>
            <w:r>
              <w:rPr>
                <w:rFonts w:ascii="Times New Roman" w:hAnsi="Times New Roman" w:cs="Times New Roman"/>
                <w:sz w:val="24"/>
                <w:szCs w:val="24"/>
              </w:rPr>
              <w:t>0.139</w:t>
            </w:r>
          </w:p>
        </w:tc>
      </w:tr>
      <w:tr w:rsidR="006668F4" w:rsidRPr="00186BD2" w14:paraId="23087185" w14:textId="77777777" w:rsidTr="00925252">
        <w:trPr>
          <w:trHeight w:val="58"/>
        </w:trPr>
        <w:tc>
          <w:tcPr>
            <w:tcW w:w="2222" w:type="pct"/>
            <w:tcBorders>
              <w:top w:val="single" w:sz="4" w:space="0" w:color="auto"/>
              <w:left w:val="single" w:sz="4" w:space="0" w:color="auto"/>
              <w:bottom w:val="single" w:sz="4" w:space="0" w:color="auto"/>
              <w:right w:val="single" w:sz="4" w:space="0" w:color="auto"/>
            </w:tcBorders>
          </w:tcPr>
          <w:p w14:paraId="45396C7F" w14:textId="77777777" w:rsidR="006668F4" w:rsidRPr="00186BD2" w:rsidRDefault="006668F4">
            <w:pPr>
              <w:spacing w:after="0" w:line="360" w:lineRule="auto"/>
              <w:ind w:left="284"/>
              <w:rPr>
                <w:rFonts w:ascii="Times New Roman" w:hAnsi="Times New Roman" w:cs="Times New Roman"/>
                <w:i/>
                <w:iCs/>
                <w:sz w:val="24"/>
                <w:szCs w:val="24"/>
              </w:rPr>
              <w:pPrChange w:id="1022" w:author="Zumla, Ali" w:date="2023-07-08T09:13:00Z">
                <w:pPr>
                  <w:spacing w:after="0" w:line="360" w:lineRule="auto"/>
                </w:pPr>
              </w:pPrChange>
            </w:pPr>
            <w:r w:rsidRPr="00186BD2">
              <w:rPr>
                <w:rFonts w:ascii="Times New Roman" w:hAnsi="Times New Roman" w:cs="Times New Roman"/>
                <w:i/>
                <w:iCs/>
                <w:sz w:val="24"/>
                <w:szCs w:val="24"/>
              </w:rPr>
              <w:t xml:space="preserve">Sen’s </w:t>
            </w:r>
            <w:r>
              <w:rPr>
                <w:rFonts w:ascii="Times New Roman" w:hAnsi="Times New Roman" w:cs="Times New Roman"/>
                <w:i/>
                <w:iCs/>
                <w:sz w:val="24"/>
                <w:szCs w:val="24"/>
              </w:rPr>
              <w:t>Slop</w:t>
            </w:r>
            <w:r w:rsidRPr="00186BD2">
              <w:rPr>
                <w:rFonts w:ascii="Times New Roman" w:hAnsi="Times New Roman" w:cs="Times New Roman"/>
                <w:i/>
                <w:iCs/>
                <w:sz w:val="24"/>
                <w:szCs w:val="24"/>
              </w:rPr>
              <w:t xml:space="preserve"> test </w:t>
            </w:r>
          </w:p>
        </w:tc>
        <w:tc>
          <w:tcPr>
            <w:tcW w:w="1414" w:type="pct"/>
            <w:tcBorders>
              <w:top w:val="single" w:sz="4" w:space="0" w:color="auto"/>
              <w:left w:val="single" w:sz="4" w:space="0" w:color="auto"/>
              <w:bottom w:val="single" w:sz="4" w:space="0" w:color="auto"/>
              <w:right w:val="single" w:sz="4" w:space="0" w:color="auto"/>
            </w:tcBorders>
          </w:tcPr>
          <w:p w14:paraId="470410B7" w14:textId="77777777" w:rsidR="006668F4" w:rsidRPr="00186BD2" w:rsidRDefault="006668F4">
            <w:pPr>
              <w:spacing w:after="0" w:line="360" w:lineRule="auto"/>
              <w:ind w:left="284"/>
              <w:rPr>
                <w:rFonts w:ascii="Times New Roman" w:hAnsi="Times New Roman" w:cs="Times New Roman"/>
                <w:i/>
                <w:iCs/>
                <w:sz w:val="24"/>
                <w:szCs w:val="24"/>
              </w:rPr>
              <w:pPrChange w:id="1023" w:author="Zumla, Ali" w:date="2023-07-08T09:13:00Z">
                <w:pPr>
                  <w:spacing w:after="0" w:line="360" w:lineRule="auto"/>
                </w:pPr>
              </w:pPrChange>
            </w:pPr>
          </w:p>
        </w:tc>
        <w:tc>
          <w:tcPr>
            <w:tcW w:w="1364" w:type="pct"/>
            <w:tcBorders>
              <w:top w:val="single" w:sz="4" w:space="0" w:color="auto"/>
              <w:left w:val="single" w:sz="4" w:space="0" w:color="auto"/>
              <w:bottom w:val="single" w:sz="4" w:space="0" w:color="auto"/>
              <w:right w:val="single" w:sz="4" w:space="0" w:color="auto"/>
            </w:tcBorders>
          </w:tcPr>
          <w:p w14:paraId="02020863" w14:textId="77777777" w:rsidR="006668F4" w:rsidRPr="00186BD2" w:rsidRDefault="006668F4">
            <w:pPr>
              <w:spacing w:after="0" w:line="360" w:lineRule="auto"/>
              <w:ind w:left="284"/>
              <w:rPr>
                <w:rFonts w:ascii="Times New Roman" w:hAnsi="Times New Roman" w:cs="Times New Roman"/>
                <w:i/>
                <w:iCs/>
                <w:sz w:val="24"/>
                <w:szCs w:val="24"/>
              </w:rPr>
              <w:pPrChange w:id="1024" w:author="Zumla, Ali" w:date="2023-07-08T09:13:00Z">
                <w:pPr>
                  <w:spacing w:after="0" w:line="360" w:lineRule="auto"/>
                </w:pPr>
              </w:pPrChange>
            </w:pPr>
          </w:p>
        </w:tc>
      </w:tr>
      <w:tr w:rsidR="006668F4" w:rsidRPr="00186BD2" w14:paraId="638F36C1" w14:textId="77777777" w:rsidTr="00925252">
        <w:tc>
          <w:tcPr>
            <w:tcW w:w="2222" w:type="pct"/>
            <w:tcBorders>
              <w:top w:val="single" w:sz="4" w:space="0" w:color="auto"/>
              <w:left w:val="single" w:sz="4" w:space="0" w:color="auto"/>
              <w:bottom w:val="single" w:sz="4" w:space="0" w:color="auto"/>
              <w:right w:val="single" w:sz="4" w:space="0" w:color="auto"/>
            </w:tcBorders>
          </w:tcPr>
          <w:p w14:paraId="15F7AD99" w14:textId="77777777" w:rsidR="006668F4" w:rsidRPr="00186BD2" w:rsidRDefault="006668F4">
            <w:pPr>
              <w:spacing w:after="0" w:line="360" w:lineRule="auto"/>
              <w:ind w:left="284"/>
              <w:rPr>
                <w:rFonts w:ascii="Times New Roman" w:hAnsi="Times New Roman" w:cs="Times New Roman"/>
                <w:sz w:val="24"/>
                <w:szCs w:val="24"/>
              </w:rPr>
              <w:pPrChange w:id="1025" w:author="Zumla, Ali" w:date="2023-07-08T09:13:00Z">
                <w:pPr>
                  <w:spacing w:after="0" w:line="360" w:lineRule="auto"/>
                </w:pPr>
              </w:pPrChange>
            </w:pPr>
          </w:p>
        </w:tc>
        <w:tc>
          <w:tcPr>
            <w:tcW w:w="1414" w:type="pct"/>
            <w:tcBorders>
              <w:top w:val="single" w:sz="4" w:space="0" w:color="auto"/>
              <w:left w:val="single" w:sz="4" w:space="0" w:color="auto"/>
              <w:bottom w:val="single" w:sz="4" w:space="0" w:color="auto"/>
              <w:right w:val="single" w:sz="4" w:space="0" w:color="auto"/>
            </w:tcBorders>
            <w:hideMark/>
          </w:tcPr>
          <w:p w14:paraId="59CB8C7D" w14:textId="77777777" w:rsidR="006668F4" w:rsidRPr="00186BD2" w:rsidRDefault="006668F4">
            <w:pPr>
              <w:spacing w:after="0" w:line="360" w:lineRule="auto"/>
              <w:ind w:left="284"/>
              <w:rPr>
                <w:rFonts w:ascii="Times New Roman" w:hAnsi="Times New Roman" w:cs="Times New Roman"/>
                <w:sz w:val="24"/>
                <w:szCs w:val="24"/>
              </w:rPr>
              <w:pPrChange w:id="1026" w:author="Zumla, Ali" w:date="2023-07-08T09:13:00Z">
                <w:pPr>
                  <w:spacing w:after="0" w:line="360" w:lineRule="auto"/>
                </w:pPr>
              </w:pPrChange>
            </w:pPr>
            <w:r w:rsidRPr="00186BD2">
              <w:rPr>
                <w:rFonts w:ascii="Times New Roman" w:hAnsi="Times New Roman" w:cs="Times New Roman"/>
                <w:sz w:val="24"/>
                <w:szCs w:val="24"/>
              </w:rPr>
              <w:t xml:space="preserve">Sen’s Slope </w:t>
            </w:r>
          </w:p>
        </w:tc>
        <w:tc>
          <w:tcPr>
            <w:tcW w:w="1364" w:type="pct"/>
            <w:tcBorders>
              <w:top w:val="single" w:sz="4" w:space="0" w:color="auto"/>
              <w:left w:val="single" w:sz="4" w:space="0" w:color="auto"/>
              <w:bottom w:val="single" w:sz="4" w:space="0" w:color="auto"/>
              <w:right w:val="single" w:sz="4" w:space="0" w:color="auto"/>
            </w:tcBorders>
            <w:hideMark/>
          </w:tcPr>
          <w:p w14:paraId="70D9834E" w14:textId="77777777" w:rsidR="006668F4" w:rsidRPr="00186BD2" w:rsidRDefault="006668F4">
            <w:pPr>
              <w:tabs>
                <w:tab w:val="left" w:pos="1200"/>
              </w:tabs>
              <w:spacing w:after="0" w:line="360" w:lineRule="auto"/>
              <w:ind w:left="284"/>
              <w:rPr>
                <w:rFonts w:ascii="Times New Roman" w:hAnsi="Times New Roman" w:cs="Times New Roman"/>
                <w:sz w:val="24"/>
                <w:szCs w:val="24"/>
              </w:rPr>
              <w:pPrChange w:id="1027" w:author="Zumla, Ali" w:date="2023-07-08T09:13:00Z">
                <w:pPr>
                  <w:tabs>
                    <w:tab w:val="left" w:pos="1200"/>
                  </w:tabs>
                  <w:spacing w:after="0" w:line="360" w:lineRule="auto"/>
                </w:pPr>
              </w:pPrChange>
            </w:pPr>
            <w:r w:rsidRPr="00186BD2">
              <w:rPr>
                <w:rFonts w:ascii="Times New Roman" w:hAnsi="Times New Roman" w:cs="Times New Roman"/>
                <w:sz w:val="24"/>
                <w:szCs w:val="24"/>
              </w:rPr>
              <w:t>95% C</w:t>
            </w:r>
            <w:r>
              <w:rPr>
                <w:rFonts w:ascii="Times New Roman" w:hAnsi="Times New Roman" w:cs="Times New Roman"/>
                <w:sz w:val="24"/>
                <w:szCs w:val="24"/>
              </w:rPr>
              <w:t xml:space="preserve">onfidence </w:t>
            </w:r>
            <w:r w:rsidRPr="00186BD2">
              <w:rPr>
                <w:rFonts w:ascii="Times New Roman" w:hAnsi="Times New Roman" w:cs="Times New Roman"/>
                <w:sz w:val="24"/>
                <w:szCs w:val="24"/>
              </w:rPr>
              <w:t>I</w:t>
            </w:r>
            <w:r>
              <w:rPr>
                <w:rFonts w:ascii="Times New Roman" w:hAnsi="Times New Roman" w:cs="Times New Roman"/>
                <w:sz w:val="24"/>
                <w:szCs w:val="24"/>
              </w:rPr>
              <w:t>nterval</w:t>
            </w:r>
          </w:p>
        </w:tc>
      </w:tr>
      <w:tr w:rsidR="006668F4" w:rsidRPr="00186BD2" w14:paraId="6AE619E8" w14:textId="77777777" w:rsidTr="00925252">
        <w:tc>
          <w:tcPr>
            <w:tcW w:w="2222" w:type="pct"/>
            <w:tcBorders>
              <w:top w:val="single" w:sz="4" w:space="0" w:color="auto"/>
              <w:left w:val="single" w:sz="4" w:space="0" w:color="auto"/>
              <w:bottom w:val="single" w:sz="4" w:space="0" w:color="auto"/>
              <w:right w:val="single" w:sz="4" w:space="0" w:color="auto"/>
            </w:tcBorders>
            <w:hideMark/>
          </w:tcPr>
          <w:p w14:paraId="083467DA" w14:textId="77777777" w:rsidR="006668F4" w:rsidRPr="00186BD2" w:rsidRDefault="006668F4">
            <w:pPr>
              <w:spacing w:after="0" w:line="360" w:lineRule="auto"/>
              <w:ind w:left="284"/>
              <w:rPr>
                <w:rFonts w:ascii="Times New Roman" w:hAnsi="Times New Roman" w:cs="Times New Roman"/>
                <w:sz w:val="24"/>
                <w:szCs w:val="24"/>
              </w:rPr>
              <w:pPrChange w:id="1028" w:author="Zumla, Ali" w:date="2023-07-08T09:13:00Z">
                <w:pPr>
                  <w:spacing w:after="0" w:line="360" w:lineRule="auto"/>
                </w:pPr>
              </w:pPrChange>
            </w:pPr>
          </w:p>
        </w:tc>
        <w:tc>
          <w:tcPr>
            <w:tcW w:w="1414" w:type="pct"/>
            <w:tcBorders>
              <w:top w:val="single" w:sz="4" w:space="0" w:color="auto"/>
              <w:left w:val="single" w:sz="4" w:space="0" w:color="auto"/>
              <w:bottom w:val="single" w:sz="4" w:space="0" w:color="auto"/>
              <w:right w:val="single" w:sz="4" w:space="0" w:color="auto"/>
            </w:tcBorders>
            <w:hideMark/>
          </w:tcPr>
          <w:p w14:paraId="5D80D296" w14:textId="77777777" w:rsidR="006668F4" w:rsidRPr="00186BD2" w:rsidRDefault="006668F4">
            <w:pPr>
              <w:spacing w:after="0" w:line="360" w:lineRule="auto"/>
              <w:ind w:left="284"/>
              <w:rPr>
                <w:rFonts w:ascii="Times New Roman" w:hAnsi="Times New Roman" w:cs="Times New Roman"/>
                <w:sz w:val="24"/>
                <w:szCs w:val="24"/>
              </w:rPr>
              <w:pPrChange w:id="1029" w:author="Zumla, Ali" w:date="2023-07-08T09:13:00Z">
                <w:pPr>
                  <w:spacing w:after="0" w:line="360" w:lineRule="auto"/>
                </w:pPr>
              </w:pPrChange>
            </w:pPr>
            <w:r>
              <w:rPr>
                <w:rFonts w:ascii="Times New Roman" w:hAnsi="Times New Roman" w:cs="Times New Roman"/>
                <w:sz w:val="24"/>
                <w:szCs w:val="24"/>
              </w:rPr>
              <w:t>171.67</w:t>
            </w:r>
          </w:p>
        </w:tc>
        <w:tc>
          <w:tcPr>
            <w:tcW w:w="1364" w:type="pct"/>
            <w:tcBorders>
              <w:top w:val="single" w:sz="4" w:space="0" w:color="auto"/>
              <w:left w:val="single" w:sz="4" w:space="0" w:color="auto"/>
              <w:bottom w:val="single" w:sz="4" w:space="0" w:color="auto"/>
              <w:right w:val="single" w:sz="4" w:space="0" w:color="auto"/>
            </w:tcBorders>
            <w:hideMark/>
          </w:tcPr>
          <w:p w14:paraId="321BADC5" w14:textId="77777777" w:rsidR="006668F4" w:rsidRPr="00186BD2" w:rsidRDefault="006668F4">
            <w:pPr>
              <w:spacing w:after="0" w:line="360" w:lineRule="auto"/>
              <w:ind w:left="284"/>
              <w:rPr>
                <w:rFonts w:ascii="Times New Roman" w:hAnsi="Times New Roman" w:cs="Times New Roman"/>
                <w:sz w:val="24"/>
                <w:szCs w:val="24"/>
              </w:rPr>
              <w:pPrChange w:id="1030" w:author="Zumla, Ali" w:date="2023-07-08T09:13:00Z">
                <w:pPr>
                  <w:spacing w:after="0" w:line="360" w:lineRule="auto"/>
                </w:pPr>
              </w:pPrChange>
            </w:pPr>
            <w:r>
              <w:rPr>
                <w:rFonts w:ascii="Times New Roman" w:hAnsi="Times New Roman" w:cs="Times New Roman"/>
                <w:sz w:val="24"/>
                <w:szCs w:val="24"/>
              </w:rPr>
              <w:t>-46 to 687</w:t>
            </w:r>
          </w:p>
        </w:tc>
      </w:tr>
    </w:tbl>
    <w:p w14:paraId="187CD417" w14:textId="77777777" w:rsidR="006668F4" w:rsidRDefault="006668F4">
      <w:pPr>
        <w:spacing w:after="0" w:line="360" w:lineRule="auto"/>
        <w:ind w:left="284"/>
        <w:rPr>
          <w:rFonts w:ascii="Times New Roman" w:hAnsi="Times New Roman" w:cs="Times New Roman"/>
          <w:i/>
          <w:iCs/>
          <w:sz w:val="24"/>
          <w:szCs w:val="24"/>
        </w:rPr>
        <w:pPrChange w:id="1031" w:author="Zumla, Ali" w:date="2023-07-08T09:13:00Z">
          <w:pPr>
            <w:spacing w:after="0" w:line="360" w:lineRule="auto"/>
          </w:pPr>
        </w:pPrChange>
      </w:pPr>
    </w:p>
    <w:p w14:paraId="1F9D31D5" w14:textId="77777777" w:rsidR="00D40DD3" w:rsidRDefault="00D40DD3" w:rsidP="00D00A97">
      <w:pPr>
        <w:spacing w:after="0" w:line="360" w:lineRule="auto"/>
        <w:ind w:left="284"/>
        <w:rPr>
          <w:ins w:id="1032" w:author="Zumla, Ali" w:date="2023-07-08T11:19:00Z"/>
          <w:rFonts w:ascii="Times New Roman" w:hAnsi="Times New Roman" w:cs="Times New Roman"/>
          <w:b/>
          <w:bCs/>
          <w:sz w:val="24"/>
          <w:szCs w:val="24"/>
        </w:rPr>
      </w:pPr>
    </w:p>
    <w:p w14:paraId="74D20930" w14:textId="77777777" w:rsidR="00D40DD3" w:rsidRDefault="00D40DD3" w:rsidP="00D00A97">
      <w:pPr>
        <w:spacing w:after="0" w:line="360" w:lineRule="auto"/>
        <w:ind w:left="284"/>
        <w:rPr>
          <w:ins w:id="1033" w:author="Zumla, Ali" w:date="2023-07-08T11:19:00Z"/>
          <w:rFonts w:ascii="Times New Roman" w:hAnsi="Times New Roman" w:cs="Times New Roman"/>
          <w:b/>
          <w:bCs/>
          <w:sz w:val="24"/>
          <w:szCs w:val="24"/>
        </w:rPr>
      </w:pPr>
    </w:p>
    <w:p w14:paraId="16270D28" w14:textId="77777777" w:rsidR="00D40DD3" w:rsidRDefault="00D40DD3" w:rsidP="00D00A97">
      <w:pPr>
        <w:spacing w:after="0" w:line="360" w:lineRule="auto"/>
        <w:ind w:left="284"/>
        <w:rPr>
          <w:ins w:id="1034" w:author="Zumla, Ali" w:date="2023-07-08T11:19:00Z"/>
          <w:rFonts w:ascii="Times New Roman" w:hAnsi="Times New Roman" w:cs="Times New Roman"/>
          <w:b/>
          <w:bCs/>
          <w:sz w:val="24"/>
          <w:szCs w:val="24"/>
        </w:rPr>
      </w:pPr>
    </w:p>
    <w:p w14:paraId="3E89E5E8" w14:textId="77777777" w:rsidR="00D40DD3" w:rsidRDefault="00D40DD3" w:rsidP="00D00A97">
      <w:pPr>
        <w:spacing w:after="0" w:line="360" w:lineRule="auto"/>
        <w:ind w:left="284"/>
        <w:rPr>
          <w:ins w:id="1035" w:author="Zumla, Ali" w:date="2023-07-08T11:21:00Z"/>
          <w:rFonts w:ascii="Times New Roman" w:hAnsi="Times New Roman" w:cs="Times New Roman"/>
          <w:b/>
          <w:bCs/>
          <w:sz w:val="24"/>
          <w:szCs w:val="24"/>
        </w:rPr>
      </w:pPr>
    </w:p>
    <w:p w14:paraId="57BEA368" w14:textId="77777777" w:rsidR="00D40DD3" w:rsidRDefault="00D40DD3" w:rsidP="00D00A97">
      <w:pPr>
        <w:spacing w:after="0" w:line="360" w:lineRule="auto"/>
        <w:ind w:left="284"/>
        <w:rPr>
          <w:ins w:id="1036" w:author="Zumla, Ali" w:date="2023-07-08T11:21:00Z"/>
          <w:rFonts w:ascii="Times New Roman" w:hAnsi="Times New Roman" w:cs="Times New Roman"/>
          <w:b/>
          <w:bCs/>
          <w:sz w:val="24"/>
          <w:szCs w:val="24"/>
        </w:rPr>
      </w:pPr>
    </w:p>
    <w:p w14:paraId="58398267" w14:textId="77777777" w:rsidR="00D40DD3" w:rsidRDefault="00D40DD3" w:rsidP="00D00A97">
      <w:pPr>
        <w:spacing w:after="0" w:line="360" w:lineRule="auto"/>
        <w:ind w:left="284"/>
        <w:rPr>
          <w:ins w:id="1037" w:author="Zumla, Ali" w:date="2023-07-08T11:21:00Z"/>
          <w:rFonts w:ascii="Times New Roman" w:hAnsi="Times New Roman" w:cs="Times New Roman"/>
          <w:b/>
          <w:bCs/>
          <w:sz w:val="24"/>
          <w:szCs w:val="24"/>
        </w:rPr>
      </w:pPr>
    </w:p>
    <w:p w14:paraId="42729176" w14:textId="7DA5AF0D" w:rsidR="006668F4" w:rsidRPr="00CE0CD3" w:rsidRDefault="006668F4">
      <w:pPr>
        <w:spacing w:after="0" w:line="360" w:lineRule="auto"/>
        <w:ind w:left="284"/>
        <w:rPr>
          <w:rFonts w:ascii="Times New Roman" w:hAnsi="Times New Roman" w:cs="Times New Roman"/>
          <w:b/>
          <w:bCs/>
          <w:sz w:val="24"/>
          <w:szCs w:val="24"/>
        </w:rPr>
        <w:pPrChange w:id="1038" w:author="Zumla, Ali" w:date="2023-07-08T09:13:00Z">
          <w:pPr>
            <w:spacing w:after="0" w:line="360" w:lineRule="auto"/>
          </w:pPr>
        </w:pPrChange>
      </w:pPr>
      <w:r w:rsidRPr="00CE0CD3">
        <w:rPr>
          <w:rFonts w:ascii="Times New Roman" w:hAnsi="Times New Roman" w:cs="Times New Roman"/>
          <w:b/>
          <w:bCs/>
          <w:sz w:val="24"/>
          <w:szCs w:val="24"/>
        </w:rPr>
        <w:t xml:space="preserve">Table 3:  </w:t>
      </w:r>
      <w:r>
        <w:rPr>
          <w:rFonts w:ascii="Times New Roman" w:hAnsi="Times New Roman" w:cs="Times New Roman"/>
          <w:b/>
          <w:bCs/>
          <w:sz w:val="24"/>
          <w:szCs w:val="24"/>
        </w:rPr>
        <w:t xml:space="preserve">The incidence risk ratio (IRR) </w:t>
      </w:r>
      <w:r w:rsidRPr="00CE0CD3">
        <w:rPr>
          <w:rFonts w:ascii="Times New Roman" w:hAnsi="Times New Roman" w:cs="Times New Roman"/>
          <w:b/>
          <w:bCs/>
          <w:sz w:val="24"/>
          <w:szCs w:val="24"/>
        </w:rPr>
        <w:t xml:space="preserve">of average temperature and rainfall to Dengue cases in Bangladesh using time-series count Generalized Linear Model. </w:t>
      </w:r>
    </w:p>
    <w:p w14:paraId="40432C44" w14:textId="77777777" w:rsidR="006668F4" w:rsidRDefault="006668F4">
      <w:pPr>
        <w:spacing w:after="0" w:line="360" w:lineRule="auto"/>
        <w:ind w:left="284"/>
        <w:rPr>
          <w:rFonts w:ascii="Times New Roman" w:hAnsi="Times New Roman" w:cs="Times New Roman"/>
          <w:sz w:val="24"/>
          <w:szCs w:val="24"/>
        </w:rPr>
        <w:pPrChange w:id="1039" w:author="Zumla, Ali" w:date="2023-07-08T09:13:00Z">
          <w:pPr>
            <w:spacing w:after="0" w:line="360" w:lineRule="auto"/>
          </w:pPr>
        </w:pPrChange>
      </w:pPr>
    </w:p>
    <w:tbl>
      <w:tblPr>
        <w:tblStyle w:val="TableGrid"/>
        <w:tblW w:w="0" w:type="auto"/>
        <w:tblLook w:val="04A0" w:firstRow="1" w:lastRow="0" w:firstColumn="1" w:lastColumn="0" w:noHBand="0" w:noVBand="1"/>
      </w:tblPr>
      <w:tblGrid>
        <w:gridCol w:w="3116"/>
        <w:gridCol w:w="3117"/>
        <w:gridCol w:w="3117"/>
      </w:tblGrid>
      <w:tr w:rsidR="006668F4" w14:paraId="67C7D9D8" w14:textId="77777777" w:rsidTr="00925252">
        <w:tc>
          <w:tcPr>
            <w:tcW w:w="3116" w:type="dxa"/>
          </w:tcPr>
          <w:p w14:paraId="6C0602B8" w14:textId="77777777" w:rsidR="006668F4" w:rsidRDefault="006668F4">
            <w:pPr>
              <w:spacing w:line="360" w:lineRule="auto"/>
              <w:ind w:left="284"/>
              <w:rPr>
                <w:rFonts w:ascii="Times New Roman" w:hAnsi="Times New Roman" w:cs="Times New Roman"/>
                <w:sz w:val="24"/>
                <w:szCs w:val="24"/>
              </w:rPr>
              <w:pPrChange w:id="1040" w:author="Zumla, Ali" w:date="2023-07-08T09:13:00Z">
                <w:pPr>
                  <w:spacing w:line="360" w:lineRule="auto"/>
                </w:pPr>
              </w:pPrChange>
            </w:pPr>
          </w:p>
        </w:tc>
        <w:tc>
          <w:tcPr>
            <w:tcW w:w="3117" w:type="dxa"/>
          </w:tcPr>
          <w:p w14:paraId="3DA33AC4" w14:textId="77777777" w:rsidR="006668F4" w:rsidRDefault="006668F4">
            <w:pPr>
              <w:spacing w:line="360" w:lineRule="auto"/>
              <w:ind w:left="284"/>
              <w:rPr>
                <w:rFonts w:ascii="Times New Roman" w:hAnsi="Times New Roman" w:cs="Times New Roman"/>
                <w:sz w:val="24"/>
                <w:szCs w:val="24"/>
              </w:rPr>
              <w:pPrChange w:id="1041" w:author="Zumla, Ali" w:date="2023-07-08T09:13:00Z">
                <w:pPr>
                  <w:spacing w:line="360" w:lineRule="auto"/>
                </w:pPr>
              </w:pPrChange>
            </w:pPr>
            <w:r>
              <w:rPr>
                <w:rFonts w:ascii="Times New Roman" w:hAnsi="Times New Roman" w:cs="Times New Roman"/>
                <w:sz w:val="24"/>
                <w:szCs w:val="24"/>
              </w:rPr>
              <w:t>IRR (95% CI)</w:t>
            </w:r>
          </w:p>
        </w:tc>
        <w:tc>
          <w:tcPr>
            <w:tcW w:w="3117" w:type="dxa"/>
          </w:tcPr>
          <w:p w14:paraId="3A1236AA" w14:textId="77777777" w:rsidR="006668F4" w:rsidRDefault="006668F4">
            <w:pPr>
              <w:spacing w:line="360" w:lineRule="auto"/>
              <w:ind w:left="284"/>
              <w:rPr>
                <w:rFonts w:ascii="Times New Roman" w:hAnsi="Times New Roman" w:cs="Times New Roman"/>
                <w:sz w:val="24"/>
                <w:szCs w:val="24"/>
              </w:rPr>
              <w:pPrChange w:id="1042" w:author="Zumla, Ali" w:date="2023-07-08T09:13:00Z">
                <w:pPr>
                  <w:spacing w:line="360" w:lineRule="auto"/>
                </w:pPr>
              </w:pPrChange>
            </w:pPr>
            <w:r>
              <w:rPr>
                <w:rFonts w:ascii="Times New Roman" w:hAnsi="Times New Roman" w:cs="Times New Roman"/>
                <w:sz w:val="24"/>
                <w:szCs w:val="24"/>
              </w:rPr>
              <w:t>P-value</w:t>
            </w:r>
          </w:p>
        </w:tc>
      </w:tr>
      <w:tr w:rsidR="006668F4" w14:paraId="6F3A6BA2" w14:textId="77777777" w:rsidTr="00925252">
        <w:tc>
          <w:tcPr>
            <w:tcW w:w="3116" w:type="dxa"/>
          </w:tcPr>
          <w:p w14:paraId="78FD153F" w14:textId="77777777" w:rsidR="006668F4" w:rsidRDefault="006668F4">
            <w:pPr>
              <w:spacing w:line="360" w:lineRule="auto"/>
              <w:ind w:left="284"/>
              <w:rPr>
                <w:rFonts w:ascii="Times New Roman" w:hAnsi="Times New Roman" w:cs="Times New Roman"/>
                <w:sz w:val="24"/>
                <w:szCs w:val="24"/>
              </w:rPr>
              <w:pPrChange w:id="1043" w:author="Zumla, Ali" w:date="2023-07-08T09:13:00Z">
                <w:pPr>
                  <w:spacing w:line="360" w:lineRule="auto"/>
                </w:pPr>
              </w:pPrChange>
            </w:pPr>
            <w:r>
              <w:rPr>
                <w:rFonts w:ascii="Times New Roman" w:hAnsi="Times New Roman" w:cs="Times New Roman"/>
                <w:sz w:val="24"/>
                <w:szCs w:val="24"/>
              </w:rPr>
              <w:t>Average temperature</w:t>
            </w:r>
          </w:p>
        </w:tc>
        <w:tc>
          <w:tcPr>
            <w:tcW w:w="3117" w:type="dxa"/>
          </w:tcPr>
          <w:p w14:paraId="202513AA" w14:textId="77777777" w:rsidR="006668F4" w:rsidRDefault="006668F4">
            <w:pPr>
              <w:spacing w:line="360" w:lineRule="auto"/>
              <w:ind w:left="284"/>
              <w:rPr>
                <w:rFonts w:ascii="Times New Roman" w:hAnsi="Times New Roman" w:cs="Times New Roman"/>
                <w:sz w:val="24"/>
                <w:szCs w:val="24"/>
              </w:rPr>
              <w:pPrChange w:id="1044" w:author="Zumla, Ali" w:date="2023-07-08T09:13:00Z">
                <w:pPr>
                  <w:spacing w:line="360" w:lineRule="auto"/>
                </w:pPr>
              </w:pPrChange>
            </w:pPr>
            <w:r>
              <w:rPr>
                <w:rFonts w:ascii="Times New Roman" w:hAnsi="Times New Roman" w:cs="Times New Roman"/>
                <w:sz w:val="24"/>
                <w:szCs w:val="24"/>
              </w:rPr>
              <w:t>1.26 (1.258 – 1.265)</w:t>
            </w:r>
          </w:p>
        </w:tc>
        <w:tc>
          <w:tcPr>
            <w:tcW w:w="3117" w:type="dxa"/>
          </w:tcPr>
          <w:p w14:paraId="49702B50" w14:textId="77777777" w:rsidR="006668F4" w:rsidRDefault="006668F4">
            <w:pPr>
              <w:spacing w:line="360" w:lineRule="auto"/>
              <w:ind w:left="284"/>
              <w:rPr>
                <w:rFonts w:ascii="Times New Roman" w:hAnsi="Times New Roman" w:cs="Times New Roman"/>
                <w:sz w:val="24"/>
                <w:szCs w:val="24"/>
              </w:rPr>
              <w:pPrChange w:id="1045" w:author="Zumla, Ali" w:date="2023-07-08T09:13:00Z">
                <w:pPr>
                  <w:spacing w:line="360" w:lineRule="auto"/>
                </w:pPr>
              </w:pPrChange>
            </w:pPr>
            <w:r>
              <w:rPr>
                <w:rFonts w:ascii="Times New Roman" w:hAnsi="Times New Roman" w:cs="Times New Roman"/>
                <w:sz w:val="24"/>
                <w:szCs w:val="24"/>
              </w:rPr>
              <w:t>&lt;0.001</w:t>
            </w:r>
          </w:p>
        </w:tc>
      </w:tr>
      <w:tr w:rsidR="006668F4" w14:paraId="2F11A9A1" w14:textId="77777777" w:rsidTr="00925252">
        <w:tc>
          <w:tcPr>
            <w:tcW w:w="3116" w:type="dxa"/>
          </w:tcPr>
          <w:p w14:paraId="2F40224F" w14:textId="77777777" w:rsidR="006668F4" w:rsidRDefault="006668F4">
            <w:pPr>
              <w:spacing w:line="360" w:lineRule="auto"/>
              <w:ind w:left="284"/>
              <w:rPr>
                <w:rFonts w:ascii="Times New Roman" w:hAnsi="Times New Roman" w:cs="Times New Roman"/>
                <w:sz w:val="24"/>
                <w:szCs w:val="24"/>
              </w:rPr>
              <w:pPrChange w:id="1046" w:author="Zumla, Ali" w:date="2023-07-08T09:13:00Z">
                <w:pPr>
                  <w:spacing w:line="360" w:lineRule="auto"/>
                </w:pPr>
              </w:pPrChange>
            </w:pPr>
            <w:r>
              <w:rPr>
                <w:rFonts w:ascii="Times New Roman" w:hAnsi="Times New Roman" w:cs="Times New Roman"/>
                <w:sz w:val="24"/>
                <w:szCs w:val="24"/>
              </w:rPr>
              <w:t xml:space="preserve">Rainfall (lag 1) in centimeter </w:t>
            </w:r>
          </w:p>
        </w:tc>
        <w:tc>
          <w:tcPr>
            <w:tcW w:w="3117" w:type="dxa"/>
          </w:tcPr>
          <w:p w14:paraId="4A70FF4C" w14:textId="77777777" w:rsidR="006668F4" w:rsidRDefault="006668F4">
            <w:pPr>
              <w:spacing w:line="360" w:lineRule="auto"/>
              <w:ind w:left="284"/>
              <w:rPr>
                <w:rFonts w:ascii="Times New Roman" w:hAnsi="Times New Roman" w:cs="Times New Roman"/>
                <w:sz w:val="24"/>
                <w:szCs w:val="24"/>
              </w:rPr>
              <w:pPrChange w:id="1047" w:author="Zumla, Ali" w:date="2023-07-08T09:13:00Z">
                <w:pPr>
                  <w:spacing w:line="360" w:lineRule="auto"/>
                </w:pPr>
              </w:pPrChange>
            </w:pPr>
            <w:r>
              <w:rPr>
                <w:rFonts w:ascii="Times New Roman" w:hAnsi="Times New Roman" w:cs="Times New Roman"/>
                <w:sz w:val="24"/>
                <w:szCs w:val="24"/>
              </w:rPr>
              <w:t>1.08 (1.079 – 1.086)</w:t>
            </w:r>
          </w:p>
        </w:tc>
        <w:tc>
          <w:tcPr>
            <w:tcW w:w="3117" w:type="dxa"/>
          </w:tcPr>
          <w:p w14:paraId="6BFEF534" w14:textId="77777777" w:rsidR="006668F4" w:rsidRDefault="006668F4">
            <w:pPr>
              <w:spacing w:line="360" w:lineRule="auto"/>
              <w:ind w:left="284"/>
              <w:rPr>
                <w:rFonts w:ascii="Times New Roman" w:hAnsi="Times New Roman" w:cs="Times New Roman"/>
                <w:sz w:val="24"/>
                <w:szCs w:val="24"/>
              </w:rPr>
              <w:pPrChange w:id="1048" w:author="Zumla, Ali" w:date="2023-07-08T09:13:00Z">
                <w:pPr>
                  <w:spacing w:line="360" w:lineRule="auto"/>
                </w:pPr>
              </w:pPrChange>
            </w:pPr>
            <w:r>
              <w:rPr>
                <w:rFonts w:ascii="Times New Roman" w:hAnsi="Times New Roman" w:cs="Times New Roman"/>
                <w:sz w:val="24"/>
                <w:szCs w:val="24"/>
              </w:rPr>
              <w:t>&lt;0.001</w:t>
            </w:r>
          </w:p>
        </w:tc>
      </w:tr>
      <w:tr w:rsidR="006668F4" w14:paraId="2042E8C2" w14:textId="77777777" w:rsidTr="00925252">
        <w:tc>
          <w:tcPr>
            <w:tcW w:w="3116" w:type="dxa"/>
          </w:tcPr>
          <w:p w14:paraId="53A541F4" w14:textId="77777777" w:rsidR="006668F4" w:rsidRDefault="006668F4">
            <w:pPr>
              <w:spacing w:line="360" w:lineRule="auto"/>
              <w:ind w:left="284"/>
              <w:rPr>
                <w:rFonts w:ascii="Times New Roman" w:hAnsi="Times New Roman" w:cs="Times New Roman"/>
                <w:sz w:val="24"/>
                <w:szCs w:val="24"/>
              </w:rPr>
              <w:pPrChange w:id="1049" w:author="Zumla, Ali" w:date="2023-07-08T09:13:00Z">
                <w:pPr>
                  <w:spacing w:line="360" w:lineRule="auto"/>
                </w:pPr>
              </w:pPrChange>
            </w:pPr>
            <w:r>
              <w:rPr>
                <w:rFonts w:ascii="Times New Roman" w:hAnsi="Times New Roman" w:cs="Times New Roman"/>
                <w:sz w:val="24"/>
                <w:szCs w:val="24"/>
              </w:rPr>
              <w:t xml:space="preserve">Rainfall (lag 2) in centimeter </w:t>
            </w:r>
          </w:p>
        </w:tc>
        <w:tc>
          <w:tcPr>
            <w:tcW w:w="3117" w:type="dxa"/>
          </w:tcPr>
          <w:p w14:paraId="05E01DE3" w14:textId="77777777" w:rsidR="006668F4" w:rsidRDefault="006668F4">
            <w:pPr>
              <w:spacing w:line="360" w:lineRule="auto"/>
              <w:ind w:left="284"/>
              <w:rPr>
                <w:rFonts w:ascii="Times New Roman" w:hAnsi="Times New Roman" w:cs="Times New Roman"/>
                <w:sz w:val="24"/>
                <w:szCs w:val="24"/>
              </w:rPr>
              <w:pPrChange w:id="1050" w:author="Zumla, Ali" w:date="2023-07-08T09:13:00Z">
                <w:pPr>
                  <w:spacing w:line="360" w:lineRule="auto"/>
                </w:pPr>
              </w:pPrChange>
            </w:pPr>
            <w:r>
              <w:rPr>
                <w:rFonts w:ascii="Times New Roman" w:hAnsi="Times New Roman" w:cs="Times New Roman"/>
                <w:sz w:val="24"/>
                <w:szCs w:val="24"/>
              </w:rPr>
              <w:t>1.17 (1.168 – 1.175))</w:t>
            </w:r>
          </w:p>
        </w:tc>
        <w:tc>
          <w:tcPr>
            <w:tcW w:w="3117" w:type="dxa"/>
          </w:tcPr>
          <w:p w14:paraId="01E744B1" w14:textId="77777777" w:rsidR="006668F4" w:rsidRDefault="006668F4">
            <w:pPr>
              <w:spacing w:line="360" w:lineRule="auto"/>
              <w:ind w:left="284"/>
              <w:rPr>
                <w:rFonts w:ascii="Times New Roman" w:hAnsi="Times New Roman" w:cs="Times New Roman"/>
                <w:sz w:val="24"/>
                <w:szCs w:val="24"/>
              </w:rPr>
              <w:pPrChange w:id="1051" w:author="Zumla, Ali" w:date="2023-07-08T09:13:00Z">
                <w:pPr>
                  <w:spacing w:line="360" w:lineRule="auto"/>
                </w:pPr>
              </w:pPrChange>
            </w:pPr>
            <w:r>
              <w:rPr>
                <w:rFonts w:ascii="Times New Roman" w:hAnsi="Times New Roman" w:cs="Times New Roman"/>
                <w:sz w:val="24"/>
                <w:szCs w:val="24"/>
              </w:rPr>
              <w:t>&lt;0.001</w:t>
            </w:r>
          </w:p>
        </w:tc>
      </w:tr>
    </w:tbl>
    <w:p w14:paraId="226C3D26" w14:textId="77777777" w:rsidR="006668F4" w:rsidRDefault="006668F4">
      <w:pPr>
        <w:spacing w:line="360" w:lineRule="auto"/>
        <w:ind w:left="284"/>
        <w:rPr>
          <w:rStyle w:val="label"/>
          <w:rFonts w:ascii="Times New Roman" w:hAnsi="Times New Roman" w:cs="Times New Roman"/>
          <w:sz w:val="24"/>
          <w:szCs w:val="24"/>
        </w:rPr>
        <w:pPrChange w:id="1052" w:author="Zumla, Ali" w:date="2023-07-08T09:13:00Z">
          <w:pPr>
            <w:spacing w:line="360" w:lineRule="auto"/>
          </w:pPr>
        </w:pPrChange>
      </w:pPr>
    </w:p>
    <w:p w14:paraId="10A8E2B0" w14:textId="4E3A57DC" w:rsidR="00D40DD3" w:rsidDel="00D40DD3" w:rsidRDefault="00D40DD3">
      <w:pPr>
        <w:ind w:left="284"/>
        <w:rPr>
          <w:del w:id="1053" w:author="Zumla, Ali" w:date="2023-07-08T11:22:00Z"/>
          <w:rFonts w:ascii="Times New Roman" w:hAnsi="Times New Roman" w:cs="Times New Roman"/>
          <w:b/>
          <w:bCs/>
          <w:sz w:val="24"/>
          <w:szCs w:val="24"/>
        </w:rPr>
        <w:pPrChange w:id="1054" w:author="Zumla, Ali" w:date="2023-07-08T09:13:00Z">
          <w:pPr/>
        </w:pPrChange>
      </w:pPr>
    </w:p>
    <w:p w14:paraId="494E045E" w14:textId="08D5A6AF" w:rsidR="00CA331D" w:rsidDel="00D40DD3" w:rsidRDefault="00CA331D">
      <w:pPr>
        <w:ind w:left="284"/>
        <w:rPr>
          <w:del w:id="1055" w:author="Zumla, Ali" w:date="2023-07-08T11:22:00Z"/>
          <w:rFonts w:ascii="Times New Roman" w:hAnsi="Times New Roman" w:cs="Times New Roman"/>
          <w:b/>
          <w:bCs/>
          <w:sz w:val="24"/>
          <w:szCs w:val="24"/>
        </w:rPr>
        <w:pPrChange w:id="1056" w:author="Zumla, Ali" w:date="2023-07-08T09:13:00Z">
          <w:pPr/>
        </w:pPrChange>
      </w:pPr>
      <w:del w:id="1057" w:author="Zumla, Ali" w:date="2023-07-08T11:22:00Z">
        <w:r w:rsidDel="00D40DD3">
          <w:rPr>
            <w:rFonts w:ascii="Times New Roman" w:hAnsi="Times New Roman" w:cs="Times New Roman"/>
            <w:b/>
            <w:bCs/>
            <w:sz w:val="24"/>
            <w:szCs w:val="24"/>
          </w:rPr>
          <w:delText xml:space="preserve">Figures: </w:delText>
        </w:r>
      </w:del>
    </w:p>
    <w:p w14:paraId="16D2F0C6" w14:textId="65FFC6C2" w:rsidR="00CA331D" w:rsidRPr="0006024A" w:rsidDel="00D40DD3" w:rsidRDefault="00CA331D">
      <w:pPr>
        <w:spacing w:after="0" w:line="360" w:lineRule="auto"/>
        <w:ind w:left="284"/>
        <w:rPr>
          <w:del w:id="1058" w:author="Zumla, Ali" w:date="2023-07-08T11:22:00Z"/>
          <w:rFonts w:ascii="Times New Roman" w:hAnsi="Times New Roman" w:cs="Times New Roman"/>
          <w:sz w:val="24"/>
          <w:szCs w:val="24"/>
        </w:rPr>
        <w:pPrChange w:id="1059" w:author="Zumla, Ali" w:date="2023-07-08T09:13:00Z">
          <w:pPr>
            <w:spacing w:after="0" w:line="360" w:lineRule="auto"/>
          </w:pPr>
        </w:pPrChange>
      </w:pPr>
      <w:del w:id="1060" w:author="Zumla, Ali" w:date="2023-07-08T11:22:00Z">
        <w:r w:rsidRPr="006668F4" w:rsidDel="00D40DD3">
          <w:rPr>
            <w:rFonts w:ascii="Times New Roman" w:hAnsi="Times New Roman" w:cs="Times New Roman"/>
            <w:b/>
            <w:bCs/>
            <w:sz w:val="24"/>
            <w:szCs w:val="24"/>
          </w:rPr>
          <w:delText>Fig 1:</w:delText>
        </w:r>
        <w:r w:rsidRPr="0006024A" w:rsidDel="00D40DD3">
          <w:rPr>
            <w:rFonts w:ascii="Times New Roman" w:hAnsi="Times New Roman" w:cs="Times New Roman"/>
            <w:sz w:val="24"/>
            <w:szCs w:val="24"/>
          </w:rPr>
          <w:delText xml:space="preserve"> Top: Number of dengue cases and deaths over the period 2000-2022, Bangladesh. Bottom: Number of monthly dengue cases and deaths recorded in Bangladesh.</w:delText>
        </w:r>
      </w:del>
    </w:p>
    <w:p w14:paraId="08DF92DC" w14:textId="2078FFA2" w:rsidR="0006024A" w:rsidDel="00D40DD3" w:rsidRDefault="0006024A">
      <w:pPr>
        <w:ind w:left="284"/>
        <w:rPr>
          <w:del w:id="1061" w:author="Zumla, Ali" w:date="2023-07-08T11:22:00Z"/>
          <w:rStyle w:val="label"/>
          <w:rFonts w:ascii="Times New Roman" w:hAnsi="Times New Roman" w:cs="Times New Roman"/>
          <w:sz w:val="24"/>
          <w:szCs w:val="24"/>
        </w:rPr>
        <w:pPrChange w:id="1062" w:author="Zumla, Ali" w:date="2023-07-08T09:13:00Z">
          <w:pPr/>
        </w:pPrChange>
      </w:pPr>
    </w:p>
    <w:p w14:paraId="0411B793" w14:textId="753778D4" w:rsidR="0006024A" w:rsidDel="00D40DD3" w:rsidRDefault="0006024A">
      <w:pPr>
        <w:pStyle w:val="NormalWeb"/>
        <w:shd w:val="clear" w:color="auto" w:fill="FFFFFF"/>
        <w:spacing w:before="0" w:beforeAutospacing="0" w:after="0" w:afterAutospacing="0"/>
        <w:ind w:left="284"/>
        <w:rPr>
          <w:del w:id="1063" w:author="Zumla, Ali" w:date="2023-07-08T11:22:00Z"/>
          <w:lang w:val="en-GB" w:eastAsia="en-GB"/>
        </w:rPr>
        <w:pPrChange w:id="1064" w:author="Zumla, Ali" w:date="2023-07-08T09:13:00Z">
          <w:pPr>
            <w:pStyle w:val="NormalWeb"/>
            <w:shd w:val="clear" w:color="auto" w:fill="FFFFFF"/>
            <w:spacing w:before="0" w:beforeAutospacing="0" w:after="0" w:afterAutospacing="0"/>
          </w:pPr>
        </w:pPrChange>
      </w:pPr>
      <w:del w:id="1065" w:author="Zumla, Ali" w:date="2023-07-08T11:22:00Z">
        <w:r w:rsidRPr="009D1044" w:rsidDel="00D40DD3">
          <w:rPr>
            <w:rStyle w:val="label"/>
            <w:b/>
            <w:bCs/>
          </w:rPr>
          <w:delText>Fig 2:</w:delText>
        </w:r>
        <w:r w:rsidDel="00D40DD3">
          <w:rPr>
            <w:rStyle w:val="label"/>
          </w:rPr>
          <w:delText xml:space="preserve"> </w:delText>
        </w:r>
        <w:r w:rsidRPr="0052020F" w:rsidDel="00D40DD3">
          <w:delText xml:space="preserve">The boxplot compares monthly rainfall in Dhaka city, Bangladesh between two decades. </w:delText>
        </w:r>
        <w:r w:rsidRPr="0052020F" w:rsidDel="00D40DD3">
          <w:rPr>
            <w:lang w:val="en-GB" w:eastAsia="en-GB"/>
          </w:rPr>
          <w:delText>The bottom and top of the box indicate the first and third quantiles, the band inside the box is the median. The dots outside the box are individual outliers</w:delText>
        </w:r>
        <w:r w:rsidDel="00D40DD3">
          <w:rPr>
            <w:lang w:val="en-GB" w:eastAsia="en-GB"/>
          </w:rPr>
          <w:delText xml:space="preserve">. Most of the months in the second decade had outlier rainfall whereas in the first decade, only the cooler months (Nov-Jan) had some extreme rainfall. </w:delText>
        </w:r>
      </w:del>
    </w:p>
    <w:p w14:paraId="6DF61973" w14:textId="6C2350A1" w:rsidR="008A383A" w:rsidDel="00D40DD3" w:rsidRDefault="008A383A">
      <w:pPr>
        <w:pStyle w:val="NormalWeb"/>
        <w:shd w:val="clear" w:color="auto" w:fill="FFFFFF"/>
        <w:spacing w:before="0" w:beforeAutospacing="0" w:after="0" w:afterAutospacing="0"/>
        <w:ind w:left="284"/>
        <w:rPr>
          <w:del w:id="1066" w:author="Zumla, Ali" w:date="2023-07-08T11:22:00Z"/>
          <w:lang w:val="en-GB" w:eastAsia="en-GB"/>
        </w:rPr>
        <w:pPrChange w:id="1067" w:author="Zumla, Ali" w:date="2023-07-08T09:13:00Z">
          <w:pPr>
            <w:pStyle w:val="NormalWeb"/>
            <w:shd w:val="clear" w:color="auto" w:fill="FFFFFF"/>
            <w:spacing w:before="0" w:beforeAutospacing="0" w:after="0" w:afterAutospacing="0"/>
          </w:pPr>
        </w:pPrChange>
      </w:pPr>
    </w:p>
    <w:p w14:paraId="2ECA572A" w14:textId="37CCA2FB" w:rsidR="008A383A" w:rsidRPr="0043429E" w:rsidDel="00D40DD3" w:rsidRDefault="008A383A">
      <w:pPr>
        <w:spacing w:line="360" w:lineRule="auto"/>
        <w:ind w:left="284"/>
        <w:rPr>
          <w:del w:id="1068" w:author="Zumla, Ali" w:date="2023-07-08T11:22:00Z"/>
          <w:rFonts w:ascii="Times New Roman" w:hAnsi="Times New Roman" w:cs="Times New Roman"/>
          <w:b/>
          <w:bCs/>
          <w:sz w:val="24"/>
          <w:szCs w:val="24"/>
        </w:rPr>
        <w:pPrChange w:id="1069" w:author="Zumla, Ali" w:date="2023-07-08T09:13:00Z">
          <w:pPr>
            <w:spacing w:line="360" w:lineRule="auto"/>
          </w:pPr>
        </w:pPrChange>
      </w:pPr>
      <w:del w:id="1070" w:author="Zumla, Ali" w:date="2023-07-08T11:22:00Z">
        <w:r w:rsidRPr="0043429E" w:rsidDel="00D40DD3">
          <w:rPr>
            <w:rFonts w:ascii="Times New Roman" w:hAnsi="Times New Roman" w:cs="Times New Roman"/>
            <w:b/>
            <w:bCs/>
            <w:sz w:val="24"/>
            <w:szCs w:val="24"/>
          </w:rPr>
          <w:delText xml:space="preserve">Fig </w:delText>
        </w:r>
        <w:r w:rsidDel="00D40DD3">
          <w:rPr>
            <w:rFonts w:ascii="Times New Roman" w:hAnsi="Times New Roman" w:cs="Times New Roman"/>
            <w:b/>
            <w:bCs/>
            <w:sz w:val="24"/>
            <w:szCs w:val="24"/>
          </w:rPr>
          <w:delText>3</w:delText>
        </w:r>
        <w:r w:rsidRPr="0043429E" w:rsidDel="00D40DD3">
          <w:rPr>
            <w:rFonts w:ascii="Times New Roman" w:hAnsi="Times New Roman" w:cs="Times New Roman"/>
            <w:b/>
            <w:bCs/>
            <w:sz w:val="24"/>
            <w:szCs w:val="24"/>
          </w:rPr>
          <w:delText xml:space="preserve">: Top:  </w:delText>
        </w:r>
        <w:r w:rsidRPr="00A31C93" w:rsidDel="00D40DD3">
          <w:rPr>
            <w:rFonts w:ascii="Times New Roman" w:hAnsi="Times New Roman" w:cs="Times New Roman"/>
            <w:sz w:val="24"/>
            <w:szCs w:val="24"/>
          </w:rPr>
          <w:delText>Mean monthly growth factor for the period of 2000-2022. Bottom: The Monthly growth factor for the individual year 2000-2022.  The dotted horizontal line indicates monthly growth factor 1 (same number of cases in two subsequent months).</w:delText>
        </w:r>
        <w:r w:rsidRPr="0043429E" w:rsidDel="00D40DD3">
          <w:rPr>
            <w:rFonts w:ascii="Times New Roman" w:hAnsi="Times New Roman" w:cs="Times New Roman"/>
            <w:b/>
            <w:bCs/>
            <w:sz w:val="24"/>
            <w:szCs w:val="24"/>
          </w:rPr>
          <w:delText xml:space="preserve"> </w:delText>
        </w:r>
      </w:del>
    </w:p>
    <w:p w14:paraId="547D3285" w14:textId="7CCE012E" w:rsidR="007F51AE" w:rsidRPr="003B79E9" w:rsidDel="00D40DD3" w:rsidRDefault="007F51AE">
      <w:pPr>
        <w:spacing w:line="360" w:lineRule="auto"/>
        <w:ind w:left="284"/>
        <w:rPr>
          <w:del w:id="1071" w:author="Zumla, Ali" w:date="2023-07-08T11:22:00Z"/>
          <w:rFonts w:ascii="Times New Roman" w:hAnsi="Times New Roman" w:cs="Times New Roman"/>
          <w:sz w:val="24"/>
          <w:szCs w:val="24"/>
        </w:rPr>
        <w:pPrChange w:id="1072" w:author="Zumla, Ali" w:date="2023-07-08T09:13:00Z">
          <w:pPr>
            <w:spacing w:line="360" w:lineRule="auto"/>
          </w:pPr>
        </w:pPrChange>
      </w:pPr>
      <w:del w:id="1073" w:author="Zumla, Ali" w:date="2023-07-08T11:22:00Z">
        <w:r w:rsidRPr="003B79E9" w:rsidDel="00D40DD3">
          <w:rPr>
            <w:rFonts w:ascii="Times New Roman" w:hAnsi="Times New Roman" w:cs="Times New Roman"/>
            <w:b/>
            <w:bCs/>
            <w:sz w:val="24"/>
            <w:szCs w:val="24"/>
          </w:rPr>
          <w:delText xml:space="preserve">Fig </w:delText>
        </w:r>
        <w:r w:rsidR="008A383A" w:rsidDel="00D40DD3">
          <w:rPr>
            <w:rFonts w:ascii="Times New Roman" w:hAnsi="Times New Roman" w:cs="Times New Roman"/>
            <w:b/>
            <w:bCs/>
            <w:sz w:val="24"/>
            <w:szCs w:val="24"/>
          </w:rPr>
          <w:delText>4</w:delText>
        </w:r>
        <w:r w:rsidRPr="003B79E9" w:rsidDel="00D40DD3">
          <w:rPr>
            <w:rFonts w:ascii="Times New Roman" w:hAnsi="Times New Roman" w:cs="Times New Roman"/>
            <w:b/>
            <w:bCs/>
            <w:sz w:val="24"/>
            <w:szCs w:val="24"/>
          </w:rPr>
          <w:delText>:</w:delText>
        </w:r>
        <w:r w:rsidRPr="003B79E9" w:rsidDel="00D40DD3">
          <w:rPr>
            <w:rFonts w:ascii="Times New Roman" w:hAnsi="Times New Roman" w:cs="Times New Roman"/>
            <w:sz w:val="24"/>
            <w:szCs w:val="24"/>
          </w:rPr>
          <w:delText xml:space="preserve">  Observed and forecasted number of dengue cases in Bangladesh using </w:delText>
        </w:r>
        <w:r w:rsidR="003B79E9" w:rsidRPr="003B79E9" w:rsidDel="00D40DD3">
          <w:rPr>
            <w:rFonts w:ascii="Times New Roman" w:hAnsi="Times New Roman" w:cs="Times New Roman"/>
            <w:sz w:val="24"/>
            <w:szCs w:val="24"/>
          </w:rPr>
          <w:delText xml:space="preserve">the </w:delText>
        </w:r>
        <w:r w:rsidRPr="003B79E9" w:rsidDel="00D40DD3">
          <w:rPr>
            <w:rFonts w:ascii="Times New Roman" w:hAnsi="Times New Roman" w:cs="Times New Roman"/>
            <w:sz w:val="24"/>
            <w:szCs w:val="24"/>
          </w:rPr>
          <w:delText xml:space="preserve">Autoregressive moving average (ARIMA) model including </w:delText>
        </w:r>
        <w:r w:rsidR="003B79E9" w:rsidDel="00D40DD3">
          <w:rPr>
            <w:rFonts w:ascii="Times New Roman" w:hAnsi="Times New Roman" w:cs="Times New Roman"/>
            <w:sz w:val="24"/>
            <w:szCs w:val="24"/>
          </w:rPr>
          <w:delText xml:space="preserve">a </w:delText>
        </w:r>
        <w:r w:rsidRPr="003B79E9" w:rsidDel="00D40DD3">
          <w:rPr>
            <w:rFonts w:ascii="Times New Roman" w:hAnsi="Times New Roman" w:cs="Times New Roman"/>
            <w:sz w:val="24"/>
            <w:szCs w:val="24"/>
          </w:rPr>
          <w:delText>95% confidence interval</w:delText>
        </w:r>
      </w:del>
    </w:p>
    <w:p w14:paraId="64E230F6" w14:textId="77777777" w:rsidR="007F51AE" w:rsidRPr="0052020F" w:rsidRDefault="007F51AE">
      <w:pPr>
        <w:pStyle w:val="NormalWeb"/>
        <w:shd w:val="clear" w:color="auto" w:fill="FFFFFF"/>
        <w:spacing w:before="0" w:beforeAutospacing="0" w:after="0" w:afterAutospacing="0"/>
        <w:ind w:left="284"/>
        <w:rPr>
          <w:lang w:val="en-GB" w:eastAsia="en-GB"/>
        </w:rPr>
        <w:pPrChange w:id="1074" w:author="Zumla, Ali" w:date="2023-07-08T09:13:00Z">
          <w:pPr>
            <w:pStyle w:val="NormalWeb"/>
            <w:shd w:val="clear" w:color="auto" w:fill="FFFFFF"/>
            <w:spacing w:before="0" w:beforeAutospacing="0" w:after="0" w:afterAutospacing="0"/>
          </w:pPr>
        </w:pPrChange>
      </w:pPr>
    </w:p>
    <w:p w14:paraId="65F882F5" w14:textId="77777777" w:rsidR="0006024A" w:rsidRDefault="0006024A">
      <w:pPr>
        <w:spacing w:after="0" w:line="360" w:lineRule="auto"/>
        <w:ind w:left="284"/>
        <w:rPr>
          <w:rFonts w:ascii="Times New Roman" w:hAnsi="Times New Roman" w:cs="Times New Roman"/>
          <w:b/>
          <w:bCs/>
          <w:sz w:val="24"/>
          <w:szCs w:val="24"/>
        </w:rPr>
        <w:pPrChange w:id="1075" w:author="Zumla, Ali" w:date="2023-07-08T09:13:00Z">
          <w:pPr>
            <w:spacing w:after="0" w:line="360" w:lineRule="auto"/>
          </w:pPr>
        </w:pPrChange>
      </w:pPr>
    </w:p>
    <w:p w14:paraId="13E9456A" w14:textId="77777777" w:rsidR="00CA331D" w:rsidRDefault="00CA331D">
      <w:pPr>
        <w:autoSpaceDE w:val="0"/>
        <w:autoSpaceDN w:val="0"/>
        <w:ind w:left="284" w:hanging="640"/>
        <w:rPr>
          <w:rFonts w:ascii="Times New Roman" w:hAnsi="Times New Roman" w:cs="Times New Roman"/>
          <w:b/>
          <w:sz w:val="24"/>
          <w:szCs w:val="24"/>
        </w:rPr>
        <w:pPrChange w:id="1076" w:author="Zumla, Ali" w:date="2023-07-08T09:13:00Z">
          <w:pPr>
            <w:autoSpaceDE w:val="0"/>
            <w:autoSpaceDN w:val="0"/>
            <w:ind w:hanging="640"/>
          </w:pPr>
        </w:pPrChange>
      </w:pPr>
    </w:p>
    <w:p w14:paraId="77A4468F" w14:textId="77777777" w:rsidR="00D40DD3" w:rsidRDefault="00D40DD3">
      <w:pPr>
        <w:rPr>
          <w:ins w:id="1077" w:author="Zumla, Ali" w:date="2023-07-08T11:22:00Z"/>
          <w:rFonts w:ascii="Times New Roman" w:hAnsi="Times New Roman" w:cs="Times New Roman"/>
          <w:b/>
          <w:sz w:val="24"/>
          <w:szCs w:val="24"/>
        </w:rPr>
      </w:pPr>
      <w:ins w:id="1078" w:author="Zumla, Ali" w:date="2023-07-08T11:22:00Z">
        <w:r>
          <w:rPr>
            <w:rFonts w:ascii="Times New Roman" w:hAnsi="Times New Roman" w:cs="Times New Roman"/>
            <w:b/>
            <w:sz w:val="24"/>
            <w:szCs w:val="24"/>
          </w:rPr>
          <w:br w:type="page"/>
        </w:r>
      </w:ins>
    </w:p>
    <w:p w14:paraId="077E02B7" w14:textId="7FBC58B6" w:rsidR="004729F2" w:rsidRDefault="004729F2">
      <w:pPr>
        <w:autoSpaceDE w:val="0"/>
        <w:autoSpaceDN w:val="0"/>
        <w:ind w:left="284" w:hanging="640"/>
        <w:rPr>
          <w:rFonts w:ascii="Times New Roman" w:hAnsi="Times New Roman" w:cs="Times New Roman"/>
          <w:b/>
          <w:sz w:val="24"/>
          <w:szCs w:val="24"/>
        </w:rPr>
        <w:pPrChange w:id="1079" w:author="Zumla, Ali" w:date="2023-07-08T09:13:00Z">
          <w:pPr>
            <w:autoSpaceDE w:val="0"/>
            <w:autoSpaceDN w:val="0"/>
            <w:ind w:hanging="640"/>
          </w:pPr>
        </w:pPrChange>
      </w:pPr>
      <w:r>
        <w:rPr>
          <w:rFonts w:ascii="Times New Roman" w:hAnsi="Times New Roman" w:cs="Times New Roman"/>
          <w:b/>
          <w:sz w:val="24"/>
          <w:szCs w:val="24"/>
        </w:rPr>
        <w:lastRenderedPageBreak/>
        <w:t>Fig 1</w:t>
      </w:r>
    </w:p>
    <w:p w14:paraId="09B0AD5E" w14:textId="5867CF71" w:rsidR="00CA331D" w:rsidRDefault="00CA331D">
      <w:pPr>
        <w:autoSpaceDE w:val="0"/>
        <w:autoSpaceDN w:val="0"/>
        <w:ind w:left="284" w:hanging="640"/>
        <w:rPr>
          <w:rFonts w:ascii="Times New Roman" w:hAnsi="Times New Roman" w:cs="Times New Roman"/>
          <w:sz w:val="24"/>
          <w:szCs w:val="24"/>
        </w:rPr>
        <w:pPrChange w:id="1080" w:author="Zumla, Ali" w:date="2023-07-08T09:13:00Z">
          <w:pPr>
            <w:autoSpaceDE w:val="0"/>
            <w:autoSpaceDN w:val="0"/>
            <w:ind w:hanging="640"/>
          </w:pPr>
        </w:pPrChange>
      </w:pPr>
      <w:del w:id="1081" w:author="Mohammad Nayeem Hasan" w:date="2023-07-12T01:52:00Z">
        <w:r w:rsidDel="00331467">
          <w:rPr>
            <w:noProof/>
          </w:rPr>
          <w:drawing>
            <wp:inline distT="0" distB="0" distL="0" distR="0" wp14:anchorId="0B3530AA" wp14:editId="37235BDC">
              <wp:extent cx="4918009" cy="5464454"/>
              <wp:effectExtent l="0" t="0" r="0" b="3175"/>
              <wp:docPr id="407450455" name="Picture 4"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50455" name="Picture 4" descr="A picture containing text, diagram, screenshot, plo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20004" cy="5466671"/>
                      </a:xfrm>
                      <a:prstGeom prst="rect">
                        <a:avLst/>
                      </a:prstGeom>
                      <a:noFill/>
                      <a:ln>
                        <a:noFill/>
                      </a:ln>
                    </pic:spPr>
                  </pic:pic>
                </a:graphicData>
              </a:graphic>
            </wp:inline>
          </w:drawing>
        </w:r>
      </w:del>
      <w:ins w:id="1082" w:author="Mohammad Nayeem Hasan" w:date="2023-07-12T22:35:00Z">
        <w:r w:rsidR="00DA752C">
          <w:rPr>
            <w:noProof/>
          </w:rPr>
          <w:drawing>
            <wp:inline distT="0" distB="0" distL="0" distR="0" wp14:anchorId="201E4A44" wp14:editId="22F2C06F">
              <wp:extent cx="5943600" cy="6604000"/>
              <wp:effectExtent l="0" t="0" r="0" b="6350"/>
              <wp:docPr id="1766336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604000"/>
                      </a:xfrm>
                      <a:prstGeom prst="rect">
                        <a:avLst/>
                      </a:prstGeom>
                      <a:noFill/>
                      <a:ln>
                        <a:noFill/>
                      </a:ln>
                    </pic:spPr>
                  </pic:pic>
                </a:graphicData>
              </a:graphic>
            </wp:inline>
          </w:drawing>
        </w:r>
      </w:ins>
    </w:p>
    <w:p w14:paraId="4696EB0A" w14:textId="77777777" w:rsidR="004729F2" w:rsidRDefault="004729F2">
      <w:pPr>
        <w:autoSpaceDE w:val="0"/>
        <w:autoSpaceDN w:val="0"/>
        <w:ind w:left="284" w:hanging="640"/>
        <w:rPr>
          <w:rFonts w:ascii="Times New Roman" w:hAnsi="Times New Roman" w:cs="Times New Roman"/>
          <w:sz w:val="24"/>
          <w:szCs w:val="24"/>
        </w:rPr>
        <w:pPrChange w:id="1083" w:author="Zumla, Ali" w:date="2023-07-08T09:13:00Z">
          <w:pPr>
            <w:autoSpaceDE w:val="0"/>
            <w:autoSpaceDN w:val="0"/>
            <w:ind w:hanging="640"/>
          </w:pPr>
        </w:pPrChange>
      </w:pPr>
    </w:p>
    <w:p w14:paraId="4037CCB8" w14:textId="77777777" w:rsidR="004729F2" w:rsidRDefault="004729F2">
      <w:pPr>
        <w:autoSpaceDE w:val="0"/>
        <w:autoSpaceDN w:val="0"/>
        <w:ind w:left="284" w:hanging="640"/>
        <w:rPr>
          <w:rFonts w:ascii="Times New Roman" w:hAnsi="Times New Roman" w:cs="Times New Roman"/>
          <w:sz w:val="24"/>
          <w:szCs w:val="24"/>
        </w:rPr>
        <w:pPrChange w:id="1084" w:author="Zumla, Ali" w:date="2023-07-08T09:13:00Z">
          <w:pPr>
            <w:autoSpaceDE w:val="0"/>
            <w:autoSpaceDN w:val="0"/>
            <w:ind w:hanging="640"/>
          </w:pPr>
        </w:pPrChange>
      </w:pPr>
    </w:p>
    <w:p w14:paraId="4C183E6D" w14:textId="2ACCE803" w:rsidR="004729F2" w:rsidRDefault="004729F2">
      <w:pPr>
        <w:autoSpaceDE w:val="0"/>
        <w:autoSpaceDN w:val="0"/>
        <w:ind w:left="284" w:hanging="640"/>
        <w:rPr>
          <w:rFonts w:ascii="Times New Roman" w:hAnsi="Times New Roman" w:cs="Times New Roman"/>
          <w:b/>
          <w:bCs/>
          <w:sz w:val="24"/>
          <w:szCs w:val="24"/>
        </w:rPr>
        <w:pPrChange w:id="1085" w:author="Zumla, Ali" w:date="2023-07-08T09:13:00Z">
          <w:pPr>
            <w:autoSpaceDE w:val="0"/>
            <w:autoSpaceDN w:val="0"/>
            <w:ind w:hanging="640"/>
          </w:pPr>
        </w:pPrChange>
      </w:pPr>
      <w:r w:rsidRPr="004729F2">
        <w:rPr>
          <w:rFonts w:ascii="Times New Roman" w:hAnsi="Times New Roman" w:cs="Times New Roman"/>
          <w:b/>
          <w:bCs/>
          <w:sz w:val="24"/>
          <w:szCs w:val="24"/>
        </w:rPr>
        <w:t xml:space="preserve">Fig 2: </w:t>
      </w:r>
    </w:p>
    <w:p w14:paraId="2347CB3A" w14:textId="5387421A" w:rsidR="00934817" w:rsidRDefault="00934817">
      <w:pPr>
        <w:autoSpaceDE w:val="0"/>
        <w:autoSpaceDN w:val="0"/>
        <w:ind w:left="284" w:hanging="640"/>
        <w:rPr>
          <w:rFonts w:ascii="Times New Roman" w:hAnsi="Times New Roman" w:cs="Times New Roman"/>
          <w:b/>
          <w:bCs/>
          <w:sz w:val="24"/>
          <w:szCs w:val="24"/>
        </w:rPr>
        <w:pPrChange w:id="1086" w:author="Zumla, Ali" w:date="2023-07-08T09:13:00Z">
          <w:pPr>
            <w:autoSpaceDE w:val="0"/>
            <w:autoSpaceDN w:val="0"/>
            <w:ind w:hanging="640"/>
          </w:pPr>
        </w:pPrChange>
      </w:pPr>
      <w:r w:rsidRPr="00934817">
        <w:rPr>
          <w:rFonts w:ascii="Times New Roman" w:hAnsi="Times New Roman" w:cs="Times New Roman"/>
          <w:b/>
          <w:bCs/>
          <w:noProof/>
          <w:sz w:val="24"/>
          <w:szCs w:val="24"/>
        </w:rPr>
        <w:lastRenderedPageBreak/>
        <w:drawing>
          <wp:inline distT="0" distB="0" distL="0" distR="0" wp14:anchorId="01B2B4A4" wp14:editId="4ECBD16D">
            <wp:extent cx="5943600" cy="3949065"/>
            <wp:effectExtent l="0" t="0" r="0" b="0"/>
            <wp:docPr id="16393765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49065"/>
                    </a:xfrm>
                    <a:prstGeom prst="rect">
                      <a:avLst/>
                    </a:prstGeom>
                    <a:noFill/>
                    <a:ln>
                      <a:noFill/>
                    </a:ln>
                  </pic:spPr>
                </pic:pic>
              </a:graphicData>
            </a:graphic>
          </wp:inline>
        </w:drawing>
      </w:r>
    </w:p>
    <w:p w14:paraId="16F0B1E6" w14:textId="77777777" w:rsidR="002D734C" w:rsidRDefault="002D734C">
      <w:pPr>
        <w:autoSpaceDE w:val="0"/>
        <w:autoSpaceDN w:val="0"/>
        <w:ind w:left="284" w:hanging="640"/>
        <w:rPr>
          <w:rFonts w:ascii="Times New Roman" w:hAnsi="Times New Roman" w:cs="Times New Roman"/>
          <w:b/>
          <w:bCs/>
          <w:sz w:val="24"/>
          <w:szCs w:val="24"/>
        </w:rPr>
        <w:pPrChange w:id="1087" w:author="Zumla, Ali" w:date="2023-07-08T09:13:00Z">
          <w:pPr>
            <w:autoSpaceDE w:val="0"/>
            <w:autoSpaceDN w:val="0"/>
            <w:ind w:hanging="640"/>
          </w:pPr>
        </w:pPrChange>
      </w:pPr>
    </w:p>
    <w:p w14:paraId="3F5D4689" w14:textId="77777777" w:rsidR="002D734C" w:rsidRDefault="002D734C">
      <w:pPr>
        <w:autoSpaceDE w:val="0"/>
        <w:autoSpaceDN w:val="0"/>
        <w:ind w:left="284" w:hanging="640"/>
        <w:rPr>
          <w:rFonts w:ascii="Times New Roman" w:hAnsi="Times New Roman" w:cs="Times New Roman"/>
          <w:b/>
          <w:bCs/>
          <w:sz w:val="24"/>
          <w:szCs w:val="24"/>
        </w:rPr>
        <w:pPrChange w:id="1088" w:author="Zumla, Ali" w:date="2023-07-08T09:13:00Z">
          <w:pPr>
            <w:autoSpaceDE w:val="0"/>
            <w:autoSpaceDN w:val="0"/>
            <w:ind w:hanging="640"/>
          </w:pPr>
        </w:pPrChange>
      </w:pPr>
    </w:p>
    <w:p w14:paraId="6A62CB42" w14:textId="77777777" w:rsidR="002D734C" w:rsidRDefault="002D734C">
      <w:pPr>
        <w:autoSpaceDE w:val="0"/>
        <w:autoSpaceDN w:val="0"/>
        <w:ind w:left="284" w:hanging="640"/>
        <w:rPr>
          <w:rFonts w:ascii="Times New Roman" w:hAnsi="Times New Roman" w:cs="Times New Roman"/>
          <w:b/>
          <w:bCs/>
          <w:sz w:val="24"/>
          <w:szCs w:val="24"/>
        </w:rPr>
        <w:pPrChange w:id="1089" w:author="Zumla, Ali" w:date="2023-07-08T09:13:00Z">
          <w:pPr>
            <w:autoSpaceDE w:val="0"/>
            <w:autoSpaceDN w:val="0"/>
            <w:ind w:hanging="640"/>
          </w:pPr>
        </w:pPrChange>
      </w:pPr>
    </w:p>
    <w:p w14:paraId="4359BCA5" w14:textId="77777777" w:rsidR="002D734C" w:rsidRDefault="002D734C">
      <w:pPr>
        <w:autoSpaceDE w:val="0"/>
        <w:autoSpaceDN w:val="0"/>
        <w:ind w:left="284" w:hanging="640"/>
        <w:rPr>
          <w:rFonts w:ascii="Times New Roman" w:hAnsi="Times New Roman" w:cs="Times New Roman"/>
          <w:b/>
          <w:bCs/>
          <w:sz w:val="24"/>
          <w:szCs w:val="24"/>
        </w:rPr>
        <w:pPrChange w:id="1090" w:author="Zumla, Ali" w:date="2023-07-08T09:13:00Z">
          <w:pPr>
            <w:autoSpaceDE w:val="0"/>
            <w:autoSpaceDN w:val="0"/>
            <w:ind w:hanging="640"/>
          </w:pPr>
        </w:pPrChange>
      </w:pPr>
    </w:p>
    <w:p w14:paraId="6EF56392" w14:textId="77777777" w:rsidR="002D734C" w:rsidRDefault="002D734C">
      <w:pPr>
        <w:autoSpaceDE w:val="0"/>
        <w:autoSpaceDN w:val="0"/>
        <w:ind w:left="284" w:hanging="640"/>
        <w:rPr>
          <w:rFonts w:ascii="Times New Roman" w:hAnsi="Times New Roman" w:cs="Times New Roman"/>
          <w:b/>
          <w:bCs/>
          <w:sz w:val="24"/>
          <w:szCs w:val="24"/>
        </w:rPr>
        <w:pPrChange w:id="1091" w:author="Zumla, Ali" w:date="2023-07-08T09:13:00Z">
          <w:pPr>
            <w:autoSpaceDE w:val="0"/>
            <w:autoSpaceDN w:val="0"/>
            <w:ind w:hanging="640"/>
          </w:pPr>
        </w:pPrChange>
      </w:pPr>
    </w:p>
    <w:p w14:paraId="46D5F7B5" w14:textId="77777777" w:rsidR="002D734C" w:rsidRDefault="002D734C">
      <w:pPr>
        <w:autoSpaceDE w:val="0"/>
        <w:autoSpaceDN w:val="0"/>
        <w:ind w:left="284" w:hanging="640"/>
        <w:rPr>
          <w:rFonts w:ascii="Times New Roman" w:hAnsi="Times New Roman" w:cs="Times New Roman"/>
          <w:b/>
          <w:bCs/>
          <w:sz w:val="24"/>
          <w:szCs w:val="24"/>
        </w:rPr>
        <w:pPrChange w:id="1092" w:author="Zumla, Ali" w:date="2023-07-08T09:13:00Z">
          <w:pPr>
            <w:autoSpaceDE w:val="0"/>
            <w:autoSpaceDN w:val="0"/>
            <w:ind w:hanging="640"/>
          </w:pPr>
        </w:pPrChange>
      </w:pPr>
    </w:p>
    <w:p w14:paraId="43B17725" w14:textId="77777777" w:rsidR="002D734C" w:rsidRDefault="002D734C">
      <w:pPr>
        <w:autoSpaceDE w:val="0"/>
        <w:autoSpaceDN w:val="0"/>
        <w:ind w:left="284" w:hanging="640"/>
        <w:rPr>
          <w:rFonts w:ascii="Times New Roman" w:hAnsi="Times New Roman" w:cs="Times New Roman"/>
          <w:b/>
          <w:bCs/>
          <w:sz w:val="24"/>
          <w:szCs w:val="24"/>
        </w:rPr>
        <w:pPrChange w:id="1093" w:author="Zumla, Ali" w:date="2023-07-08T09:13:00Z">
          <w:pPr>
            <w:autoSpaceDE w:val="0"/>
            <w:autoSpaceDN w:val="0"/>
            <w:ind w:hanging="640"/>
          </w:pPr>
        </w:pPrChange>
      </w:pPr>
    </w:p>
    <w:p w14:paraId="1EC7E969" w14:textId="77777777" w:rsidR="002D734C" w:rsidRDefault="002D734C">
      <w:pPr>
        <w:autoSpaceDE w:val="0"/>
        <w:autoSpaceDN w:val="0"/>
        <w:ind w:left="284" w:hanging="640"/>
        <w:rPr>
          <w:rFonts w:ascii="Times New Roman" w:hAnsi="Times New Roman" w:cs="Times New Roman"/>
          <w:b/>
          <w:bCs/>
          <w:sz w:val="24"/>
          <w:szCs w:val="24"/>
        </w:rPr>
        <w:pPrChange w:id="1094" w:author="Zumla, Ali" w:date="2023-07-08T09:13:00Z">
          <w:pPr>
            <w:autoSpaceDE w:val="0"/>
            <w:autoSpaceDN w:val="0"/>
            <w:ind w:hanging="640"/>
          </w:pPr>
        </w:pPrChange>
      </w:pPr>
    </w:p>
    <w:p w14:paraId="4777B7B7" w14:textId="77777777" w:rsidR="002D734C" w:rsidRDefault="002D734C">
      <w:pPr>
        <w:autoSpaceDE w:val="0"/>
        <w:autoSpaceDN w:val="0"/>
        <w:ind w:left="284" w:hanging="640"/>
        <w:rPr>
          <w:rFonts w:ascii="Times New Roman" w:hAnsi="Times New Roman" w:cs="Times New Roman"/>
          <w:b/>
          <w:bCs/>
          <w:sz w:val="24"/>
          <w:szCs w:val="24"/>
        </w:rPr>
        <w:pPrChange w:id="1095" w:author="Zumla, Ali" w:date="2023-07-08T09:13:00Z">
          <w:pPr>
            <w:autoSpaceDE w:val="0"/>
            <w:autoSpaceDN w:val="0"/>
            <w:ind w:hanging="640"/>
          </w:pPr>
        </w:pPrChange>
      </w:pPr>
    </w:p>
    <w:p w14:paraId="7CCAA65A" w14:textId="77777777" w:rsidR="002D734C" w:rsidRDefault="002D734C">
      <w:pPr>
        <w:autoSpaceDE w:val="0"/>
        <w:autoSpaceDN w:val="0"/>
        <w:ind w:left="284" w:hanging="640"/>
        <w:rPr>
          <w:rFonts w:ascii="Times New Roman" w:hAnsi="Times New Roman" w:cs="Times New Roman"/>
          <w:b/>
          <w:bCs/>
          <w:sz w:val="24"/>
          <w:szCs w:val="24"/>
        </w:rPr>
        <w:pPrChange w:id="1096" w:author="Zumla, Ali" w:date="2023-07-08T09:13:00Z">
          <w:pPr>
            <w:autoSpaceDE w:val="0"/>
            <w:autoSpaceDN w:val="0"/>
            <w:ind w:hanging="640"/>
          </w:pPr>
        </w:pPrChange>
      </w:pPr>
    </w:p>
    <w:p w14:paraId="5395EEAA" w14:textId="77777777" w:rsidR="002D734C" w:rsidRDefault="002D734C">
      <w:pPr>
        <w:autoSpaceDE w:val="0"/>
        <w:autoSpaceDN w:val="0"/>
        <w:ind w:left="284" w:hanging="640"/>
        <w:rPr>
          <w:rFonts w:ascii="Times New Roman" w:hAnsi="Times New Roman" w:cs="Times New Roman"/>
          <w:b/>
          <w:bCs/>
          <w:sz w:val="24"/>
          <w:szCs w:val="24"/>
        </w:rPr>
        <w:pPrChange w:id="1097" w:author="Zumla, Ali" w:date="2023-07-08T09:13:00Z">
          <w:pPr>
            <w:autoSpaceDE w:val="0"/>
            <w:autoSpaceDN w:val="0"/>
            <w:ind w:hanging="640"/>
          </w:pPr>
        </w:pPrChange>
      </w:pPr>
    </w:p>
    <w:p w14:paraId="0B9926B7" w14:textId="77777777" w:rsidR="002D734C" w:rsidRDefault="002D734C">
      <w:pPr>
        <w:autoSpaceDE w:val="0"/>
        <w:autoSpaceDN w:val="0"/>
        <w:ind w:left="284" w:hanging="640"/>
        <w:rPr>
          <w:rFonts w:ascii="Times New Roman" w:hAnsi="Times New Roman" w:cs="Times New Roman"/>
          <w:b/>
          <w:bCs/>
          <w:sz w:val="24"/>
          <w:szCs w:val="24"/>
        </w:rPr>
        <w:pPrChange w:id="1098" w:author="Zumla, Ali" w:date="2023-07-08T09:13:00Z">
          <w:pPr>
            <w:autoSpaceDE w:val="0"/>
            <w:autoSpaceDN w:val="0"/>
            <w:ind w:hanging="640"/>
          </w:pPr>
        </w:pPrChange>
      </w:pPr>
    </w:p>
    <w:p w14:paraId="73D6BFBC" w14:textId="77777777" w:rsidR="002D734C" w:rsidRDefault="002D734C">
      <w:pPr>
        <w:autoSpaceDE w:val="0"/>
        <w:autoSpaceDN w:val="0"/>
        <w:ind w:left="284" w:hanging="640"/>
        <w:rPr>
          <w:rFonts w:ascii="Times New Roman" w:hAnsi="Times New Roman" w:cs="Times New Roman"/>
          <w:b/>
          <w:bCs/>
          <w:sz w:val="24"/>
          <w:szCs w:val="24"/>
        </w:rPr>
        <w:pPrChange w:id="1099" w:author="Zumla, Ali" w:date="2023-07-08T09:13:00Z">
          <w:pPr>
            <w:autoSpaceDE w:val="0"/>
            <w:autoSpaceDN w:val="0"/>
            <w:ind w:hanging="640"/>
          </w:pPr>
        </w:pPrChange>
      </w:pPr>
    </w:p>
    <w:p w14:paraId="11A6FC6E" w14:textId="77777777" w:rsidR="002D734C" w:rsidRDefault="002D734C">
      <w:pPr>
        <w:autoSpaceDE w:val="0"/>
        <w:autoSpaceDN w:val="0"/>
        <w:ind w:left="284" w:hanging="640"/>
        <w:rPr>
          <w:rFonts w:ascii="Times New Roman" w:hAnsi="Times New Roman" w:cs="Times New Roman"/>
          <w:b/>
          <w:bCs/>
          <w:sz w:val="24"/>
          <w:szCs w:val="24"/>
        </w:rPr>
        <w:pPrChange w:id="1100" w:author="Zumla, Ali" w:date="2023-07-08T09:13:00Z">
          <w:pPr>
            <w:autoSpaceDE w:val="0"/>
            <w:autoSpaceDN w:val="0"/>
            <w:ind w:hanging="640"/>
          </w:pPr>
        </w:pPrChange>
      </w:pPr>
    </w:p>
    <w:p w14:paraId="3F95BDE4" w14:textId="4E2EC540" w:rsidR="002D734C" w:rsidRDefault="002D734C">
      <w:pPr>
        <w:autoSpaceDE w:val="0"/>
        <w:autoSpaceDN w:val="0"/>
        <w:ind w:left="284" w:hanging="640"/>
        <w:rPr>
          <w:rFonts w:ascii="Times New Roman" w:hAnsi="Times New Roman" w:cs="Times New Roman"/>
          <w:b/>
          <w:bCs/>
          <w:sz w:val="24"/>
          <w:szCs w:val="24"/>
        </w:rPr>
        <w:pPrChange w:id="1101" w:author="Zumla, Ali" w:date="2023-07-08T09:13:00Z">
          <w:pPr>
            <w:autoSpaceDE w:val="0"/>
            <w:autoSpaceDN w:val="0"/>
            <w:ind w:hanging="640"/>
          </w:pPr>
        </w:pPrChange>
      </w:pPr>
      <w:r>
        <w:rPr>
          <w:rFonts w:ascii="Times New Roman" w:hAnsi="Times New Roman" w:cs="Times New Roman"/>
          <w:b/>
          <w:bCs/>
          <w:sz w:val="24"/>
          <w:szCs w:val="24"/>
        </w:rPr>
        <w:lastRenderedPageBreak/>
        <w:t xml:space="preserve">Fig 3: </w:t>
      </w:r>
    </w:p>
    <w:p w14:paraId="3B965FDB" w14:textId="423C75C4" w:rsidR="00920BB7" w:rsidRDefault="002D734C">
      <w:pPr>
        <w:autoSpaceDE w:val="0"/>
        <w:autoSpaceDN w:val="0"/>
        <w:ind w:left="284" w:hanging="640"/>
        <w:rPr>
          <w:rFonts w:ascii="Times New Roman" w:hAnsi="Times New Roman" w:cs="Times New Roman"/>
          <w:b/>
          <w:bCs/>
          <w:sz w:val="24"/>
          <w:szCs w:val="24"/>
        </w:rPr>
        <w:pPrChange w:id="1102" w:author="Zumla, Ali" w:date="2023-07-08T09:13:00Z">
          <w:pPr>
            <w:autoSpaceDE w:val="0"/>
            <w:autoSpaceDN w:val="0"/>
            <w:ind w:hanging="640"/>
          </w:pPr>
        </w:pPrChange>
      </w:pPr>
      <w:del w:id="1103" w:author="Mohammad Nayeem Hasan" w:date="2023-07-12T22:37:00Z">
        <w:r w:rsidDel="00DA752C">
          <w:rPr>
            <w:noProof/>
          </w:rPr>
          <w:lastRenderedPageBreak/>
          <w:drawing>
            <wp:inline distT="0" distB="0" distL="0" distR="0" wp14:anchorId="676BFFCF" wp14:editId="23E332D0">
              <wp:extent cx="4952390" cy="6603185"/>
              <wp:effectExtent l="0" t="0" r="635" b="7620"/>
              <wp:docPr id="2018888202" name="Picture 2" descr="A picture containing diagram, line,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88202" name="Picture 2" descr="A picture containing diagram, line, plot,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7934" cy="6610577"/>
                      </a:xfrm>
                      <a:prstGeom prst="rect">
                        <a:avLst/>
                      </a:prstGeom>
                      <a:noFill/>
                      <a:ln>
                        <a:noFill/>
                      </a:ln>
                    </pic:spPr>
                  </pic:pic>
                </a:graphicData>
              </a:graphic>
            </wp:inline>
          </w:drawing>
        </w:r>
      </w:del>
      <w:ins w:id="1104" w:author="Mohammad Nayeem Hasan" w:date="2023-07-12T22:37:00Z">
        <w:r w:rsidR="00DA752C">
          <w:rPr>
            <w:noProof/>
          </w:rPr>
          <w:drawing>
            <wp:inline distT="0" distB="0" distL="0" distR="0" wp14:anchorId="5597B0CB" wp14:editId="1DAA6E38">
              <wp:extent cx="5943600" cy="7924800"/>
              <wp:effectExtent l="0" t="0" r="0" b="0"/>
              <wp:docPr id="1169906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ins>
    </w:p>
    <w:p w14:paraId="53CCD6E9" w14:textId="7EB46D3B" w:rsidR="00920BB7" w:rsidRDefault="00920BB7">
      <w:pPr>
        <w:autoSpaceDE w:val="0"/>
        <w:autoSpaceDN w:val="0"/>
        <w:ind w:left="284" w:hanging="640"/>
        <w:rPr>
          <w:rFonts w:ascii="Times New Roman" w:hAnsi="Times New Roman" w:cs="Times New Roman"/>
          <w:b/>
          <w:bCs/>
          <w:sz w:val="24"/>
          <w:szCs w:val="24"/>
        </w:rPr>
        <w:pPrChange w:id="1105" w:author="Zumla, Ali" w:date="2023-07-08T09:13:00Z">
          <w:pPr>
            <w:autoSpaceDE w:val="0"/>
            <w:autoSpaceDN w:val="0"/>
            <w:ind w:hanging="640"/>
          </w:pPr>
        </w:pPrChange>
      </w:pPr>
    </w:p>
    <w:p w14:paraId="76E82AB6" w14:textId="1BEF2D61" w:rsidR="003B79E9" w:rsidRDefault="003B79E9">
      <w:pPr>
        <w:autoSpaceDE w:val="0"/>
        <w:autoSpaceDN w:val="0"/>
        <w:ind w:left="284" w:hanging="640"/>
        <w:rPr>
          <w:rFonts w:ascii="Times New Roman" w:hAnsi="Times New Roman" w:cs="Times New Roman"/>
          <w:b/>
          <w:bCs/>
          <w:sz w:val="24"/>
          <w:szCs w:val="24"/>
        </w:rPr>
        <w:pPrChange w:id="1106" w:author="Zumla, Ali" w:date="2023-07-08T09:13:00Z">
          <w:pPr>
            <w:autoSpaceDE w:val="0"/>
            <w:autoSpaceDN w:val="0"/>
            <w:ind w:hanging="640"/>
          </w:pPr>
        </w:pPrChange>
      </w:pPr>
      <w:r>
        <w:rPr>
          <w:rFonts w:ascii="Times New Roman" w:hAnsi="Times New Roman" w:cs="Times New Roman"/>
          <w:b/>
          <w:bCs/>
          <w:sz w:val="24"/>
          <w:szCs w:val="24"/>
        </w:rPr>
        <w:t xml:space="preserve">Fig 4: </w:t>
      </w:r>
    </w:p>
    <w:p w14:paraId="178D8169" w14:textId="60694C76" w:rsidR="003B79E9" w:rsidRPr="004729F2" w:rsidRDefault="003B79E9" w:rsidP="003B6C69">
      <w:pPr>
        <w:autoSpaceDE w:val="0"/>
        <w:autoSpaceDN w:val="0"/>
        <w:ind w:hanging="640"/>
        <w:rPr>
          <w:rFonts w:ascii="Times New Roman" w:hAnsi="Times New Roman" w:cs="Times New Roman"/>
          <w:b/>
          <w:bCs/>
          <w:sz w:val="24"/>
          <w:szCs w:val="24"/>
        </w:rPr>
      </w:pPr>
      <w:del w:id="1107" w:author="Mohammad Nayeem Hasan" w:date="2023-07-12T22:38:00Z">
        <w:r w:rsidDel="00DA752C">
          <w:rPr>
            <w:noProof/>
          </w:rPr>
          <w:drawing>
            <wp:inline distT="0" distB="0" distL="0" distR="0" wp14:anchorId="63E82ECF" wp14:editId="22B179A9">
              <wp:extent cx="5943600" cy="3962400"/>
              <wp:effectExtent l="0" t="0" r="0" b="0"/>
              <wp:docPr id="1070874851" name="Picture 1070874851"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73750" name="Picture 1" descr="A picture containing text, diagram, plot, li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del>
      <w:ins w:id="1108" w:author="Mohammad Nayeem Hasan" w:date="2023-07-12T23:30:00Z">
        <w:r w:rsidR="00B07B63">
          <w:rPr>
            <w:noProof/>
          </w:rPr>
          <w:drawing>
            <wp:inline distT="0" distB="0" distL="0" distR="0" wp14:anchorId="40974CC5" wp14:editId="10F49745">
              <wp:extent cx="5943600" cy="3962400"/>
              <wp:effectExtent l="0" t="0" r="0" b="0"/>
              <wp:docPr id="3207392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ins>
    </w:p>
    <w:sectPr w:rsidR="003B79E9" w:rsidRPr="004729F2" w:rsidSect="00786F71">
      <w:footerReference w:type="default" r:id="rId14"/>
      <w:pgSz w:w="12240" w:h="15840"/>
      <w:pgMar w:top="1418" w:right="1440" w:bottom="1702" w:left="1440" w:header="720" w:footer="720" w:gutter="0"/>
      <w:cols w:space="720"/>
      <w:docGrid w:linePitch="360"/>
      <w:sectPrChange w:id="1109" w:author="Zumla, Ali" w:date="2023-07-08T11:44:00Z">
        <w:sectPr w:rsidR="003B79E9" w:rsidRPr="004729F2" w:rsidSect="00786F71">
          <w:pgMar w:top="1440" w:right="1440" w:bottom="1440" w:left="1440" w:header="720" w:footer="720" w:gutter="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EB8D2" w14:textId="77777777" w:rsidR="006E245C" w:rsidRDefault="006E245C" w:rsidP="000237FE">
      <w:pPr>
        <w:spacing w:after="0" w:line="240" w:lineRule="auto"/>
      </w:pPr>
      <w:r>
        <w:separator/>
      </w:r>
    </w:p>
  </w:endnote>
  <w:endnote w:type="continuationSeparator" w:id="0">
    <w:p w14:paraId="37E022B0" w14:textId="77777777" w:rsidR="006E245C" w:rsidRDefault="006E245C" w:rsidP="000237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egoe UI">
    <w:altName w:val="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5830579"/>
      <w:docPartObj>
        <w:docPartGallery w:val="Page Numbers (Bottom of Page)"/>
        <w:docPartUnique/>
      </w:docPartObj>
    </w:sdtPr>
    <w:sdtEndPr>
      <w:rPr>
        <w:rFonts w:ascii="Times New Roman" w:hAnsi="Times New Roman" w:cs="Times New Roman"/>
        <w:noProof/>
      </w:rPr>
    </w:sdtEndPr>
    <w:sdtContent>
      <w:p w14:paraId="29476B0C" w14:textId="18EBE5D7" w:rsidR="00AE330B" w:rsidRPr="00CE53B8" w:rsidRDefault="00AE330B">
        <w:pPr>
          <w:pStyle w:val="Footer"/>
          <w:jc w:val="center"/>
          <w:rPr>
            <w:rFonts w:ascii="Times New Roman" w:hAnsi="Times New Roman" w:cs="Times New Roman"/>
          </w:rPr>
        </w:pPr>
        <w:r w:rsidRPr="00CE53B8">
          <w:rPr>
            <w:rFonts w:ascii="Times New Roman" w:hAnsi="Times New Roman" w:cs="Times New Roman"/>
          </w:rPr>
          <w:fldChar w:fldCharType="begin"/>
        </w:r>
        <w:r w:rsidRPr="00CE53B8">
          <w:rPr>
            <w:rFonts w:ascii="Times New Roman" w:hAnsi="Times New Roman" w:cs="Times New Roman"/>
          </w:rPr>
          <w:instrText xml:space="preserve"> PAGE   \* MERGEFORMAT </w:instrText>
        </w:r>
        <w:r w:rsidRPr="00CE53B8">
          <w:rPr>
            <w:rFonts w:ascii="Times New Roman" w:hAnsi="Times New Roman" w:cs="Times New Roman"/>
          </w:rPr>
          <w:fldChar w:fldCharType="separate"/>
        </w:r>
        <w:r w:rsidR="00FA7FB3" w:rsidRPr="00CE53B8">
          <w:rPr>
            <w:rFonts w:ascii="Times New Roman" w:hAnsi="Times New Roman" w:cs="Times New Roman"/>
            <w:noProof/>
          </w:rPr>
          <w:t>20</w:t>
        </w:r>
        <w:r w:rsidRPr="00CE53B8">
          <w:rPr>
            <w:rFonts w:ascii="Times New Roman" w:hAnsi="Times New Roman" w:cs="Times New Roman"/>
            <w:noProof/>
          </w:rPr>
          <w:fldChar w:fldCharType="end"/>
        </w:r>
      </w:p>
    </w:sdtContent>
  </w:sdt>
  <w:p w14:paraId="2AED7D2C" w14:textId="77777777" w:rsidR="00AE330B" w:rsidRDefault="00AE33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877EC" w14:textId="77777777" w:rsidR="006E245C" w:rsidRDefault="006E245C" w:rsidP="000237FE">
      <w:pPr>
        <w:spacing w:after="0" w:line="240" w:lineRule="auto"/>
      </w:pPr>
      <w:r>
        <w:separator/>
      </w:r>
    </w:p>
  </w:footnote>
  <w:footnote w:type="continuationSeparator" w:id="0">
    <w:p w14:paraId="71AE3997" w14:textId="77777777" w:rsidR="006E245C" w:rsidRDefault="006E245C" w:rsidP="000237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43B1"/>
    <w:multiLevelType w:val="hybridMultilevel"/>
    <w:tmpl w:val="3BF8FF10"/>
    <w:lvl w:ilvl="0" w:tplc="9D24096E">
      <w:start w:val="1"/>
      <w:numFmt w:val="bullet"/>
      <w:lvlText w:val=""/>
      <w:lvlJc w:val="left"/>
      <w:pPr>
        <w:ind w:left="1080" w:hanging="360"/>
      </w:pPr>
      <w:rPr>
        <w:rFonts w:ascii="Symbol" w:hAnsi="Symbol"/>
      </w:rPr>
    </w:lvl>
    <w:lvl w:ilvl="1" w:tplc="2F2890A2">
      <w:start w:val="1"/>
      <w:numFmt w:val="bullet"/>
      <w:lvlText w:val=""/>
      <w:lvlJc w:val="left"/>
      <w:pPr>
        <w:ind w:left="1080" w:hanging="360"/>
      </w:pPr>
      <w:rPr>
        <w:rFonts w:ascii="Symbol" w:hAnsi="Symbol"/>
      </w:rPr>
    </w:lvl>
    <w:lvl w:ilvl="2" w:tplc="3C224D34">
      <w:start w:val="1"/>
      <w:numFmt w:val="bullet"/>
      <w:lvlText w:val=""/>
      <w:lvlJc w:val="left"/>
      <w:pPr>
        <w:ind w:left="1080" w:hanging="360"/>
      </w:pPr>
      <w:rPr>
        <w:rFonts w:ascii="Symbol" w:hAnsi="Symbol"/>
      </w:rPr>
    </w:lvl>
    <w:lvl w:ilvl="3" w:tplc="30382390">
      <w:start w:val="1"/>
      <w:numFmt w:val="bullet"/>
      <w:lvlText w:val=""/>
      <w:lvlJc w:val="left"/>
      <w:pPr>
        <w:ind w:left="1080" w:hanging="360"/>
      </w:pPr>
      <w:rPr>
        <w:rFonts w:ascii="Symbol" w:hAnsi="Symbol"/>
      </w:rPr>
    </w:lvl>
    <w:lvl w:ilvl="4" w:tplc="AAC858E2">
      <w:start w:val="1"/>
      <w:numFmt w:val="bullet"/>
      <w:lvlText w:val=""/>
      <w:lvlJc w:val="left"/>
      <w:pPr>
        <w:ind w:left="1080" w:hanging="360"/>
      </w:pPr>
      <w:rPr>
        <w:rFonts w:ascii="Symbol" w:hAnsi="Symbol"/>
      </w:rPr>
    </w:lvl>
    <w:lvl w:ilvl="5" w:tplc="3294E8B0">
      <w:start w:val="1"/>
      <w:numFmt w:val="bullet"/>
      <w:lvlText w:val=""/>
      <w:lvlJc w:val="left"/>
      <w:pPr>
        <w:ind w:left="1080" w:hanging="360"/>
      </w:pPr>
      <w:rPr>
        <w:rFonts w:ascii="Symbol" w:hAnsi="Symbol"/>
      </w:rPr>
    </w:lvl>
    <w:lvl w:ilvl="6" w:tplc="593A5A8E">
      <w:start w:val="1"/>
      <w:numFmt w:val="bullet"/>
      <w:lvlText w:val=""/>
      <w:lvlJc w:val="left"/>
      <w:pPr>
        <w:ind w:left="1080" w:hanging="360"/>
      </w:pPr>
      <w:rPr>
        <w:rFonts w:ascii="Symbol" w:hAnsi="Symbol"/>
      </w:rPr>
    </w:lvl>
    <w:lvl w:ilvl="7" w:tplc="9432C19A">
      <w:start w:val="1"/>
      <w:numFmt w:val="bullet"/>
      <w:lvlText w:val=""/>
      <w:lvlJc w:val="left"/>
      <w:pPr>
        <w:ind w:left="1080" w:hanging="360"/>
      </w:pPr>
      <w:rPr>
        <w:rFonts w:ascii="Symbol" w:hAnsi="Symbol"/>
      </w:rPr>
    </w:lvl>
    <w:lvl w:ilvl="8" w:tplc="E6422186">
      <w:start w:val="1"/>
      <w:numFmt w:val="bullet"/>
      <w:lvlText w:val=""/>
      <w:lvlJc w:val="left"/>
      <w:pPr>
        <w:ind w:left="1080" w:hanging="360"/>
      </w:pPr>
      <w:rPr>
        <w:rFonts w:ascii="Symbol" w:hAnsi="Symbol"/>
      </w:rPr>
    </w:lvl>
  </w:abstractNum>
  <w:abstractNum w:abstractNumId="1" w15:restartNumberingAfterBreak="0">
    <w:nsid w:val="16B02310"/>
    <w:multiLevelType w:val="hybridMultilevel"/>
    <w:tmpl w:val="673021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6027F9"/>
    <w:multiLevelType w:val="hybridMultilevel"/>
    <w:tmpl w:val="851022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DE663B"/>
    <w:multiLevelType w:val="hybridMultilevel"/>
    <w:tmpl w:val="8D1029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54457151">
    <w:abstractNumId w:val="3"/>
  </w:num>
  <w:num w:numId="2" w16cid:durableId="1866097046">
    <w:abstractNumId w:val="2"/>
  </w:num>
  <w:num w:numId="3" w16cid:durableId="390811227">
    <w:abstractNumId w:val="1"/>
  </w:num>
  <w:num w:numId="4" w16cid:durableId="16347803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umla, Ali">
    <w15:presenceInfo w15:providerId="AD" w15:userId="S::rmhaalz@ucl.ac.uk::36784042-d8a3-42f4-a439-8b82454dcfa0"/>
  </w15:person>
  <w15:person w15:author="ASADUZZAMAN Md">
    <w15:presenceInfo w15:providerId="AD" w15:userId="S::ma9@staff.staffs.ac.uk::a376507a-c0a2-4df2-9ff3-a6bf0f6a503d"/>
  </w15:person>
  <w15:person w15:author="Chowdhury,Muhammad Abdul Baker">
    <w15:presenceInfo w15:providerId="AD" w15:userId="S-1-5-21-1308237860-4193317556-336787646-2115348"/>
  </w15:person>
  <w15:person w15:author="Mohammad Nayeem Hasan">
    <w15:presenceInfo w15:providerId="Windows Live" w15:userId="5be14f6c7eaf8e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4861"/>
    <w:rsid w:val="000005DD"/>
    <w:rsid w:val="00000C2A"/>
    <w:rsid w:val="00000FF8"/>
    <w:rsid w:val="00001698"/>
    <w:rsid w:val="00001DC0"/>
    <w:rsid w:val="00003E75"/>
    <w:rsid w:val="000044AA"/>
    <w:rsid w:val="00005AC5"/>
    <w:rsid w:val="00005F8E"/>
    <w:rsid w:val="00006CB1"/>
    <w:rsid w:val="00007A5C"/>
    <w:rsid w:val="00011C67"/>
    <w:rsid w:val="00012059"/>
    <w:rsid w:val="000133A9"/>
    <w:rsid w:val="00016D7C"/>
    <w:rsid w:val="0001737C"/>
    <w:rsid w:val="00020D6C"/>
    <w:rsid w:val="00021C73"/>
    <w:rsid w:val="00022CBB"/>
    <w:rsid w:val="00022D2F"/>
    <w:rsid w:val="000237FE"/>
    <w:rsid w:val="00024A26"/>
    <w:rsid w:val="00025A84"/>
    <w:rsid w:val="0002633A"/>
    <w:rsid w:val="00026735"/>
    <w:rsid w:val="00026E8C"/>
    <w:rsid w:val="000277C4"/>
    <w:rsid w:val="00031FC1"/>
    <w:rsid w:val="000328CC"/>
    <w:rsid w:val="00033201"/>
    <w:rsid w:val="0003321E"/>
    <w:rsid w:val="000359FE"/>
    <w:rsid w:val="000372C5"/>
    <w:rsid w:val="00037D6D"/>
    <w:rsid w:val="00040316"/>
    <w:rsid w:val="00041154"/>
    <w:rsid w:val="00041CE6"/>
    <w:rsid w:val="00044861"/>
    <w:rsid w:val="000450E8"/>
    <w:rsid w:val="000467DD"/>
    <w:rsid w:val="000501DD"/>
    <w:rsid w:val="00050AF1"/>
    <w:rsid w:val="000516AF"/>
    <w:rsid w:val="0005247D"/>
    <w:rsid w:val="000524E1"/>
    <w:rsid w:val="00052BD9"/>
    <w:rsid w:val="000543BA"/>
    <w:rsid w:val="00054D43"/>
    <w:rsid w:val="0005662A"/>
    <w:rsid w:val="00056A99"/>
    <w:rsid w:val="0005712C"/>
    <w:rsid w:val="0005719F"/>
    <w:rsid w:val="0006000A"/>
    <w:rsid w:val="0006024A"/>
    <w:rsid w:val="00060E35"/>
    <w:rsid w:val="00063026"/>
    <w:rsid w:val="00063396"/>
    <w:rsid w:val="00064700"/>
    <w:rsid w:val="00064DCF"/>
    <w:rsid w:val="000653D0"/>
    <w:rsid w:val="0006660A"/>
    <w:rsid w:val="00067167"/>
    <w:rsid w:val="00067EF4"/>
    <w:rsid w:val="00070001"/>
    <w:rsid w:val="000703E6"/>
    <w:rsid w:val="0007072D"/>
    <w:rsid w:val="00072159"/>
    <w:rsid w:val="000726FF"/>
    <w:rsid w:val="00072704"/>
    <w:rsid w:val="000729EB"/>
    <w:rsid w:val="0007329D"/>
    <w:rsid w:val="0007336D"/>
    <w:rsid w:val="00073DD2"/>
    <w:rsid w:val="00074F9B"/>
    <w:rsid w:val="00075849"/>
    <w:rsid w:val="00082814"/>
    <w:rsid w:val="00083655"/>
    <w:rsid w:val="000842EC"/>
    <w:rsid w:val="00086134"/>
    <w:rsid w:val="000862AE"/>
    <w:rsid w:val="000862F7"/>
    <w:rsid w:val="000872DE"/>
    <w:rsid w:val="00090835"/>
    <w:rsid w:val="00090F29"/>
    <w:rsid w:val="00092638"/>
    <w:rsid w:val="00095215"/>
    <w:rsid w:val="00095563"/>
    <w:rsid w:val="000A3480"/>
    <w:rsid w:val="000A724E"/>
    <w:rsid w:val="000B03EE"/>
    <w:rsid w:val="000B12FD"/>
    <w:rsid w:val="000B2858"/>
    <w:rsid w:val="000B317F"/>
    <w:rsid w:val="000B3685"/>
    <w:rsid w:val="000B3A5C"/>
    <w:rsid w:val="000B3F52"/>
    <w:rsid w:val="000B4486"/>
    <w:rsid w:val="000B6242"/>
    <w:rsid w:val="000B79CB"/>
    <w:rsid w:val="000C2932"/>
    <w:rsid w:val="000C2FB3"/>
    <w:rsid w:val="000C4036"/>
    <w:rsid w:val="000C5F2C"/>
    <w:rsid w:val="000C7F9F"/>
    <w:rsid w:val="000D11C6"/>
    <w:rsid w:val="000D3C83"/>
    <w:rsid w:val="000D5436"/>
    <w:rsid w:val="000D5F45"/>
    <w:rsid w:val="000E0650"/>
    <w:rsid w:val="000E0A9A"/>
    <w:rsid w:val="000E0B7D"/>
    <w:rsid w:val="000E40A7"/>
    <w:rsid w:val="000E602D"/>
    <w:rsid w:val="000E78EB"/>
    <w:rsid w:val="000F177C"/>
    <w:rsid w:val="000F4080"/>
    <w:rsid w:val="000F4984"/>
    <w:rsid w:val="000F4E8B"/>
    <w:rsid w:val="000F6234"/>
    <w:rsid w:val="000F797B"/>
    <w:rsid w:val="000F7D14"/>
    <w:rsid w:val="001001EC"/>
    <w:rsid w:val="001029F4"/>
    <w:rsid w:val="001033EE"/>
    <w:rsid w:val="0010446D"/>
    <w:rsid w:val="00104B4B"/>
    <w:rsid w:val="001078E4"/>
    <w:rsid w:val="001103FB"/>
    <w:rsid w:val="00110A0B"/>
    <w:rsid w:val="00111EF4"/>
    <w:rsid w:val="00113162"/>
    <w:rsid w:val="001162FB"/>
    <w:rsid w:val="00116C9A"/>
    <w:rsid w:val="0011700A"/>
    <w:rsid w:val="001204C2"/>
    <w:rsid w:val="001204DF"/>
    <w:rsid w:val="0012114B"/>
    <w:rsid w:val="00122111"/>
    <w:rsid w:val="001222A4"/>
    <w:rsid w:val="00125094"/>
    <w:rsid w:val="001251CA"/>
    <w:rsid w:val="00130E3B"/>
    <w:rsid w:val="001337DB"/>
    <w:rsid w:val="00133BFE"/>
    <w:rsid w:val="00133FAA"/>
    <w:rsid w:val="001365C5"/>
    <w:rsid w:val="001372F5"/>
    <w:rsid w:val="0013757E"/>
    <w:rsid w:val="001401CF"/>
    <w:rsid w:val="00140471"/>
    <w:rsid w:val="00142184"/>
    <w:rsid w:val="0014249F"/>
    <w:rsid w:val="00143549"/>
    <w:rsid w:val="001438E6"/>
    <w:rsid w:val="00144287"/>
    <w:rsid w:val="001442CC"/>
    <w:rsid w:val="001445B2"/>
    <w:rsid w:val="00146BBD"/>
    <w:rsid w:val="0014767A"/>
    <w:rsid w:val="0015471E"/>
    <w:rsid w:val="00154A60"/>
    <w:rsid w:val="001628DF"/>
    <w:rsid w:val="00162C8C"/>
    <w:rsid w:val="00164401"/>
    <w:rsid w:val="001651DA"/>
    <w:rsid w:val="00167517"/>
    <w:rsid w:val="00170609"/>
    <w:rsid w:val="00170D9F"/>
    <w:rsid w:val="00171EF7"/>
    <w:rsid w:val="0017223C"/>
    <w:rsid w:val="00172F55"/>
    <w:rsid w:val="00174CDB"/>
    <w:rsid w:val="00176818"/>
    <w:rsid w:val="00181A52"/>
    <w:rsid w:val="001825E8"/>
    <w:rsid w:val="0018323A"/>
    <w:rsid w:val="0018441A"/>
    <w:rsid w:val="00184837"/>
    <w:rsid w:val="00186BD2"/>
    <w:rsid w:val="0018714F"/>
    <w:rsid w:val="00187D54"/>
    <w:rsid w:val="00187EDB"/>
    <w:rsid w:val="00191E85"/>
    <w:rsid w:val="00192C68"/>
    <w:rsid w:val="00192D49"/>
    <w:rsid w:val="00194ABB"/>
    <w:rsid w:val="001964BC"/>
    <w:rsid w:val="0019658A"/>
    <w:rsid w:val="001976CF"/>
    <w:rsid w:val="001A07A6"/>
    <w:rsid w:val="001A3CFD"/>
    <w:rsid w:val="001A5644"/>
    <w:rsid w:val="001A666B"/>
    <w:rsid w:val="001A6854"/>
    <w:rsid w:val="001A7A72"/>
    <w:rsid w:val="001A7ED5"/>
    <w:rsid w:val="001B0F9A"/>
    <w:rsid w:val="001B1B86"/>
    <w:rsid w:val="001B3FFC"/>
    <w:rsid w:val="001B4E11"/>
    <w:rsid w:val="001B647A"/>
    <w:rsid w:val="001C2823"/>
    <w:rsid w:val="001C2AC4"/>
    <w:rsid w:val="001C30EA"/>
    <w:rsid w:val="001C394E"/>
    <w:rsid w:val="001C7900"/>
    <w:rsid w:val="001D0398"/>
    <w:rsid w:val="001D2C17"/>
    <w:rsid w:val="001D39E5"/>
    <w:rsid w:val="001D4D19"/>
    <w:rsid w:val="001D540A"/>
    <w:rsid w:val="001D681D"/>
    <w:rsid w:val="001D7AE5"/>
    <w:rsid w:val="001D7E62"/>
    <w:rsid w:val="001E0285"/>
    <w:rsid w:val="001E0609"/>
    <w:rsid w:val="001E06F9"/>
    <w:rsid w:val="001E091C"/>
    <w:rsid w:val="001E09DD"/>
    <w:rsid w:val="001E1C83"/>
    <w:rsid w:val="001E2DE8"/>
    <w:rsid w:val="001E3E65"/>
    <w:rsid w:val="001E40B3"/>
    <w:rsid w:val="001E55DF"/>
    <w:rsid w:val="001E73D6"/>
    <w:rsid w:val="001E740E"/>
    <w:rsid w:val="001E76BA"/>
    <w:rsid w:val="001F18A3"/>
    <w:rsid w:val="001F256F"/>
    <w:rsid w:val="001F2BE2"/>
    <w:rsid w:val="001F3FDA"/>
    <w:rsid w:val="001F7033"/>
    <w:rsid w:val="00201C69"/>
    <w:rsid w:val="00202385"/>
    <w:rsid w:val="00203515"/>
    <w:rsid w:val="00204DEC"/>
    <w:rsid w:val="00204FFB"/>
    <w:rsid w:val="0020565B"/>
    <w:rsid w:val="00205E69"/>
    <w:rsid w:val="00207896"/>
    <w:rsid w:val="00210F74"/>
    <w:rsid w:val="00211354"/>
    <w:rsid w:val="002125B0"/>
    <w:rsid w:val="00212F4F"/>
    <w:rsid w:val="002140C2"/>
    <w:rsid w:val="002151AC"/>
    <w:rsid w:val="002166B3"/>
    <w:rsid w:val="00216CD2"/>
    <w:rsid w:val="002206E9"/>
    <w:rsid w:val="00222E8D"/>
    <w:rsid w:val="002251E9"/>
    <w:rsid w:val="002257EA"/>
    <w:rsid w:val="00225EB0"/>
    <w:rsid w:val="002265BA"/>
    <w:rsid w:val="00226A6F"/>
    <w:rsid w:val="00230F3E"/>
    <w:rsid w:val="002315BD"/>
    <w:rsid w:val="00232306"/>
    <w:rsid w:val="00232CCC"/>
    <w:rsid w:val="0023436A"/>
    <w:rsid w:val="00234B59"/>
    <w:rsid w:val="00240C7A"/>
    <w:rsid w:val="0024314B"/>
    <w:rsid w:val="00243B67"/>
    <w:rsid w:val="002445A6"/>
    <w:rsid w:val="00244AF6"/>
    <w:rsid w:val="00244FFA"/>
    <w:rsid w:val="00245907"/>
    <w:rsid w:val="002464D7"/>
    <w:rsid w:val="002471D9"/>
    <w:rsid w:val="00250021"/>
    <w:rsid w:val="00250C53"/>
    <w:rsid w:val="002517D7"/>
    <w:rsid w:val="00251EE5"/>
    <w:rsid w:val="00252991"/>
    <w:rsid w:val="0025306C"/>
    <w:rsid w:val="0025578E"/>
    <w:rsid w:val="00257B9A"/>
    <w:rsid w:val="002604D2"/>
    <w:rsid w:val="0026073E"/>
    <w:rsid w:val="002611C8"/>
    <w:rsid w:val="00261DEF"/>
    <w:rsid w:val="002628C8"/>
    <w:rsid w:val="00263780"/>
    <w:rsid w:val="00263CAB"/>
    <w:rsid w:val="0026401C"/>
    <w:rsid w:val="00264143"/>
    <w:rsid w:val="002647BC"/>
    <w:rsid w:val="0026541B"/>
    <w:rsid w:val="00270879"/>
    <w:rsid w:val="00270E8B"/>
    <w:rsid w:val="00271775"/>
    <w:rsid w:val="00271E07"/>
    <w:rsid w:val="00276878"/>
    <w:rsid w:val="002775BD"/>
    <w:rsid w:val="00277A77"/>
    <w:rsid w:val="00280EEC"/>
    <w:rsid w:val="00282025"/>
    <w:rsid w:val="00283120"/>
    <w:rsid w:val="00284A85"/>
    <w:rsid w:val="00284DBA"/>
    <w:rsid w:val="00286858"/>
    <w:rsid w:val="00287292"/>
    <w:rsid w:val="00287AB0"/>
    <w:rsid w:val="00290A25"/>
    <w:rsid w:val="00290F65"/>
    <w:rsid w:val="00291D47"/>
    <w:rsid w:val="00295B28"/>
    <w:rsid w:val="0029658C"/>
    <w:rsid w:val="00296786"/>
    <w:rsid w:val="002A043D"/>
    <w:rsid w:val="002A0829"/>
    <w:rsid w:val="002A1213"/>
    <w:rsid w:val="002A162C"/>
    <w:rsid w:val="002A232A"/>
    <w:rsid w:val="002A2363"/>
    <w:rsid w:val="002A26E0"/>
    <w:rsid w:val="002A65D7"/>
    <w:rsid w:val="002A6F11"/>
    <w:rsid w:val="002A7D88"/>
    <w:rsid w:val="002B5629"/>
    <w:rsid w:val="002B565F"/>
    <w:rsid w:val="002B607C"/>
    <w:rsid w:val="002C011D"/>
    <w:rsid w:val="002C014C"/>
    <w:rsid w:val="002C01A7"/>
    <w:rsid w:val="002C3925"/>
    <w:rsid w:val="002C3BBB"/>
    <w:rsid w:val="002C4335"/>
    <w:rsid w:val="002C6D12"/>
    <w:rsid w:val="002C7C9C"/>
    <w:rsid w:val="002D3684"/>
    <w:rsid w:val="002D3932"/>
    <w:rsid w:val="002D4691"/>
    <w:rsid w:val="002D50A2"/>
    <w:rsid w:val="002D5A8A"/>
    <w:rsid w:val="002D5D13"/>
    <w:rsid w:val="002D6DD2"/>
    <w:rsid w:val="002D734C"/>
    <w:rsid w:val="002D7E55"/>
    <w:rsid w:val="002E3143"/>
    <w:rsid w:val="002E3DCB"/>
    <w:rsid w:val="002E585B"/>
    <w:rsid w:val="002E6641"/>
    <w:rsid w:val="002E6BB4"/>
    <w:rsid w:val="002E7185"/>
    <w:rsid w:val="002F0FD1"/>
    <w:rsid w:val="002F477E"/>
    <w:rsid w:val="002F4799"/>
    <w:rsid w:val="002F5BB4"/>
    <w:rsid w:val="002F64FD"/>
    <w:rsid w:val="002F7013"/>
    <w:rsid w:val="002F7DE3"/>
    <w:rsid w:val="0030206E"/>
    <w:rsid w:val="00302603"/>
    <w:rsid w:val="00302D64"/>
    <w:rsid w:val="00303D4F"/>
    <w:rsid w:val="00305B1D"/>
    <w:rsid w:val="00307104"/>
    <w:rsid w:val="00310047"/>
    <w:rsid w:val="00312BD8"/>
    <w:rsid w:val="00312D7A"/>
    <w:rsid w:val="003140DD"/>
    <w:rsid w:val="00314B94"/>
    <w:rsid w:val="00316403"/>
    <w:rsid w:val="003173E0"/>
    <w:rsid w:val="00317414"/>
    <w:rsid w:val="00320D4B"/>
    <w:rsid w:val="00321FFB"/>
    <w:rsid w:val="00324A46"/>
    <w:rsid w:val="00324DAA"/>
    <w:rsid w:val="00324E21"/>
    <w:rsid w:val="00331467"/>
    <w:rsid w:val="00331DB6"/>
    <w:rsid w:val="00335BB2"/>
    <w:rsid w:val="00336FBA"/>
    <w:rsid w:val="00337445"/>
    <w:rsid w:val="00337A4A"/>
    <w:rsid w:val="00337DAD"/>
    <w:rsid w:val="00340AAF"/>
    <w:rsid w:val="0034261E"/>
    <w:rsid w:val="00344BF6"/>
    <w:rsid w:val="00344C07"/>
    <w:rsid w:val="00345722"/>
    <w:rsid w:val="0034627E"/>
    <w:rsid w:val="00346340"/>
    <w:rsid w:val="00350199"/>
    <w:rsid w:val="00350220"/>
    <w:rsid w:val="0035095E"/>
    <w:rsid w:val="00351A38"/>
    <w:rsid w:val="0035215C"/>
    <w:rsid w:val="00354AF2"/>
    <w:rsid w:val="003576F0"/>
    <w:rsid w:val="00360D36"/>
    <w:rsid w:val="00361467"/>
    <w:rsid w:val="0036383A"/>
    <w:rsid w:val="00363EB8"/>
    <w:rsid w:val="0036434B"/>
    <w:rsid w:val="003643B9"/>
    <w:rsid w:val="00364A41"/>
    <w:rsid w:val="0036750D"/>
    <w:rsid w:val="0037005D"/>
    <w:rsid w:val="0037143D"/>
    <w:rsid w:val="00371DB4"/>
    <w:rsid w:val="0037417E"/>
    <w:rsid w:val="0037522B"/>
    <w:rsid w:val="00377525"/>
    <w:rsid w:val="0038287C"/>
    <w:rsid w:val="00382E68"/>
    <w:rsid w:val="00385506"/>
    <w:rsid w:val="00385525"/>
    <w:rsid w:val="00391C46"/>
    <w:rsid w:val="00395042"/>
    <w:rsid w:val="003A07C1"/>
    <w:rsid w:val="003A30EA"/>
    <w:rsid w:val="003A3C84"/>
    <w:rsid w:val="003A5D49"/>
    <w:rsid w:val="003A625E"/>
    <w:rsid w:val="003A6A73"/>
    <w:rsid w:val="003A7174"/>
    <w:rsid w:val="003A758C"/>
    <w:rsid w:val="003B0122"/>
    <w:rsid w:val="003B1390"/>
    <w:rsid w:val="003B1545"/>
    <w:rsid w:val="003B5BEF"/>
    <w:rsid w:val="003B6C69"/>
    <w:rsid w:val="003B79E9"/>
    <w:rsid w:val="003C1089"/>
    <w:rsid w:val="003C187E"/>
    <w:rsid w:val="003C3CB6"/>
    <w:rsid w:val="003C436F"/>
    <w:rsid w:val="003C4DC6"/>
    <w:rsid w:val="003C630C"/>
    <w:rsid w:val="003C660A"/>
    <w:rsid w:val="003C6FD5"/>
    <w:rsid w:val="003C70E6"/>
    <w:rsid w:val="003C73E0"/>
    <w:rsid w:val="003D0660"/>
    <w:rsid w:val="003D1589"/>
    <w:rsid w:val="003D17C3"/>
    <w:rsid w:val="003D1D3C"/>
    <w:rsid w:val="003D1F82"/>
    <w:rsid w:val="003D1F99"/>
    <w:rsid w:val="003D48B7"/>
    <w:rsid w:val="003D4EA8"/>
    <w:rsid w:val="003D5685"/>
    <w:rsid w:val="003D5DCB"/>
    <w:rsid w:val="003D605D"/>
    <w:rsid w:val="003D7355"/>
    <w:rsid w:val="003E103F"/>
    <w:rsid w:val="003E1689"/>
    <w:rsid w:val="003E5A2B"/>
    <w:rsid w:val="003E642E"/>
    <w:rsid w:val="003E6985"/>
    <w:rsid w:val="003E7DF5"/>
    <w:rsid w:val="003F110B"/>
    <w:rsid w:val="003F2C4A"/>
    <w:rsid w:val="003F2D8D"/>
    <w:rsid w:val="003F30FF"/>
    <w:rsid w:val="003F3425"/>
    <w:rsid w:val="003F3F6B"/>
    <w:rsid w:val="003F4B52"/>
    <w:rsid w:val="003F583A"/>
    <w:rsid w:val="003F5BF0"/>
    <w:rsid w:val="003F725F"/>
    <w:rsid w:val="00400D0A"/>
    <w:rsid w:val="00400F35"/>
    <w:rsid w:val="00401FD1"/>
    <w:rsid w:val="004022EB"/>
    <w:rsid w:val="00404548"/>
    <w:rsid w:val="004046A0"/>
    <w:rsid w:val="004056F2"/>
    <w:rsid w:val="004102C9"/>
    <w:rsid w:val="004107D9"/>
    <w:rsid w:val="00410A0E"/>
    <w:rsid w:val="00413447"/>
    <w:rsid w:val="00413696"/>
    <w:rsid w:val="0041659F"/>
    <w:rsid w:val="0041765C"/>
    <w:rsid w:val="00422EF7"/>
    <w:rsid w:val="00423541"/>
    <w:rsid w:val="0042355F"/>
    <w:rsid w:val="00423DE8"/>
    <w:rsid w:val="004247F3"/>
    <w:rsid w:val="004330B4"/>
    <w:rsid w:val="0043429E"/>
    <w:rsid w:val="00436232"/>
    <w:rsid w:val="0043650F"/>
    <w:rsid w:val="00437B3D"/>
    <w:rsid w:val="00440BDA"/>
    <w:rsid w:val="004417BF"/>
    <w:rsid w:val="00442EFA"/>
    <w:rsid w:val="0044323F"/>
    <w:rsid w:val="00443544"/>
    <w:rsid w:val="004461D4"/>
    <w:rsid w:val="0045036F"/>
    <w:rsid w:val="00450BB3"/>
    <w:rsid w:val="004518F6"/>
    <w:rsid w:val="00451F57"/>
    <w:rsid w:val="00452C3E"/>
    <w:rsid w:val="00453F52"/>
    <w:rsid w:val="00456EEA"/>
    <w:rsid w:val="00456F90"/>
    <w:rsid w:val="0045747A"/>
    <w:rsid w:val="00457C2B"/>
    <w:rsid w:val="00460322"/>
    <w:rsid w:val="004627CC"/>
    <w:rsid w:val="00463512"/>
    <w:rsid w:val="00463B04"/>
    <w:rsid w:val="00464448"/>
    <w:rsid w:val="004654B6"/>
    <w:rsid w:val="00467CBE"/>
    <w:rsid w:val="00470B22"/>
    <w:rsid w:val="0047230B"/>
    <w:rsid w:val="004729F2"/>
    <w:rsid w:val="004738FC"/>
    <w:rsid w:val="00473A23"/>
    <w:rsid w:val="00476288"/>
    <w:rsid w:val="004769C0"/>
    <w:rsid w:val="004778D9"/>
    <w:rsid w:val="00480A6A"/>
    <w:rsid w:val="00480A80"/>
    <w:rsid w:val="0048102D"/>
    <w:rsid w:val="0048127B"/>
    <w:rsid w:val="00482329"/>
    <w:rsid w:val="0048285A"/>
    <w:rsid w:val="00482C73"/>
    <w:rsid w:val="00483D91"/>
    <w:rsid w:val="00486ADD"/>
    <w:rsid w:val="00487B59"/>
    <w:rsid w:val="004900F2"/>
    <w:rsid w:val="0049142A"/>
    <w:rsid w:val="0049146F"/>
    <w:rsid w:val="00491D4B"/>
    <w:rsid w:val="0049388D"/>
    <w:rsid w:val="0049514C"/>
    <w:rsid w:val="0049590E"/>
    <w:rsid w:val="004A29FD"/>
    <w:rsid w:val="004A3CDE"/>
    <w:rsid w:val="004A7740"/>
    <w:rsid w:val="004A77D6"/>
    <w:rsid w:val="004B00F8"/>
    <w:rsid w:val="004B05BE"/>
    <w:rsid w:val="004B1D7F"/>
    <w:rsid w:val="004B2893"/>
    <w:rsid w:val="004B3476"/>
    <w:rsid w:val="004B4197"/>
    <w:rsid w:val="004B4DE3"/>
    <w:rsid w:val="004B6753"/>
    <w:rsid w:val="004B727C"/>
    <w:rsid w:val="004C3B0A"/>
    <w:rsid w:val="004C482C"/>
    <w:rsid w:val="004C50BA"/>
    <w:rsid w:val="004D0AD5"/>
    <w:rsid w:val="004D315F"/>
    <w:rsid w:val="004D7495"/>
    <w:rsid w:val="004E029C"/>
    <w:rsid w:val="004E2350"/>
    <w:rsid w:val="004E2378"/>
    <w:rsid w:val="004E38C9"/>
    <w:rsid w:val="004E4703"/>
    <w:rsid w:val="004E5C2D"/>
    <w:rsid w:val="004F04FE"/>
    <w:rsid w:val="004F16A9"/>
    <w:rsid w:val="004F1E39"/>
    <w:rsid w:val="004F2FA4"/>
    <w:rsid w:val="004F3C8D"/>
    <w:rsid w:val="004F3DD2"/>
    <w:rsid w:val="004F4505"/>
    <w:rsid w:val="004F67D5"/>
    <w:rsid w:val="004F68D9"/>
    <w:rsid w:val="004F6F92"/>
    <w:rsid w:val="00500F1D"/>
    <w:rsid w:val="00501E83"/>
    <w:rsid w:val="00504371"/>
    <w:rsid w:val="00504B92"/>
    <w:rsid w:val="0050517F"/>
    <w:rsid w:val="005062F1"/>
    <w:rsid w:val="005111B7"/>
    <w:rsid w:val="0051282D"/>
    <w:rsid w:val="005134EC"/>
    <w:rsid w:val="00513C98"/>
    <w:rsid w:val="00516DDF"/>
    <w:rsid w:val="0052020F"/>
    <w:rsid w:val="00520A22"/>
    <w:rsid w:val="005220A6"/>
    <w:rsid w:val="00522C38"/>
    <w:rsid w:val="00523A38"/>
    <w:rsid w:val="00523CAE"/>
    <w:rsid w:val="005241CC"/>
    <w:rsid w:val="005242D8"/>
    <w:rsid w:val="00524DE1"/>
    <w:rsid w:val="0052629B"/>
    <w:rsid w:val="005262E8"/>
    <w:rsid w:val="00526B96"/>
    <w:rsid w:val="00531F2D"/>
    <w:rsid w:val="00532583"/>
    <w:rsid w:val="005331A7"/>
    <w:rsid w:val="0053339A"/>
    <w:rsid w:val="00534113"/>
    <w:rsid w:val="00535839"/>
    <w:rsid w:val="0054048A"/>
    <w:rsid w:val="00544CDC"/>
    <w:rsid w:val="0054565B"/>
    <w:rsid w:val="00545E93"/>
    <w:rsid w:val="00546206"/>
    <w:rsid w:val="00546C2F"/>
    <w:rsid w:val="00547E9C"/>
    <w:rsid w:val="00547F87"/>
    <w:rsid w:val="0055109A"/>
    <w:rsid w:val="00551BBB"/>
    <w:rsid w:val="0055223F"/>
    <w:rsid w:val="0055253E"/>
    <w:rsid w:val="0055384E"/>
    <w:rsid w:val="00554171"/>
    <w:rsid w:val="0055682C"/>
    <w:rsid w:val="00556B24"/>
    <w:rsid w:val="00570EBC"/>
    <w:rsid w:val="00574E27"/>
    <w:rsid w:val="005758F7"/>
    <w:rsid w:val="00575A6C"/>
    <w:rsid w:val="00575AAF"/>
    <w:rsid w:val="00575AD6"/>
    <w:rsid w:val="00575DB1"/>
    <w:rsid w:val="00576D3F"/>
    <w:rsid w:val="00576EC5"/>
    <w:rsid w:val="00576FE7"/>
    <w:rsid w:val="00577332"/>
    <w:rsid w:val="00577B8B"/>
    <w:rsid w:val="00580E67"/>
    <w:rsid w:val="005829F4"/>
    <w:rsid w:val="005841CD"/>
    <w:rsid w:val="00585DD2"/>
    <w:rsid w:val="005927CB"/>
    <w:rsid w:val="005930DA"/>
    <w:rsid w:val="00593144"/>
    <w:rsid w:val="00593227"/>
    <w:rsid w:val="0059451D"/>
    <w:rsid w:val="0059549A"/>
    <w:rsid w:val="00595B3D"/>
    <w:rsid w:val="00596019"/>
    <w:rsid w:val="00596426"/>
    <w:rsid w:val="005974E8"/>
    <w:rsid w:val="005A0DA1"/>
    <w:rsid w:val="005A19C4"/>
    <w:rsid w:val="005A23FF"/>
    <w:rsid w:val="005A2AFE"/>
    <w:rsid w:val="005A3FBC"/>
    <w:rsid w:val="005A7AC8"/>
    <w:rsid w:val="005B0EFB"/>
    <w:rsid w:val="005B1106"/>
    <w:rsid w:val="005B2D78"/>
    <w:rsid w:val="005B3616"/>
    <w:rsid w:val="005B4C00"/>
    <w:rsid w:val="005B6584"/>
    <w:rsid w:val="005B75A9"/>
    <w:rsid w:val="005C0CF9"/>
    <w:rsid w:val="005C1C48"/>
    <w:rsid w:val="005C2E15"/>
    <w:rsid w:val="005C2EEA"/>
    <w:rsid w:val="005C4023"/>
    <w:rsid w:val="005C65C3"/>
    <w:rsid w:val="005C6AEB"/>
    <w:rsid w:val="005D04DD"/>
    <w:rsid w:val="005D1255"/>
    <w:rsid w:val="005D2547"/>
    <w:rsid w:val="005D28D8"/>
    <w:rsid w:val="005D2B9F"/>
    <w:rsid w:val="005D391F"/>
    <w:rsid w:val="005D6501"/>
    <w:rsid w:val="005D6F6B"/>
    <w:rsid w:val="005D7B9C"/>
    <w:rsid w:val="005E0038"/>
    <w:rsid w:val="005E0832"/>
    <w:rsid w:val="005E12AB"/>
    <w:rsid w:val="005E20D0"/>
    <w:rsid w:val="005E40EF"/>
    <w:rsid w:val="005E4C82"/>
    <w:rsid w:val="005E792B"/>
    <w:rsid w:val="005F4087"/>
    <w:rsid w:val="005F5E96"/>
    <w:rsid w:val="00600800"/>
    <w:rsid w:val="006031F8"/>
    <w:rsid w:val="00605737"/>
    <w:rsid w:val="006058B6"/>
    <w:rsid w:val="00607765"/>
    <w:rsid w:val="00611E12"/>
    <w:rsid w:val="0061204E"/>
    <w:rsid w:val="0061221D"/>
    <w:rsid w:val="00612B77"/>
    <w:rsid w:val="00617D11"/>
    <w:rsid w:val="006234BF"/>
    <w:rsid w:val="00625485"/>
    <w:rsid w:val="00625A70"/>
    <w:rsid w:val="00625B20"/>
    <w:rsid w:val="00625B48"/>
    <w:rsid w:val="00627439"/>
    <w:rsid w:val="0063023B"/>
    <w:rsid w:val="00630285"/>
    <w:rsid w:val="00632048"/>
    <w:rsid w:val="00633076"/>
    <w:rsid w:val="0063352B"/>
    <w:rsid w:val="006337DC"/>
    <w:rsid w:val="0063428A"/>
    <w:rsid w:val="00635BC6"/>
    <w:rsid w:val="0063600F"/>
    <w:rsid w:val="0063642F"/>
    <w:rsid w:val="006368F5"/>
    <w:rsid w:val="00636A84"/>
    <w:rsid w:val="00636DE9"/>
    <w:rsid w:val="0063783A"/>
    <w:rsid w:val="00640A76"/>
    <w:rsid w:val="00644D8F"/>
    <w:rsid w:val="006525E2"/>
    <w:rsid w:val="00652654"/>
    <w:rsid w:val="006571C1"/>
    <w:rsid w:val="006613E0"/>
    <w:rsid w:val="006638FF"/>
    <w:rsid w:val="00664279"/>
    <w:rsid w:val="006668F4"/>
    <w:rsid w:val="00666DCA"/>
    <w:rsid w:val="00667C97"/>
    <w:rsid w:val="006700C2"/>
    <w:rsid w:val="006739D4"/>
    <w:rsid w:val="00674922"/>
    <w:rsid w:val="0067545F"/>
    <w:rsid w:val="006760B8"/>
    <w:rsid w:val="00676286"/>
    <w:rsid w:val="00676F39"/>
    <w:rsid w:val="00677DC7"/>
    <w:rsid w:val="006825AE"/>
    <w:rsid w:val="00683339"/>
    <w:rsid w:val="00683DFD"/>
    <w:rsid w:val="0068688D"/>
    <w:rsid w:val="006876CC"/>
    <w:rsid w:val="00693287"/>
    <w:rsid w:val="00693A0E"/>
    <w:rsid w:val="00694C06"/>
    <w:rsid w:val="00695ED5"/>
    <w:rsid w:val="006A0548"/>
    <w:rsid w:val="006A0FAA"/>
    <w:rsid w:val="006A11BF"/>
    <w:rsid w:val="006A1927"/>
    <w:rsid w:val="006A3694"/>
    <w:rsid w:val="006A3D74"/>
    <w:rsid w:val="006A4855"/>
    <w:rsid w:val="006A5EAE"/>
    <w:rsid w:val="006B0362"/>
    <w:rsid w:val="006B29EC"/>
    <w:rsid w:val="006B2C31"/>
    <w:rsid w:val="006B5820"/>
    <w:rsid w:val="006B6B82"/>
    <w:rsid w:val="006B76D5"/>
    <w:rsid w:val="006B7FAE"/>
    <w:rsid w:val="006C1B33"/>
    <w:rsid w:val="006C4511"/>
    <w:rsid w:val="006C541F"/>
    <w:rsid w:val="006C5553"/>
    <w:rsid w:val="006C6CD9"/>
    <w:rsid w:val="006C6DC6"/>
    <w:rsid w:val="006C7112"/>
    <w:rsid w:val="006C73B3"/>
    <w:rsid w:val="006C7740"/>
    <w:rsid w:val="006D2000"/>
    <w:rsid w:val="006D3A16"/>
    <w:rsid w:val="006D3FAE"/>
    <w:rsid w:val="006D5634"/>
    <w:rsid w:val="006D5A74"/>
    <w:rsid w:val="006D6CE7"/>
    <w:rsid w:val="006E1D9A"/>
    <w:rsid w:val="006E1F80"/>
    <w:rsid w:val="006E2117"/>
    <w:rsid w:val="006E245C"/>
    <w:rsid w:val="006E39A9"/>
    <w:rsid w:val="006E43FB"/>
    <w:rsid w:val="006E5CE8"/>
    <w:rsid w:val="006E79B5"/>
    <w:rsid w:val="006E7E28"/>
    <w:rsid w:val="006F1045"/>
    <w:rsid w:val="006F259C"/>
    <w:rsid w:val="006F29F2"/>
    <w:rsid w:val="006F4594"/>
    <w:rsid w:val="006F6A93"/>
    <w:rsid w:val="006F6B35"/>
    <w:rsid w:val="006F7746"/>
    <w:rsid w:val="0070010D"/>
    <w:rsid w:val="007010CC"/>
    <w:rsid w:val="00701C6E"/>
    <w:rsid w:val="00704882"/>
    <w:rsid w:val="0070579C"/>
    <w:rsid w:val="00707818"/>
    <w:rsid w:val="007105ED"/>
    <w:rsid w:val="007118AF"/>
    <w:rsid w:val="00711AA7"/>
    <w:rsid w:val="00711B86"/>
    <w:rsid w:val="00712F9F"/>
    <w:rsid w:val="007158DA"/>
    <w:rsid w:val="00715985"/>
    <w:rsid w:val="007166C0"/>
    <w:rsid w:val="00717A36"/>
    <w:rsid w:val="007207D2"/>
    <w:rsid w:val="0072151D"/>
    <w:rsid w:val="00721BFB"/>
    <w:rsid w:val="00721FC5"/>
    <w:rsid w:val="00723DAE"/>
    <w:rsid w:val="0072593E"/>
    <w:rsid w:val="00731495"/>
    <w:rsid w:val="00731BB6"/>
    <w:rsid w:val="00731D36"/>
    <w:rsid w:val="00732CC9"/>
    <w:rsid w:val="007334C7"/>
    <w:rsid w:val="0073536D"/>
    <w:rsid w:val="00736FC7"/>
    <w:rsid w:val="007373F1"/>
    <w:rsid w:val="007377BF"/>
    <w:rsid w:val="00740314"/>
    <w:rsid w:val="007407D7"/>
    <w:rsid w:val="00744461"/>
    <w:rsid w:val="00744877"/>
    <w:rsid w:val="00747B33"/>
    <w:rsid w:val="00750C1B"/>
    <w:rsid w:val="007512A7"/>
    <w:rsid w:val="007520F3"/>
    <w:rsid w:val="007528EE"/>
    <w:rsid w:val="007528F0"/>
    <w:rsid w:val="00754EDF"/>
    <w:rsid w:val="00756A03"/>
    <w:rsid w:val="007615C7"/>
    <w:rsid w:val="00761BED"/>
    <w:rsid w:val="00761BFA"/>
    <w:rsid w:val="00764085"/>
    <w:rsid w:val="00765748"/>
    <w:rsid w:val="007659D3"/>
    <w:rsid w:val="00765B3A"/>
    <w:rsid w:val="00765B69"/>
    <w:rsid w:val="00765F33"/>
    <w:rsid w:val="00767695"/>
    <w:rsid w:val="007678F3"/>
    <w:rsid w:val="00767AA9"/>
    <w:rsid w:val="00767C31"/>
    <w:rsid w:val="0077072D"/>
    <w:rsid w:val="00770D75"/>
    <w:rsid w:val="00772AEB"/>
    <w:rsid w:val="0077486D"/>
    <w:rsid w:val="007755B8"/>
    <w:rsid w:val="00776B2B"/>
    <w:rsid w:val="00777C99"/>
    <w:rsid w:val="00780413"/>
    <w:rsid w:val="007814A7"/>
    <w:rsid w:val="00781825"/>
    <w:rsid w:val="00781C42"/>
    <w:rsid w:val="00781C8D"/>
    <w:rsid w:val="00781E09"/>
    <w:rsid w:val="00783F3E"/>
    <w:rsid w:val="00784250"/>
    <w:rsid w:val="007858B9"/>
    <w:rsid w:val="00786780"/>
    <w:rsid w:val="00786F71"/>
    <w:rsid w:val="00787334"/>
    <w:rsid w:val="0078761C"/>
    <w:rsid w:val="00790349"/>
    <w:rsid w:val="0079197E"/>
    <w:rsid w:val="007949ED"/>
    <w:rsid w:val="00794CAB"/>
    <w:rsid w:val="0079645D"/>
    <w:rsid w:val="007A0C5A"/>
    <w:rsid w:val="007A0CEC"/>
    <w:rsid w:val="007A1738"/>
    <w:rsid w:val="007A2CBB"/>
    <w:rsid w:val="007A3D7C"/>
    <w:rsid w:val="007B1E78"/>
    <w:rsid w:val="007B71C6"/>
    <w:rsid w:val="007C0FA4"/>
    <w:rsid w:val="007C1A87"/>
    <w:rsid w:val="007C1ADE"/>
    <w:rsid w:val="007C3E2A"/>
    <w:rsid w:val="007C6E9B"/>
    <w:rsid w:val="007D0DE0"/>
    <w:rsid w:val="007D2C39"/>
    <w:rsid w:val="007D7846"/>
    <w:rsid w:val="007D7BDB"/>
    <w:rsid w:val="007E2B8D"/>
    <w:rsid w:val="007E40E0"/>
    <w:rsid w:val="007E42D2"/>
    <w:rsid w:val="007E48CF"/>
    <w:rsid w:val="007E7C8E"/>
    <w:rsid w:val="007F0F52"/>
    <w:rsid w:val="007F3E71"/>
    <w:rsid w:val="007F4FA9"/>
    <w:rsid w:val="007F5158"/>
    <w:rsid w:val="007F51AE"/>
    <w:rsid w:val="007F5D16"/>
    <w:rsid w:val="008001E3"/>
    <w:rsid w:val="00800492"/>
    <w:rsid w:val="0080259B"/>
    <w:rsid w:val="00802C6A"/>
    <w:rsid w:val="00803AA7"/>
    <w:rsid w:val="00804FFA"/>
    <w:rsid w:val="008067B4"/>
    <w:rsid w:val="0080776A"/>
    <w:rsid w:val="00807F58"/>
    <w:rsid w:val="00810F71"/>
    <w:rsid w:val="00811341"/>
    <w:rsid w:val="00811B60"/>
    <w:rsid w:val="00811C38"/>
    <w:rsid w:val="00812942"/>
    <w:rsid w:val="00814174"/>
    <w:rsid w:val="00822CF3"/>
    <w:rsid w:val="00823F1F"/>
    <w:rsid w:val="0082416C"/>
    <w:rsid w:val="008243CC"/>
    <w:rsid w:val="00824B82"/>
    <w:rsid w:val="00824CA5"/>
    <w:rsid w:val="00826DBF"/>
    <w:rsid w:val="00827047"/>
    <w:rsid w:val="008272B9"/>
    <w:rsid w:val="00831110"/>
    <w:rsid w:val="008331E6"/>
    <w:rsid w:val="00833FB1"/>
    <w:rsid w:val="00835843"/>
    <w:rsid w:val="00836DA3"/>
    <w:rsid w:val="008404D2"/>
    <w:rsid w:val="00840F45"/>
    <w:rsid w:val="00841637"/>
    <w:rsid w:val="008425C2"/>
    <w:rsid w:val="0084359B"/>
    <w:rsid w:val="00843780"/>
    <w:rsid w:val="0084382B"/>
    <w:rsid w:val="00843A20"/>
    <w:rsid w:val="00843D25"/>
    <w:rsid w:val="0084466D"/>
    <w:rsid w:val="008452F6"/>
    <w:rsid w:val="008461D0"/>
    <w:rsid w:val="00846B9D"/>
    <w:rsid w:val="00846CDF"/>
    <w:rsid w:val="00846D07"/>
    <w:rsid w:val="00851240"/>
    <w:rsid w:val="00851886"/>
    <w:rsid w:val="00853C2E"/>
    <w:rsid w:val="00853C5D"/>
    <w:rsid w:val="00855A1A"/>
    <w:rsid w:val="008612F4"/>
    <w:rsid w:val="00861B9C"/>
    <w:rsid w:val="0086414C"/>
    <w:rsid w:val="008652B6"/>
    <w:rsid w:val="008673F4"/>
    <w:rsid w:val="008713DA"/>
    <w:rsid w:val="0087704C"/>
    <w:rsid w:val="00877CE0"/>
    <w:rsid w:val="008814ED"/>
    <w:rsid w:val="008819EF"/>
    <w:rsid w:val="008825BB"/>
    <w:rsid w:val="008849A3"/>
    <w:rsid w:val="0089100E"/>
    <w:rsid w:val="00891959"/>
    <w:rsid w:val="00892238"/>
    <w:rsid w:val="00893AC8"/>
    <w:rsid w:val="00895F8E"/>
    <w:rsid w:val="008A10B3"/>
    <w:rsid w:val="008A383A"/>
    <w:rsid w:val="008A3854"/>
    <w:rsid w:val="008A54E9"/>
    <w:rsid w:val="008A58FF"/>
    <w:rsid w:val="008A5FC6"/>
    <w:rsid w:val="008A7516"/>
    <w:rsid w:val="008A7D53"/>
    <w:rsid w:val="008B04E1"/>
    <w:rsid w:val="008B530A"/>
    <w:rsid w:val="008B643D"/>
    <w:rsid w:val="008B7FD8"/>
    <w:rsid w:val="008C0317"/>
    <w:rsid w:val="008C03CE"/>
    <w:rsid w:val="008C2DF6"/>
    <w:rsid w:val="008C3568"/>
    <w:rsid w:val="008C3C48"/>
    <w:rsid w:val="008C415F"/>
    <w:rsid w:val="008C5FB0"/>
    <w:rsid w:val="008C6CEE"/>
    <w:rsid w:val="008D1EA2"/>
    <w:rsid w:val="008D27A3"/>
    <w:rsid w:val="008D28FF"/>
    <w:rsid w:val="008D548D"/>
    <w:rsid w:val="008D58B2"/>
    <w:rsid w:val="008D67D1"/>
    <w:rsid w:val="008D7A18"/>
    <w:rsid w:val="008E1F67"/>
    <w:rsid w:val="008E2104"/>
    <w:rsid w:val="008E3121"/>
    <w:rsid w:val="008E31C2"/>
    <w:rsid w:val="008E38DB"/>
    <w:rsid w:val="008E396A"/>
    <w:rsid w:val="008E3EBD"/>
    <w:rsid w:val="008E51D1"/>
    <w:rsid w:val="008E6064"/>
    <w:rsid w:val="008E77F5"/>
    <w:rsid w:val="008E7AA6"/>
    <w:rsid w:val="008F05EB"/>
    <w:rsid w:val="008F0D14"/>
    <w:rsid w:val="008F0FB7"/>
    <w:rsid w:val="008F4AA3"/>
    <w:rsid w:val="008F516F"/>
    <w:rsid w:val="008F6F35"/>
    <w:rsid w:val="0090185C"/>
    <w:rsid w:val="00901917"/>
    <w:rsid w:val="009026EF"/>
    <w:rsid w:val="00902B80"/>
    <w:rsid w:val="00902DD0"/>
    <w:rsid w:val="00903773"/>
    <w:rsid w:val="0090511B"/>
    <w:rsid w:val="009054BD"/>
    <w:rsid w:val="00905A7B"/>
    <w:rsid w:val="00907752"/>
    <w:rsid w:val="0091029F"/>
    <w:rsid w:val="00910632"/>
    <w:rsid w:val="009115D3"/>
    <w:rsid w:val="00912588"/>
    <w:rsid w:val="00912616"/>
    <w:rsid w:val="00912A76"/>
    <w:rsid w:val="00914FAA"/>
    <w:rsid w:val="00916801"/>
    <w:rsid w:val="009179A4"/>
    <w:rsid w:val="009204B6"/>
    <w:rsid w:val="00920BB7"/>
    <w:rsid w:val="009215E1"/>
    <w:rsid w:val="009220A0"/>
    <w:rsid w:val="0092271A"/>
    <w:rsid w:val="009237AD"/>
    <w:rsid w:val="0092599C"/>
    <w:rsid w:val="0092785A"/>
    <w:rsid w:val="009339A9"/>
    <w:rsid w:val="00934207"/>
    <w:rsid w:val="00934817"/>
    <w:rsid w:val="00935770"/>
    <w:rsid w:val="0093717C"/>
    <w:rsid w:val="00937BEA"/>
    <w:rsid w:val="009423F6"/>
    <w:rsid w:val="00942B0A"/>
    <w:rsid w:val="00942B30"/>
    <w:rsid w:val="00942E5D"/>
    <w:rsid w:val="009440F6"/>
    <w:rsid w:val="0094530B"/>
    <w:rsid w:val="0094546A"/>
    <w:rsid w:val="009472D1"/>
    <w:rsid w:val="00947425"/>
    <w:rsid w:val="00951472"/>
    <w:rsid w:val="00953FDF"/>
    <w:rsid w:val="00955B26"/>
    <w:rsid w:val="00957831"/>
    <w:rsid w:val="009609E0"/>
    <w:rsid w:val="009616C3"/>
    <w:rsid w:val="00961BAD"/>
    <w:rsid w:val="00961E72"/>
    <w:rsid w:val="00964AA1"/>
    <w:rsid w:val="00965254"/>
    <w:rsid w:val="00965C2D"/>
    <w:rsid w:val="00966AAD"/>
    <w:rsid w:val="009676CE"/>
    <w:rsid w:val="00972A60"/>
    <w:rsid w:val="00973B49"/>
    <w:rsid w:val="00974366"/>
    <w:rsid w:val="0097520B"/>
    <w:rsid w:val="00975D26"/>
    <w:rsid w:val="00976F92"/>
    <w:rsid w:val="00980310"/>
    <w:rsid w:val="0098039F"/>
    <w:rsid w:val="0098332F"/>
    <w:rsid w:val="00984729"/>
    <w:rsid w:val="009849A1"/>
    <w:rsid w:val="00984A2B"/>
    <w:rsid w:val="00985AF7"/>
    <w:rsid w:val="00985CF3"/>
    <w:rsid w:val="00987EA4"/>
    <w:rsid w:val="00987F98"/>
    <w:rsid w:val="00990B0B"/>
    <w:rsid w:val="00991B4F"/>
    <w:rsid w:val="00992326"/>
    <w:rsid w:val="00992382"/>
    <w:rsid w:val="009924CD"/>
    <w:rsid w:val="00993385"/>
    <w:rsid w:val="009933DC"/>
    <w:rsid w:val="00994B28"/>
    <w:rsid w:val="009959EA"/>
    <w:rsid w:val="00996BD6"/>
    <w:rsid w:val="00997714"/>
    <w:rsid w:val="00997792"/>
    <w:rsid w:val="009A16DE"/>
    <w:rsid w:val="009A1728"/>
    <w:rsid w:val="009A3E30"/>
    <w:rsid w:val="009A562D"/>
    <w:rsid w:val="009A6894"/>
    <w:rsid w:val="009A7407"/>
    <w:rsid w:val="009B00A3"/>
    <w:rsid w:val="009B0EE7"/>
    <w:rsid w:val="009B41A3"/>
    <w:rsid w:val="009B5449"/>
    <w:rsid w:val="009B6B01"/>
    <w:rsid w:val="009B765B"/>
    <w:rsid w:val="009B7986"/>
    <w:rsid w:val="009C0DC0"/>
    <w:rsid w:val="009C205F"/>
    <w:rsid w:val="009C2DD3"/>
    <w:rsid w:val="009C3834"/>
    <w:rsid w:val="009C4F35"/>
    <w:rsid w:val="009C6FD4"/>
    <w:rsid w:val="009C705A"/>
    <w:rsid w:val="009C7463"/>
    <w:rsid w:val="009D1044"/>
    <w:rsid w:val="009D2E9D"/>
    <w:rsid w:val="009D325F"/>
    <w:rsid w:val="009D5291"/>
    <w:rsid w:val="009D59F4"/>
    <w:rsid w:val="009D66E8"/>
    <w:rsid w:val="009E0B94"/>
    <w:rsid w:val="009E2403"/>
    <w:rsid w:val="009E46AE"/>
    <w:rsid w:val="009E540D"/>
    <w:rsid w:val="009E610B"/>
    <w:rsid w:val="009E6927"/>
    <w:rsid w:val="009F0356"/>
    <w:rsid w:val="009F0A11"/>
    <w:rsid w:val="009F38BF"/>
    <w:rsid w:val="009F41BC"/>
    <w:rsid w:val="009F6031"/>
    <w:rsid w:val="009F6717"/>
    <w:rsid w:val="009F7509"/>
    <w:rsid w:val="00A002AD"/>
    <w:rsid w:val="00A00A3F"/>
    <w:rsid w:val="00A01611"/>
    <w:rsid w:val="00A017A5"/>
    <w:rsid w:val="00A019F9"/>
    <w:rsid w:val="00A039A2"/>
    <w:rsid w:val="00A03B67"/>
    <w:rsid w:val="00A05E30"/>
    <w:rsid w:val="00A06288"/>
    <w:rsid w:val="00A064DA"/>
    <w:rsid w:val="00A065DA"/>
    <w:rsid w:val="00A12BDA"/>
    <w:rsid w:val="00A13B51"/>
    <w:rsid w:val="00A17507"/>
    <w:rsid w:val="00A20C75"/>
    <w:rsid w:val="00A2420F"/>
    <w:rsid w:val="00A24F01"/>
    <w:rsid w:val="00A251AE"/>
    <w:rsid w:val="00A278DD"/>
    <w:rsid w:val="00A30753"/>
    <w:rsid w:val="00A3167F"/>
    <w:rsid w:val="00A31C93"/>
    <w:rsid w:val="00A333D0"/>
    <w:rsid w:val="00A33C88"/>
    <w:rsid w:val="00A35D3B"/>
    <w:rsid w:val="00A35F89"/>
    <w:rsid w:val="00A368FC"/>
    <w:rsid w:val="00A371AD"/>
    <w:rsid w:val="00A37407"/>
    <w:rsid w:val="00A37874"/>
    <w:rsid w:val="00A37E80"/>
    <w:rsid w:val="00A417F2"/>
    <w:rsid w:val="00A41A65"/>
    <w:rsid w:val="00A43287"/>
    <w:rsid w:val="00A4336B"/>
    <w:rsid w:val="00A475F4"/>
    <w:rsid w:val="00A51BE3"/>
    <w:rsid w:val="00A51D92"/>
    <w:rsid w:val="00A53B58"/>
    <w:rsid w:val="00A54526"/>
    <w:rsid w:val="00A54C49"/>
    <w:rsid w:val="00A5567B"/>
    <w:rsid w:val="00A568E2"/>
    <w:rsid w:val="00A56DBC"/>
    <w:rsid w:val="00A56EB6"/>
    <w:rsid w:val="00A5775E"/>
    <w:rsid w:val="00A6124C"/>
    <w:rsid w:val="00A6138E"/>
    <w:rsid w:val="00A61455"/>
    <w:rsid w:val="00A6169B"/>
    <w:rsid w:val="00A61717"/>
    <w:rsid w:val="00A629BB"/>
    <w:rsid w:val="00A62FF2"/>
    <w:rsid w:val="00A64C7F"/>
    <w:rsid w:val="00A64EF4"/>
    <w:rsid w:val="00A65431"/>
    <w:rsid w:val="00A656B5"/>
    <w:rsid w:val="00A67B47"/>
    <w:rsid w:val="00A70157"/>
    <w:rsid w:val="00A703EB"/>
    <w:rsid w:val="00A71406"/>
    <w:rsid w:val="00A73123"/>
    <w:rsid w:val="00A73931"/>
    <w:rsid w:val="00A75D64"/>
    <w:rsid w:val="00A82154"/>
    <w:rsid w:val="00A82E0B"/>
    <w:rsid w:val="00A82EB5"/>
    <w:rsid w:val="00A8497C"/>
    <w:rsid w:val="00A84EB2"/>
    <w:rsid w:val="00A86F78"/>
    <w:rsid w:val="00A8777F"/>
    <w:rsid w:val="00A90975"/>
    <w:rsid w:val="00A90EF0"/>
    <w:rsid w:val="00A94B65"/>
    <w:rsid w:val="00A94DF0"/>
    <w:rsid w:val="00A95435"/>
    <w:rsid w:val="00A96291"/>
    <w:rsid w:val="00A96A13"/>
    <w:rsid w:val="00A96D26"/>
    <w:rsid w:val="00A96E70"/>
    <w:rsid w:val="00A97E50"/>
    <w:rsid w:val="00AA0617"/>
    <w:rsid w:val="00AA0721"/>
    <w:rsid w:val="00AA246C"/>
    <w:rsid w:val="00AA49BF"/>
    <w:rsid w:val="00AA644D"/>
    <w:rsid w:val="00AB063C"/>
    <w:rsid w:val="00AB1743"/>
    <w:rsid w:val="00AB17E6"/>
    <w:rsid w:val="00AB21CB"/>
    <w:rsid w:val="00AB50B1"/>
    <w:rsid w:val="00AB61FC"/>
    <w:rsid w:val="00AB6704"/>
    <w:rsid w:val="00AB6F71"/>
    <w:rsid w:val="00AC1BFC"/>
    <w:rsid w:val="00AC214F"/>
    <w:rsid w:val="00AC266B"/>
    <w:rsid w:val="00AC572C"/>
    <w:rsid w:val="00AC5EED"/>
    <w:rsid w:val="00AC7CDB"/>
    <w:rsid w:val="00AD079D"/>
    <w:rsid w:val="00AD0CB8"/>
    <w:rsid w:val="00AD143A"/>
    <w:rsid w:val="00AD49E6"/>
    <w:rsid w:val="00AD5ABA"/>
    <w:rsid w:val="00AD5CEC"/>
    <w:rsid w:val="00AD5D31"/>
    <w:rsid w:val="00AE08F9"/>
    <w:rsid w:val="00AE0BA4"/>
    <w:rsid w:val="00AE24E0"/>
    <w:rsid w:val="00AE330B"/>
    <w:rsid w:val="00AE5925"/>
    <w:rsid w:val="00AE6932"/>
    <w:rsid w:val="00AE71AA"/>
    <w:rsid w:val="00AE7B37"/>
    <w:rsid w:val="00AE7C05"/>
    <w:rsid w:val="00AF361A"/>
    <w:rsid w:val="00AF4D1A"/>
    <w:rsid w:val="00AF61FE"/>
    <w:rsid w:val="00AF65BA"/>
    <w:rsid w:val="00AF6EC3"/>
    <w:rsid w:val="00B03300"/>
    <w:rsid w:val="00B03BDC"/>
    <w:rsid w:val="00B05DD1"/>
    <w:rsid w:val="00B05FCF"/>
    <w:rsid w:val="00B0748E"/>
    <w:rsid w:val="00B078A9"/>
    <w:rsid w:val="00B07AF5"/>
    <w:rsid w:val="00B07B63"/>
    <w:rsid w:val="00B11401"/>
    <w:rsid w:val="00B11856"/>
    <w:rsid w:val="00B1278A"/>
    <w:rsid w:val="00B12A3C"/>
    <w:rsid w:val="00B130A9"/>
    <w:rsid w:val="00B13129"/>
    <w:rsid w:val="00B13134"/>
    <w:rsid w:val="00B13FA7"/>
    <w:rsid w:val="00B16955"/>
    <w:rsid w:val="00B20302"/>
    <w:rsid w:val="00B231D9"/>
    <w:rsid w:val="00B235E1"/>
    <w:rsid w:val="00B23E0E"/>
    <w:rsid w:val="00B26115"/>
    <w:rsid w:val="00B276AB"/>
    <w:rsid w:val="00B32E0C"/>
    <w:rsid w:val="00B335EB"/>
    <w:rsid w:val="00B33B68"/>
    <w:rsid w:val="00B342C4"/>
    <w:rsid w:val="00B342CD"/>
    <w:rsid w:val="00B4043D"/>
    <w:rsid w:val="00B40EC9"/>
    <w:rsid w:val="00B414E1"/>
    <w:rsid w:val="00B41EBE"/>
    <w:rsid w:val="00B429D7"/>
    <w:rsid w:val="00B42C69"/>
    <w:rsid w:val="00B4437F"/>
    <w:rsid w:val="00B44902"/>
    <w:rsid w:val="00B461B3"/>
    <w:rsid w:val="00B47001"/>
    <w:rsid w:val="00B47027"/>
    <w:rsid w:val="00B47DAA"/>
    <w:rsid w:val="00B502CC"/>
    <w:rsid w:val="00B50AFA"/>
    <w:rsid w:val="00B515B7"/>
    <w:rsid w:val="00B52D60"/>
    <w:rsid w:val="00B53869"/>
    <w:rsid w:val="00B53D06"/>
    <w:rsid w:val="00B56567"/>
    <w:rsid w:val="00B62AF8"/>
    <w:rsid w:val="00B635C0"/>
    <w:rsid w:val="00B64065"/>
    <w:rsid w:val="00B64E59"/>
    <w:rsid w:val="00B65E74"/>
    <w:rsid w:val="00B6624D"/>
    <w:rsid w:val="00B665FD"/>
    <w:rsid w:val="00B7274D"/>
    <w:rsid w:val="00B735E4"/>
    <w:rsid w:val="00B73CE4"/>
    <w:rsid w:val="00B73E75"/>
    <w:rsid w:val="00B74647"/>
    <w:rsid w:val="00B74ABA"/>
    <w:rsid w:val="00B751AC"/>
    <w:rsid w:val="00B7597F"/>
    <w:rsid w:val="00B75B6F"/>
    <w:rsid w:val="00B769D8"/>
    <w:rsid w:val="00B81CB1"/>
    <w:rsid w:val="00B82367"/>
    <w:rsid w:val="00B82834"/>
    <w:rsid w:val="00B832DA"/>
    <w:rsid w:val="00B843B8"/>
    <w:rsid w:val="00B86987"/>
    <w:rsid w:val="00B87363"/>
    <w:rsid w:val="00B91040"/>
    <w:rsid w:val="00B91D1F"/>
    <w:rsid w:val="00B92C58"/>
    <w:rsid w:val="00B933CC"/>
    <w:rsid w:val="00B9352D"/>
    <w:rsid w:val="00B945EC"/>
    <w:rsid w:val="00B95DB5"/>
    <w:rsid w:val="00B96122"/>
    <w:rsid w:val="00B97EAD"/>
    <w:rsid w:val="00BA09F4"/>
    <w:rsid w:val="00BA0EB0"/>
    <w:rsid w:val="00BA1748"/>
    <w:rsid w:val="00BA2C24"/>
    <w:rsid w:val="00BA4045"/>
    <w:rsid w:val="00BA4CA9"/>
    <w:rsid w:val="00BA57F5"/>
    <w:rsid w:val="00BA6CB2"/>
    <w:rsid w:val="00BB0412"/>
    <w:rsid w:val="00BB0D15"/>
    <w:rsid w:val="00BB15C7"/>
    <w:rsid w:val="00BB18F9"/>
    <w:rsid w:val="00BB2D21"/>
    <w:rsid w:val="00BB2E9A"/>
    <w:rsid w:val="00BB3DF8"/>
    <w:rsid w:val="00BB3F25"/>
    <w:rsid w:val="00BB4128"/>
    <w:rsid w:val="00BB4499"/>
    <w:rsid w:val="00BB5F73"/>
    <w:rsid w:val="00BB6891"/>
    <w:rsid w:val="00BC424C"/>
    <w:rsid w:val="00BC5447"/>
    <w:rsid w:val="00BC660B"/>
    <w:rsid w:val="00BC683B"/>
    <w:rsid w:val="00BC7FBE"/>
    <w:rsid w:val="00BD0C95"/>
    <w:rsid w:val="00BD21FF"/>
    <w:rsid w:val="00BD3DB1"/>
    <w:rsid w:val="00BD5402"/>
    <w:rsid w:val="00BD6239"/>
    <w:rsid w:val="00BE03F5"/>
    <w:rsid w:val="00BE0B19"/>
    <w:rsid w:val="00BE33EA"/>
    <w:rsid w:val="00BE78A1"/>
    <w:rsid w:val="00BF061B"/>
    <w:rsid w:val="00BF081E"/>
    <w:rsid w:val="00BF0C09"/>
    <w:rsid w:val="00BF15E3"/>
    <w:rsid w:val="00BF5A6B"/>
    <w:rsid w:val="00BF752B"/>
    <w:rsid w:val="00C00629"/>
    <w:rsid w:val="00C036F0"/>
    <w:rsid w:val="00C0385C"/>
    <w:rsid w:val="00C07884"/>
    <w:rsid w:val="00C07A01"/>
    <w:rsid w:val="00C10290"/>
    <w:rsid w:val="00C10C6B"/>
    <w:rsid w:val="00C117BE"/>
    <w:rsid w:val="00C15FA3"/>
    <w:rsid w:val="00C17812"/>
    <w:rsid w:val="00C203C8"/>
    <w:rsid w:val="00C2053E"/>
    <w:rsid w:val="00C22E95"/>
    <w:rsid w:val="00C23680"/>
    <w:rsid w:val="00C237BE"/>
    <w:rsid w:val="00C263E5"/>
    <w:rsid w:val="00C265CC"/>
    <w:rsid w:val="00C26BD0"/>
    <w:rsid w:val="00C277E9"/>
    <w:rsid w:val="00C31FB8"/>
    <w:rsid w:val="00C344BE"/>
    <w:rsid w:val="00C36DCF"/>
    <w:rsid w:val="00C37D04"/>
    <w:rsid w:val="00C4111C"/>
    <w:rsid w:val="00C41417"/>
    <w:rsid w:val="00C41FE2"/>
    <w:rsid w:val="00C43385"/>
    <w:rsid w:val="00C43D07"/>
    <w:rsid w:val="00C45925"/>
    <w:rsid w:val="00C46736"/>
    <w:rsid w:val="00C46BD1"/>
    <w:rsid w:val="00C472EB"/>
    <w:rsid w:val="00C50659"/>
    <w:rsid w:val="00C50A82"/>
    <w:rsid w:val="00C516C5"/>
    <w:rsid w:val="00C525B6"/>
    <w:rsid w:val="00C5268B"/>
    <w:rsid w:val="00C534B8"/>
    <w:rsid w:val="00C56A79"/>
    <w:rsid w:val="00C62A48"/>
    <w:rsid w:val="00C64E65"/>
    <w:rsid w:val="00C64F57"/>
    <w:rsid w:val="00C65457"/>
    <w:rsid w:val="00C658EB"/>
    <w:rsid w:val="00C662B0"/>
    <w:rsid w:val="00C66DEF"/>
    <w:rsid w:val="00C66FF4"/>
    <w:rsid w:val="00C70D61"/>
    <w:rsid w:val="00C71DC5"/>
    <w:rsid w:val="00C72808"/>
    <w:rsid w:val="00C73149"/>
    <w:rsid w:val="00C73270"/>
    <w:rsid w:val="00C74AA6"/>
    <w:rsid w:val="00C77680"/>
    <w:rsid w:val="00C778EF"/>
    <w:rsid w:val="00C779B1"/>
    <w:rsid w:val="00C807B4"/>
    <w:rsid w:val="00C818A5"/>
    <w:rsid w:val="00C81982"/>
    <w:rsid w:val="00C83C7B"/>
    <w:rsid w:val="00C90390"/>
    <w:rsid w:val="00C92DE7"/>
    <w:rsid w:val="00C93495"/>
    <w:rsid w:val="00C95D20"/>
    <w:rsid w:val="00C96885"/>
    <w:rsid w:val="00C971B4"/>
    <w:rsid w:val="00C97D8C"/>
    <w:rsid w:val="00C97DC8"/>
    <w:rsid w:val="00CA0067"/>
    <w:rsid w:val="00CA13CB"/>
    <w:rsid w:val="00CA19E5"/>
    <w:rsid w:val="00CA25CA"/>
    <w:rsid w:val="00CA25EB"/>
    <w:rsid w:val="00CA331D"/>
    <w:rsid w:val="00CA4CBE"/>
    <w:rsid w:val="00CA5238"/>
    <w:rsid w:val="00CA53C2"/>
    <w:rsid w:val="00CA5EE9"/>
    <w:rsid w:val="00CA66F0"/>
    <w:rsid w:val="00CA7148"/>
    <w:rsid w:val="00CB1E55"/>
    <w:rsid w:val="00CB2A06"/>
    <w:rsid w:val="00CB3349"/>
    <w:rsid w:val="00CB4141"/>
    <w:rsid w:val="00CB56BA"/>
    <w:rsid w:val="00CC149E"/>
    <w:rsid w:val="00CC19EB"/>
    <w:rsid w:val="00CC2017"/>
    <w:rsid w:val="00CC4338"/>
    <w:rsid w:val="00CC5D63"/>
    <w:rsid w:val="00CC60AA"/>
    <w:rsid w:val="00CC62E6"/>
    <w:rsid w:val="00CC69E1"/>
    <w:rsid w:val="00CD1E24"/>
    <w:rsid w:val="00CD32C5"/>
    <w:rsid w:val="00CD3C7E"/>
    <w:rsid w:val="00CD4523"/>
    <w:rsid w:val="00CD4856"/>
    <w:rsid w:val="00CD4C9E"/>
    <w:rsid w:val="00CD6039"/>
    <w:rsid w:val="00CD6972"/>
    <w:rsid w:val="00CD779B"/>
    <w:rsid w:val="00CE0CD3"/>
    <w:rsid w:val="00CE2D36"/>
    <w:rsid w:val="00CE3085"/>
    <w:rsid w:val="00CE53B8"/>
    <w:rsid w:val="00CE583D"/>
    <w:rsid w:val="00CE71AB"/>
    <w:rsid w:val="00CE72CC"/>
    <w:rsid w:val="00CF1BCD"/>
    <w:rsid w:val="00CF5F6A"/>
    <w:rsid w:val="00CF61C2"/>
    <w:rsid w:val="00CF68B5"/>
    <w:rsid w:val="00CF6D2A"/>
    <w:rsid w:val="00CF6DEF"/>
    <w:rsid w:val="00D00A97"/>
    <w:rsid w:val="00D017B8"/>
    <w:rsid w:val="00D10186"/>
    <w:rsid w:val="00D101BF"/>
    <w:rsid w:val="00D116A3"/>
    <w:rsid w:val="00D13F4D"/>
    <w:rsid w:val="00D13F73"/>
    <w:rsid w:val="00D1564E"/>
    <w:rsid w:val="00D16712"/>
    <w:rsid w:val="00D1770C"/>
    <w:rsid w:val="00D20857"/>
    <w:rsid w:val="00D21130"/>
    <w:rsid w:val="00D21730"/>
    <w:rsid w:val="00D21D18"/>
    <w:rsid w:val="00D22992"/>
    <w:rsid w:val="00D312C4"/>
    <w:rsid w:val="00D32122"/>
    <w:rsid w:val="00D3289F"/>
    <w:rsid w:val="00D33710"/>
    <w:rsid w:val="00D34EAC"/>
    <w:rsid w:val="00D40DD3"/>
    <w:rsid w:val="00D426F9"/>
    <w:rsid w:val="00D42DB7"/>
    <w:rsid w:val="00D43EB6"/>
    <w:rsid w:val="00D45CD5"/>
    <w:rsid w:val="00D47B4A"/>
    <w:rsid w:val="00D52586"/>
    <w:rsid w:val="00D53332"/>
    <w:rsid w:val="00D56C7F"/>
    <w:rsid w:val="00D60E29"/>
    <w:rsid w:val="00D63A52"/>
    <w:rsid w:val="00D66D32"/>
    <w:rsid w:val="00D67BA7"/>
    <w:rsid w:val="00D70271"/>
    <w:rsid w:val="00D70784"/>
    <w:rsid w:val="00D727F7"/>
    <w:rsid w:val="00D72B90"/>
    <w:rsid w:val="00D7404B"/>
    <w:rsid w:val="00D744D5"/>
    <w:rsid w:val="00D74F8D"/>
    <w:rsid w:val="00D772EF"/>
    <w:rsid w:val="00D80192"/>
    <w:rsid w:val="00D80CEA"/>
    <w:rsid w:val="00D81C4A"/>
    <w:rsid w:val="00D83677"/>
    <w:rsid w:val="00D84240"/>
    <w:rsid w:val="00D86D05"/>
    <w:rsid w:val="00D87607"/>
    <w:rsid w:val="00D8782C"/>
    <w:rsid w:val="00D92322"/>
    <w:rsid w:val="00D93015"/>
    <w:rsid w:val="00D93236"/>
    <w:rsid w:val="00D9470A"/>
    <w:rsid w:val="00D9507E"/>
    <w:rsid w:val="00D953FD"/>
    <w:rsid w:val="00D975D6"/>
    <w:rsid w:val="00DA19BD"/>
    <w:rsid w:val="00DA2F56"/>
    <w:rsid w:val="00DA6013"/>
    <w:rsid w:val="00DA7462"/>
    <w:rsid w:val="00DA752C"/>
    <w:rsid w:val="00DB37BD"/>
    <w:rsid w:val="00DB3B52"/>
    <w:rsid w:val="00DB422A"/>
    <w:rsid w:val="00DB4594"/>
    <w:rsid w:val="00DB4A0C"/>
    <w:rsid w:val="00DB5D75"/>
    <w:rsid w:val="00DC1012"/>
    <w:rsid w:val="00DC2B50"/>
    <w:rsid w:val="00DC326F"/>
    <w:rsid w:val="00DC5434"/>
    <w:rsid w:val="00DC749C"/>
    <w:rsid w:val="00DD15DC"/>
    <w:rsid w:val="00DD242F"/>
    <w:rsid w:val="00DD4A8E"/>
    <w:rsid w:val="00DD4FF8"/>
    <w:rsid w:val="00DD6489"/>
    <w:rsid w:val="00DD6910"/>
    <w:rsid w:val="00DD6D21"/>
    <w:rsid w:val="00DE03E0"/>
    <w:rsid w:val="00DE1BFD"/>
    <w:rsid w:val="00DE23CD"/>
    <w:rsid w:val="00DE3119"/>
    <w:rsid w:val="00DE5D0B"/>
    <w:rsid w:val="00DE6243"/>
    <w:rsid w:val="00DE6A77"/>
    <w:rsid w:val="00DE7262"/>
    <w:rsid w:val="00DF1575"/>
    <w:rsid w:val="00DF21D9"/>
    <w:rsid w:val="00DF22E0"/>
    <w:rsid w:val="00DF2376"/>
    <w:rsid w:val="00DF4F21"/>
    <w:rsid w:val="00DF53D3"/>
    <w:rsid w:val="00DF55B5"/>
    <w:rsid w:val="00DF6195"/>
    <w:rsid w:val="00DF64DD"/>
    <w:rsid w:val="00DF6596"/>
    <w:rsid w:val="00DF74EB"/>
    <w:rsid w:val="00DF7C0D"/>
    <w:rsid w:val="00E025AF"/>
    <w:rsid w:val="00E02615"/>
    <w:rsid w:val="00E04108"/>
    <w:rsid w:val="00E05263"/>
    <w:rsid w:val="00E05B5C"/>
    <w:rsid w:val="00E062E9"/>
    <w:rsid w:val="00E06637"/>
    <w:rsid w:val="00E07604"/>
    <w:rsid w:val="00E076BE"/>
    <w:rsid w:val="00E10023"/>
    <w:rsid w:val="00E12240"/>
    <w:rsid w:val="00E123FE"/>
    <w:rsid w:val="00E12433"/>
    <w:rsid w:val="00E137AC"/>
    <w:rsid w:val="00E14B71"/>
    <w:rsid w:val="00E15C03"/>
    <w:rsid w:val="00E15FA4"/>
    <w:rsid w:val="00E15FF9"/>
    <w:rsid w:val="00E203E7"/>
    <w:rsid w:val="00E20C71"/>
    <w:rsid w:val="00E21241"/>
    <w:rsid w:val="00E21CBC"/>
    <w:rsid w:val="00E22E5F"/>
    <w:rsid w:val="00E23B89"/>
    <w:rsid w:val="00E269B7"/>
    <w:rsid w:val="00E26B57"/>
    <w:rsid w:val="00E26FEA"/>
    <w:rsid w:val="00E2719E"/>
    <w:rsid w:val="00E27DEB"/>
    <w:rsid w:val="00E3144F"/>
    <w:rsid w:val="00E325DF"/>
    <w:rsid w:val="00E32821"/>
    <w:rsid w:val="00E32AF2"/>
    <w:rsid w:val="00E32E9B"/>
    <w:rsid w:val="00E33DFF"/>
    <w:rsid w:val="00E351C2"/>
    <w:rsid w:val="00E35458"/>
    <w:rsid w:val="00E360FC"/>
    <w:rsid w:val="00E41BCB"/>
    <w:rsid w:val="00E41E73"/>
    <w:rsid w:val="00E41FB6"/>
    <w:rsid w:val="00E43E85"/>
    <w:rsid w:val="00E4449B"/>
    <w:rsid w:val="00E4718D"/>
    <w:rsid w:val="00E50E60"/>
    <w:rsid w:val="00E51498"/>
    <w:rsid w:val="00E5233D"/>
    <w:rsid w:val="00E52A63"/>
    <w:rsid w:val="00E559EC"/>
    <w:rsid w:val="00E57E19"/>
    <w:rsid w:val="00E6251D"/>
    <w:rsid w:val="00E62871"/>
    <w:rsid w:val="00E701C7"/>
    <w:rsid w:val="00E70A91"/>
    <w:rsid w:val="00E7269C"/>
    <w:rsid w:val="00E741CD"/>
    <w:rsid w:val="00E75907"/>
    <w:rsid w:val="00E76AF2"/>
    <w:rsid w:val="00E803D5"/>
    <w:rsid w:val="00E8186E"/>
    <w:rsid w:val="00E81F07"/>
    <w:rsid w:val="00E842B1"/>
    <w:rsid w:val="00E87A58"/>
    <w:rsid w:val="00E87AFD"/>
    <w:rsid w:val="00E90ADD"/>
    <w:rsid w:val="00E91256"/>
    <w:rsid w:val="00E9145B"/>
    <w:rsid w:val="00E91926"/>
    <w:rsid w:val="00E92446"/>
    <w:rsid w:val="00E93F30"/>
    <w:rsid w:val="00E94E19"/>
    <w:rsid w:val="00E95E9C"/>
    <w:rsid w:val="00E9623A"/>
    <w:rsid w:val="00E962BA"/>
    <w:rsid w:val="00E96642"/>
    <w:rsid w:val="00E96958"/>
    <w:rsid w:val="00EA061B"/>
    <w:rsid w:val="00EA075D"/>
    <w:rsid w:val="00EA075F"/>
    <w:rsid w:val="00EA0B74"/>
    <w:rsid w:val="00EA1DC1"/>
    <w:rsid w:val="00EA4B02"/>
    <w:rsid w:val="00EA7043"/>
    <w:rsid w:val="00EA76F7"/>
    <w:rsid w:val="00EB0613"/>
    <w:rsid w:val="00EB4306"/>
    <w:rsid w:val="00EB441F"/>
    <w:rsid w:val="00EB7784"/>
    <w:rsid w:val="00EC1B32"/>
    <w:rsid w:val="00EC325E"/>
    <w:rsid w:val="00EC3584"/>
    <w:rsid w:val="00EC4060"/>
    <w:rsid w:val="00EC6B3A"/>
    <w:rsid w:val="00EC7E83"/>
    <w:rsid w:val="00EC7ECC"/>
    <w:rsid w:val="00ED02D2"/>
    <w:rsid w:val="00ED1EC1"/>
    <w:rsid w:val="00ED3C4F"/>
    <w:rsid w:val="00ED4B44"/>
    <w:rsid w:val="00ED51CF"/>
    <w:rsid w:val="00ED592C"/>
    <w:rsid w:val="00ED6859"/>
    <w:rsid w:val="00ED6A9E"/>
    <w:rsid w:val="00EE06B7"/>
    <w:rsid w:val="00EE1172"/>
    <w:rsid w:val="00EE2298"/>
    <w:rsid w:val="00EE29BB"/>
    <w:rsid w:val="00EE6578"/>
    <w:rsid w:val="00EF0219"/>
    <w:rsid w:val="00EF0F64"/>
    <w:rsid w:val="00EF1D6B"/>
    <w:rsid w:val="00EF3413"/>
    <w:rsid w:val="00EF3F76"/>
    <w:rsid w:val="00EF5366"/>
    <w:rsid w:val="00EF622C"/>
    <w:rsid w:val="00EF685E"/>
    <w:rsid w:val="00EF77A9"/>
    <w:rsid w:val="00F01063"/>
    <w:rsid w:val="00F02DC4"/>
    <w:rsid w:val="00F062D0"/>
    <w:rsid w:val="00F06BCB"/>
    <w:rsid w:val="00F06CFB"/>
    <w:rsid w:val="00F12071"/>
    <w:rsid w:val="00F12313"/>
    <w:rsid w:val="00F131FA"/>
    <w:rsid w:val="00F1348A"/>
    <w:rsid w:val="00F13C4E"/>
    <w:rsid w:val="00F146B5"/>
    <w:rsid w:val="00F1473D"/>
    <w:rsid w:val="00F20234"/>
    <w:rsid w:val="00F20AE6"/>
    <w:rsid w:val="00F20FD7"/>
    <w:rsid w:val="00F224CC"/>
    <w:rsid w:val="00F232F6"/>
    <w:rsid w:val="00F233E1"/>
    <w:rsid w:val="00F26E5F"/>
    <w:rsid w:val="00F272DD"/>
    <w:rsid w:val="00F304FC"/>
    <w:rsid w:val="00F32D98"/>
    <w:rsid w:val="00F32DE6"/>
    <w:rsid w:val="00F32F4E"/>
    <w:rsid w:val="00F3433D"/>
    <w:rsid w:val="00F343E4"/>
    <w:rsid w:val="00F359D0"/>
    <w:rsid w:val="00F373D3"/>
    <w:rsid w:val="00F4006B"/>
    <w:rsid w:val="00F40287"/>
    <w:rsid w:val="00F41150"/>
    <w:rsid w:val="00F436AE"/>
    <w:rsid w:val="00F441CA"/>
    <w:rsid w:val="00F46461"/>
    <w:rsid w:val="00F46EE4"/>
    <w:rsid w:val="00F47365"/>
    <w:rsid w:val="00F47C75"/>
    <w:rsid w:val="00F50085"/>
    <w:rsid w:val="00F504E8"/>
    <w:rsid w:val="00F50704"/>
    <w:rsid w:val="00F50B89"/>
    <w:rsid w:val="00F53B0A"/>
    <w:rsid w:val="00F547B4"/>
    <w:rsid w:val="00F549A2"/>
    <w:rsid w:val="00F629B4"/>
    <w:rsid w:val="00F63FBB"/>
    <w:rsid w:val="00F6434C"/>
    <w:rsid w:val="00F6439F"/>
    <w:rsid w:val="00F6457D"/>
    <w:rsid w:val="00F64B36"/>
    <w:rsid w:val="00F66AC0"/>
    <w:rsid w:val="00F67A18"/>
    <w:rsid w:val="00F7353B"/>
    <w:rsid w:val="00F74E8E"/>
    <w:rsid w:val="00F7566F"/>
    <w:rsid w:val="00F75C10"/>
    <w:rsid w:val="00F76C60"/>
    <w:rsid w:val="00F82E9C"/>
    <w:rsid w:val="00F830B0"/>
    <w:rsid w:val="00F838FE"/>
    <w:rsid w:val="00F84C07"/>
    <w:rsid w:val="00F91D65"/>
    <w:rsid w:val="00F9311A"/>
    <w:rsid w:val="00F94183"/>
    <w:rsid w:val="00F95DC4"/>
    <w:rsid w:val="00F97E35"/>
    <w:rsid w:val="00FA14B1"/>
    <w:rsid w:val="00FA34BB"/>
    <w:rsid w:val="00FA5180"/>
    <w:rsid w:val="00FA5E50"/>
    <w:rsid w:val="00FA78E0"/>
    <w:rsid w:val="00FA7FB3"/>
    <w:rsid w:val="00FB3CC4"/>
    <w:rsid w:val="00FB442E"/>
    <w:rsid w:val="00FB7D87"/>
    <w:rsid w:val="00FB7DE3"/>
    <w:rsid w:val="00FC0F85"/>
    <w:rsid w:val="00FC0FC1"/>
    <w:rsid w:val="00FC16D5"/>
    <w:rsid w:val="00FC320B"/>
    <w:rsid w:val="00FC702B"/>
    <w:rsid w:val="00FC77ED"/>
    <w:rsid w:val="00FD1135"/>
    <w:rsid w:val="00FD4C64"/>
    <w:rsid w:val="00FD4C94"/>
    <w:rsid w:val="00FE0E3A"/>
    <w:rsid w:val="00FE1FAD"/>
    <w:rsid w:val="00FE3036"/>
    <w:rsid w:val="00FE30CA"/>
    <w:rsid w:val="00FE4617"/>
    <w:rsid w:val="00FE5333"/>
    <w:rsid w:val="00FE7A07"/>
    <w:rsid w:val="00FF04E6"/>
    <w:rsid w:val="00FF0531"/>
    <w:rsid w:val="00FF0E2D"/>
    <w:rsid w:val="00FF3809"/>
    <w:rsid w:val="00FF7189"/>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8F791"/>
  <w15:chartTrackingRefBased/>
  <w15:docId w15:val="{FBF65C92-7D49-4BE7-BA4A-E0F99E248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A4C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abel">
    <w:name w:val="label"/>
    <w:basedOn w:val="DefaultParagraphFont"/>
    <w:rsid w:val="006C6DC6"/>
  </w:style>
  <w:style w:type="character" w:customStyle="1" w:styleId="ggboefpdpvb">
    <w:name w:val="ggboefpdpvb"/>
    <w:basedOn w:val="DefaultParagraphFont"/>
    <w:rsid w:val="00526B96"/>
  </w:style>
  <w:style w:type="character" w:styleId="Hyperlink">
    <w:name w:val="Hyperlink"/>
    <w:basedOn w:val="DefaultParagraphFont"/>
    <w:uiPriority w:val="99"/>
    <w:unhideWhenUsed/>
    <w:rsid w:val="004022EB"/>
    <w:rPr>
      <w:color w:val="0563C1" w:themeColor="hyperlink"/>
      <w:u w:val="single"/>
    </w:rPr>
  </w:style>
  <w:style w:type="character" w:customStyle="1" w:styleId="UnresolvedMention1">
    <w:name w:val="Unresolved Mention1"/>
    <w:basedOn w:val="DefaultParagraphFont"/>
    <w:uiPriority w:val="99"/>
    <w:semiHidden/>
    <w:unhideWhenUsed/>
    <w:rsid w:val="004022EB"/>
    <w:rPr>
      <w:color w:val="605E5C"/>
      <w:shd w:val="clear" w:color="auto" w:fill="E1DFDD"/>
    </w:rPr>
  </w:style>
  <w:style w:type="character" w:styleId="PlaceholderText">
    <w:name w:val="Placeholder Text"/>
    <w:basedOn w:val="DefaultParagraphFont"/>
    <w:uiPriority w:val="99"/>
    <w:semiHidden/>
    <w:rsid w:val="00DF4F21"/>
    <w:rPr>
      <w:color w:val="808080"/>
    </w:rPr>
  </w:style>
  <w:style w:type="character" w:styleId="CommentReference">
    <w:name w:val="annotation reference"/>
    <w:basedOn w:val="DefaultParagraphFont"/>
    <w:uiPriority w:val="99"/>
    <w:semiHidden/>
    <w:unhideWhenUsed/>
    <w:rsid w:val="00AB063C"/>
    <w:rPr>
      <w:sz w:val="16"/>
      <w:szCs w:val="16"/>
    </w:rPr>
  </w:style>
  <w:style w:type="paragraph" w:styleId="CommentText">
    <w:name w:val="annotation text"/>
    <w:basedOn w:val="Normal"/>
    <w:link w:val="CommentTextChar"/>
    <w:uiPriority w:val="99"/>
    <w:unhideWhenUsed/>
    <w:rsid w:val="00AB063C"/>
    <w:pPr>
      <w:spacing w:line="240" w:lineRule="auto"/>
    </w:pPr>
    <w:rPr>
      <w:sz w:val="20"/>
      <w:szCs w:val="20"/>
    </w:rPr>
  </w:style>
  <w:style w:type="character" w:customStyle="1" w:styleId="CommentTextChar">
    <w:name w:val="Comment Text Char"/>
    <w:basedOn w:val="DefaultParagraphFont"/>
    <w:link w:val="CommentText"/>
    <w:uiPriority w:val="99"/>
    <w:rsid w:val="00AB063C"/>
    <w:rPr>
      <w:sz w:val="20"/>
      <w:szCs w:val="20"/>
    </w:rPr>
  </w:style>
  <w:style w:type="paragraph" w:styleId="CommentSubject">
    <w:name w:val="annotation subject"/>
    <w:basedOn w:val="CommentText"/>
    <w:next w:val="CommentText"/>
    <w:link w:val="CommentSubjectChar"/>
    <w:uiPriority w:val="99"/>
    <w:semiHidden/>
    <w:unhideWhenUsed/>
    <w:rsid w:val="00AB063C"/>
    <w:rPr>
      <w:b/>
      <w:bCs/>
    </w:rPr>
  </w:style>
  <w:style w:type="character" w:customStyle="1" w:styleId="CommentSubjectChar">
    <w:name w:val="Comment Subject Char"/>
    <w:basedOn w:val="CommentTextChar"/>
    <w:link w:val="CommentSubject"/>
    <w:uiPriority w:val="99"/>
    <w:semiHidden/>
    <w:rsid w:val="00AB063C"/>
    <w:rPr>
      <w:b/>
      <w:bCs/>
      <w:sz w:val="20"/>
      <w:szCs w:val="20"/>
    </w:rPr>
  </w:style>
  <w:style w:type="paragraph" w:styleId="Revision">
    <w:name w:val="Revision"/>
    <w:hidden/>
    <w:uiPriority w:val="99"/>
    <w:semiHidden/>
    <w:rsid w:val="008814ED"/>
    <w:pPr>
      <w:spacing w:after="0" w:line="240" w:lineRule="auto"/>
    </w:pPr>
  </w:style>
  <w:style w:type="paragraph" w:styleId="NormalWeb">
    <w:name w:val="Normal (Web)"/>
    <w:basedOn w:val="Normal"/>
    <w:uiPriority w:val="99"/>
    <w:unhideWhenUsed/>
    <w:rsid w:val="002D7E55"/>
    <w:pPr>
      <w:spacing w:before="100" w:beforeAutospacing="1" w:after="100" w:afterAutospacing="1" w:line="240" w:lineRule="auto"/>
    </w:pPr>
    <w:rPr>
      <w:rFonts w:ascii="Times New Roman" w:eastAsia="Times New Roman" w:hAnsi="Times New Roman" w:cs="Times New Roman"/>
      <w:sz w:val="24"/>
      <w:szCs w:val="24"/>
    </w:rPr>
  </w:style>
  <w:style w:type="character" w:styleId="FootnoteReference">
    <w:name w:val="footnote reference"/>
    <w:uiPriority w:val="99"/>
    <w:semiHidden/>
    <w:unhideWhenUsed/>
    <w:qFormat/>
    <w:rsid w:val="002D7E55"/>
    <w:rPr>
      <w:vertAlign w:val="superscript"/>
    </w:rPr>
  </w:style>
  <w:style w:type="character" w:styleId="Emphasis">
    <w:name w:val="Emphasis"/>
    <w:basedOn w:val="DefaultParagraphFont"/>
    <w:uiPriority w:val="20"/>
    <w:qFormat/>
    <w:rsid w:val="002D7E55"/>
    <w:rPr>
      <w:i/>
      <w:iCs/>
    </w:rPr>
  </w:style>
  <w:style w:type="paragraph" w:styleId="ListParagraph">
    <w:name w:val="List Paragraph"/>
    <w:basedOn w:val="Normal"/>
    <w:uiPriority w:val="34"/>
    <w:qFormat/>
    <w:rsid w:val="0012114B"/>
    <w:pPr>
      <w:ind w:left="720"/>
      <w:contextualSpacing/>
    </w:pPr>
  </w:style>
  <w:style w:type="paragraph" w:styleId="Header">
    <w:name w:val="header"/>
    <w:basedOn w:val="Normal"/>
    <w:link w:val="HeaderChar"/>
    <w:uiPriority w:val="99"/>
    <w:unhideWhenUsed/>
    <w:rsid w:val="000237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7FE"/>
  </w:style>
  <w:style w:type="paragraph" w:styleId="Footer">
    <w:name w:val="footer"/>
    <w:basedOn w:val="Normal"/>
    <w:link w:val="FooterChar"/>
    <w:uiPriority w:val="99"/>
    <w:unhideWhenUsed/>
    <w:rsid w:val="000237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37FE"/>
  </w:style>
  <w:style w:type="paragraph" w:styleId="BalloonText">
    <w:name w:val="Balloon Text"/>
    <w:basedOn w:val="Normal"/>
    <w:link w:val="BalloonTextChar"/>
    <w:uiPriority w:val="99"/>
    <w:semiHidden/>
    <w:unhideWhenUsed/>
    <w:rsid w:val="00B449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4902"/>
    <w:rPr>
      <w:rFonts w:ascii="Segoe UI" w:hAnsi="Segoe UI" w:cs="Segoe UI"/>
      <w:sz w:val="18"/>
      <w:szCs w:val="18"/>
    </w:rPr>
  </w:style>
  <w:style w:type="character" w:styleId="UnresolvedMention">
    <w:name w:val="Unresolved Mention"/>
    <w:basedOn w:val="DefaultParagraphFont"/>
    <w:uiPriority w:val="99"/>
    <w:semiHidden/>
    <w:unhideWhenUsed/>
    <w:rsid w:val="001E06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5419">
      <w:bodyDiv w:val="1"/>
      <w:marLeft w:val="0"/>
      <w:marRight w:val="0"/>
      <w:marTop w:val="0"/>
      <w:marBottom w:val="0"/>
      <w:divBdr>
        <w:top w:val="none" w:sz="0" w:space="0" w:color="auto"/>
        <w:left w:val="none" w:sz="0" w:space="0" w:color="auto"/>
        <w:bottom w:val="none" w:sz="0" w:space="0" w:color="auto"/>
        <w:right w:val="none" w:sz="0" w:space="0" w:color="auto"/>
      </w:divBdr>
    </w:div>
    <w:div w:id="25716424">
      <w:bodyDiv w:val="1"/>
      <w:marLeft w:val="0"/>
      <w:marRight w:val="0"/>
      <w:marTop w:val="0"/>
      <w:marBottom w:val="0"/>
      <w:divBdr>
        <w:top w:val="none" w:sz="0" w:space="0" w:color="auto"/>
        <w:left w:val="none" w:sz="0" w:space="0" w:color="auto"/>
        <w:bottom w:val="none" w:sz="0" w:space="0" w:color="auto"/>
        <w:right w:val="none" w:sz="0" w:space="0" w:color="auto"/>
      </w:divBdr>
      <w:divsChild>
        <w:div w:id="1376470903">
          <w:marLeft w:val="640"/>
          <w:marRight w:val="0"/>
          <w:marTop w:val="0"/>
          <w:marBottom w:val="0"/>
          <w:divBdr>
            <w:top w:val="none" w:sz="0" w:space="0" w:color="auto"/>
            <w:left w:val="none" w:sz="0" w:space="0" w:color="auto"/>
            <w:bottom w:val="none" w:sz="0" w:space="0" w:color="auto"/>
            <w:right w:val="none" w:sz="0" w:space="0" w:color="auto"/>
          </w:divBdr>
        </w:div>
        <w:div w:id="908076608">
          <w:marLeft w:val="640"/>
          <w:marRight w:val="0"/>
          <w:marTop w:val="0"/>
          <w:marBottom w:val="0"/>
          <w:divBdr>
            <w:top w:val="none" w:sz="0" w:space="0" w:color="auto"/>
            <w:left w:val="none" w:sz="0" w:space="0" w:color="auto"/>
            <w:bottom w:val="none" w:sz="0" w:space="0" w:color="auto"/>
            <w:right w:val="none" w:sz="0" w:space="0" w:color="auto"/>
          </w:divBdr>
        </w:div>
        <w:div w:id="31538606">
          <w:marLeft w:val="640"/>
          <w:marRight w:val="0"/>
          <w:marTop w:val="0"/>
          <w:marBottom w:val="0"/>
          <w:divBdr>
            <w:top w:val="none" w:sz="0" w:space="0" w:color="auto"/>
            <w:left w:val="none" w:sz="0" w:space="0" w:color="auto"/>
            <w:bottom w:val="none" w:sz="0" w:space="0" w:color="auto"/>
            <w:right w:val="none" w:sz="0" w:space="0" w:color="auto"/>
          </w:divBdr>
        </w:div>
        <w:div w:id="1503085929">
          <w:marLeft w:val="640"/>
          <w:marRight w:val="0"/>
          <w:marTop w:val="0"/>
          <w:marBottom w:val="0"/>
          <w:divBdr>
            <w:top w:val="none" w:sz="0" w:space="0" w:color="auto"/>
            <w:left w:val="none" w:sz="0" w:space="0" w:color="auto"/>
            <w:bottom w:val="none" w:sz="0" w:space="0" w:color="auto"/>
            <w:right w:val="none" w:sz="0" w:space="0" w:color="auto"/>
          </w:divBdr>
        </w:div>
        <w:div w:id="1601596096">
          <w:marLeft w:val="640"/>
          <w:marRight w:val="0"/>
          <w:marTop w:val="0"/>
          <w:marBottom w:val="0"/>
          <w:divBdr>
            <w:top w:val="none" w:sz="0" w:space="0" w:color="auto"/>
            <w:left w:val="none" w:sz="0" w:space="0" w:color="auto"/>
            <w:bottom w:val="none" w:sz="0" w:space="0" w:color="auto"/>
            <w:right w:val="none" w:sz="0" w:space="0" w:color="auto"/>
          </w:divBdr>
        </w:div>
        <w:div w:id="2041204275">
          <w:marLeft w:val="640"/>
          <w:marRight w:val="0"/>
          <w:marTop w:val="0"/>
          <w:marBottom w:val="0"/>
          <w:divBdr>
            <w:top w:val="none" w:sz="0" w:space="0" w:color="auto"/>
            <w:left w:val="none" w:sz="0" w:space="0" w:color="auto"/>
            <w:bottom w:val="none" w:sz="0" w:space="0" w:color="auto"/>
            <w:right w:val="none" w:sz="0" w:space="0" w:color="auto"/>
          </w:divBdr>
        </w:div>
        <w:div w:id="384790932">
          <w:marLeft w:val="640"/>
          <w:marRight w:val="0"/>
          <w:marTop w:val="0"/>
          <w:marBottom w:val="0"/>
          <w:divBdr>
            <w:top w:val="none" w:sz="0" w:space="0" w:color="auto"/>
            <w:left w:val="none" w:sz="0" w:space="0" w:color="auto"/>
            <w:bottom w:val="none" w:sz="0" w:space="0" w:color="auto"/>
            <w:right w:val="none" w:sz="0" w:space="0" w:color="auto"/>
          </w:divBdr>
        </w:div>
        <w:div w:id="1984043775">
          <w:marLeft w:val="640"/>
          <w:marRight w:val="0"/>
          <w:marTop w:val="0"/>
          <w:marBottom w:val="0"/>
          <w:divBdr>
            <w:top w:val="none" w:sz="0" w:space="0" w:color="auto"/>
            <w:left w:val="none" w:sz="0" w:space="0" w:color="auto"/>
            <w:bottom w:val="none" w:sz="0" w:space="0" w:color="auto"/>
            <w:right w:val="none" w:sz="0" w:space="0" w:color="auto"/>
          </w:divBdr>
        </w:div>
        <w:div w:id="932277324">
          <w:marLeft w:val="640"/>
          <w:marRight w:val="0"/>
          <w:marTop w:val="0"/>
          <w:marBottom w:val="0"/>
          <w:divBdr>
            <w:top w:val="none" w:sz="0" w:space="0" w:color="auto"/>
            <w:left w:val="none" w:sz="0" w:space="0" w:color="auto"/>
            <w:bottom w:val="none" w:sz="0" w:space="0" w:color="auto"/>
            <w:right w:val="none" w:sz="0" w:space="0" w:color="auto"/>
          </w:divBdr>
        </w:div>
        <w:div w:id="1232497554">
          <w:marLeft w:val="640"/>
          <w:marRight w:val="0"/>
          <w:marTop w:val="0"/>
          <w:marBottom w:val="0"/>
          <w:divBdr>
            <w:top w:val="none" w:sz="0" w:space="0" w:color="auto"/>
            <w:left w:val="none" w:sz="0" w:space="0" w:color="auto"/>
            <w:bottom w:val="none" w:sz="0" w:space="0" w:color="auto"/>
            <w:right w:val="none" w:sz="0" w:space="0" w:color="auto"/>
          </w:divBdr>
        </w:div>
        <w:div w:id="1867862606">
          <w:marLeft w:val="640"/>
          <w:marRight w:val="0"/>
          <w:marTop w:val="0"/>
          <w:marBottom w:val="0"/>
          <w:divBdr>
            <w:top w:val="none" w:sz="0" w:space="0" w:color="auto"/>
            <w:left w:val="none" w:sz="0" w:space="0" w:color="auto"/>
            <w:bottom w:val="none" w:sz="0" w:space="0" w:color="auto"/>
            <w:right w:val="none" w:sz="0" w:space="0" w:color="auto"/>
          </w:divBdr>
        </w:div>
        <w:div w:id="268202286">
          <w:marLeft w:val="640"/>
          <w:marRight w:val="0"/>
          <w:marTop w:val="0"/>
          <w:marBottom w:val="0"/>
          <w:divBdr>
            <w:top w:val="none" w:sz="0" w:space="0" w:color="auto"/>
            <w:left w:val="none" w:sz="0" w:space="0" w:color="auto"/>
            <w:bottom w:val="none" w:sz="0" w:space="0" w:color="auto"/>
            <w:right w:val="none" w:sz="0" w:space="0" w:color="auto"/>
          </w:divBdr>
        </w:div>
        <w:div w:id="692535775">
          <w:marLeft w:val="640"/>
          <w:marRight w:val="0"/>
          <w:marTop w:val="0"/>
          <w:marBottom w:val="0"/>
          <w:divBdr>
            <w:top w:val="none" w:sz="0" w:space="0" w:color="auto"/>
            <w:left w:val="none" w:sz="0" w:space="0" w:color="auto"/>
            <w:bottom w:val="none" w:sz="0" w:space="0" w:color="auto"/>
            <w:right w:val="none" w:sz="0" w:space="0" w:color="auto"/>
          </w:divBdr>
        </w:div>
        <w:div w:id="425006631">
          <w:marLeft w:val="640"/>
          <w:marRight w:val="0"/>
          <w:marTop w:val="0"/>
          <w:marBottom w:val="0"/>
          <w:divBdr>
            <w:top w:val="none" w:sz="0" w:space="0" w:color="auto"/>
            <w:left w:val="none" w:sz="0" w:space="0" w:color="auto"/>
            <w:bottom w:val="none" w:sz="0" w:space="0" w:color="auto"/>
            <w:right w:val="none" w:sz="0" w:space="0" w:color="auto"/>
          </w:divBdr>
        </w:div>
        <w:div w:id="1634021452">
          <w:marLeft w:val="640"/>
          <w:marRight w:val="0"/>
          <w:marTop w:val="0"/>
          <w:marBottom w:val="0"/>
          <w:divBdr>
            <w:top w:val="none" w:sz="0" w:space="0" w:color="auto"/>
            <w:left w:val="none" w:sz="0" w:space="0" w:color="auto"/>
            <w:bottom w:val="none" w:sz="0" w:space="0" w:color="auto"/>
            <w:right w:val="none" w:sz="0" w:space="0" w:color="auto"/>
          </w:divBdr>
        </w:div>
        <w:div w:id="2072314063">
          <w:marLeft w:val="640"/>
          <w:marRight w:val="0"/>
          <w:marTop w:val="0"/>
          <w:marBottom w:val="0"/>
          <w:divBdr>
            <w:top w:val="none" w:sz="0" w:space="0" w:color="auto"/>
            <w:left w:val="none" w:sz="0" w:space="0" w:color="auto"/>
            <w:bottom w:val="none" w:sz="0" w:space="0" w:color="auto"/>
            <w:right w:val="none" w:sz="0" w:space="0" w:color="auto"/>
          </w:divBdr>
        </w:div>
        <w:div w:id="59789994">
          <w:marLeft w:val="640"/>
          <w:marRight w:val="0"/>
          <w:marTop w:val="0"/>
          <w:marBottom w:val="0"/>
          <w:divBdr>
            <w:top w:val="none" w:sz="0" w:space="0" w:color="auto"/>
            <w:left w:val="none" w:sz="0" w:space="0" w:color="auto"/>
            <w:bottom w:val="none" w:sz="0" w:space="0" w:color="auto"/>
            <w:right w:val="none" w:sz="0" w:space="0" w:color="auto"/>
          </w:divBdr>
        </w:div>
        <w:div w:id="1763719206">
          <w:marLeft w:val="640"/>
          <w:marRight w:val="0"/>
          <w:marTop w:val="0"/>
          <w:marBottom w:val="0"/>
          <w:divBdr>
            <w:top w:val="none" w:sz="0" w:space="0" w:color="auto"/>
            <w:left w:val="none" w:sz="0" w:space="0" w:color="auto"/>
            <w:bottom w:val="none" w:sz="0" w:space="0" w:color="auto"/>
            <w:right w:val="none" w:sz="0" w:space="0" w:color="auto"/>
          </w:divBdr>
        </w:div>
        <w:div w:id="387461454">
          <w:marLeft w:val="640"/>
          <w:marRight w:val="0"/>
          <w:marTop w:val="0"/>
          <w:marBottom w:val="0"/>
          <w:divBdr>
            <w:top w:val="none" w:sz="0" w:space="0" w:color="auto"/>
            <w:left w:val="none" w:sz="0" w:space="0" w:color="auto"/>
            <w:bottom w:val="none" w:sz="0" w:space="0" w:color="auto"/>
            <w:right w:val="none" w:sz="0" w:space="0" w:color="auto"/>
          </w:divBdr>
        </w:div>
        <w:div w:id="403070670">
          <w:marLeft w:val="640"/>
          <w:marRight w:val="0"/>
          <w:marTop w:val="0"/>
          <w:marBottom w:val="0"/>
          <w:divBdr>
            <w:top w:val="none" w:sz="0" w:space="0" w:color="auto"/>
            <w:left w:val="none" w:sz="0" w:space="0" w:color="auto"/>
            <w:bottom w:val="none" w:sz="0" w:space="0" w:color="auto"/>
            <w:right w:val="none" w:sz="0" w:space="0" w:color="auto"/>
          </w:divBdr>
        </w:div>
        <w:div w:id="818039006">
          <w:marLeft w:val="640"/>
          <w:marRight w:val="0"/>
          <w:marTop w:val="0"/>
          <w:marBottom w:val="0"/>
          <w:divBdr>
            <w:top w:val="none" w:sz="0" w:space="0" w:color="auto"/>
            <w:left w:val="none" w:sz="0" w:space="0" w:color="auto"/>
            <w:bottom w:val="none" w:sz="0" w:space="0" w:color="auto"/>
            <w:right w:val="none" w:sz="0" w:space="0" w:color="auto"/>
          </w:divBdr>
        </w:div>
      </w:divsChild>
    </w:div>
    <w:div w:id="34742200">
      <w:bodyDiv w:val="1"/>
      <w:marLeft w:val="0"/>
      <w:marRight w:val="0"/>
      <w:marTop w:val="0"/>
      <w:marBottom w:val="0"/>
      <w:divBdr>
        <w:top w:val="none" w:sz="0" w:space="0" w:color="auto"/>
        <w:left w:val="none" w:sz="0" w:space="0" w:color="auto"/>
        <w:bottom w:val="none" w:sz="0" w:space="0" w:color="auto"/>
        <w:right w:val="none" w:sz="0" w:space="0" w:color="auto"/>
      </w:divBdr>
      <w:divsChild>
        <w:div w:id="1017195161">
          <w:marLeft w:val="640"/>
          <w:marRight w:val="0"/>
          <w:marTop w:val="0"/>
          <w:marBottom w:val="0"/>
          <w:divBdr>
            <w:top w:val="none" w:sz="0" w:space="0" w:color="auto"/>
            <w:left w:val="none" w:sz="0" w:space="0" w:color="auto"/>
            <w:bottom w:val="none" w:sz="0" w:space="0" w:color="auto"/>
            <w:right w:val="none" w:sz="0" w:space="0" w:color="auto"/>
          </w:divBdr>
        </w:div>
        <w:div w:id="1117679400">
          <w:marLeft w:val="640"/>
          <w:marRight w:val="0"/>
          <w:marTop w:val="0"/>
          <w:marBottom w:val="0"/>
          <w:divBdr>
            <w:top w:val="none" w:sz="0" w:space="0" w:color="auto"/>
            <w:left w:val="none" w:sz="0" w:space="0" w:color="auto"/>
            <w:bottom w:val="none" w:sz="0" w:space="0" w:color="auto"/>
            <w:right w:val="none" w:sz="0" w:space="0" w:color="auto"/>
          </w:divBdr>
        </w:div>
        <w:div w:id="1801609054">
          <w:marLeft w:val="640"/>
          <w:marRight w:val="0"/>
          <w:marTop w:val="0"/>
          <w:marBottom w:val="0"/>
          <w:divBdr>
            <w:top w:val="none" w:sz="0" w:space="0" w:color="auto"/>
            <w:left w:val="none" w:sz="0" w:space="0" w:color="auto"/>
            <w:bottom w:val="none" w:sz="0" w:space="0" w:color="auto"/>
            <w:right w:val="none" w:sz="0" w:space="0" w:color="auto"/>
          </w:divBdr>
        </w:div>
        <w:div w:id="1166437808">
          <w:marLeft w:val="640"/>
          <w:marRight w:val="0"/>
          <w:marTop w:val="0"/>
          <w:marBottom w:val="0"/>
          <w:divBdr>
            <w:top w:val="none" w:sz="0" w:space="0" w:color="auto"/>
            <w:left w:val="none" w:sz="0" w:space="0" w:color="auto"/>
            <w:bottom w:val="none" w:sz="0" w:space="0" w:color="auto"/>
            <w:right w:val="none" w:sz="0" w:space="0" w:color="auto"/>
          </w:divBdr>
        </w:div>
        <w:div w:id="850729363">
          <w:marLeft w:val="640"/>
          <w:marRight w:val="0"/>
          <w:marTop w:val="0"/>
          <w:marBottom w:val="0"/>
          <w:divBdr>
            <w:top w:val="none" w:sz="0" w:space="0" w:color="auto"/>
            <w:left w:val="none" w:sz="0" w:space="0" w:color="auto"/>
            <w:bottom w:val="none" w:sz="0" w:space="0" w:color="auto"/>
            <w:right w:val="none" w:sz="0" w:space="0" w:color="auto"/>
          </w:divBdr>
        </w:div>
        <w:div w:id="777065290">
          <w:marLeft w:val="640"/>
          <w:marRight w:val="0"/>
          <w:marTop w:val="0"/>
          <w:marBottom w:val="0"/>
          <w:divBdr>
            <w:top w:val="none" w:sz="0" w:space="0" w:color="auto"/>
            <w:left w:val="none" w:sz="0" w:space="0" w:color="auto"/>
            <w:bottom w:val="none" w:sz="0" w:space="0" w:color="auto"/>
            <w:right w:val="none" w:sz="0" w:space="0" w:color="auto"/>
          </w:divBdr>
        </w:div>
        <w:div w:id="2053918586">
          <w:marLeft w:val="640"/>
          <w:marRight w:val="0"/>
          <w:marTop w:val="0"/>
          <w:marBottom w:val="0"/>
          <w:divBdr>
            <w:top w:val="none" w:sz="0" w:space="0" w:color="auto"/>
            <w:left w:val="none" w:sz="0" w:space="0" w:color="auto"/>
            <w:bottom w:val="none" w:sz="0" w:space="0" w:color="auto"/>
            <w:right w:val="none" w:sz="0" w:space="0" w:color="auto"/>
          </w:divBdr>
        </w:div>
        <w:div w:id="172037898">
          <w:marLeft w:val="640"/>
          <w:marRight w:val="0"/>
          <w:marTop w:val="0"/>
          <w:marBottom w:val="0"/>
          <w:divBdr>
            <w:top w:val="none" w:sz="0" w:space="0" w:color="auto"/>
            <w:left w:val="none" w:sz="0" w:space="0" w:color="auto"/>
            <w:bottom w:val="none" w:sz="0" w:space="0" w:color="auto"/>
            <w:right w:val="none" w:sz="0" w:space="0" w:color="auto"/>
          </w:divBdr>
        </w:div>
        <w:div w:id="1732194498">
          <w:marLeft w:val="640"/>
          <w:marRight w:val="0"/>
          <w:marTop w:val="0"/>
          <w:marBottom w:val="0"/>
          <w:divBdr>
            <w:top w:val="none" w:sz="0" w:space="0" w:color="auto"/>
            <w:left w:val="none" w:sz="0" w:space="0" w:color="auto"/>
            <w:bottom w:val="none" w:sz="0" w:space="0" w:color="auto"/>
            <w:right w:val="none" w:sz="0" w:space="0" w:color="auto"/>
          </w:divBdr>
        </w:div>
        <w:div w:id="682124634">
          <w:marLeft w:val="640"/>
          <w:marRight w:val="0"/>
          <w:marTop w:val="0"/>
          <w:marBottom w:val="0"/>
          <w:divBdr>
            <w:top w:val="none" w:sz="0" w:space="0" w:color="auto"/>
            <w:left w:val="none" w:sz="0" w:space="0" w:color="auto"/>
            <w:bottom w:val="none" w:sz="0" w:space="0" w:color="auto"/>
            <w:right w:val="none" w:sz="0" w:space="0" w:color="auto"/>
          </w:divBdr>
        </w:div>
        <w:div w:id="1249578222">
          <w:marLeft w:val="640"/>
          <w:marRight w:val="0"/>
          <w:marTop w:val="0"/>
          <w:marBottom w:val="0"/>
          <w:divBdr>
            <w:top w:val="none" w:sz="0" w:space="0" w:color="auto"/>
            <w:left w:val="none" w:sz="0" w:space="0" w:color="auto"/>
            <w:bottom w:val="none" w:sz="0" w:space="0" w:color="auto"/>
            <w:right w:val="none" w:sz="0" w:space="0" w:color="auto"/>
          </w:divBdr>
        </w:div>
        <w:div w:id="97259633">
          <w:marLeft w:val="640"/>
          <w:marRight w:val="0"/>
          <w:marTop w:val="0"/>
          <w:marBottom w:val="0"/>
          <w:divBdr>
            <w:top w:val="none" w:sz="0" w:space="0" w:color="auto"/>
            <w:left w:val="none" w:sz="0" w:space="0" w:color="auto"/>
            <w:bottom w:val="none" w:sz="0" w:space="0" w:color="auto"/>
            <w:right w:val="none" w:sz="0" w:space="0" w:color="auto"/>
          </w:divBdr>
        </w:div>
        <w:div w:id="1496914971">
          <w:marLeft w:val="640"/>
          <w:marRight w:val="0"/>
          <w:marTop w:val="0"/>
          <w:marBottom w:val="0"/>
          <w:divBdr>
            <w:top w:val="none" w:sz="0" w:space="0" w:color="auto"/>
            <w:left w:val="none" w:sz="0" w:space="0" w:color="auto"/>
            <w:bottom w:val="none" w:sz="0" w:space="0" w:color="auto"/>
            <w:right w:val="none" w:sz="0" w:space="0" w:color="auto"/>
          </w:divBdr>
        </w:div>
        <w:div w:id="1043560750">
          <w:marLeft w:val="640"/>
          <w:marRight w:val="0"/>
          <w:marTop w:val="0"/>
          <w:marBottom w:val="0"/>
          <w:divBdr>
            <w:top w:val="none" w:sz="0" w:space="0" w:color="auto"/>
            <w:left w:val="none" w:sz="0" w:space="0" w:color="auto"/>
            <w:bottom w:val="none" w:sz="0" w:space="0" w:color="auto"/>
            <w:right w:val="none" w:sz="0" w:space="0" w:color="auto"/>
          </w:divBdr>
        </w:div>
        <w:div w:id="345838197">
          <w:marLeft w:val="640"/>
          <w:marRight w:val="0"/>
          <w:marTop w:val="0"/>
          <w:marBottom w:val="0"/>
          <w:divBdr>
            <w:top w:val="none" w:sz="0" w:space="0" w:color="auto"/>
            <w:left w:val="none" w:sz="0" w:space="0" w:color="auto"/>
            <w:bottom w:val="none" w:sz="0" w:space="0" w:color="auto"/>
            <w:right w:val="none" w:sz="0" w:space="0" w:color="auto"/>
          </w:divBdr>
        </w:div>
        <w:div w:id="346644131">
          <w:marLeft w:val="640"/>
          <w:marRight w:val="0"/>
          <w:marTop w:val="0"/>
          <w:marBottom w:val="0"/>
          <w:divBdr>
            <w:top w:val="none" w:sz="0" w:space="0" w:color="auto"/>
            <w:left w:val="none" w:sz="0" w:space="0" w:color="auto"/>
            <w:bottom w:val="none" w:sz="0" w:space="0" w:color="auto"/>
            <w:right w:val="none" w:sz="0" w:space="0" w:color="auto"/>
          </w:divBdr>
        </w:div>
        <w:div w:id="787628281">
          <w:marLeft w:val="640"/>
          <w:marRight w:val="0"/>
          <w:marTop w:val="0"/>
          <w:marBottom w:val="0"/>
          <w:divBdr>
            <w:top w:val="none" w:sz="0" w:space="0" w:color="auto"/>
            <w:left w:val="none" w:sz="0" w:space="0" w:color="auto"/>
            <w:bottom w:val="none" w:sz="0" w:space="0" w:color="auto"/>
            <w:right w:val="none" w:sz="0" w:space="0" w:color="auto"/>
          </w:divBdr>
        </w:div>
        <w:div w:id="527062869">
          <w:marLeft w:val="640"/>
          <w:marRight w:val="0"/>
          <w:marTop w:val="0"/>
          <w:marBottom w:val="0"/>
          <w:divBdr>
            <w:top w:val="none" w:sz="0" w:space="0" w:color="auto"/>
            <w:left w:val="none" w:sz="0" w:space="0" w:color="auto"/>
            <w:bottom w:val="none" w:sz="0" w:space="0" w:color="auto"/>
            <w:right w:val="none" w:sz="0" w:space="0" w:color="auto"/>
          </w:divBdr>
        </w:div>
      </w:divsChild>
    </w:div>
    <w:div w:id="75054901">
      <w:bodyDiv w:val="1"/>
      <w:marLeft w:val="0"/>
      <w:marRight w:val="0"/>
      <w:marTop w:val="0"/>
      <w:marBottom w:val="0"/>
      <w:divBdr>
        <w:top w:val="none" w:sz="0" w:space="0" w:color="auto"/>
        <w:left w:val="none" w:sz="0" w:space="0" w:color="auto"/>
        <w:bottom w:val="none" w:sz="0" w:space="0" w:color="auto"/>
        <w:right w:val="none" w:sz="0" w:space="0" w:color="auto"/>
      </w:divBdr>
      <w:divsChild>
        <w:div w:id="2077360204">
          <w:marLeft w:val="640"/>
          <w:marRight w:val="0"/>
          <w:marTop w:val="0"/>
          <w:marBottom w:val="0"/>
          <w:divBdr>
            <w:top w:val="none" w:sz="0" w:space="0" w:color="auto"/>
            <w:left w:val="none" w:sz="0" w:space="0" w:color="auto"/>
            <w:bottom w:val="none" w:sz="0" w:space="0" w:color="auto"/>
            <w:right w:val="none" w:sz="0" w:space="0" w:color="auto"/>
          </w:divBdr>
        </w:div>
        <w:div w:id="2120297730">
          <w:marLeft w:val="640"/>
          <w:marRight w:val="0"/>
          <w:marTop w:val="0"/>
          <w:marBottom w:val="0"/>
          <w:divBdr>
            <w:top w:val="none" w:sz="0" w:space="0" w:color="auto"/>
            <w:left w:val="none" w:sz="0" w:space="0" w:color="auto"/>
            <w:bottom w:val="none" w:sz="0" w:space="0" w:color="auto"/>
            <w:right w:val="none" w:sz="0" w:space="0" w:color="auto"/>
          </w:divBdr>
        </w:div>
        <w:div w:id="1011369023">
          <w:marLeft w:val="640"/>
          <w:marRight w:val="0"/>
          <w:marTop w:val="0"/>
          <w:marBottom w:val="0"/>
          <w:divBdr>
            <w:top w:val="none" w:sz="0" w:space="0" w:color="auto"/>
            <w:left w:val="none" w:sz="0" w:space="0" w:color="auto"/>
            <w:bottom w:val="none" w:sz="0" w:space="0" w:color="auto"/>
            <w:right w:val="none" w:sz="0" w:space="0" w:color="auto"/>
          </w:divBdr>
        </w:div>
        <w:div w:id="1154299944">
          <w:marLeft w:val="640"/>
          <w:marRight w:val="0"/>
          <w:marTop w:val="0"/>
          <w:marBottom w:val="0"/>
          <w:divBdr>
            <w:top w:val="none" w:sz="0" w:space="0" w:color="auto"/>
            <w:left w:val="none" w:sz="0" w:space="0" w:color="auto"/>
            <w:bottom w:val="none" w:sz="0" w:space="0" w:color="auto"/>
            <w:right w:val="none" w:sz="0" w:space="0" w:color="auto"/>
          </w:divBdr>
        </w:div>
        <w:div w:id="1944603742">
          <w:marLeft w:val="640"/>
          <w:marRight w:val="0"/>
          <w:marTop w:val="0"/>
          <w:marBottom w:val="0"/>
          <w:divBdr>
            <w:top w:val="none" w:sz="0" w:space="0" w:color="auto"/>
            <w:left w:val="none" w:sz="0" w:space="0" w:color="auto"/>
            <w:bottom w:val="none" w:sz="0" w:space="0" w:color="auto"/>
            <w:right w:val="none" w:sz="0" w:space="0" w:color="auto"/>
          </w:divBdr>
        </w:div>
        <w:div w:id="1413816924">
          <w:marLeft w:val="640"/>
          <w:marRight w:val="0"/>
          <w:marTop w:val="0"/>
          <w:marBottom w:val="0"/>
          <w:divBdr>
            <w:top w:val="none" w:sz="0" w:space="0" w:color="auto"/>
            <w:left w:val="none" w:sz="0" w:space="0" w:color="auto"/>
            <w:bottom w:val="none" w:sz="0" w:space="0" w:color="auto"/>
            <w:right w:val="none" w:sz="0" w:space="0" w:color="auto"/>
          </w:divBdr>
        </w:div>
        <w:div w:id="771903943">
          <w:marLeft w:val="640"/>
          <w:marRight w:val="0"/>
          <w:marTop w:val="0"/>
          <w:marBottom w:val="0"/>
          <w:divBdr>
            <w:top w:val="none" w:sz="0" w:space="0" w:color="auto"/>
            <w:left w:val="none" w:sz="0" w:space="0" w:color="auto"/>
            <w:bottom w:val="none" w:sz="0" w:space="0" w:color="auto"/>
            <w:right w:val="none" w:sz="0" w:space="0" w:color="auto"/>
          </w:divBdr>
        </w:div>
        <w:div w:id="1575895891">
          <w:marLeft w:val="640"/>
          <w:marRight w:val="0"/>
          <w:marTop w:val="0"/>
          <w:marBottom w:val="0"/>
          <w:divBdr>
            <w:top w:val="none" w:sz="0" w:space="0" w:color="auto"/>
            <w:left w:val="none" w:sz="0" w:space="0" w:color="auto"/>
            <w:bottom w:val="none" w:sz="0" w:space="0" w:color="auto"/>
            <w:right w:val="none" w:sz="0" w:space="0" w:color="auto"/>
          </w:divBdr>
        </w:div>
        <w:div w:id="1823236856">
          <w:marLeft w:val="640"/>
          <w:marRight w:val="0"/>
          <w:marTop w:val="0"/>
          <w:marBottom w:val="0"/>
          <w:divBdr>
            <w:top w:val="none" w:sz="0" w:space="0" w:color="auto"/>
            <w:left w:val="none" w:sz="0" w:space="0" w:color="auto"/>
            <w:bottom w:val="none" w:sz="0" w:space="0" w:color="auto"/>
            <w:right w:val="none" w:sz="0" w:space="0" w:color="auto"/>
          </w:divBdr>
        </w:div>
        <w:div w:id="1642298141">
          <w:marLeft w:val="640"/>
          <w:marRight w:val="0"/>
          <w:marTop w:val="0"/>
          <w:marBottom w:val="0"/>
          <w:divBdr>
            <w:top w:val="none" w:sz="0" w:space="0" w:color="auto"/>
            <w:left w:val="none" w:sz="0" w:space="0" w:color="auto"/>
            <w:bottom w:val="none" w:sz="0" w:space="0" w:color="auto"/>
            <w:right w:val="none" w:sz="0" w:space="0" w:color="auto"/>
          </w:divBdr>
        </w:div>
        <w:div w:id="958335129">
          <w:marLeft w:val="640"/>
          <w:marRight w:val="0"/>
          <w:marTop w:val="0"/>
          <w:marBottom w:val="0"/>
          <w:divBdr>
            <w:top w:val="none" w:sz="0" w:space="0" w:color="auto"/>
            <w:left w:val="none" w:sz="0" w:space="0" w:color="auto"/>
            <w:bottom w:val="none" w:sz="0" w:space="0" w:color="auto"/>
            <w:right w:val="none" w:sz="0" w:space="0" w:color="auto"/>
          </w:divBdr>
        </w:div>
        <w:div w:id="1393190485">
          <w:marLeft w:val="640"/>
          <w:marRight w:val="0"/>
          <w:marTop w:val="0"/>
          <w:marBottom w:val="0"/>
          <w:divBdr>
            <w:top w:val="none" w:sz="0" w:space="0" w:color="auto"/>
            <w:left w:val="none" w:sz="0" w:space="0" w:color="auto"/>
            <w:bottom w:val="none" w:sz="0" w:space="0" w:color="auto"/>
            <w:right w:val="none" w:sz="0" w:space="0" w:color="auto"/>
          </w:divBdr>
        </w:div>
        <w:div w:id="1696884046">
          <w:marLeft w:val="640"/>
          <w:marRight w:val="0"/>
          <w:marTop w:val="0"/>
          <w:marBottom w:val="0"/>
          <w:divBdr>
            <w:top w:val="none" w:sz="0" w:space="0" w:color="auto"/>
            <w:left w:val="none" w:sz="0" w:space="0" w:color="auto"/>
            <w:bottom w:val="none" w:sz="0" w:space="0" w:color="auto"/>
            <w:right w:val="none" w:sz="0" w:space="0" w:color="auto"/>
          </w:divBdr>
        </w:div>
        <w:div w:id="287855215">
          <w:marLeft w:val="640"/>
          <w:marRight w:val="0"/>
          <w:marTop w:val="0"/>
          <w:marBottom w:val="0"/>
          <w:divBdr>
            <w:top w:val="none" w:sz="0" w:space="0" w:color="auto"/>
            <w:left w:val="none" w:sz="0" w:space="0" w:color="auto"/>
            <w:bottom w:val="none" w:sz="0" w:space="0" w:color="auto"/>
            <w:right w:val="none" w:sz="0" w:space="0" w:color="auto"/>
          </w:divBdr>
        </w:div>
        <w:div w:id="340937178">
          <w:marLeft w:val="640"/>
          <w:marRight w:val="0"/>
          <w:marTop w:val="0"/>
          <w:marBottom w:val="0"/>
          <w:divBdr>
            <w:top w:val="none" w:sz="0" w:space="0" w:color="auto"/>
            <w:left w:val="none" w:sz="0" w:space="0" w:color="auto"/>
            <w:bottom w:val="none" w:sz="0" w:space="0" w:color="auto"/>
            <w:right w:val="none" w:sz="0" w:space="0" w:color="auto"/>
          </w:divBdr>
        </w:div>
        <w:div w:id="1458137139">
          <w:marLeft w:val="640"/>
          <w:marRight w:val="0"/>
          <w:marTop w:val="0"/>
          <w:marBottom w:val="0"/>
          <w:divBdr>
            <w:top w:val="none" w:sz="0" w:space="0" w:color="auto"/>
            <w:left w:val="none" w:sz="0" w:space="0" w:color="auto"/>
            <w:bottom w:val="none" w:sz="0" w:space="0" w:color="auto"/>
            <w:right w:val="none" w:sz="0" w:space="0" w:color="auto"/>
          </w:divBdr>
        </w:div>
        <w:div w:id="142309206">
          <w:marLeft w:val="640"/>
          <w:marRight w:val="0"/>
          <w:marTop w:val="0"/>
          <w:marBottom w:val="0"/>
          <w:divBdr>
            <w:top w:val="none" w:sz="0" w:space="0" w:color="auto"/>
            <w:left w:val="none" w:sz="0" w:space="0" w:color="auto"/>
            <w:bottom w:val="none" w:sz="0" w:space="0" w:color="auto"/>
            <w:right w:val="none" w:sz="0" w:space="0" w:color="auto"/>
          </w:divBdr>
        </w:div>
        <w:div w:id="1141996018">
          <w:marLeft w:val="640"/>
          <w:marRight w:val="0"/>
          <w:marTop w:val="0"/>
          <w:marBottom w:val="0"/>
          <w:divBdr>
            <w:top w:val="none" w:sz="0" w:space="0" w:color="auto"/>
            <w:left w:val="none" w:sz="0" w:space="0" w:color="auto"/>
            <w:bottom w:val="none" w:sz="0" w:space="0" w:color="auto"/>
            <w:right w:val="none" w:sz="0" w:space="0" w:color="auto"/>
          </w:divBdr>
        </w:div>
        <w:div w:id="1608583568">
          <w:marLeft w:val="640"/>
          <w:marRight w:val="0"/>
          <w:marTop w:val="0"/>
          <w:marBottom w:val="0"/>
          <w:divBdr>
            <w:top w:val="none" w:sz="0" w:space="0" w:color="auto"/>
            <w:left w:val="none" w:sz="0" w:space="0" w:color="auto"/>
            <w:bottom w:val="none" w:sz="0" w:space="0" w:color="auto"/>
            <w:right w:val="none" w:sz="0" w:space="0" w:color="auto"/>
          </w:divBdr>
        </w:div>
        <w:div w:id="1388139974">
          <w:marLeft w:val="640"/>
          <w:marRight w:val="0"/>
          <w:marTop w:val="0"/>
          <w:marBottom w:val="0"/>
          <w:divBdr>
            <w:top w:val="none" w:sz="0" w:space="0" w:color="auto"/>
            <w:left w:val="none" w:sz="0" w:space="0" w:color="auto"/>
            <w:bottom w:val="none" w:sz="0" w:space="0" w:color="auto"/>
            <w:right w:val="none" w:sz="0" w:space="0" w:color="auto"/>
          </w:divBdr>
        </w:div>
        <w:div w:id="833567536">
          <w:marLeft w:val="640"/>
          <w:marRight w:val="0"/>
          <w:marTop w:val="0"/>
          <w:marBottom w:val="0"/>
          <w:divBdr>
            <w:top w:val="none" w:sz="0" w:space="0" w:color="auto"/>
            <w:left w:val="none" w:sz="0" w:space="0" w:color="auto"/>
            <w:bottom w:val="none" w:sz="0" w:space="0" w:color="auto"/>
            <w:right w:val="none" w:sz="0" w:space="0" w:color="auto"/>
          </w:divBdr>
        </w:div>
        <w:div w:id="653996359">
          <w:marLeft w:val="640"/>
          <w:marRight w:val="0"/>
          <w:marTop w:val="0"/>
          <w:marBottom w:val="0"/>
          <w:divBdr>
            <w:top w:val="none" w:sz="0" w:space="0" w:color="auto"/>
            <w:left w:val="none" w:sz="0" w:space="0" w:color="auto"/>
            <w:bottom w:val="none" w:sz="0" w:space="0" w:color="auto"/>
            <w:right w:val="none" w:sz="0" w:space="0" w:color="auto"/>
          </w:divBdr>
        </w:div>
        <w:div w:id="376781368">
          <w:marLeft w:val="640"/>
          <w:marRight w:val="0"/>
          <w:marTop w:val="0"/>
          <w:marBottom w:val="0"/>
          <w:divBdr>
            <w:top w:val="none" w:sz="0" w:space="0" w:color="auto"/>
            <w:left w:val="none" w:sz="0" w:space="0" w:color="auto"/>
            <w:bottom w:val="none" w:sz="0" w:space="0" w:color="auto"/>
            <w:right w:val="none" w:sz="0" w:space="0" w:color="auto"/>
          </w:divBdr>
        </w:div>
        <w:div w:id="194587561">
          <w:marLeft w:val="640"/>
          <w:marRight w:val="0"/>
          <w:marTop w:val="0"/>
          <w:marBottom w:val="0"/>
          <w:divBdr>
            <w:top w:val="none" w:sz="0" w:space="0" w:color="auto"/>
            <w:left w:val="none" w:sz="0" w:space="0" w:color="auto"/>
            <w:bottom w:val="none" w:sz="0" w:space="0" w:color="auto"/>
            <w:right w:val="none" w:sz="0" w:space="0" w:color="auto"/>
          </w:divBdr>
        </w:div>
        <w:div w:id="221717995">
          <w:marLeft w:val="640"/>
          <w:marRight w:val="0"/>
          <w:marTop w:val="0"/>
          <w:marBottom w:val="0"/>
          <w:divBdr>
            <w:top w:val="none" w:sz="0" w:space="0" w:color="auto"/>
            <w:left w:val="none" w:sz="0" w:space="0" w:color="auto"/>
            <w:bottom w:val="none" w:sz="0" w:space="0" w:color="auto"/>
            <w:right w:val="none" w:sz="0" w:space="0" w:color="auto"/>
          </w:divBdr>
        </w:div>
        <w:div w:id="1084035073">
          <w:marLeft w:val="640"/>
          <w:marRight w:val="0"/>
          <w:marTop w:val="0"/>
          <w:marBottom w:val="0"/>
          <w:divBdr>
            <w:top w:val="none" w:sz="0" w:space="0" w:color="auto"/>
            <w:left w:val="none" w:sz="0" w:space="0" w:color="auto"/>
            <w:bottom w:val="none" w:sz="0" w:space="0" w:color="auto"/>
            <w:right w:val="none" w:sz="0" w:space="0" w:color="auto"/>
          </w:divBdr>
        </w:div>
      </w:divsChild>
    </w:div>
    <w:div w:id="82534476">
      <w:bodyDiv w:val="1"/>
      <w:marLeft w:val="0"/>
      <w:marRight w:val="0"/>
      <w:marTop w:val="0"/>
      <w:marBottom w:val="0"/>
      <w:divBdr>
        <w:top w:val="none" w:sz="0" w:space="0" w:color="auto"/>
        <w:left w:val="none" w:sz="0" w:space="0" w:color="auto"/>
        <w:bottom w:val="none" w:sz="0" w:space="0" w:color="auto"/>
        <w:right w:val="none" w:sz="0" w:space="0" w:color="auto"/>
      </w:divBdr>
      <w:divsChild>
        <w:div w:id="1941914791">
          <w:marLeft w:val="640"/>
          <w:marRight w:val="0"/>
          <w:marTop w:val="0"/>
          <w:marBottom w:val="0"/>
          <w:divBdr>
            <w:top w:val="none" w:sz="0" w:space="0" w:color="auto"/>
            <w:left w:val="none" w:sz="0" w:space="0" w:color="auto"/>
            <w:bottom w:val="none" w:sz="0" w:space="0" w:color="auto"/>
            <w:right w:val="none" w:sz="0" w:space="0" w:color="auto"/>
          </w:divBdr>
        </w:div>
        <w:div w:id="1441147250">
          <w:marLeft w:val="640"/>
          <w:marRight w:val="0"/>
          <w:marTop w:val="0"/>
          <w:marBottom w:val="0"/>
          <w:divBdr>
            <w:top w:val="none" w:sz="0" w:space="0" w:color="auto"/>
            <w:left w:val="none" w:sz="0" w:space="0" w:color="auto"/>
            <w:bottom w:val="none" w:sz="0" w:space="0" w:color="auto"/>
            <w:right w:val="none" w:sz="0" w:space="0" w:color="auto"/>
          </w:divBdr>
        </w:div>
        <w:div w:id="549806253">
          <w:marLeft w:val="640"/>
          <w:marRight w:val="0"/>
          <w:marTop w:val="0"/>
          <w:marBottom w:val="0"/>
          <w:divBdr>
            <w:top w:val="none" w:sz="0" w:space="0" w:color="auto"/>
            <w:left w:val="none" w:sz="0" w:space="0" w:color="auto"/>
            <w:bottom w:val="none" w:sz="0" w:space="0" w:color="auto"/>
            <w:right w:val="none" w:sz="0" w:space="0" w:color="auto"/>
          </w:divBdr>
        </w:div>
        <w:div w:id="1994065635">
          <w:marLeft w:val="640"/>
          <w:marRight w:val="0"/>
          <w:marTop w:val="0"/>
          <w:marBottom w:val="0"/>
          <w:divBdr>
            <w:top w:val="none" w:sz="0" w:space="0" w:color="auto"/>
            <w:left w:val="none" w:sz="0" w:space="0" w:color="auto"/>
            <w:bottom w:val="none" w:sz="0" w:space="0" w:color="auto"/>
            <w:right w:val="none" w:sz="0" w:space="0" w:color="auto"/>
          </w:divBdr>
        </w:div>
        <w:div w:id="698704144">
          <w:marLeft w:val="640"/>
          <w:marRight w:val="0"/>
          <w:marTop w:val="0"/>
          <w:marBottom w:val="0"/>
          <w:divBdr>
            <w:top w:val="none" w:sz="0" w:space="0" w:color="auto"/>
            <w:left w:val="none" w:sz="0" w:space="0" w:color="auto"/>
            <w:bottom w:val="none" w:sz="0" w:space="0" w:color="auto"/>
            <w:right w:val="none" w:sz="0" w:space="0" w:color="auto"/>
          </w:divBdr>
        </w:div>
        <w:div w:id="1147283078">
          <w:marLeft w:val="640"/>
          <w:marRight w:val="0"/>
          <w:marTop w:val="0"/>
          <w:marBottom w:val="0"/>
          <w:divBdr>
            <w:top w:val="none" w:sz="0" w:space="0" w:color="auto"/>
            <w:left w:val="none" w:sz="0" w:space="0" w:color="auto"/>
            <w:bottom w:val="none" w:sz="0" w:space="0" w:color="auto"/>
            <w:right w:val="none" w:sz="0" w:space="0" w:color="auto"/>
          </w:divBdr>
        </w:div>
        <w:div w:id="1712223417">
          <w:marLeft w:val="640"/>
          <w:marRight w:val="0"/>
          <w:marTop w:val="0"/>
          <w:marBottom w:val="0"/>
          <w:divBdr>
            <w:top w:val="none" w:sz="0" w:space="0" w:color="auto"/>
            <w:left w:val="none" w:sz="0" w:space="0" w:color="auto"/>
            <w:bottom w:val="none" w:sz="0" w:space="0" w:color="auto"/>
            <w:right w:val="none" w:sz="0" w:space="0" w:color="auto"/>
          </w:divBdr>
        </w:div>
        <w:div w:id="252709331">
          <w:marLeft w:val="640"/>
          <w:marRight w:val="0"/>
          <w:marTop w:val="0"/>
          <w:marBottom w:val="0"/>
          <w:divBdr>
            <w:top w:val="none" w:sz="0" w:space="0" w:color="auto"/>
            <w:left w:val="none" w:sz="0" w:space="0" w:color="auto"/>
            <w:bottom w:val="none" w:sz="0" w:space="0" w:color="auto"/>
            <w:right w:val="none" w:sz="0" w:space="0" w:color="auto"/>
          </w:divBdr>
        </w:div>
        <w:div w:id="2134977853">
          <w:marLeft w:val="640"/>
          <w:marRight w:val="0"/>
          <w:marTop w:val="0"/>
          <w:marBottom w:val="0"/>
          <w:divBdr>
            <w:top w:val="none" w:sz="0" w:space="0" w:color="auto"/>
            <w:left w:val="none" w:sz="0" w:space="0" w:color="auto"/>
            <w:bottom w:val="none" w:sz="0" w:space="0" w:color="auto"/>
            <w:right w:val="none" w:sz="0" w:space="0" w:color="auto"/>
          </w:divBdr>
        </w:div>
        <w:div w:id="336805721">
          <w:marLeft w:val="640"/>
          <w:marRight w:val="0"/>
          <w:marTop w:val="0"/>
          <w:marBottom w:val="0"/>
          <w:divBdr>
            <w:top w:val="none" w:sz="0" w:space="0" w:color="auto"/>
            <w:left w:val="none" w:sz="0" w:space="0" w:color="auto"/>
            <w:bottom w:val="none" w:sz="0" w:space="0" w:color="auto"/>
            <w:right w:val="none" w:sz="0" w:space="0" w:color="auto"/>
          </w:divBdr>
        </w:div>
        <w:div w:id="1164202674">
          <w:marLeft w:val="640"/>
          <w:marRight w:val="0"/>
          <w:marTop w:val="0"/>
          <w:marBottom w:val="0"/>
          <w:divBdr>
            <w:top w:val="none" w:sz="0" w:space="0" w:color="auto"/>
            <w:left w:val="none" w:sz="0" w:space="0" w:color="auto"/>
            <w:bottom w:val="none" w:sz="0" w:space="0" w:color="auto"/>
            <w:right w:val="none" w:sz="0" w:space="0" w:color="auto"/>
          </w:divBdr>
        </w:div>
        <w:div w:id="508914804">
          <w:marLeft w:val="640"/>
          <w:marRight w:val="0"/>
          <w:marTop w:val="0"/>
          <w:marBottom w:val="0"/>
          <w:divBdr>
            <w:top w:val="none" w:sz="0" w:space="0" w:color="auto"/>
            <w:left w:val="none" w:sz="0" w:space="0" w:color="auto"/>
            <w:bottom w:val="none" w:sz="0" w:space="0" w:color="auto"/>
            <w:right w:val="none" w:sz="0" w:space="0" w:color="auto"/>
          </w:divBdr>
        </w:div>
        <w:div w:id="1316564210">
          <w:marLeft w:val="640"/>
          <w:marRight w:val="0"/>
          <w:marTop w:val="0"/>
          <w:marBottom w:val="0"/>
          <w:divBdr>
            <w:top w:val="none" w:sz="0" w:space="0" w:color="auto"/>
            <w:left w:val="none" w:sz="0" w:space="0" w:color="auto"/>
            <w:bottom w:val="none" w:sz="0" w:space="0" w:color="auto"/>
            <w:right w:val="none" w:sz="0" w:space="0" w:color="auto"/>
          </w:divBdr>
        </w:div>
        <w:div w:id="1509175945">
          <w:marLeft w:val="640"/>
          <w:marRight w:val="0"/>
          <w:marTop w:val="0"/>
          <w:marBottom w:val="0"/>
          <w:divBdr>
            <w:top w:val="none" w:sz="0" w:space="0" w:color="auto"/>
            <w:left w:val="none" w:sz="0" w:space="0" w:color="auto"/>
            <w:bottom w:val="none" w:sz="0" w:space="0" w:color="auto"/>
            <w:right w:val="none" w:sz="0" w:space="0" w:color="auto"/>
          </w:divBdr>
        </w:div>
        <w:div w:id="1467744783">
          <w:marLeft w:val="640"/>
          <w:marRight w:val="0"/>
          <w:marTop w:val="0"/>
          <w:marBottom w:val="0"/>
          <w:divBdr>
            <w:top w:val="none" w:sz="0" w:space="0" w:color="auto"/>
            <w:left w:val="none" w:sz="0" w:space="0" w:color="auto"/>
            <w:bottom w:val="none" w:sz="0" w:space="0" w:color="auto"/>
            <w:right w:val="none" w:sz="0" w:space="0" w:color="auto"/>
          </w:divBdr>
        </w:div>
        <w:div w:id="213859115">
          <w:marLeft w:val="640"/>
          <w:marRight w:val="0"/>
          <w:marTop w:val="0"/>
          <w:marBottom w:val="0"/>
          <w:divBdr>
            <w:top w:val="none" w:sz="0" w:space="0" w:color="auto"/>
            <w:left w:val="none" w:sz="0" w:space="0" w:color="auto"/>
            <w:bottom w:val="none" w:sz="0" w:space="0" w:color="auto"/>
            <w:right w:val="none" w:sz="0" w:space="0" w:color="auto"/>
          </w:divBdr>
        </w:div>
        <w:div w:id="207961316">
          <w:marLeft w:val="640"/>
          <w:marRight w:val="0"/>
          <w:marTop w:val="0"/>
          <w:marBottom w:val="0"/>
          <w:divBdr>
            <w:top w:val="none" w:sz="0" w:space="0" w:color="auto"/>
            <w:left w:val="none" w:sz="0" w:space="0" w:color="auto"/>
            <w:bottom w:val="none" w:sz="0" w:space="0" w:color="auto"/>
            <w:right w:val="none" w:sz="0" w:space="0" w:color="auto"/>
          </w:divBdr>
        </w:div>
        <w:div w:id="580532266">
          <w:marLeft w:val="640"/>
          <w:marRight w:val="0"/>
          <w:marTop w:val="0"/>
          <w:marBottom w:val="0"/>
          <w:divBdr>
            <w:top w:val="none" w:sz="0" w:space="0" w:color="auto"/>
            <w:left w:val="none" w:sz="0" w:space="0" w:color="auto"/>
            <w:bottom w:val="none" w:sz="0" w:space="0" w:color="auto"/>
            <w:right w:val="none" w:sz="0" w:space="0" w:color="auto"/>
          </w:divBdr>
        </w:div>
        <w:div w:id="726684142">
          <w:marLeft w:val="640"/>
          <w:marRight w:val="0"/>
          <w:marTop w:val="0"/>
          <w:marBottom w:val="0"/>
          <w:divBdr>
            <w:top w:val="none" w:sz="0" w:space="0" w:color="auto"/>
            <w:left w:val="none" w:sz="0" w:space="0" w:color="auto"/>
            <w:bottom w:val="none" w:sz="0" w:space="0" w:color="auto"/>
            <w:right w:val="none" w:sz="0" w:space="0" w:color="auto"/>
          </w:divBdr>
        </w:div>
        <w:div w:id="636105716">
          <w:marLeft w:val="640"/>
          <w:marRight w:val="0"/>
          <w:marTop w:val="0"/>
          <w:marBottom w:val="0"/>
          <w:divBdr>
            <w:top w:val="none" w:sz="0" w:space="0" w:color="auto"/>
            <w:left w:val="none" w:sz="0" w:space="0" w:color="auto"/>
            <w:bottom w:val="none" w:sz="0" w:space="0" w:color="auto"/>
            <w:right w:val="none" w:sz="0" w:space="0" w:color="auto"/>
          </w:divBdr>
        </w:div>
        <w:div w:id="475726939">
          <w:marLeft w:val="640"/>
          <w:marRight w:val="0"/>
          <w:marTop w:val="0"/>
          <w:marBottom w:val="0"/>
          <w:divBdr>
            <w:top w:val="none" w:sz="0" w:space="0" w:color="auto"/>
            <w:left w:val="none" w:sz="0" w:space="0" w:color="auto"/>
            <w:bottom w:val="none" w:sz="0" w:space="0" w:color="auto"/>
            <w:right w:val="none" w:sz="0" w:space="0" w:color="auto"/>
          </w:divBdr>
        </w:div>
        <w:div w:id="791286411">
          <w:marLeft w:val="640"/>
          <w:marRight w:val="0"/>
          <w:marTop w:val="0"/>
          <w:marBottom w:val="0"/>
          <w:divBdr>
            <w:top w:val="none" w:sz="0" w:space="0" w:color="auto"/>
            <w:left w:val="none" w:sz="0" w:space="0" w:color="auto"/>
            <w:bottom w:val="none" w:sz="0" w:space="0" w:color="auto"/>
            <w:right w:val="none" w:sz="0" w:space="0" w:color="auto"/>
          </w:divBdr>
        </w:div>
        <w:div w:id="1960646553">
          <w:marLeft w:val="640"/>
          <w:marRight w:val="0"/>
          <w:marTop w:val="0"/>
          <w:marBottom w:val="0"/>
          <w:divBdr>
            <w:top w:val="none" w:sz="0" w:space="0" w:color="auto"/>
            <w:left w:val="none" w:sz="0" w:space="0" w:color="auto"/>
            <w:bottom w:val="none" w:sz="0" w:space="0" w:color="auto"/>
            <w:right w:val="none" w:sz="0" w:space="0" w:color="auto"/>
          </w:divBdr>
        </w:div>
        <w:div w:id="1163161076">
          <w:marLeft w:val="640"/>
          <w:marRight w:val="0"/>
          <w:marTop w:val="0"/>
          <w:marBottom w:val="0"/>
          <w:divBdr>
            <w:top w:val="none" w:sz="0" w:space="0" w:color="auto"/>
            <w:left w:val="none" w:sz="0" w:space="0" w:color="auto"/>
            <w:bottom w:val="none" w:sz="0" w:space="0" w:color="auto"/>
            <w:right w:val="none" w:sz="0" w:space="0" w:color="auto"/>
          </w:divBdr>
        </w:div>
        <w:div w:id="1430737939">
          <w:marLeft w:val="640"/>
          <w:marRight w:val="0"/>
          <w:marTop w:val="0"/>
          <w:marBottom w:val="0"/>
          <w:divBdr>
            <w:top w:val="none" w:sz="0" w:space="0" w:color="auto"/>
            <w:left w:val="none" w:sz="0" w:space="0" w:color="auto"/>
            <w:bottom w:val="none" w:sz="0" w:space="0" w:color="auto"/>
            <w:right w:val="none" w:sz="0" w:space="0" w:color="auto"/>
          </w:divBdr>
        </w:div>
        <w:div w:id="1972008897">
          <w:marLeft w:val="640"/>
          <w:marRight w:val="0"/>
          <w:marTop w:val="0"/>
          <w:marBottom w:val="0"/>
          <w:divBdr>
            <w:top w:val="none" w:sz="0" w:space="0" w:color="auto"/>
            <w:left w:val="none" w:sz="0" w:space="0" w:color="auto"/>
            <w:bottom w:val="none" w:sz="0" w:space="0" w:color="auto"/>
            <w:right w:val="none" w:sz="0" w:space="0" w:color="auto"/>
          </w:divBdr>
        </w:div>
        <w:div w:id="1497846188">
          <w:marLeft w:val="640"/>
          <w:marRight w:val="0"/>
          <w:marTop w:val="0"/>
          <w:marBottom w:val="0"/>
          <w:divBdr>
            <w:top w:val="none" w:sz="0" w:space="0" w:color="auto"/>
            <w:left w:val="none" w:sz="0" w:space="0" w:color="auto"/>
            <w:bottom w:val="none" w:sz="0" w:space="0" w:color="auto"/>
            <w:right w:val="none" w:sz="0" w:space="0" w:color="auto"/>
          </w:divBdr>
        </w:div>
        <w:div w:id="1392996214">
          <w:marLeft w:val="640"/>
          <w:marRight w:val="0"/>
          <w:marTop w:val="0"/>
          <w:marBottom w:val="0"/>
          <w:divBdr>
            <w:top w:val="none" w:sz="0" w:space="0" w:color="auto"/>
            <w:left w:val="none" w:sz="0" w:space="0" w:color="auto"/>
            <w:bottom w:val="none" w:sz="0" w:space="0" w:color="auto"/>
            <w:right w:val="none" w:sz="0" w:space="0" w:color="auto"/>
          </w:divBdr>
        </w:div>
        <w:div w:id="719744976">
          <w:marLeft w:val="640"/>
          <w:marRight w:val="0"/>
          <w:marTop w:val="0"/>
          <w:marBottom w:val="0"/>
          <w:divBdr>
            <w:top w:val="none" w:sz="0" w:space="0" w:color="auto"/>
            <w:left w:val="none" w:sz="0" w:space="0" w:color="auto"/>
            <w:bottom w:val="none" w:sz="0" w:space="0" w:color="auto"/>
            <w:right w:val="none" w:sz="0" w:space="0" w:color="auto"/>
          </w:divBdr>
        </w:div>
        <w:div w:id="382480934">
          <w:marLeft w:val="640"/>
          <w:marRight w:val="0"/>
          <w:marTop w:val="0"/>
          <w:marBottom w:val="0"/>
          <w:divBdr>
            <w:top w:val="none" w:sz="0" w:space="0" w:color="auto"/>
            <w:left w:val="none" w:sz="0" w:space="0" w:color="auto"/>
            <w:bottom w:val="none" w:sz="0" w:space="0" w:color="auto"/>
            <w:right w:val="none" w:sz="0" w:space="0" w:color="auto"/>
          </w:divBdr>
        </w:div>
      </w:divsChild>
    </w:div>
    <w:div w:id="95173588">
      <w:bodyDiv w:val="1"/>
      <w:marLeft w:val="0"/>
      <w:marRight w:val="0"/>
      <w:marTop w:val="0"/>
      <w:marBottom w:val="0"/>
      <w:divBdr>
        <w:top w:val="none" w:sz="0" w:space="0" w:color="auto"/>
        <w:left w:val="none" w:sz="0" w:space="0" w:color="auto"/>
        <w:bottom w:val="none" w:sz="0" w:space="0" w:color="auto"/>
        <w:right w:val="none" w:sz="0" w:space="0" w:color="auto"/>
      </w:divBdr>
      <w:divsChild>
        <w:div w:id="1165366208">
          <w:marLeft w:val="640"/>
          <w:marRight w:val="0"/>
          <w:marTop w:val="0"/>
          <w:marBottom w:val="0"/>
          <w:divBdr>
            <w:top w:val="none" w:sz="0" w:space="0" w:color="auto"/>
            <w:left w:val="none" w:sz="0" w:space="0" w:color="auto"/>
            <w:bottom w:val="none" w:sz="0" w:space="0" w:color="auto"/>
            <w:right w:val="none" w:sz="0" w:space="0" w:color="auto"/>
          </w:divBdr>
        </w:div>
        <w:div w:id="937564906">
          <w:marLeft w:val="640"/>
          <w:marRight w:val="0"/>
          <w:marTop w:val="0"/>
          <w:marBottom w:val="0"/>
          <w:divBdr>
            <w:top w:val="none" w:sz="0" w:space="0" w:color="auto"/>
            <w:left w:val="none" w:sz="0" w:space="0" w:color="auto"/>
            <w:bottom w:val="none" w:sz="0" w:space="0" w:color="auto"/>
            <w:right w:val="none" w:sz="0" w:space="0" w:color="auto"/>
          </w:divBdr>
        </w:div>
        <w:div w:id="455948625">
          <w:marLeft w:val="640"/>
          <w:marRight w:val="0"/>
          <w:marTop w:val="0"/>
          <w:marBottom w:val="0"/>
          <w:divBdr>
            <w:top w:val="none" w:sz="0" w:space="0" w:color="auto"/>
            <w:left w:val="none" w:sz="0" w:space="0" w:color="auto"/>
            <w:bottom w:val="none" w:sz="0" w:space="0" w:color="auto"/>
            <w:right w:val="none" w:sz="0" w:space="0" w:color="auto"/>
          </w:divBdr>
        </w:div>
        <w:div w:id="1944536401">
          <w:marLeft w:val="640"/>
          <w:marRight w:val="0"/>
          <w:marTop w:val="0"/>
          <w:marBottom w:val="0"/>
          <w:divBdr>
            <w:top w:val="none" w:sz="0" w:space="0" w:color="auto"/>
            <w:left w:val="none" w:sz="0" w:space="0" w:color="auto"/>
            <w:bottom w:val="none" w:sz="0" w:space="0" w:color="auto"/>
            <w:right w:val="none" w:sz="0" w:space="0" w:color="auto"/>
          </w:divBdr>
        </w:div>
        <w:div w:id="1645043386">
          <w:marLeft w:val="640"/>
          <w:marRight w:val="0"/>
          <w:marTop w:val="0"/>
          <w:marBottom w:val="0"/>
          <w:divBdr>
            <w:top w:val="none" w:sz="0" w:space="0" w:color="auto"/>
            <w:left w:val="none" w:sz="0" w:space="0" w:color="auto"/>
            <w:bottom w:val="none" w:sz="0" w:space="0" w:color="auto"/>
            <w:right w:val="none" w:sz="0" w:space="0" w:color="auto"/>
          </w:divBdr>
        </w:div>
        <w:div w:id="407465026">
          <w:marLeft w:val="640"/>
          <w:marRight w:val="0"/>
          <w:marTop w:val="0"/>
          <w:marBottom w:val="0"/>
          <w:divBdr>
            <w:top w:val="none" w:sz="0" w:space="0" w:color="auto"/>
            <w:left w:val="none" w:sz="0" w:space="0" w:color="auto"/>
            <w:bottom w:val="none" w:sz="0" w:space="0" w:color="auto"/>
            <w:right w:val="none" w:sz="0" w:space="0" w:color="auto"/>
          </w:divBdr>
        </w:div>
        <w:div w:id="1348286959">
          <w:marLeft w:val="640"/>
          <w:marRight w:val="0"/>
          <w:marTop w:val="0"/>
          <w:marBottom w:val="0"/>
          <w:divBdr>
            <w:top w:val="none" w:sz="0" w:space="0" w:color="auto"/>
            <w:left w:val="none" w:sz="0" w:space="0" w:color="auto"/>
            <w:bottom w:val="none" w:sz="0" w:space="0" w:color="auto"/>
            <w:right w:val="none" w:sz="0" w:space="0" w:color="auto"/>
          </w:divBdr>
        </w:div>
        <w:div w:id="601494401">
          <w:marLeft w:val="640"/>
          <w:marRight w:val="0"/>
          <w:marTop w:val="0"/>
          <w:marBottom w:val="0"/>
          <w:divBdr>
            <w:top w:val="none" w:sz="0" w:space="0" w:color="auto"/>
            <w:left w:val="none" w:sz="0" w:space="0" w:color="auto"/>
            <w:bottom w:val="none" w:sz="0" w:space="0" w:color="auto"/>
            <w:right w:val="none" w:sz="0" w:space="0" w:color="auto"/>
          </w:divBdr>
        </w:div>
        <w:div w:id="1315330002">
          <w:marLeft w:val="640"/>
          <w:marRight w:val="0"/>
          <w:marTop w:val="0"/>
          <w:marBottom w:val="0"/>
          <w:divBdr>
            <w:top w:val="none" w:sz="0" w:space="0" w:color="auto"/>
            <w:left w:val="none" w:sz="0" w:space="0" w:color="auto"/>
            <w:bottom w:val="none" w:sz="0" w:space="0" w:color="auto"/>
            <w:right w:val="none" w:sz="0" w:space="0" w:color="auto"/>
          </w:divBdr>
        </w:div>
        <w:div w:id="822936770">
          <w:marLeft w:val="640"/>
          <w:marRight w:val="0"/>
          <w:marTop w:val="0"/>
          <w:marBottom w:val="0"/>
          <w:divBdr>
            <w:top w:val="none" w:sz="0" w:space="0" w:color="auto"/>
            <w:left w:val="none" w:sz="0" w:space="0" w:color="auto"/>
            <w:bottom w:val="none" w:sz="0" w:space="0" w:color="auto"/>
            <w:right w:val="none" w:sz="0" w:space="0" w:color="auto"/>
          </w:divBdr>
        </w:div>
        <w:div w:id="406852073">
          <w:marLeft w:val="640"/>
          <w:marRight w:val="0"/>
          <w:marTop w:val="0"/>
          <w:marBottom w:val="0"/>
          <w:divBdr>
            <w:top w:val="none" w:sz="0" w:space="0" w:color="auto"/>
            <w:left w:val="none" w:sz="0" w:space="0" w:color="auto"/>
            <w:bottom w:val="none" w:sz="0" w:space="0" w:color="auto"/>
            <w:right w:val="none" w:sz="0" w:space="0" w:color="auto"/>
          </w:divBdr>
        </w:div>
        <w:div w:id="653998080">
          <w:marLeft w:val="640"/>
          <w:marRight w:val="0"/>
          <w:marTop w:val="0"/>
          <w:marBottom w:val="0"/>
          <w:divBdr>
            <w:top w:val="none" w:sz="0" w:space="0" w:color="auto"/>
            <w:left w:val="none" w:sz="0" w:space="0" w:color="auto"/>
            <w:bottom w:val="none" w:sz="0" w:space="0" w:color="auto"/>
            <w:right w:val="none" w:sz="0" w:space="0" w:color="auto"/>
          </w:divBdr>
        </w:div>
        <w:div w:id="1935891253">
          <w:marLeft w:val="640"/>
          <w:marRight w:val="0"/>
          <w:marTop w:val="0"/>
          <w:marBottom w:val="0"/>
          <w:divBdr>
            <w:top w:val="none" w:sz="0" w:space="0" w:color="auto"/>
            <w:left w:val="none" w:sz="0" w:space="0" w:color="auto"/>
            <w:bottom w:val="none" w:sz="0" w:space="0" w:color="auto"/>
            <w:right w:val="none" w:sz="0" w:space="0" w:color="auto"/>
          </w:divBdr>
        </w:div>
        <w:div w:id="277225621">
          <w:marLeft w:val="640"/>
          <w:marRight w:val="0"/>
          <w:marTop w:val="0"/>
          <w:marBottom w:val="0"/>
          <w:divBdr>
            <w:top w:val="none" w:sz="0" w:space="0" w:color="auto"/>
            <w:left w:val="none" w:sz="0" w:space="0" w:color="auto"/>
            <w:bottom w:val="none" w:sz="0" w:space="0" w:color="auto"/>
            <w:right w:val="none" w:sz="0" w:space="0" w:color="auto"/>
          </w:divBdr>
        </w:div>
        <w:div w:id="17784309">
          <w:marLeft w:val="640"/>
          <w:marRight w:val="0"/>
          <w:marTop w:val="0"/>
          <w:marBottom w:val="0"/>
          <w:divBdr>
            <w:top w:val="none" w:sz="0" w:space="0" w:color="auto"/>
            <w:left w:val="none" w:sz="0" w:space="0" w:color="auto"/>
            <w:bottom w:val="none" w:sz="0" w:space="0" w:color="auto"/>
            <w:right w:val="none" w:sz="0" w:space="0" w:color="auto"/>
          </w:divBdr>
        </w:div>
        <w:div w:id="361054199">
          <w:marLeft w:val="640"/>
          <w:marRight w:val="0"/>
          <w:marTop w:val="0"/>
          <w:marBottom w:val="0"/>
          <w:divBdr>
            <w:top w:val="none" w:sz="0" w:space="0" w:color="auto"/>
            <w:left w:val="none" w:sz="0" w:space="0" w:color="auto"/>
            <w:bottom w:val="none" w:sz="0" w:space="0" w:color="auto"/>
            <w:right w:val="none" w:sz="0" w:space="0" w:color="auto"/>
          </w:divBdr>
        </w:div>
        <w:div w:id="1965774499">
          <w:marLeft w:val="640"/>
          <w:marRight w:val="0"/>
          <w:marTop w:val="0"/>
          <w:marBottom w:val="0"/>
          <w:divBdr>
            <w:top w:val="none" w:sz="0" w:space="0" w:color="auto"/>
            <w:left w:val="none" w:sz="0" w:space="0" w:color="auto"/>
            <w:bottom w:val="none" w:sz="0" w:space="0" w:color="auto"/>
            <w:right w:val="none" w:sz="0" w:space="0" w:color="auto"/>
          </w:divBdr>
        </w:div>
        <w:div w:id="1142774558">
          <w:marLeft w:val="640"/>
          <w:marRight w:val="0"/>
          <w:marTop w:val="0"/>
          <w:marBottom w:val="0"/>
          <w:divBdr>
            <w:top w:val="none" w:sz="0" w:space="0" w:color="auto"/>
            <w:left w:val="none" w:sz="0" w:space="0" w:color="auto"/>
            <w:bottom w:val="none" w:sz="0" w:space="0" w:color="auto"/>
            <w:right w:val="none" w:sz="0" w:space="0" w:color="auto"/>
          </w:divBdr>
        </w:div>
        <w:div w:id="891506408">
          <w:marLeft w:val="640"/>
          <w:marRight w:val="0"/>
          <w:marTop w:val="0"/>
          <w:marBottom w:val="0"/>
          <w:divBdr>
            <w:top w:val="none" w:sz="0" w:space="0" w:color="auto"/>
            <w:left w:val="none" w:sz="0" w:space="0" w:color="auto"/>
            <w:bottom w:val="none" w:sz="0" w:space="0" w:color="auto"/>
            <w:right w:val="none" w:sz="0" w:space="0" w:color="auto"/>
          </w:divBdr>
        </w:div>
        <w:div w:id="837884644">
          <w:marLeft w:val="640"/>
          <w:marRight w:val="0"/>
          <w:marTop w:val="0"/>
          <w:marBottom w:val="0"/>
          <w:divBdr>
            <w:top w:val="none" w:sz="0" w:space="0" w:color="auto"/>
            <w:left w:val="none" w:sz="0" w:space="0" w:color="auto"/>
            <w:bottom w:val="none" w:sz="0" w:space="0" w:color="auto"/>
            <w:right w:val="none" w:sz="0" w:space="0" w:color="auto"/>
          </w:divBdr>
        </w:div>
        <w:div w:id="499269550">
          <w:marLeft w:val="640"/>
          <w:marRight w:val="0"/>
          <w:marTop w:val="0"/>
          <w:marBottom w:val="0"/>
          <w:divBdr>
            <w:top w:val="none" w:sz="0" w:space="0" w:color="auto"/>
            <w:left w:val="none" w:sz="0" w:space="0" w:color="auto"/>
            <w:bottom w:val="none" w:sz="0" w:space="0" w:color="auto"/>
            <w:right w:val="none" w:sz="0" w:space="0" w:color="auto"/>
          </w:divBdr>
        </w:div>
        <w:div w:id="406542146">
          <w:marLeft w:val="640"/>
          <w:marRight w:val="0"/>
          <w:marTop w:val="0"/>
          <w:marBottom w:val="0"/>
          <w:divBdr>
            <w:top w:val="none" w:sz="0" w:space="0" w:color="auto"/>
            <w:left w:val="none" w:sz="0" w:space="0" w:color="auto"/>
            <w:bottom w:val="none" w:sz="0" w:space="0" w:color="auto"/>
            <w:right w:val="none" w:sz="0" w:space="0" w:color="auto"/>
          </w:divBdr>
        </w:div>
        <w:div w:id="708727728">
          <w:marLeft w:val="640"/>
          <w:marRight w:val="0"/>
          <w:marTop w:val="0"/>
          <w:marBottom w:val="0"/>
          <w:divBdr>
            <w:top w:val="none" w:sz="0" w:space="0" w:color="auto"/>
            <w:left w:val="none" w:sz="0" w:space="0" w:color="auto"/>
            <w:bottom w:val="none" w:sz="0" w:space="0" w:color="auto"/>
            <w:right w:val="none" w:sz="0" w:space="0" w:color="auto"/>
          </w:divBdr>
        </w:div>
        <w:div w:id="423263391">
          <w:marLeft w:val="640"/>
          <w:marRight w:val="0"/>
          <w:marTop w:val="0"/>
          <w:marBottom w:val="0"/>
          <w:divBdr>
            <w:top w:val="none" w:sz="0" w:space="0" w:color="auto"/>
            <w:left w:val="none" w:sz="0" w:space="0" w:color="auto"/>
            <w:bottom w:val="none" w:sz="0" w:space="0" w:color="auto"/>
            <w:right w:val="none" w:sz="0" w:space="0" w:color="auto"/>
          </w:divBdr>
        </w:div>
      </w:divsChild>
    </w:div>
    <w:div w:id="110786854">
      <w:bodyDiv w:val="1"/>
      <w:marLeft w:val="0"/>
      <w:marRight w:val="0"/>
      <w:marTop w:val="0"/>
      <w:marBottom w:val="0"/>
      <w:divBdr>
        <w:top w:val="none" w:sz="0" w:space="0" w:color="auto"/>
        <w:left w:val="none" w:sz="0" w:space="0" w:color="auto"/>
        <w:bottom w:val="none" w:sz="0" w:space="0" w:color="auto"/>
        <w:right w:val="none" w:sz="0" w:space="0" w:color="auto"/>
      </w:divBdr>
      <w:divsChild>
        <w:div w:id="819887873">
          <w:marLeft w:val="640"/>
          <w:marRight w:val="0"/>
          <w:marTop w:val="0"/>
          <w:marBottom w:val="0"/>
          <w:divBdr>
            <w:top w:val="none" w:sz="0" w:space="0" w:color="auto"/>
            <w:left w:val="none" w:sz="0" w:space="0" w:color="auto"/>
            <w:bottom w:val="none" w:sz="0" w:space="0" w:color="auto"/>
            <w:right w:val="none" w:sz="0" w:space="0" w:color="auto"/>
          </w:divBdr>
        </w:div>
        <w:div w:id="2016225251">
          <w:marLeft w:val="640"/>
          <w:marRight w:val="0"/>
          <w:marTop w:val="0"/>
          <w:marBottom w:val="0"/>
          <w:divBdr>
            <w:top w:val="none" w:sz="0" w:space="0" w:color="auto"/>
            <w:left w:val="none" w:sz="0" w:space="0" w:color="auto"/>
            <w:bottom w:val="none" w:sz="0" w:space="0" w:color="auto"/>
            <w:right w:val="none" w:sz="0" w:space="0" w:color="auto"/>
          </w:divBdr>
        </w:div>
        <w:div w:id="913391465">
          <w:marLeft w:val="640"/>
          <w:marRight w:val="0"/>
          <w:marTop w:val="0"/>
          <w:marBottom w:val="0"/>
          <w:divBdr>
            <w:top w:val="none" w:sz="0" w:space="0" w:color="auto"/>
            <w:left w:val="none" w:sz="0" w:space="0" w:color="auto"/>
            <w:bottom w:val="none" w:sz="0" w:space="0" w:color="auto"/>
            <w:right w:val="none" w:sz="0" w:space="0" w:color="auto"/>
          </w:divBdr>
        </w:div>
        <w:div w:id="946811950">
          <w:marLeft w:val="640"/>
          <w:marRight w:val="0"/>
          <w:marTop w:val="0"/>
          <w:marBottom w:val="0"/>
          <w:divBdr>
            <w:top w:val="none" w:sz="0" w:space="0" w:color="auto"/>
            <w:left w:val="none" w:sz="0" w:space="0" w:color="auto"/>
            <w:bottom w:val="none" w:sz="0" w:space="0" w:color="auto"/>
            <w:right w:val="none" w:sz="0" w:space="0" w:color="auto"/>
          </w:divBdr>
        </w:div>
        <w:div w:id="1609852595">
          <w:marLeft w:val="640"/>
          <w:marRight w:val="0"/>
          <w:marTop w:val="0"/>
          <w:marBottom w:val="0"/>
          <w:divBdr>
            <w:top w:val="none" w:sz="0" w:space="0" w:color="auto"/>
            <w:left w:val="none" w:sz="0" w:space="0" w:color="auto"/>
            <w:bottom w:val="none" w:sz="0" w:space="0" w:color="auto"/>
            <w:right w:val="none" w:sz="0" w:space="0" w:color="auto"/>
          </w:divBdr>
        </w:div>
        <w:div w:id="2042045385">
          <w:marLeft w:val="640"/>
          <w:marRight w:val="0"/>
          <w:marTop w:val="0"/>
          <w:marBottom w:val="0"/>
          <w:divBdr>
            <w:top w:val="none" w:sz="0" w:space="0" w:color="auto"/>
            <w:left w:val="none" w:sz="0" w:space="0" w:color="auto"/>
            <w:bottom w:val="none" w:sz="0" w:space="0" w:color="auto"/>
            <w:right w:val="none" w:sz="0" w:space="0" w:color="auto"/>
          </w:divBdr>
        </w:div>
        <w:div w:id="1783651792">
          <w:marLeft w:val="640"/>
          <w:marRight w:val="0"/>
          <w:marTop w:val="0"/>
          <w:marBottom w:val="0"/>
          <w:divBdr>
            <w:top w:val="none" w:sz="0" w:space="0" w:color="auto"/>
            <w:left w:val="none" w:sz="0" w:space="0" w:color="auto"/>
            <w:bottom w:val="none" w:sz="0" w:space="0" w:color="auto"/>
            <w:right w:val="none" w:sz="0" w:space="0" w:color="auto"/>
          </w:divBdr>
        </w:div>
        <w:div w:id="287007990">
          <w:marLeft w:val="640"/>
          <w:marRight w:val="0"/>
          <w:marTop w:val="0"/>
          <w:marBottom w:val="0"/>
          <w:divBdr>
            <w:top w:val="none" w:sz="0" w:space="0" w:color="auto"/>
            <w:left w:val="none" w:sz="0" w:space="0" w:color="auto"/>
            <w:bottom w:val="none" w:sz="0" w:space="0" w:color="auto"/>
            <w:right w:val="none" w:sz="0" w:space="0" w:color="auto"/>
          </w:divBdr>
        </w:div>
        <w:div w:id="1773167521">
          <w:marLeft w:val="640"/>
          <w:marRight w:val="0"/>
          <w:marTop w:val="0"/>
          <w:marBottom w:val="0"/>
          <w:divBdr>
            <w:top w:val="none" w:sz="0" w:space="0" w:color="auto"/>
            <w:left w:val="none" w:sz="0" w:space="0" w:color="auto"/>
            <w:bottom w:val="none" w:sz="0" w:space="0" w:color="auto"/>
            <w:right w:val="none" w:sz="0" w:space="0" w:color="auto"/>
          </w:divBdr>
        </w:div>
        <w:div w:id="1289816660">
          <w:marLeft w:val="640"/>
          <w:marRight w:val="0"/>
          <w:marTop w:val="0"/>
          <w:marBottom w:val="0"/>
          <w:divBdr>
            <w:top w:val="none" w:sz="0" w:space="0" w:color="auto"/>
            <w:left w:val="none" w:sz="0" w:space="0" w:color="auto"/>
            <w:bottom w:val="none" w:sz="0" w:space="0" w:color="auto"/>
            <w:right w:val="none" w:sz="0" w:space="0" w:color="auto"/>
          </w:divBdr>
        </w:div>
        <w:div w:id="1233006301">
          <w:marLeft w:val="640"/>
          <w:marRight w:val="0"/>
          <w:marTop w:val="0"/>
          <w:marBottom w:val="0"/>
          <w:divBdr>
            <w:top w:val="none" w:sz="0" w:space="0" w:color="auto"/>
            <w:left w:val="none" w:sz="0" w:space="0" w:color="auto"/>
            <w:bottom w:val="none" w:sz="0" w:space="0" w:color="auto"/>
            <w:right w:val="none" w:sz="0" w:space="0" w:color="auto"/>
          </w:divBdr>
        </w:div>
        <w:div w:id="1500074621">
          <w:marLeft w:val="640"/>
          <w:marRight w:val="0"/>
          <w:marTop w:val="0"/>
          <w:marBottom w:val="0"/>
          <w:divBdr>
            <w:top w:val="none" w:sz="0" w:space="0" w:color="auto"/>
            <w:left w:val="none" w:sz="0" w:space="0" w:color="auto"/>
            <w:bottom w:val="none" w:sz="0" w:space="0" w:color="auto"/>
            <w:right w:val="none" w:sz="0" w:space="0" w:color="auto"/>
          </w:divBdr>
        </w:div>
        <w:div w:id="642203259">
          <w:marLeft w:val="640"/>
          <w:marRight w:val="0"/>
          <w:marTop w:val="0"/>
          <w:marBottom w:val="0"/>
          <w:divBdr>
            <w:top w:val="none" w:sz="0" w:space="0" w:color="auto"/>
            <w:left w:val="none" w:sz="0" w:space="0" w:color="auto"/>
            <w:bottom w:val="none" w:sz="0" w:space="0" w:color="auto"/>
            <w:right w:val="none" w:sz="0" w:space="0" w:color="auto"/>
          </w:divBdr>
        </w:div>
        <w:div w:id="503782369">
          <w:marLeft w:val="640"/>
          <w:marRight w:val="0"/>
          <w:marTop w:val="0"/>
          <w:marBottom w:val="0"/>
          <w:divBdr>
            <w:top w:val="none" w:sz="0" w:space="0" w:color="auto"/>
            <w:left w:val="none" w:sz="0" w:space="0" w:color="auto"/>
            <w:bottom w:val="none" w:sz="0" w:space="0" w:color="auto"/>
            <w:right w:val="none" w:sz="0" w:space="0" w:color="auto"/>
          </w:divBdr>
        </w:div>
        <w:div w:id="118569694">
          <w:marLeft w:val="640"/>
          <w:marRight w:val="0"/>
          <w:marTop w:val="0"/>
          <w:marBottom w:val="0"/>
          <w:divBdr>
            <w:top w:val="none" w:sz="0" w:space="0" w:color="auto"/>
            <w:left w:val="none" w:sz="0" w:space="0" w:color="auto"/>
            <w:bottom w:val="none" w:sz="0" w:space="0" w:color="auto"/>
            <w:right w:val="none" w:sz="0" w:space="0" w:color="auto"/>
          </w:divBdr>
        </w:div>
        <w:div w:id="2073577120">
          <w:marLeft w:val="640"/>
          <w:marRight w:val="0"/>
          <w:marTop w:val="0"/>
          <w:marBottom w:val="0"/>
          <w:divBdr>
            <w:top w:val="none" w:sz="0" w:space="0" w:color="auto"/>
            <w:left w:val="none" w:sz="0" w:space="0" w:color="auto"/>
            <w:bottom w:val="none" w:sz="0" w:space="0" w:color="auto"/>
            <w:right w:val="none" w:sz="0" w:space="0" w:color="auto"/>
          </w:divBdr>
        </w:div>
        <w:div w:id="385489044">
          <w:marLeft w:val="640"/>
          <w:marRight w:val="0"/>
          <w:marTop w:val="0"/>
          <w:marBottom w:val="0"/>
          <w:divBdr>
            <w:top w:val="none" w:sz="0" w:space="0" w:color="auto"/>
            <w:left w:val="none" w:sz="0" w:space="0" w:color="auto"/>
            <w:bottom w:val="none" w:sz="0" w:space="0" w:color="auto"/>
            <w:right w:val="none" w:sz="0" w:space="0" w:color="auto"/>
          </w:divBdr>
        </w:div>
      </w:divsChild>
    </w:div>
    <w:div w:id="127209038">
      <w:bodyDiv w:val="1"/>
      <w:marLeft w:val="0"/>
      <w:marRight w:val="0"/>
      <w:marTop w:val="0"/>
      <w:marBottom w:val="0"/>
      <w:divBdr>
        <w:top w:val="none" w:sz="0" w:space="0" w:color="auto"/>
        <w:left w:val="none" w:sz="0" w:space="0" w:color="auto"/>
        <w:bottom w:val="none" w:sz="0" w:space="0" w:color="auto"/>
        <w:right w:val="none" w:sz="0" w:space="0" w:color="auto"/>
      </w:divBdr>
      <w:divsChild>
        <w:div w:id="180096403">
          <w:marLeft w:val="640"/>
          <w:marRight w:val="0"/>
          <w:marTop w:val="0"/>
          <w:marBottom w:val="0"/>
          <w:divBdr>
            <w:top w:val="none" w:sz="0" w:space="0" w:color="auto"/>
            <w:left w:val="none" w:sz="0" w:space="0" w:color="auto"/>
            <w:bottom w:val="none" w:sz="0" w:space="0" w:color="auto"/>
            <w:right w:val="none" w:sz="0" w:space="0" w:color="auto"/>
          </w:divBdr>
          <w:divsChild>
            <w:div w:id="1423407598">
              <w:marLeft w:val="0"/>
              <w:marRight w:val="0"/>
              <w:marTop w:val="0"/>
              <w:marBottom w:val="0"/>
              <w:divBdr>
                <w:top w:val="none" w:sz="0" w:space="0" w:color="auto"/>
                <w:left w:val="none" w:sz="0" w:space="0" w:color="auto"/>
                <w:bottom w:val="none" w:sz="0" w:space="0" w:color="auto"/>
                <w:right w:val="none" w:sz="0" w:space="0" w:color="auto"/>
              </w:divBdr>
              <w:divsChild>
                <w:div w:id="1045914084">
                  <w:marLeft w:val="640"/>
                  <w:marRight w:val="0"/>
                  <w:marTop w:val="0"/>
                  <w:marBottom w:val="0"/>
                  <w:divBdr>
                    <w:top w:val="none" w:sz="0" w:space="0" w:color="auto"/>
                    <w:left w:val="none" w:sz="0" w:space="0" w:color="auto"/>
                    <w:bottom w:val="none" w:sz="0" w:space="0" w:color="auto"/>
                    <w:right w:val="none" w:sz="0" w:space="0" w:color="auto"/>
                  </w:divBdr>
                </w:div>
                <w:div w:id="2051949992">
                  <w:marLeft w:val="640"/>
                  <w:marRight w:val="0"/>
                  <w:marTop w:val="0"/>
                  <w:marBottom w:val="0"/>
                  <w:divBdr>
                    <w:top w:val="none" w:sz="0" w:space="0" w:color="auto"/>
                    <w:left w:val="none" w:sz="0" w:space="0" w:color="auto"/>
                    <w:bottom w:val="none" w:sz="0" w:space="0" w:color="auto"/>
                    <w:right w:val="none" w:sz="0" w:space="0" w:color="auto"/>
                  </w:divBdr>
                </w:div>
                <w:div w:id="1565799559">
                  <w:marLeft w:val="640"/>
                  <w:marRight w:val="0"/>
                  <w:marTop w:val="0"/>
                  <w:marBottom w:val="0"/>
                  <w:divBdr>
                    <w:top w:val="none" w:sz="0" w:space="0" w:color="auto"/>
                    <w:left w:val="none" w:sz="0" w:space="0" w:color="auto"/>
                    <w:bottom w:val="none" w:sz="0" w:space="0" w:color="auto"/>
                    <w:right w:val="none" w:sz="0" w:space="0" w:color="auto"/>
                  </w:divBdr>
                </w:div>
                <w:div w:id="1198735673">
                  <w:marLeft w:val="640"/>
                  <w:marRight w:val="0"/>
                  <w:marTop w:val="0"/>
                  <w:marBottom w:val="0"/>
                  <w:divBdr>
                    <w:top w:val="none" w:sz="0" w:space="0" w:color="auto"/>
                    <w:left w:val="none" w:sz="0" w:space="0" w:color="auto"/>
                    <w:bottom w:val="none" w:sz="0" w:space="0" w:color="auto"/>
                    <w:right w:val="none" w:sz="0" w:space="0" w:color="auto"/>
                  </w:divBdr>
                </w:div>
                <w:div w:id="1295256762">
                  <w:marLeft w:val="640"/>
                  <w:marRight w:val="0"/>
                  <w:marTop w:val="0"/>
                  <w:marBottom w:val="0"/>
                  <w:divBdr>
                    <w:top w:val="none" w:sz="0" w:space="0" w:color="auto"/>
                    <w:left w:val="none" w:sz="0" w:space="0" w:color="auto"/>
                    <w:bottom w:val="none" w:sz="0" w:space="0" w:color="auto"/>
                    <w:right w:val="none" w:sz="0" w:space="0" w:color="auto"/>
                  </w:divBdr>
                </w:div>
                <w:div w:id="965087506">
                  <w:marLeft w:val="640"/>
                  <w:marRight w:val="0"/>
                  <w:marTop w:val="0"/>
                  <w:marBottom w:val="0"/>
                  <w:divBdr>
                    <w:top w:val="none" w:sz="0" w:space="0" w:color="auto"/>
                    <w:left w:val="none" w:sz="0" w:space="0" w:color="auto"/>
                    <w:bottom w:val="none" w:sz="0" w:space="0" w:color="auto"/>
                    <w:right w:val="none" w:sz="0" w:space="0" w:color="auto"/>
                  </w:divBdr>
                </w:div>
                <w:div w:id="1610776038">
                  <w:marLeft w:val="640"/>
                  <w:marRight w:val="0"/>
                  <w:marTop w:val="0"/>
                  <w:marBottom w:val="0"/>
                  <w:divBdr>
                    <w:top w:val="none" w:sz="0" w:space="0" w:color="auto"/>
                    <w:left w:val="none" w:sz="0" w:space="0" w:color="auto"/>
                    <w:bottom w:val="none" w:sz="0" w:space="0" w:color="auto"/>
                    <w:right w:val="none" w:sz="0" w:space="0" w:color="auto"/>
                  </w:divBdr>
                </w:div>
                <w:div w:id="2122609532">
                  <w:marLeft w:val="640"/>
                  <w:marRight w:val="0"/>
                  <w:marTop w:val="0"/>
                  <w:marBottom w:val="0"/>
                  <w:divBdr>
                    <w:top w:val="none" w:sz="0" w:space="0" w:color="auto"/>
                    <w:left w:val="none" w:sz="0" w:space="0" w:color="auto"/>
                    <w:bottom w:val="none" w:sz="0" w:space="0" w:color="auto"/>
                    <w:right w:val="none" w:sz="0" w:space="0" w:color="auto"/>
                  </w:divBdr>
                </w:div>
                <w:div w:id="266159883">
                  <w:marLeft w:val="640"/>
                  <w:marRight w:val="0"/>
                  <w:marTop w:val="0"/>
                  <w:marBottom w:val="0"/>
                  <w:divBdr>
                    <w:top w:val="none" w:sz="0" w:space="0" w:color="auto"/>
                    <w:left w:val="none" w:sz="0" w:space="0" w:color="auto"/>
                    <w:bottom w:val="none" w:sz="0" w:space="0" w:color="auto"/>
                    <w:right w:val="none" w:sz="0" w:space="0" w:color="auto"/>
                  </w:divBdr>
                </w:div>
                <w:div w:id="106395806">
                  <w:marLeft w:val="640"/>
                  <w:marRight w:val="0"/>
                  <w:marTop w:val="0"/>
                  <w:marBottom w:val="0"/>
                  <w:divBdr>
                    <w:top w:val="none" w:sz="0" w:space="0" w:color="auto"/>
                    <w:left w:val="none" w:sz="0" w:space="0" w:color="auto"/>
                    <w:bottom w:val="none" w:sz="0" w:space="0" w:color="auto"/>
                    <w:right w:val="none" w:sz="0" w:space="0" w:color="auto"/>
                  </w:divBdr>
                </w:div>
                <w:div w:id="1591811495">
                  <w:marLeft w:val="640"/>
                  <w:marRight w:val="0"/>
                  <w:marTop w:val="0"/>
                  <w:marBottom w:val="0"/>
                  <w:divBdr>
                    <w:top w:val="none" w:sz="0" w:space="0" w:color="auto"/>
                    <w:left w:val="none" w:sz="0" w:space="0" w:color="auto"/>
                    <w:bottom w:val="none" w:sz="0" w:space="0" w:color="auto"/>
                    <w:right w:val="none" w:sz="0" w:space="0" w:color="auto"/>
                  </w:divBdr>
                </w:div>
                <w:div w:id="671682587">
                  <w:marLeft w:val="640"/>
                  <w:marRight w:val="0"/>
                  <w:marTop w:val="0"/>
                  <w:marBottom w:val="0"/>
                  <w:divBdr>
                    <w:top w:val="none" w:sz="0" w:space="0" w:color="auto"/>
                    <w:left w:val="none" w:sz="0" w:space="0" w:color="auto"/>
                    <w:bottom w:val="none" w:sz="0" w:space="0" w:color="auto"/>
                    <w:right w:val="none" w:sz="0" w:space="0" w:color="auto"/>
                  </w:divBdr>
                </w:div>
                <w:div w:id="2062627189">
                  <w:marLeft w:val="640"/>
                  <w:marRight w:val="0"/>
                  <w:marTop w:val="0"/>
                  <w:marBottom w:val="0"/>
                  <w:divBdr>
                    <w:top w:val="none" w:sz="0" w:space="0" w:color="auto"/>
                    <w:left w:val="none" w:sz="0" w:space="0" w:color="auto"/>
                    <w:bottom w:val="none" w:sz="0" w:space="0" w:color="auto"/>
                    <w:right w:val="none" w:sz="0" w:space="0" w:color="auto"/>
                  </w:divBdr>
                </w:div>
                <w:div w:id="1614556538">
                  <w:marLeft w:val="640"/>
                  <w:marRight w:val="0"/>
                  <w:marTop w:val="0"/>
                  <w:marBottom w:val="0"/>
                  <w:divBdr>
                    <w:top w:val="none" w:sz="0" w:space="0" w:color="auto"/>
                    <w:left w:val="none" w:sz="0" w:space="0" w:color="auto"/>
                    <w:bottom w:val="none" w:sz="0" w:space="0" w:color="auto"/>
                    <w:right w:val="none" w:sz="0" w:space="0" w:color="auto"/>
                  </w:divBdr>
                </w:div>
                <w:div w:id="661158986">
                  <w:marLeft w:val="640"/>
                  <w:marRight w:val="0"/>
                  <w:marTop w:val="0"/>
                  <w:marBottom w:val="0"/>
                  <w:divBdr>
                    <w:top w:val="none" w:sz="0" w:space="0" w:color="auto"/>
                    <w:left w:val="none" w:sz="0" w:space="0" w:color="auto"/>
                    <w:bottom w:val="none" w:sz="0" w:space="0" w:color="auto"/>
                    <w:right w:val="none" w:sz="0" w:space="0" w:color="auto"/>
                  </w:divBdr>
                </w:div>
                <w:div w:id="1244607467">
                  <w:marLeft w:val="640"/>
                  <w:marRight w:val="0"/>
                  <w:marTop w:val="0"/>
                  <w:marBottom w:val="0"/>
                  <w:divBdr>
                    <w:top w:val="none" w:sz="0" w:space="0" w:color="auto"/>
                    <w:left w:val="none" w:sz="0" w:space="0" w:color="auto"/>
                    <w:bottom w:val="none" w:sz="0" w:space="0" w:color="auto"/>
                    <w:right w:val="none" w:sz="0" w:space="0" w:color="auto"/>
                  </w:divBdr>
                </w:div>
                <w:div w:id="1127940652">
                  <w:marLeft w:val="640"/>
                  <w:marRight w:val="0"/>
                  <w:marTop w:val="0"/>
                  <w:marBottom w:val="0"/>
                  <w:divBdr>
                    <w:top w:val="none" w:sz="0" w:space="0" w:color="auto"/>
                    <w:left w:val="none" w:sz="0" w:space="0" w:color="auto"/>
                    <w:bottom w:val="none" w:sz="0" w:space="0" w:color="auto"/>
                    <w:right w:val="none" w:sz="0" w:space="0" w:color="auto"/>
                  </w:divBdr>
                </w:div>
                <w:div w:id="1228764979">
                  <w:marLeft w:val="640"/>
                  <w:marRight w:val="0"/>
                  <w:marTop w:val="0"/>
                  <w:marBottom w:val="0"/>
                  <w:divBdr>
                    <w:top w:val="none" w:sz="0" w:space="0" w:color="auto"/>
                    <w:left w:val="none" w:sz="0" w:space="0" w:color="auto"/>
                    <w:bottom w:val="none" w:sz="0" w:space="0" w:color="auto"/>
                    <w:right w:val="none" w:sz="0" w:space="0" w:color="auto"/>
                  </w:divBdr>
                </w:div>
                <w:div w:id="369110587">
                  <w:marLeft w:val="640"/>
                  <w:marRight w:val="0"/>
                  <w:marTop w:val="0"/>
                  <w:marBottom w:val="0"/>
                  <w:divBdr>
                    <w:top w:val="none" w:sz="0" w:space="0" w:color="auto"/>
                    <w:left w:val="none" w:sz="0" w:space="0" w:color="auto"/>
                    <w:bottom w:val="none" w:sz="0" w:space="0" w:color="auto"/>
                    <w:right w:val="none" w:sz="0" w:space="0" w:color="auto"/>
                  </w:divBdr>
                </w:div>
                <w:div w:id="629746871">
                  <w:marLeft w:val="640"/>
                  <w:marRight w:val="0"/>
                  <w:marTop w:val="0"/>
                  <w:marBottom w:val="0"/>
                  <w:divBdr>
                    <w:top w:val="none" w:sz="0" w:space="0" w:color="auto"/>
                    <w:left w:val="none" w:sz="0" w:space="0" w:color="auto"/>
                    <w:bottom w:val="none" w:sz="0" w:space="0" w:color="auto"/>
                    <w:right w:val="none" w:sz="0" w:space="0" w:color="auto"/>
                  </w:divBdr>
                </w:div>
                <w:div w:id="1881243372">
                  <w:marLeft w:val="640"/>
                  <w:marRight w:val="0"/>
                  <w:marTop w:val="0"/>
                  <w:marBottom w:val="0"/>
                  <w:divBdr>
                    <w:top w:val="none" w:sz="0" w:space="0" w:color="auto"/>
                    <w:left w:val="none" w:sz="0" w:space="0" w:color="auto"/>
                    <w:bottom w:val="none" w:sz="0" w:space="0" w:color="auto"/>
                    <w:right w:val="none" w:sz="0" w:space="0" w:color="auto"/>
                  </w:divBdr>
                </w:div>
                <w:div w:id="1241525225">
                  <w:marLeft w:val="640"/>
                  <w:marRight w:val="0"/>
                  <w:marTop w:val="0"/>
                  <w:marBottom w:val="0"/>
                  <w:divBdr>
                    <w:top w:val="none" w:sz="0" w:space="0" w:color="auto"/>
                    <w:left w:val="none" w:sz="0" w:space="0" w:color="auto"/>
                    <w:bottom w:val="none" w:sz="0" w:space="0" w:color="auto"/>
                    <w:right w:val="none" w:sz="0" w:space="0" w:color="auto"/>
                  </w:divBdr>
                </w:div>
                <w:div w:id="243952500">
                  <w:marLeft w:val="640"/>
                  <w:marRight w:val="0"/>
                  <w:marTop w:val="0"/>
                  <w:marBottom w:val="0"/>
                  <w:divBdr>
                    <w:top w:val="none" w:sz="0" w:space="0" w:color="auto"/>
                    <w:left w:val="none" w:sz="0" w:space="0" w:color="auto"/>
                    <w:bottom w:val="none" w:sz="0" w:space="0" w:color="auto"/>
                    <w:right w:val="none" w:sz="0" w:space="0" w:color="auto"/>
                  </w:divBdr>
                </w:div>
                <w:div w:id="1727680724">
                  <w:marLeft w:val="640"/>
                  <w:marRight w:val="0"/>
                  <w:marTop w:val="0"/>
                  <w:marBottom w:val="0"/>
                  <w:divBdr>
                    <w:top w:val="none" w:sz="0" w:space="0" w:color="auto"/>
                    <w:left w:val="none" w:sz="0" w:space="0" w:color="auto"/>
                    <w:bottom w:val="none" w:sz="0" w:space="0" w:color="auto"/>
                    <w:right w:val="none" w:sz="0" w:space="0" w:color="auto"/>
                  </w:divBdr>
                </w:div>
                <w:div w:id="1920482874">
                  <w:marLeft w:val="640"/>
                  <w:marRight w:val="0"/>
                  <w:marTop w:val="0"/>
                  <w:marBottom w:val="0"/>
                  <w:divBdr>
                    <w:top w:val="none" w:sz="0" w:space="0" w:color="auto"/>
                    <w:left w:val="none" w:sz="0" w:space="0" w:color="auto"/>
                    <w:bottom w:val="none" w:sz="0" w:space="0" w:color="auto"/>
                    <w:right w:val="none" w:sz="0" w:space="0" w:color="auto"/>
                  </w:divBdr>
                </w:div>
                <w:div w:id="1364939927">
                  <w:marLeft w:val="640"/>
                  <w:marRight w:val="0"/>
                  <w:marTop w:val="0"/>
                  <w:marBottom w:val="0"/>
                  <w:divBdr>
                    <w:top w:val="none" w:sz="0" w:space="0" w:color="auto"/>
                    <w:left w:val="none" w:sz="0" w:space="0" w:color="auto"/>
                    <w:bottom w:val="none" w:sz="0" w:space="0" w:color="auto"/>
                    <w:right w:val="none" w:sz="0" w:space="0" w:color="auto"/>
                  </w:divBdr>
                </w:div>
                <w:div w:id="1259866965">
                  <w:marLeft w:val="640"/>
                  <w:marRight w:val="0"/>
                  <w:marTop w:val="0"/>
                  <w:marBottom w:val="0"/>
                  <w:divBdr>
                    <w:top w:val="none" w:sz="0" w:space="0" w:color="auto"/>
                    <w:left w:val="none" w:sz="0" w:space="0" w:color="auto"/>
                    <w:bottom w:val="none" w:sz="0" w:space="0" w:color="auto"/>
                    <w:right w:val="none" w:sz="0" w:space="0" w:color="auto"/>
                  </w:divBdr>
                </w:div>
                <w:div w:id="980420462">
                  <w:marLeft w:val="640"/>
                  <w:marRight w:val="0"/>
                  <w:marTop w:val="0"/>
                  <w:marBottom w:val="0"/>
                  <w:divBdr>
                    <w:top w:val="none" w:sz="0" w:space="0" w:color="auto"/>
                    <w:left w:val="none" w:sz="0" w:space="0" w:color="auto"/>
                    <w:bottom w:val="none" w:sz="0" w:space="0" w:color="auto"/>
                    <w:right w:val="none" w:sz="0" w:space="0" w:color="auto"/>
                  </w:divBdr>
                </w:div>
                <w:div w:id="555629857">
                  <w:marLeft w:val="640"/>
                  <w:marRight w:val="0"/>
                  <w:marTop w:val="0"/>
                  <w:marBottom w:val="0"/>
                  <w:divBdr>
                    <w:top w:val="none" w:sz="0" w:space="0" w:color="auto"/>
                    <w:left w:val="none" w:sz="0" w:space="0" w:color="auto"/>
                    <w:bottom w:val="none" w:sz="0" w:space="0" w:color="auto"/>
                    <w:right w:val="none" w:sz="0" w:space="0" w:color="auto"/>
                  </w:divBdr>
                </w:div>
                <w:div w:id="680157977">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068770983">
          <w:marLeft w:val="640"/>
          <w:marRight w:val="0"/>
          <w:marTop w:val="0"/>
          <w:marBottom w:val="0"/>
          <w:divBdr>
            <w:top w:val="none" w:sz="0" w:space="0" w:color="auto"/>
            <w:left w:val="none" w:sz="0" w:space="0" w:color="auto"/>
            <w:bottom w:val="none" w:sz="0" w:space="0" w:color="auto"/>
            <w:right w:val="none" w:sz="0" w:space="0" w:color="auto"/>
          </w:divBdr>
        </w:div>
        <w:div w:id="1767772281">
          <w:marLeft w:val="640"/>
          <w:marRight w:val="0"/>
          <w:marTop w:val="0"/>
          <w:marBottom w:val="0"/>
          <w:divBdr>
            <w:top w:val="none" w:sz="0" w:space="0" w:color="auto"/>
            <w:left w:val="none" w:sz="0" w:space="0" w:color="auto"/>
            <w:bottom w:val="none" w:sz="0" w:space="0" w:color="auto"/>
            <w:right w:val="none" w:sz="0" w:space="0" w:color="auto"/>
          </w:divBdr>
        </w:div>
        <w:div w:id="272595802">
          <w:marLeft w:val="640"/>
          <w:marRight w:val="0"/>
          <w:marTop w:val="0"/>
          <w:marBottom w:val="0"/>
          <w:divBdr>
            <w:top w:val="none" w:sz="0" w:space="0" w:color="auto"/>
            <w:left w:val="none" w:sz="0" w:space="0" w:color="auto"/>
            <w:bottom w:val="none" w:sz="0" w:space="0" w:color="auto"/>
            <w:right w:val="none" w:sz="0" w:space="0" w:color="auto"/>
          </w:divBdr>
        </w:div>
        <w:div w:id="1653024288">
          <w:marLeft w:val="640"/>
          <w:marRight w:val="0"/>
          <w:marTop w:val="0"/>
          <w:marBottom w:val="0"/>
          <w:divBdr>
            <w:top w:val="none" w:sz="0" w:space="0" w:color="auto"/>
            <w:left w:val="none" w:sz="0" w:space="0" w:color="auto"/>
            <w:bottom w:val="none" w:sz="0" w:space="0" w:color="auto"/>
            <w:right w:val="none" w:sz="0" w:space="0" w:color="auto"/>
          </w:divBdr>
        </w:div>
        <w:div w:id="902327184">
          <w:marLeft w:val="640"/>
          <w:marRight w:val="0"/>
          <w:marTop w:val="0"/>
          <w:marBottom w:val="0"/>
          <w:divBdr>
            <w:top w:val="none" w:sz="0" w:space="0" w:color="auto"/>
            <w:left w:val="none" w:sz="0" w:space="0" w:color="auto"/>
            <w:bottom w:val="none" w:sz="0" w:space="0" w:color="auto"/>
            <w:right w:val="none" w:sz="0" w:space="0" w:color="auto"/>
          </w:divBdr>
        </w:div>
        <w:div w:id="725421758">
          <w:marLeft w:val="640"/>
          <w:marRight w:val="0"/>
          <w:marTop w:val="0"/>
          <w:marBottom w:val="0"/>
          <w:divBdr>
            <w:top w:val="none" w:sz="0" w:space="0" w:color="auto"/>
            <w:left w:val="none" w:sz="0" w:space="0" w:color="auto"/>
            <w:bottom w:val="none" w:sz="0" w:space="0" w:color="auto"/>
            <w:right w:val="none" w:sz="0" w:space="0" w:color="auto"/>
          </w:divBdr>
        </w:div>
        <w:div w:id="221332647">
          <w:marLeft w:val="640"/>
          <w:marRight w:val="0"/>
          <w:marTop w:val="0"/>
          <w:marBottom w:val="0"/>
          <w:divBdr>
            <w:top w:val="none" w:sz="0" w:space="0" w:color="auto"/>
            <w:left w:val="none" w:sz="0" w:space="0" w:color="auto"/>
            <w:bottom w:val="none" w:sz="0" w:space="0" w:color="auto"/>
            <w:right w:val="none" w:sz="0" w:space="0" w:color="auto"/>
          </w:divBdr>
        </w:div>
        <w:div w:id="1200898077">
          <w:marLeft w:val="640"/>
          <w:marRight w:val="0"/>
          <w:marTop w:val="0"/>
          <w:marBottom w:val="0"/>
          <w:divBdr>
            <w:top w:val="none" w:sz="0" w:space="0" w:color="auto"/>
            <w:left w:val="none" w:sz="0" w:space="0" w:color="auto"/>
            <w:bottom w:val="none" w:sz="0" w:space="0" w:color="auto"/>
            <w:right w:val="none" w:sz="0" w:space="0" w:color="auto"/>
          </w:divBdr>
        </w:div>
        <w:div w:id="606735936">
          <w:marLeft w:val="640"/>
          <w:marRight w:val="0"/>
          <w:marTop w:val="0"/>
          <w:marBottom w:val="0"/>
          <w:divBdr>
            <w:top w:val="none" w:sz="0" w:space="0" w:color="auto"/>
            <w:left w:val="none" w:sz="0" w:space="0" w:color="auto"/>
            <w:bottom w:val="none" w:sz="0" w:space="0" w:color="auto"/>
            <w:right w:val="none" w:sz="0" w:space="0" w:color="auto"/>
          </w:divBdr>
        </w:div>
        <w:div w:id="936403989">
          <w:marLeft w:val="640"/>
          <w:marRight w:val="0"/>
          <w:marTop w:val="0"/>
          <w:marBottom w:val="0"/>
          <w:divBdr>
            <w:top w:val="none" w:sz="0" w:space="0" w:color="auto"/>
            <w:left w:val="none" w:sz="0" w:space="0" w:color="auto"/>
            <w:bottom w:val="none" w:sz="0" w:space="0" w:color="auto"/>
            <w:right w:val="none" w:sz="0" w:space="0" w:color="auto"/>
          </w:divBdr>
        </w:div>
        <w:div w:id="259022108">
          <w:marLeft w:val="640"/>
          <w:marRight w:val="0"/>
          <w:marTop w:val="0"/>
          <w:marBottom w:val="0"/>
          <w:divBdr>
            <w:top w:val="none" w:sz="0" w:space="0" w:color="auto"/>
            <w:left w:val="none" w:sz="0" w:space="0" w:color="auto"/>
            <w:bottom w:val="none" w:sz="0" w:space="0" w:color="auto"/>
            <w:right w:val="none" w:sz="0" w:space="0" w:color="auto"/>
          </w:divBdr>
        </w:div>
        <w:div w:id="203560905">
          <w:marLeft w:val="640"/>
          <w:marRight w:val="0"/>
          <w:marTop w:val="0"/>
          <w:marBottom w:val="0"/>
          <w:divBdr>
            <w:top w:val="none" w:sz="0" w:space="0" w:color="auto"/>
            <w:left w:val="none" w:sz="0" w:space="0" w:color="auto"/>
            <w:bottom w:val="none" w:sz="0" w:space="0" w:color="auto"/>
            <w:right w:val="none" w:sz="0" w:space="0" w:color="auto"/>
          </w:divBdr>
        </w:div>
        <w:div w:id="2086879145">
          <w:marLeft w:val="640"/>
          <w:marRight w:val="0"/>
          <w:marTop w:val="0"/>
          <w:marBottom w:val="0"/>
          <w:divBdr>
            <w:top w:val="none" w:sz="0" w:space="0" w:color="auto"/>
            <w:left w:val="none" w:sz="0" w:space="0" w:color="auto"/>
            <w:bottom w:val="none" w:sz="0" w:space="0" w:color="auto"/>
            <w:right w:val="none" w:sz="0" w:space="0" w:color="auto"/>
          </w:divBdr>
        </w:div>
        <w:div w:id="1240142028">
          <w:marLeft w:val="640"/>
          <w:marRight w:val="0"/>
          <w:marTop w:val="0"/>
          <w:marBottom w:val="0"/>
          <w:divBdr>
            <w:top w:val="none" w:sz="0" w:space="0" w:color="auto"/>
            <w:left w:val="none" w:sz="0" w:space="0" w:color="auto"/>
            <w:bottom w:val="none" w:sz="0" w:space="0" w:color="auto"/>
            <w:right w:val="none" w:sz="0" w:space="0" w:color="auto"/>
          </w:divBdr>
        </w:div>
        <w:div w:id="1632903483">
          <w:marLeft w:val="640"/>
          <w:marRight w:val="0"/>
          <w:marTop w:val="0"/>
          <w:marBottom w:val="0"/>
          <w:divBdr>
            <w:top w:val="none" w:sz="0" w:space="0" w:color="auto"/>
            <w:left w:val="none" w:sz="0" w:space="0" w:color="auto"/>
            <w:bottom w:val="none" w:sz="0" w:space="0" w:color="auto"/>
            <w:right w:val="none" w:sz="0" w:space="0" w:color="auto"/>
          </w:divBdr>
        </w:div>
        <w:div w:id="1902591368">
          <w:marLeft w:val="640"/>
          <w:marRight w:val="0"/>
          <w:marTop w:val="0"/>
          <w:marBottom w:val="0"/>
          <w:divBdr>
            <w:top w:val="none" w:sz="0" w:space="0" w:color="auto"/>
            <w:left w:val="none" w:sz="0" w:space="0" w:color="auto"/>
            <w:bottom w:val="none" w:sz="0" w:space="0" w:color="auto"/>
            <w:right w:val="none" w:sz="0" w:space="0" w:color="auto"/>
          </w:divBdr>
        </w:div>
        <w:div w:id="748575286">
          <w:marLeft w:val="640"/>
          <w:marRight w:val="0"/>
          <w:marTop w:val="0"/>
          <w:marBottom w:val="0"/>
          <w:divBdr>
            <w:top w:val="none" w:sz="0" w:space="0" w:color="auto"/>
            <w:left w:val="none" w:sz="0" w:space="0" w:color="auto"/>
            <w:bottom w:val="none" w:sz="0" w:space="0" w:color="auto"/>
            <w:right w:val="none" w:sz="0" w:space="0" w:color="auto"/>
          </w:divBdr>
        </w:div>
        <w:div w:id="1936208761">
          <w:marLeft w:val="640"/>
          <w:marRight w:val="0"/>
          <w:marTop w:val="0"/>
          <w:marBottom w:val="0"/>
          <w:divBdr>
            <w:top w:val="none" w:sz="0" w:space="0" w:color="auto"/>
            <w:left w:val="none" w:sz="0" w:space="0" w:color="auto"/>
            <w:bottom w:val="none" w:sz="0" w:space="0" w:color="auto"/>
            <w:right w:val="none" w:sz="0" w:space="0" w:color="auto"/>
          </w:divBdr>
        </w:div>
        <w:div w:id="1140461300">
          <w:marLeft w:val="640"/>
          <w:marRight w:val="0"/>
          <w:marTop w:val="0"/>
          <w:marBottom w:val="0"/>
          <w:divBdr>
            <w:top w:val="none" w:sz="0" w:space="0" w:color="auto"/>
            <w:left w:val="none" w:sz="0" w:space="0" w:color="auto"/>
            <w:bottom w:val="none" w:sz="0" w:space="0" w:color="auto"/>
            <w:right w:val="none" w:sz="0" w:space="0" w:color="auto"/>
          </w:divBdr>
        </w:div>
        <w:div w:id="913857422">
          <w:marLeft w:val="640"/>
          <w:marRight w:val="0"/>
          <w:marTop w:val="0"/>
          <w:marBottom w:val="0"/>
          <w:divBdr>
            <w:top w:val="none" w:sz="0" w:space="0" w:color="auto"/>
            <w:left w:val="none" w:sz="0" w:space="0" w:color="auto"/>
            <w:bottom w:val="none" w:sz="0" w:space="0" w:color="auto"/>
            <w:right w:val="none" w:sz="0" w:space="0" w:color="auto"/>
          </w:divBdr>
        </w:div>
        <w:div w:id="14353939">
          <w:marLeft w:val="640"/>
          <w:marRight w:val="0"/>
          <w:marTop w:val="0"/>
          <w:marBottom w:val="0"/>
          <w:divBdr>
            <w:top w:val="none" w:sz="0" w:space="0" w:color="auto"/>
            <w:left w:val="none" w:sz="0" w:space="0" w:color="auto"/>
            <w:bottom w:val="none" w:sz="0" w:space="0" w:color="auto"/>
            <w:right w:val="none" w:sz="0" w:space="0" w:color="auto"/>
          </w:divBdr>
        </w:div>
        <w:div w:id="241068036">
          <w:marLeft w:val="640"/>
          <w:marRight w:val="0"/>
          <w:marTop w:val="0"/>
          <w:marBottom w:val="0"/>
          <w:divBdr>
            <w:top w:val="none" w:sz="0" w:space="0" w:color="auto"/>
            <w:left w:val="none" w:sz="0" w:space="0" w:color="auto"/>
            <w:bottom w:val="none" w:sz="0" w:space="0" w:color="auto"/>
            <w:right w:val="none" w:sz="0" w:space="0" w:color="auto"/>
          </w:divBdr>
        </w:div>
        <w:div w:id="309330619">
          <w:marLeft w:val="640"/>
          <w:marRight w:val="0"/>
          <w:marTop w:val="0"/>
          <w:marBottom w:val="0"/>
          <w:divBdr>
            <w:top w:val="none" w:sz="0" w:space="0" w:color="auto"/>
            <w:left w:val="none" w:sz="0" w:space="0" w:color="auto"/>
            <w:bottom w:val="none" w:sz="0" w:space="0" w:color="auto"/>
            <w:right w:val="none" w:sz="0" w:space="0" w:color="auto"/>
          </w:divBdr>
        </w:div>
        <w:div w:id="1356541755">
          <w:marLeft w:val="640"/>
          <w:marRight w:val="0"/>
          <w:marTop w:val="0"/>
          <w:marBottom w:val="0"/>
          <w:divBdr>
            <w:top w:val="none" w:sz="0" w:space="0" w:color="auto"/>
            <w:left w:val="none" w:sz="0" w:space="0" w:color="auto"/>
            <w:bottom w:val="none" w:sz="0" w:space="0" w:color="auto"/>
            <w:right w:val="none" w:sz="0" w:space="0" w:color="auto"/>
          </w:divBdr>
        </w:div>
        <w:div w:id="231161733">
          <w:marLeft w:val="640"/>
          <w:marRight w:val="0"/>
          <w:marTop w:val="0"/>
          <w:marBottom w:val="0"/>
          <w:divBdr>
            <w:top w:val="none" w:sz="0" w:space="0" w:color="auto"/>
            <w:left w:val="none" w:sz="0" w:space="0" w:color="auto"/>
            <w:bottom w:val="none" w:sz="0" w:space="0" w:color="auto"/>
            <w:right w:val="none" w:sz="0" w:space="0" w:color="auto"/>
          </w:divBdr>
        </w:div>
        <w:div w:id="1780830385">
          <w:marLeft w:val="640"/>
          <w:marRight w:val="0"/>
          <w:marTop w:val="0"/>
          <w:marBottom w:val="0"/>
          <w:divBdr>
            <w:top w:val="none" w:sz="0" w:space="0" w:color="auto"/>
            <w:left w:val="none" w:sz="0" w:space="0" w:color="auto"/>
            <w:bottom w:val="none" w:sz="0" w:space="0" w:color="auto"/>
            <w:right w:val="none" w:sz="0" w:space="0" w:color="auto"/>
          </w:divBdr>
        </w:div>
        <w:div w:id="1082527707">
          <w:marLeft w:val="640"/>
          <w:marRight w:val="0"/>
          <w:marTop w:val="0"/>
          <w:marBottom w:val="0"/>
          <w:divBdr>
            <w:top w:val="none" w:sz="0" w:space="0" w:color="auto"/>
            <w:left w:val="none" w:sz="0" w:space="0" w:color="auto"/>
            <w:bottom w:val="none" w:sz="0" w:space="0" w:color="auto"/>
            <w:right w:val="none" w:sz="0" w:space="0" w:color="auto"/>
          </w:divBdr>
        </w:div>
        <w:div w:id="1379864477">
          <w:marLeft w:val="640"/>
          <w:marRight w:val="0"/>
          <w:marTop w:val="0"/>
          <w:marBottom w:val="0"/>
          <w:divBdr>
            <w:top w:val="none" w:sz="0" w:space="0" w:color="auto"/>
            <w:left w:val="none" w:sz="0" w:space="0" w:color="auto"/>
            <w:bottom w:val="none" w:sz="0" w:space="0" w:color="auto"/>
            <w:right w:val="none" w:sz="0" w:space="0" w:color="auto"/>
          </w:divBdr>
        </w:div>
      </w:divsChild>
    </w:div>
    <w:div w:id="127237869">
      <w:bodyDiv w:val="1"/>
      <w:marLeft w:val="0"/>
      <w:marRight w:val="0"/>
      <w:marTop w:val="0"/>
      <w:marBottom w:val="0"/>
      <w:divBdr>
        <w:top w:val="none" w:sz="0" w:space="0" w:color="auto"/>
        <w:left w:val="none" w:sz="0" w:space="0" w:color="auto"/>
        <w:bottom w:val="none" w:sz="0" w:space="0" w:color="auto"/>
        <w:right w:val="none" w:sz="0" w:space="0" w:color="auto"/>
      </w:divBdr>
    </w:div>
    <w:div w:id="140538350">
      <w:bodyDiv w:val="1"/>
      <w:marLeft w:val="0"/>
      <w:marRight w:val="0"/>
      <w:marTop w:val="0"/>
      <w:marBottom w:val="0"/>
      <w:divBdr>
        <w:top w:val="none" w:sz="0" w:space="0" w:color="auto"/>
        <w:left w:val="none" w:sz="0" w:space="0" w:color="auto"/>
        <w:bottom w:val="none" w:sz="0" w:space="0" w:color="auto"/>
        <w:right w:val="none" w:sz="0" w:space="0" w:color="auto"/>
      </w:divBdr>
      <w:divsChild>
        <w:div w:id="2041009831">
          <w:marLeft w:val="640"/>
          <w:marRight w:val="0"/>
          <w:marTop w:val="0"/>
          <w:marBottom w:val="0"/>
          <w:divBdr>
            <w:top w:val="none" w:sz="0" w:space="0" w:color="auto"/>
            <w:left w:val="none" w:sz="0" w:space="0" w:color="auto"/>
            <w:bottom w:val="none" w:sz="0" w:space="0" w:color="auto"/>
            <w:right w:val="none" w:sz="0" w:space="0" w:color="auto"/>
          </w:divBdr>
        </w:div>
        <w:div w:id="1539471368">
          <w:marLeft w:val="640"/>
          <w:marRight w:val="0"/>
          <w:marTop w:val="0"/>
          <w:marBottom w:val="0"/>
          <w:divBdr>
            <w:top w:val="none" w:sz="0" w:space="0" w:color="auto"/>
            <w:left w:val="none" w:sz="0" w:space="0" w:color="auto"/>
            <w:bottom w:val="none" w:sz="0" w:space="0" w:color="auto"/>
            <w:right w:val="none" w:sz="0" w:space="0" w:color="auto"/>
          </w:divBdr>
        </w:div>
        <w:div w:id="1771656066">
          <w:marLeft w:val="640"/>
          <w:marRight w:val="0"/>
          <w:marTop w:val="0"/>
          <w:marBottom w:val="0"/>
          <w:divBdr>
            <w:top w:val="none" w:sz="0" w:space="0" w:color="auto"/>
            <w:left w:val="none" w:sz="0" w:space="0" w:color="auto"/>
            <w:bottom w:val="none" w:sz="0" w:space="0" w:color="auto"/>
            <w:right w:val="none" w:sz="0" w:space="0" w:color="auto"/>
          </w:divBdr>
        </w:div>
        <w:div w:id="1048333184">
          <w:marLeft w:val="640"/>
          <w:marRight w:val="0"/>
          <w:marTop w:val="0"/>
          <w:marBottom w:val="0"/>
          <w:divBdr>
            <w:top w:val="none" w:sz="0" w:space="0" w:color="auto"/>
            <w:left w:val="none" w:sz="0" w:space="0" w:color="auto"/>
            <w:bottom w:val="none" w:sz="0" w:space="0" w:color="auto"/>
            <w:right w:val="none" w:sz="0" w:space="0" w:color="auto"/>
          </w:divBdr>
        </w:div>
        <w:div w:id="267275701">
          <w:marLeft w:val="640"/>
          <w:marRight w:val="0"/>
          <w:marTop w:val="0"/>
          <w:marBottom w:val="0"/>
          <w:divBdr>
            <w:top w:val="none" w:sz="0" w:space="0" w:color="auto"/>
            <w:left w:val="none" w:sz="0" w:space="0" w:color="auto"/>
            <w:bottom w:val="none" w:sz="0" w:space="0" w:color="auto"/>
            <w:right w:val="none" w:sz="0" w:space="0" w:color="auto"/>
          </w:divBdr>
        </w:div>
        <w:div w:id="791292923">
          <w:marLeft w:val="640"/>
          <w:marRight w:val="0"/>
          <w:marTop w:val="0"/>
          <w:marBottom w:val="0"/>
          <w:divBdr>
            <w:top w:val="none" w:sz="0" w:space="0" w:color="auto"/>
            <w:left w:val="none" w:sz="0" w:space="0" w:color="auto"/>
            <w:bottom w:val="none" w:sz="0" w:space="0" w:color="auto"/>
            <w:right w:val="none" w:sz="0" w:space="0" w:color="auto"/>
          </w:divBdr>
        </w:div>
        <w:div w:id="1586109485">
          <w:marLeft w:val="640"/>
          <w:marRight w:val="0"/>
          <w:marTop w:val="0"/>
          <w:marBottom w:val="0"/>
          <w:divBdr>
            <w:top w:val="none" w:sz="0" w:space="0" w:color="auto"/>
            <w:left w:val="none" w:sz="0" w:space="0" w:color="auto"/>
            <w:bottom w:val="none" w:sz="0" w:space="0" w:color="auto"/>
            <w:right w:val="none" w:sz="0" w:space="0" w:color="auto"/>
          </w:divBdr>
        </w:div>
        <w:div w:id="156461564">
          <w:marLeft w:val="640"/>
          <w:marRight w:val="0"/>
          <w:marTop w:val="0"/>
          <w:marBottom w:val="0"/>
          <w:divBdr>
            <w:top w:val="none" w:sz="0" w:space="0" w:color="auto"/>
            <w:left w:val="none" w:sz="0" w:space="0" w:color="auto"/>
            <w:bottom w:val="none" w:sz="0" w:space="0" w:color="auto"/>
            <w:right w:val="none" w:sz="0" w:space="0" w:color="auto"/>
          </w:divBdr>
        </w:div>
        <w:div w:id="512498636">
          <w:marLeft w:val="640"/>
          <w:marRight w:val="0"/>
          <w:marTop w:val="0"/>
          <w:marBottom w:val="0"/>
          <w:divBdr>
            <w:top w:val="none" w:sz="0" w:space="0" w:color="auto"/>
            <w:left w:val="none" w:sz="0" w:space="0" w:color="auto"/>
            <w:bottom w:val="none" w:sz="0" w:space="0" w:color="auto"/>
            <w:right w:val="none" w:sz="0" w:space="0" w:color="auto"/>
          </w:divBdr>
        </w:div>
        <w:div w:id="39523891">
          <w:marLeft w:val="640"/>
          <w:marRight w:val="0"/>
          <w:marTop w:val="0"/>
          <w:marBottom w:val="0"/>
          <w:divBdr>
            <w:top w:val="none" w:sz="0" w:space="0" w:color="auto"/>
            <w:left w:val="none" w:sz="0" w:space="0" w:color="auto"/>
            <w:bottom w:val="none" w:sz="0" w:space="0" w:color="auto"/>
            <w:right w:val="none" w:sz="0" w:space="0" w:color="auto"/>
          </w:divBdr>
        </w:div>
        <w:div w:id="521826126">
          <w:marLeft w:val="640"/>
          <w:marRight w:val="0"/>
          <w:marTop w:val="0"/>
          <w:marBottom w:val="0"/>
          <w:divBdr>
            <w:top w:val="none" w:sz="0" w:space="0" w:color="auto"/>
            <w:left w:val="none" w:sz="0" w:space="0" w:color="auto"/>
            <w:bottom w:val="none" w:sz="0" w:space="0" w:color="auto"/>
            <w:right w:val="none" w:sz="0" w:space="0" w:color="auto"/>
          </w:divBdr>
        </w:div>
        <w:div w:id="556278549">
          <w:marLeft w:val="640"/>
          <w:marRight w:val="0"/>
          <w:marTop w:val="0"/>
          <w:marBottom w:val="0"/>
          <w:divBdr>
            <w:top w:val="none" w:sz="0" w:space="0" w:color="auto"/>
            <w:left w:val="none" w:sz="0" w:space="0" w:color="auto"/>
            <w:bottom w:val="none" w:sz="0" w:space="0" w:color="auto"/>
            <w:right w:val="none" w:sz="0" w:space="0" w:color="auto"/>
          </w:divBdr>
        </w:div>
        <w:div w:id="1570339808">
          <w:marLeft w:val="640"/>
          <w:marRight w:val="0"/>
          <w:marTop w:val="0"/>
          <w:marBottom w:val="0"/>
          <w:divBdr>
            <w:top w:val="none" w:sz="0" w:space="0" w:color="auto"/>
            <w:left w:val="none" w:sz="0" w:space="0" w:color="auto"/>
            <w:bottom w:val="none" w:sz="0" w:space="0" w:color="auto"/>
            <w:right w:val="none" w:sz="0" w:space="0" w:color="auto"/>
          </w:divBdr>
        </w:div>
        <w:div w:id="1732075674">
          <w:marLeft w:val="640"/>
          <w:marRight w:val="0"/>
          <w:marTop w:val="0"/>
          <w:marBottom w:val="0"/>
          <w:divBdr>
            <w:top w:val="none" w:sz="0" w:space="0" w:color="auto"/>
            <w:left w:val="none" w:sz="0" w:space="0" w:color="auto"/>
            <w:bottom w:val="none" w:sz="0" w:space="0" w:color="auto"/>
            <w:right w:val="none" w:sz="0" w:space="0" w:color="auto"/>
          </w:divBdr>
        </w:div>
        <w:div w:id="657613202">
          <w:marLeft w:val="640"/>
          <w:marRight w:val="0"/>
          <w:marTop w:val="0"/>
          <w:marBottom w:val="0"/>
          <w:divBdr>
            <w:top w:val="none" w:sz="0" w:space="0" w:color="auto"/>
            <w:left w:val="none" w:sz="0" w:space="0" w:color="auto"/>
            <w:bottom w:val="none" w:sz="0" w:space="0" w:color="auto"/>
            <w:right w:val="none" w:sz="0" w:space="0" w:color="auto"/>
          </w:divBdr>
        </w:div>
        <w:div w:id="1199853300">
          <w:marLeft w:val="640"/>
          <w:marRight w:val="0"/>
          <w:marTop w:val="0"/>
          <w:marBottom w:val="0"/>
          <w:divBdr>
            <w:top w:val="none" w:sz="0" w:space="0" w:color="auto"/>
            <w:left w:val="none" w:sz="0" w:space="0" w:color="auto"/>
            <w:bottom w:val="none" w:sz="0" w:space="0" w:color="auto"/>
            <w:right w:val="none" w:sz="0" w:space="0" w:color="auto"/>
          </w:divBdr>
        </w:div>
        <w:div w:id="288825020">
          <w:marLeft w:val="640"/>
          <w:marRight w:val="0"/>
          <w:marTop w:val="0"/>
          <w:marBottom w:val="0"/>
          <w:divBdr>
            <w:top w:val="none" w:sz="0" w:space="0" w:color="auto"/>
            <w:left w:val="none" w:sz="0" w:space="0" w:color="auto"/>
            <w:bottom w:val="none" w:sz="0" w:space="0" w:color="auto"/>
            <w:right w:val="none" w:sz="0" w:space="0" w:color="auto"/>
          </w:divBdr>
        </w:div>
        <w:div w:id="452597468">
          <w:marLeft w:val="640"/>
          <w:marRight w:val="0"/>
          <w:marTop w:val="0"/>
          <w:marBottom w:val="0"/>
          <w:divBdr>
            <w:top w:val="none" w:sz="0" w:space="0" w:color="auto"/>
            <w:left w:val="none" w:sz="0" w:space="0" w:color="auto"/>
            <w:bottom w:val="none" w:sz="0" w:space="0" w:color="auto"/>
            <w:right w:val="none" w:sz="0" w:space="0" w:color="auto"/>
          </w:divBdr>
        </w:div>
        <w:div w:id="278028766">
          <w:marLeft w:val="640"/>
          <w:marRight w:val="0"/>
          <w:marTop w:val="0"/>
          <w:marBottom w:val="0"/>
          <w:divBdr>
            <w:top w:val="none" w:sz="0" w:space="0" w:color="auto"/>
            <w:left w:val="none" w:sz="0" w:space="0" w:color="auto"/>
            <w:bottom w:val="none" w:sz="0" w:space="0" w:color="auto"/>
            <w:right w:val="none" w:sz="0" w:space="0" w:color="auto"/>
          </w:divBdr>
        </w:div>
        <w:div w:id="504367240">
          <w:marLeft w:val="640"/>
          <w:marRight w:val="0"/>
          <w:marTop w:val="0"/>
          <w:marBottom w:val="0"/>
          <w:divBdr>
            <w:top w:val="none" w:sz="0" w:space="0" w:color="auto"/>
            <w:left w:val="none" w:sz="0" w:space="0" w:color="auto"/>
            <w:bottom w:val="none" w:sz="0" w:space="0" w:color="auto"/>
            <w:right w:val="none" w:sz="0" w:space="0" w:color="auto"/>
          </w:divBdr>
        </w:div>
        <w:div w:id="1106659255">
          <w:marLeft w:val="640"/>
          <w:marRight w:val="0"/>
          <w:marTop w:val="0"/>
          <w:marBottom w:val="0"/>
          <w:divBdr>
            <w:top w:val="none" w:sz="0" w:space="0" w:color="auto"/>
            <w:left w:val="none" w:sz="0" w:space="0" w:color="auto"/>
            <w:bottom w:val="none" w:sz="0" w:space="0" w:color="auto"/>
            <w:right w:val="none" w:sz="0" w:space="0" w:color="auto"/>
          </w:divBdr>
        </w:div>
        <w:div w:id="1217013442">
          <w:marLeft w:val="640"/>
          <w:marRight w:val="0"/>
          <w:marTop w:val="0"/>
          <w:marBottom w:val="0"/>
          <w:divBdr>
            <w:top w:val="none" w:sz="0" w:space="0" w:color="auto"/>
            <w:left w:val="none" w:sz="0" w:space="0" w:color="auto"/>
            <w:bottom w:val="none" w:sz="0" w:space="0" w:color="auto"/>
            <w:right w:val="none" w:sz="0" w:space="0" w:color="auto"/>
          </w:divBdr>
        </w:div>
        <w:div w:id="36662056">
          <w:marLeft w:val="640"/>
          <w:marRight w:val="0"/>
          <w:marTop w:val="0"/>
          <w:marBottom w:val="0"/>
          <w:divBdr>
            <w:top w:val="none" w:sz="0" w:space="0" w:color="auto"/>
            <w:left w:val="none" w:sz="0" w:space="0" w:color="auto"/>
            <w:bottom w:val="none" w:sz="0" w:space="0" w:color="auto"/>
            <w:right w:val="none" w:sz="0" w:space="0" w:color="auto"/>
          </w:divBdr>
        </w:div>
        <w:div w:id="290945402">
          <w:marLeft w:val="640"/>
          <w:marRight w:val="0"/>
          <w:marTop w:val="0"/>
          <w:marBottom w:val="0"/>
          <w:divBdr>
            <w:top w:val="none" w:sz="0" w:space="0" w:color="auto"/>
            <w:left w:val="none" w:sz="0" w:space="0" w:color="auto"/>
            <w:bottom w:val="none" w:sz="0" w:space="0" w:color="auto"/>
            <w:right w:val="none" w:sz="0" w:space="0" w:color="auto"/>
          </w:divBdr>
        </w:div>
        <w:div w:id="2079859392">
          <w:marLeft w:val="640"/>
          <w:marRight w:val="0"/>
          <w:marTop w:val="0"/>
          <w:marBottom w:val="0"/>
          <w:divBdr>
            <w:top w:val="none" w:sz="0" w:space="0" w:color="auto"/>
            <w:left w:val="none" w:sz="0" w:space="0" w:color="auto"/>
            <w:bottom w:val="none" w:sz="0" w:space="0" w:color="auto"/>
            <w:right w:val="none" w:sz="0" w:space="0" w:color="auto"/>
          </w:divBdr>
        </w:div>
        <w:div w:id="1080638966">
          <w:marLeft w:val="640"/>
          <w:marRight w:val="0"/>
          <w:marTop w:val="0"/>
          <w:marBottom w:val="0"/>
          <w:divBdr>
            <w:top w:val="none" w:sz="0" w:space="0" w:color="auto"/>
            <w:left w:val="none" w:sz="0" w:space="0" w:color="auto"/>
            <w:bottom w:val="none" w:sz="0" w:space="0" w:color="auto"/>
            <w:right w:val="none" w:sz="0" w:space="0" w:color="auto"/>
          </w:divBdr>
        </w:div>
        <w:div w:id="779107145">
          <w:marLeft w:val="640"/>
          <w:marRight w:val="0"/>
          <w:marTop w:val="0"/>
          <w:marBottom w:val="0"/>
          <w:divBdr>
            <w:top w:val="none" w:sz="0" w:space="0" w:color="auto"/>
            <w:left w:val="none" w:sz="0" w:space="0" w:color="auto"/>
            <w:bottom w:val="none" w:sz="0" w:space="0" w:color="auto"/>
            <w:right w:val="none" w:sz="0" w:space="0" w:color="auto"/>
          </w:divBdr>
        </w:div>
        <w:div w:id="2127851726">
          <w:marLeft w:val="640"/>
          <w:marRight w:val="0"/>
          <w:marTop w:val="0"/>
          <w:marBottom w:val="0"/>
          <w:divBdr>
            <w:top w:val="none" w:sz="0" w:space="0" w:color="auto"/>
            <w:left w:val="none" w:sz="0" w:space="0" w:color="auto"/>
            <w:bottom w:val="none" w:sz="0" w:space="0" w:color="auto"/>
            <w:right w:val="none" w:sz="0" w:space="0" w:color="auto"/>
          </w:divBdr>
        </w:div>
        <w:div w:id="970087823">
          <w:marLeft w:val="640"/>
          <w:marRight w:val="0"/>
          <w:marTop w:val="0"/>
          <w:marBottom w:val="0"/>
          <w:divBdr>
            <w:top w:val="none" w:sz="0" w:space="0" w:color="auto"/>
            <w:left w:val="none" w:sz="0" w:space="0" w:color="auto"/>
            <w:bottom w:val="none" w:sz="0" w:space="0" w:color="auto"/>
            <w:right w:val="none" w:sz="0" w:space="0" w:color="auto"/>
          </w:divBdr>
        </w:div>
        <w:div w:id="1583948175">
          <w:marLeft w:val="640"/>
          <w:marRight w:val="0"/>
          <w:marTop w:val="0"/>
          <w:marBottom w:val="0"/>
          <w:divBdr>
            <w:top w:val="none" w:sz="0" w:space="0" w:color="auto"/>
            <w:left w:val="none" w:sz="0" w:space="0" w:color="auto"/>
            <w:bottom w:val="none" w:sz="0" w:space="0" w:color="auto"/>
            <w:right w:val="none" w:sz="0" w:space="0" w:color="auto"/>
          </w:divBdr>
        </w:div>
        <w:div w:id="2000185820">
          <w:marLeft w:val="640"/>
          <w:marRight w:val="0"/>
          <w:marTop w:val="0"/>
          <w:marBottom w:val="0"/>
          <w:divBdr>
            <w:top w:val="none" w:sz="0" w:space="0" w:color="auto"/>
            <w:left w:val="none" w:sz="0" w:space="0" w:color="auto"/>
            <w:bottom w:val="none" w:sz="0" w:space="0" w:color="auto"/>
            <w:right w:val="none" w:sz="0" w:space="0" w:color="auto"/>
          </w:divBdr>
        </w:div>
        <w:div w:id="1272783979">
          <w:marLeft w:val="640"/>
          <w:marRight w:val="0"/>
          <w:marTop w:val="0"/>
          <w:marBottom w:val="0"/>
          <w:divBdr>
            <w:top w:val="none" w:sz="0" w:space="0" w:color="auto"/>
            <w:left w:val="none" w:sz="0" w:space="0" w:color="auto"/>
            <w:bottom w:val="none" w:sz="0" w:space="0" w:color="auto"/>
            <w:right w:val="none" w:sz="0" w:space="0" w:color="auto"/>
          </w:divBdr>
        </w:div>
        <w:div w:id="527259993">
          <w:marLeft w:val="640"/>
          <w:marRight w:val="0"/>
          <w:marTop w:val="0"/>
          <w:marBottom w:val="0"/>
          <w:divBdr>
            <w:top w:val="none" w:sz="0" w:space="0" w:color="auto"/>
            <w:left w:val="none" w:sz="0" w:space="0" w:color="auto"/>
            <w:bottom w:val="none" w:sz="0" w:space="0" w:color="auto"/>
            <w:right w:val="none" w:sz="0" w:space="0" w:color="auto"/>
          </w:divBdr>
        </w:div>
        <w:div w:id="1105733338">
          <w:marLeft w:val="640"/>
          <w:marRight w:val="0"/>
          <w:marTop w:val="0"/>
          <w:marBottom w:val="0"/>
          <w:divBdr>
            <w:top w:val="none" w:sz="0" w:space="0" w:color="auto"/>
            <w:left w:val="none" w:sz="0" w:space="0" w:color="auto"/>
            <w:bottom w:val="none" w:sz="0" w:space="0" w:color="auto"/>
            <w:right w:val="none" w:sz="0" w:space="0" w:color="auto"/>
          </w:divBdr>
        </w:div>
      </w:divsChild>
    </w:div>
    <w:div w:id="159737440">
      <w:bodyDiv w:val="1"/>
      <w:marLeft w:val="0"/>
      <w:marRight w:val="0"/>
      <w:marTop w:val="0"/>
      <w:marBottom w:val="0"/>
      <w:divBdr>
        <w:top w:val="none" w:sz="0" w:space="0" w:color="auto"/>
        <w:left w:val="none" w:sz="0" w:space="0" w:color="auto"/>
        <w:bottom w:val="none" w:sz="0" w:space="0" w:color="auto"/>
        <w:right w:val="none" w:sz="0" w:space="0" w:color="auto"/>
      </w:divBdr>
      <w:divsChild>
        <w:div w:id="1952320251">
          <w:marLeft w:val="640"/>
          <w:marRight w:val="0"/>
          <w:marTop w:val="0"/>
          <w:marBottom w:val="0"/>
          <w:divBdr>
            <w:top w:val="none" w:sz="0" w:space="0" w:color="auto"/>
            <w:left w:val="none" w:sz="0" w:space="0" w:color="auto"/>
            <w:bottom w:val="none" w:sz="0" w:space="0" w:color="auto"/>
            <w:right w:val="none" w:sz="0" w:space="0" w:color="auto"/>
          </w:divBdr>
        </w:div>
        <w:div w:id="1522284090">
          <w:marLeft w:val="640"/>
          <w:marRight w:val="0"/>
          <w:marTop w:val="0"/>
          <w:marBottom w:val="0"/>
          <w:divBdr>
            <w:top w:val="none" w:sz="0" w:space="0" w:color="auto"/>
            <w:left w:val="none" w:sz="0" w:space="0" w:color="auto"/>
            <w:bottom w:val="none" w:sz="0" w:space="0" w:color="auto"/>
            <w:right w:val="none" w:sz="0" w:space="0" w:color="auto"/>
          </w:divBdr>
        </w:div>
        <w:div w:id="1745881554">
          <w:marLeft w:val="640"/>
          <w:marRight w:val="0"/>
          <w:marTop w:val="0"/>
          <w:marBottom w:val="0"/>
          <w:divBdr>
            <w:top w:val="none" w:sz="0" w:space="0" w:color="auto"/>
            <w:left w:val="none" w:sz="0" w:space="0" w:color="auto"/>
            <w:bottom w:val="none" w:sz="0" w:space="0" w:color="auto"/>
            <w:right w:val="none" w:sz="0" w:space="0" w:color="auto"/>
          </w:divBdr>
        </w:div>
        <w:div w:id="1507747895">
          <w:marLeft w:val="640"/>
          <w:marRight w:val="0"/>
          <w:marTop w:val="0"/>
          <w:marBottom w:val="0"/>
          <w:divBdr>
            <w:top w:val="none" w:sz="0" w:space="0" w:color="auto"/>
            <w:left w:val="none" w:sz="0" w:space="0" w:color="auto"/>
            <w:bottom w:val="none" w:sz="0" w:space="0" w:color="auto"/>
            <w:right w:val="none" w:sz="0" w:space="0" w:color="auto"/>
          </w:divBdr>
        </w:div>
        <w:div w:id="509755693">
          <w:marLeft w:val="640"/>
          <w:marRight w:val="0"/>
          <w:marTop w:val="0"/>
          <w:marBottom w:val="0"/>
          <w:divBdr>
            <w:top w:val="none" w:sz="0" w:space="0" w:color="auto"/>
            <w:left w:val="none" w:sz="0" w:space="0" w:color="auto"/>
            <w:bottom w:val="none" w:sz="0" w:space="0" w:color="auto"/>
            <w:right w:val="none" w:sz="0" w:space="0" w:color="auto"/>
          </w:divBdr>
        </w:div>
        <w:div w:id="60451279">
          <w:marLeft w:val="640"/>
          <w:marRight w:val="0"/>
          <w:marTop w:val="0"/>
          <w:marBottom w:val="0"/>
          <w:divBdr>
            <w:top w:val="none" w:sz="0" w:space="0" w:color="auto"/>
            <w:left w:val="none" w:sz="0" w:space="0" w:color="auto"/>
            <w:bottom w:val="none" w:sz="0" w:space="0" w:color="auto"/>
            <w:right w:val="none" w:sz="0" w:space="0" w:color="auto"/>
          </w:divBdr>
        </w:div>
        <w:div w:id="1250235553">
          <w:marLeft w:val="640"/>
          <w:marRight w:val="0"/>
          <w:marTop w:val="0"/>
          <w:marBottom w:val="0"/>
          <w:divBdr>
            <w:top w:val="none" w:sz="0" w:space="0" w:color="auto"/>
            <w:left w:val="none" w:sz="0" w:space="0" w:color="auto"/>
            <w:bottom w:val="none" w:sz="0" w:space="0" w:color="auto"/>
            <w:right w:val="none" w:sz="0" w:space="0" w:color="auto"/>
          </w:divBdr>
        </w:div>
        <w:div w:id="81604514">
          <w:marLeft w:val="640"/>
          <w:marRight w:val="0"/>
          <w:marTop w:val="0"/>
          <w:marBottom w:val="0"/>
          <w:divBdr>
            <w:top w:val="none" w:sz="0" w:space="0" w:color="auto"/>
            <w:left w:val="none" w:sz="0" w:space="0" w:color="auto"/>
            <w:bottom w:val="none" w:sz="0" w:space="0" w:color="auto"/>
            <w:right w:val="none" w:sz="0" w:space="0" w:color="auto"/>
          </w:divBdr>
        </w:div>
        <w:div w:id="1625237846">
          <w:marLeft w:val="640"/>
          <w:marRight w:val="0"/>
          <w:marTop w:val="0"/>
          <w:marBottom w:val="0"/>
          <w:divBdr>
            <w:top w:val="none" w:sz="0" w:space="0" w:color="auto"/>
            <w:left w:val="none" w:sz="0" w:space="0" w:color="auto"/>
            <w:bottom w:val="none" w:sz="0" w:space="0" w:color="auto"/>
            <w:right w:val="none" w:sz="0" w:space="0" w:color="auto"/>
          </w:divBdr>
        </w:div>
        <w:div w:id="1498611870">
          <w:marLeft w:val="640"/>
          <w:marRight w:val="0"/>
          <w:marTop w:val="0"/>
          <w:marBottom w:val="0"/>
          <w:divBdr>
            <w:top w:val="none" w:sz="0" w:space="0" w:color="auto"/>
            <w:left w:val="none" w:sz="0" w:space="0" w:color="auto"/>
            <w:bottom w:val="none" w:sz="0" w:space="0" w:color="auto"/>
            <w:right w:val="none" w:sz="0" w:space="0" w:color="auto"/>
          </w:divBdr>
        </w:div>
        <w:div w:id="1147627795">
          <w:marLeft w:val="640"/>
          <w:marRight w:val="0"/>
          <w:marTop w:val="0"/>
          <w:marBottom w:val="0"/>
          <w:divBdr>
            <w:top w:val="none" w:sz="0" w:space="0" w:color="auto"/>
            <w:left w:val="none" w:sz="0" w:space="0" w:color="auto"/>
            <w:bottom w:val="none" w:sz="0" w:space="0" w:color="auto"/>
            <w:right w:val="none" w:sz="0" w:space="0" w:color="auto"/>
          </w:divBdr>
        </w:div>
        <w:div w:id="790050725">
          <w:marLeft w:val="640"/>
          <w:marRight w:val="0"/>
          <w:marTop w:val="0"/>
          <w:marBottom w:val="0"/>
          <w:divBdr>
            <w:top w:val="none" w:sz="0" w:space="0" w:color="auto"/>
            <w:left w:val="none" w:sz="0" w:space="0" w:color="auto"/>
            <w:bottom w:val="none" w:sz="0" w:space="0" w:color="auto"/>
            <w:right w:val="none" w:sz="0" w:space="0" w:color="auto"/>
          </w:divBdr>
        </w:div>
        <w:div w:id="1166281851">
          <w:marLeft w:val="640"/>
          <w:marRight w:val="0"/>
          <w:marTop w:val="0"/>
          <w:marBottom w:val="0"/>
          <w:divBdr>
            <w:top w:val="none" w:sz="0" w:space="0" w:color="auto"/>
            <w:left w:val="none" w:sz="0" w:space="0" w:color="auto"/>
            <w:bottom w:val="none" w:sz="0" w:space="0" w:color="auto"/>
            <w:right w:val="none" w:sz="0" w:space="0" w:color="auto"/>
          </w:divBdr>
        </w:div>
        <w:div w:id="1549801434">
          <w:marLeft w:val="640"/>
          <w:marRight w:val="0"/>
          <w:marTop w:val="0"/>
          <w:marBottom w:val="0"/>
          <w:divBdr>
            <w:top w:val="none" w:sz="0" w:space="0" w:color="auto"/>
            <w:left w:val="none" w:sz="0" w:space="0" w:color="auto"/>
            <w:bottom w:val="none" w:sz="0" w:space="0" w:color="auto"/>
            <w:right w:val="none" w:sz="0" w:space="0" w:color="auto"/>
          </w:divBdr>
        </w:div>
        <w:div w:id="497572499">
          <w:marLeft w:val="640"/>
          <w:marRight w:val="0"/>
          <w:marTop w:val="0"/>
          <w:marBottom w:val="0"/>
          <w:divBdr>
            <w:top w:val="none" w:sz="0" w:space="0" w:color="auto"/>
            <w:left w:val="none" w:sz="0" w:space="0" w:color="auto"/>
            <w:bottom w:val="none" w:sz="0" w:space="0" w:color="auto"/>
            <w:right w:val="none" w:sz="0" w:space="0" w:color="auto"/>
          </w:divBdr>
        </w:div>
        <w:div w:id="1417169005">
          <w:marLeft w:val="640"/>
          <w:marRight w:val="0"/>
          <w:marTop w:val="0"/>
          <w:marBottom w:val="0"/>
          <w:divBdr>
            <w:top w:val="none" w:sz="0" w:space="0" w:color="auto"/>
            <w:left w:val="none" w:sz="0" w:space="0" w:color="auto"/>
            <w:bottom w:val="none" w:sz="0" w:space="0" w:color="auto"/>
            <w:right w:val="none" w:sz="0" w:space="0" w:color="auto"/>
          </w:divBdr>
        </w:div>
        <w:div w:id="429082376">
          <w:marLeft w:val="640"/>
          <w:marRight w:val="0"/>
          <w:marTop w:val="0"/>
          <w:marBottom w:val="0"/>
          <w:divBdr>
            <w:top w:val="none" w:sz="0" w:space="0" w:color="auto"/>
            <w:left w:val="none" w:sz="0" w:space="0" w:color="auto"/>
            <w:bottom w:val="none" w:sz="0" w:space="0" w:color="auto"/>
            <w:right w:val="none" w:sz="0" w:space="0" w:color="auto"/>
          </w:divBdr>
        </w:div>
        <w:div w:id="403335945">
          <w:marLeft w:val="640"/>
          <w:marRight w:val="0"/>
          <w:marTop w:val="0"/>
          <w:marBottom w:val="0"/>
          <w:divBdr>
            <w:top w:val="none" w:sz="0" w:space="0" w:color="auto"/>
            <w:left w:val="none" w:sz="0" w:space="0" w:color="auto"/>
            <w:bottom w:val="none" w:sz="0" w:space="0" w:color="auto"/>
            <w:right w:val="none" w:sz="0" w:space="0" w:color="auto"/>
          </w:divBdr>
        </w:div>
        <w:div w:id="1398623959">
          <w:marLeft w:val="640"/>
          <w:marRight w:val="0"/>
          <w:marTop w:val="0"/>
          <w:marBottom w:val="0"/>
          <w:divBdr>
            <w:top w:val="none" w:sz="0" w:space="0" w:color="auto"/>
            <w:left w:val="none" w:sz="0" w:space="0" w:color="auto"/>
            <w:bottom w:val="none" w:sz="0" w:space="0" w:color="auto"/>
            <w:right w:val="none" w:sz="0" w:space="0" w:color="auto"/>
          </w:divBdr>
        </w:div>
        <w:div w:id="656763875">
          <w:marLeft w:val="640"/>
          <w:marRight w:val="0"/>
          <w:marTop w:val="0"/>
          <w:marBottom w:val="0"/>
          <w:divBdr>
            <w:top w:val="none" w:sz="0" w:space="0" w:color="auto"/>
            <w:left w:val="none" w:sz="0" w:space="0" w:color="auto"/>
            <w:bottom w:val="none" w:sz="0" w:space="0" w:color="auto"/>
            <w:right w:val="none" w:sz="0" w:space="0" w:color="auto"/>
          </w:divBdr>
        </w:div>
        <w:div w:id="256909433">
          <w:marLeft w:val="640"/>
          <w:marRight w:val="0"/>
          <w:marTop w:val="0"/>
          <w:marBottom w:val="0"/>
          <w:divBdr>
            <w:top w:val="none" w:sz="0" w:space="0" w:color="auto"/>
            <w:left w:val="none" w:sz="0" w:space="0" w:color="auto"/>
            <w:bottom w:val="none" w:sz="0" w:space="0" w:color="auto"/>
            <w:right w:val="none" w:sz="0" w:space="0" w:color="auto"/>
          </w:divBdr>
        </w:div>
        <w:div w:id="1397587498">
          <w:marLeft w:val="640"/>
          <w:marRight w:val="0"/>
          <w:marTop w:val="0"/>
          <w:marBottom w:val="0"/>
          <w:divBdr>
            <w:top w:val="none" w:sz="0" w:space="0" w:color="auto"/>
            <w:left w:val="none" w:sz="0" w:space="0" w:color="auto"/>
            <w:bottom w:val="none" w:sz="0" w:space="0" w:color="auto"/>
            <w:right w:val="none" w:sz="0" w:space="0" w:color="auto"/>
          </w:divBdr>
        </w:div>
        <w:div w:id="795031486">
          <w:marLeft w:val="640"/>
          <w:marRight w:val="0"/>
          <w:marTop w:val="0"/>
          <w:marBottom w:val="0"/>
          <w:divBdr>
            <w:top w:val="none" w:sz="0" w:space="0" w:color="auto"/>
            <w:left w:val="none" w:sz="0" w:space="0" w:color="auto"/>
            <w:bottom w:val="none" w:sz="0" w:space="0" w:color="auto"/>
            <w:right w:val="none" w:sz="0" w:space="0" w:color="auto"/>
          </w:divBdr>
        </w:div>
        <w:div w:id="2127693802">
          <w:marLeft w:val="640"/>
          <w:marRight w:val="0"/>
          <w:marTop w:val="0"/>
          <w:marBottom w:val="0"/>
          <w:divBdr>
            <w:top w:val="none" w:sz="0" w:space="0" w:color="auto"/>
            <w:left w:val="none" w:sz="0" w:space="0" w:color="auto"/>
            <w:bottom w:val="none" w:sz="0" w:space="0" w:color="auto"/>
            <w:right w:val="none" w:sz="0" w:space="0" w:color="auto"/>
          </w:divBdr>
        </w:div>
        <w:div w:id="607736678">
          <w:marLeft w:val="640"/>
          <w:marRight w:val="0"/>
          <w:marTop w:val="0"/>
          <w:marBottom w:val="0"/>
          <w:divBdr>
            <w:top w:val="none" w:sz="0" w:space="0" w:color="auto"/>
            <w:left w:val="none" w:sz="0" w:space="0" w:color="auto"/>
            <w:bottom w:val="none" w:sz="0" w:space="0" w:color="auto"/>
            <w:right w:val="none" w:sz="0" w:space="0" w:color="auto"/>
          </w:divBdr>
        </w:div>
      </w:divsChild>
    </w:div>
    <w:div w:id="166335679">
      <w:bodyDiv w:val="1"/>
      <w:marLeft w:val="0"/>
      <w:marRight w:val="0"/>
      <w:marTop w:val="0"/>
      <w:marBottom w:val="0"/>
      <w:divBdr>
        <w:top w:val="none" w:sz="0" w:space="0" w:color="auto"/>
        <w:left w:val="none" w:sz="0" w:space="0" w:color="auto"/>
        <w:bottom w:val="none" w:sz="0" w:space="0" w:color="auto"/>
        <w:right w:val="none" w:sz="0" w:space="0" w:color="auto"/>
      </w:divBdr>
      <w:divsChild>
        <w:div w:id="1520582655">
          <w:marLeft w:val="640"/>
          <w:marRight w:val="0"/>
          <w:marTop w:val="0"/>
          <w:marBottom w:val="0"/>
          <w:divBdr>
            <w:top w:val="none" w:sz="0" w:space="0" w:color="auto"/>
            <w:left w:val="none" w:sz="0" w:space="0" w:color="auto"/>
            <w:bottom w:val="none" w:sz="0" w:space="0" w:color="auto"/>
            <w:right w:val="none" w:sz="0" w:space="0" w:color="auto"/>
          </w:divBdr>
        </w:div>
        <w:div w:id="1094320542">
          <w:marLeft w:val="640"/>
          <w:marRight w:val="0"/>
          <w:marTop w:val="0"/>
          <w:marBottom w:val="0"/>
          <w:divBdr>
            <w:top w:val="none" w:sz="0" w:space="0" w:color="auto"/>
            <w:left w:val="none" w:sz="0" w:space="0" w:color="auto"/>
            <w:bottom w:val="none" w:sz="0" w:space="0" w:color="auto"/>
            <w:right w:val="none" w:sz="0" w:space="0" w:color="auto"/>
          </w:divBdr>
        </w:div>
        <w:div w:id="509757248">
          <w:marLeft w:val="640"/>
          <w:marRight w:val="0"/>
          <w:marTop w:val="0"/>
          <w:marBottom w:val="0"/>
          <w:divBdr>
            <w:top w:val="none" w:sz="0" w:space="0" w:color="auto"/>
            <w:left w:val="none" w:sz="0" w:space="0" w:color="auto"/>
            <w:bottom w:val="none" w:sz="0" w:space="0" w:color="auto"/>
            <w:right w:val="none" w:sz="0" w:space="0" w:color="auto"/>
          </w:divBdr>
        </w:div>
        <w:div w:id="226108154">
          <w:marLeft w:val="640"/>
          <w:marRight w:val="0"/>
          <w:marTop w:val="0"/>
          <w:marBottom w:val="0"/>
          <w:divBdr>
            <w:top w:val="none" w:sz="0" w:space="0" w:color="auto"/>
            <w:left w:val="none" w:sz="0" w:space="0" w:color="auto"/>
            <w:bottom w:val="none" w:sz="0" w:space="0" w:color="auto"/>
            <w:right w:val="none" w:sz="0" w:space="0" w:color="auto"/>
          </w:divBdr>
        </w:div>
        <w:div w:id="1508401148">
          <w:marLeft w:val="640"/>
          <w:marRight w:val="0"/>
          <w:marTop w:val="0"/>
          <w:marBottom w:val="0"/>
          <w:divBdr>
            <w:top w:val="none" w:sz="0" w:space="0" w:color="auto"/>
            <w:left w:val="none" w:sz="0" w:space="0" w:color="auto"/>
            <w:bottom w:val="none" w:sz="0" w:space="0" w:color="auto"/>
            <w:right w:val="none" w:sz="0" w:space="0" w:color="auto"/>
          </w:divBdr>
        </w:div>
        <w:div w:id="1638225065">
          <w:marLeft w:val="640"/>
          <w:marRight w:val="0"/>
          <w:marTop w:val="0"/>
          <w:marBottom w:val="0"/>
          <w:divBdr>
            <w:top w:val="none" w:sz="0" w:space="0" w:color="auto"/>
            <w:left w:val="none" w:sz="0" w:space="0" w:color="auto"/>
            <w:bottom w:val="none" w:sz="0" w:space="0" w:color="auto"/>
            <w:right w:val="none" w:sz="0" w:space="0" w:color="auto"/>
          </w:divBdr>
        </w:div>
        <w:div w:id="2017462823">
          <w:marLeft w:val="640"/>
          <w:marRight w:val="0"/>
          <w:marTop w:val="0"/>
          <w:marBottom w:val="0"/>
          <w:divBdr>
            <w:top w:val="none" w:sz="0" w:space="0" w:color="auto"/>
            <w:left w:val="none" w:sz="0" w:space="0" w:color="auto"/>
            <w:bottom w:val="none" w:sz="0" w:space="0" w:color="auto"/>
            <w:right w:val="none" w:sz="0" w:space="0" w:color="auto"/>
          </w:divBdr>
        </w:div>
        <w:div w:id="298801075">
          <w:marLeft w:val="640"/>
          <w:marRight w:val="0"/>
          <w:marTop w:val="0"/>
          <w:marBottom w:val="0"/>
          <w:divBdr>
            <w:top w:val="none" w:sz="0" w:space="0" w:color="auto"/>
            <w:left w:val="none" w:sz="0" w:space="0" w:color="auto"/>
            <w:bottom w:val="none" w:sz="0" w:space="0" w:color="auto"/>
            <w:right w:val="none" w:sz="0" w:space="0" w:color="auto"/>
          </w:divBdr>
        </w:div>
        <w:div w:id="433287942">
          <w:marLeft w:val="640"/>
          <w:marRight w:val="0"/>
          <w:marTop w:val="0"/>
          <w:marBottom w:val="0"/>
          <w:divBdr>
            <w:top w:val="none" w:sz="0" w:space="0" w:color="auto"/>
            <w:left w:val="none" w:sz="0" w:space="0" w:color="auto"/>
            <w:bottom w:val="none" w:sz="0" w:space="0" w:color="auto"/>
            <w:right w:val="none" w:sz="0" w:space="0" w:color="auto"/>
          </w:divBdr>
        </w:div>
        <w:div w:id="1782458109">
          <w:marLeft w:val="640"/>
          <w:marRight w:val="0"/>
          <w:marTop w:val="0"/>
          <w:marBottom w:val="0"/>
          <w:divBdr>
            <w:top w:val="none" w:sz="0" w:space="0" w:color="auto"/>
            <w:left w:val="none" w:sz="0" w:space="0" w:color="auto"/>
            <w:bottom w:val="none" w:sz="0" w:space="0" w:color="auto"/>
            <w:right w:val="none" w:sz="0" w:space="0" w:color="auto"/>
          </w:divBdr>
        </w:div>
        <w:div w:id="1082219382">
          <w:marLeft w:val="640"/>
          <w:marRight w:val="0"/>
          <w:marTop w:val="0"/>
          <w:marBottom w:val="0"/>
          <w:divBdr>
            <w:top w:val="none" w:sz="0" w:space="0" w:color="auto"/>
            <w:left w:val="none" w:sz="0" w:space="0" w:color="auto"/>
            <w:bottom w:val="none" w:sz="0" w:space="0" w:color="auto"/>
            <w:right w:val="none" w:sz="0" w:space="0" w:color="auto"/>
          </w:divBdr>
        </w:div>
        <w:div w:id="1560286536">
          <w:marLeft w:val="640"/>
          <w:marRight w:val="0"/>
          <w:marTop w:val="0"/>
          <w:marBottom w:val="0"/>
          <w:divBdr>
            <w:top w:val="none" w:sz="0" w:space="0" w:color="auto"/>
            <w:left w:val="none" w:sz="0" w:space="0" w:color="auto"/>
            <w:bottom w:val="none" w:sz="0" w:space="0" w:color="auto"/>
            <w:right w:val="none" w:sz="0" w:space="0" w:color="auto"/>
          </w:divBdr>
        </w:div>
        <w:div w:id="1999189811">
          <w:marLeft w:val="640"/>
          <w:marRight w:val="0"/>
          <w:marTop w:val="0"/>
          <w:marBottom w:val="0"/>
          <w:divBdr>
            <w:top w:val="none" w:sz="0" w:space="0" w:color="auto"/>
            <w:left w:val="none" w:sz="0" w:space="0" w:color="auto"/>
            <w:bottom w:val="none" w:sz="0" w:space="0" w:color="auto"/>
            <w:right w:val="none" w:sz="0" w:space="0" w:color="auto"/>
          </w:divBdr>
        </w:div>
        <w:div w:id="1021974014">
          <w:marLeft w:val="640"/>
          <w:marRight w:val="0"/>
          <w:marTop w:val="0"/>
          <w:marBottom w:val="0"/>
          <w:divBdr>
            <w:top w:val="none" w:sz="0" w:space="0" w:color="auto"/>
            <w:left w:val="none" w:sz="0" w:space="0" w:color="auto"/>
            <w:bottom w:val="none" w:sz="0" w:space="0" w:color="auto"/>
            <w:right w:val="none" w:sz="0" w:space="0" w:color="auto"/>
          </w:divBdr>
        </w:div>
        <w:div w:id="875628448">
          <w:marLeft w:val="640"/>
          <w:marRight w:val="0"/>
          <w:marTop w:val="0"/>
          <w:marBottom w:val="0"/>
          <w:divBdr>
            <w:top w:val="none" w:sz="0" w:space="0" w:color="auto"/>
            <w:left w:val="none" w:sz="0" w:space="0" w:color="auto"/>
            <w:bottom w:val="none" w:sz="0" w:space="0" w:color="auto"/>
            <w:right w:val="none" w:sz="0" w:space="0" w:color="auto"/>
          </w:divBdr>
        </w:div>
        <w:div w:id="293685220">
          <w:marLeft w:val="640"/>
          <w:marRight w:val="0"/>
          <w:marTop w:val="0"/>
          <w:marBottom w:val="0"/>
          <w:divBdr>
            <w:top w:val="none" w:sz="0" w:space="0" w:color="auto"/>
            <w:left w:val="none" w:sz="0" w:space="0" w:color="auto"/>
            <w:bottom w:val="none" w:sz="0" w:space="0" w:color="auto"/>
            <w:right w:val="none" w:sz="0" w:space="0" w:color="auto"/>
          </w:divBdr>
        </w:div>
        <w:div w:id="455418026">
          <w:marLeft w:val="640"/>
          <w:marRight w:val="0"/>
          <w:marTop w:val="0"/>
          <w:marBottom w:val="0"/>
          <w:divBdr>
            <w:top w:val="none" w:sz="0" w:space="0" w:color="auto"/>
            <w:left w:val="none" w:sz="0" w:space="0" w:color="auto"/>
            <w:bottom w:val="none" w:sz="0" w:space="0" w:color="auto"/>
            <w:right w:val="none" w:sz="0" w:space="0" w:color="auto"/>
          </w:divBdr>
        </w:div>
        <w:div w:id="1049955358">
          <w:marLeft w:val="640"/>
          <w:marRight w:val="0"/>
          <w:marTop w:val="0"/>
          <w:marBottom w:val="0"/>
          <w:divBdr>
            <w:top w:val="none" w:sz="0" w:space="0" w:color="auto"/>
            <w:left w:val="none" w:sz="0" w:space="0" w:color="auto"/>
            <w:bottom w:val="none" w:sz="0" w:space="0" w:color="auto"/>
            <w:right w:val="none" w:sz="0" w:space="0" w:color="auto"/>
          </w:divBdr>
        </w:div>
        <w:div w:id="1586649969">
          <w:marLeft w:val="640"/>
          <w:marRight w:val="0"/>
          <w:marTop w:val="0"/>
          <w:marBottom w:val="0"/>
          <w:divBdr>
            <w:top w:val="none" w:sz="0" w:space="0" w:color="auto"/>
            <w:left w:val="none" w:sz="0" w:space="0" w:color="auto"/>
            <w:bottom w:val="none" w:sz="0" w:space="0" w:color="auto"/>
            <w:right w:val="none" w:sz="0" w:space="0" w:color="auto"/>
          </w:divBdr>
        </w:div>
        <w:div w:id="494807886">
          <w:marLeft w:val="640"/>
          <w:marRight w:val="0"/>
          <w:marTop w:val="0"/>
          <w:marBottom w:val="0"/>
          <w:divBdr>
            <w:top w:val="none" w:sz="0" w:space="0" w:color="auto"/>
            <w:left w:val="none" w:sz="0" w:space="0" w:color="auto"/>
            <w:bottom w:val="none" w:sz="0" w:space="0" w:color="auto"/>
            <w:right w:val="none" w:sz="0" w:space="0" w:color="auto"/>
          </w:divBdr>
        </w:div>
        <w:div w:id="1564608372">
          <w:marLeft w:val="640"/>
          <w:marRight w:val="0"/>
          <w:marTop w:val="0"/>
          <w:marBottom w:val="0"/>
          <w:divBdr>
            <w:top w:val="none" w:sz="0" w:space="0" w:color="auto"/>
            <w:left w:val="none" w:sz="0" w:space="0" w:color="auto"/>
            <w:bottom w:val="none" w:sz="0" w:space="0" w:color="auto"/>
            <w:right w:val="none" w:sz="0" w:space="0" w:color="auto"/>
          </w:divBdr>
        </w:div>
        <w:div w:id="1853445600">
          <w:marLeft w:val="640"/>
          <w:marRight w:val="0"/>
          <w:marTop w:val="0"/>
          <w:marBottom w:val="0"/>
          <w:divBdr>
            <w:top w:val="none" w:sz="0" w:space="0" w:color="auto"/>
            <w:left w:val="none" w:sz="0" w:space="0" w:color="auto"/>
            <w:bottom w:val="none" w:sz="0" w:space="0" w:color="auto"/>
            <w:right w:val="none" w:sz="0" w:space="0" w:color="auto"/>
          </w:divBdr>
        </w:div>
        <w:div w:id="384377707">
          <w:marLeft w:val="640"/>
          <w:marRight w:val="0"/>
          <w:marTop w:val="0"/>
          <w:marBottom w:val="0"/>
          <w:divBdr>
            <w:top w:val="none" w:sz="0" w:space="0" w:color="auto"/>
            <w:left w:val="none" w:sz="0" w:space="0" w:color="auto"/>
            <w:bottom w:val="none" w:sz="0" w:space="0" w:color="auto"/>
            <w:right w:val="none" w:sz="0" w:space="0" w:color="auto"/>
          </w:divBdr>
        </w:div>
        <w:div w:id="1183669739">
          <w:marLeft w:val="640"/>
          <w:marRight w:val="0"/>
          <w:marTop w:val="0"/>
          <w:marBottom w:val="0"/>
          <w:divBdr>
            <w:top w:val="none" w:sz="0" w:space="0" w:color="auto"/>
            <w:left w:val="none" w:sz="0" w:space="0" w:color="auto"/>
            <w:bottom w:val="none" w:sz="0" w:space="0" w:color="auto"/>
            <w:right w:val="none" w:sz="0" w:space="0" w:color="auto"/>
          </w:divBdr>
        </w:div>
        <w:div w:id="527565743">
          <w:marLeft w:val="640"/>
          <w:marRight w:val="0"/>
          <w:marTop w:val="0"/>
          <w:marBottom w:val="0"/>
          <w:divBdr>
            <w:top w:val="none" w:sz="0" w:space="0" w:color="auto"/>
            <w:left w:val="none" w:sz="0" w:space="0" w:color="auto"/>
            <w:bottom w:val="none" w:sz="0" w:space="0" w:color="auto"/>
            <w:right w:val="none" w:sz="0" w:space="0" w:color="auto"/>
          </w:divBdr>
        </w:div>
        <w:div w:id="1553345291">
          <w:marLeft w:val="640"/>
          <w:marRight w:val="0"/>
          <w:marTop w:val="0"/>
          <w:marBottom w:val="0"/>
          <w:divBdr>
            <w:top w:val="none" w:sz="0" w:space="0" w:color="auto"/>
            <w:left w:val="none" w:sz="0" w:space="0" w:color="auto"/>
            <w:bottom w:val="none" w:sz="0" w:space="0" w:color="auto"/>
            <w:right w:val="none" w:sz="0" w:space="0" w:color="auto"/>
          </w:divBdr>
        </w:div>
        <w:div w:id="1661349159">
          <w:marLeft w:val="640"/>
          <w:marRight w:val="0"/>
          <w:marTop w:val="0"/>
          <w:marBottom w:val="0"/>
          <w:divBdr>
            <w:top w:val="none" w:sz="0" w:space="0" w:color="auto"/>
            <w:left w:val="none" w:sz="0" w:space="0" w:color="auto"/>
            <w:bottom w:val="none" w:sz="0" w:space="0" w:color="auto"/>
            <w:right w:val="none" w:sz="0" w:space="0" w:color="auto"/>
          </w:divBdr>
        </w:div>
        <w:div w:id="1293755082">
          <w:marLeft w:val="640"/>
          <w:marRight w:val="0"/>
          <w:marTop w:val="0"/>
          <w:marBottom w:val="0"/>
          <w:divBdr>
            <w:top w:val="none" w:sz="0" w:space="0" w:color="auto"/>
            <w:left w:val="none" w:sz="0" w:space="0" w:color="auto"/>
            <w:bottom w:val="none" w:sz="0" w:space="0" w:color="auto"/>
            <w:right w:val="none" w:sz="0" w:space="0" w:color="auto"/>
          </w:divBdr>
        </w:div>
        <w:div w:id="768813930">
          <w:marLeft w:val="640"/>
          <w:marRight w:val="0"/>
          <w:marTop w:val="0"/>
          <w:marBottom w:val="0"/>
          <w:divBdr>
            <w:top w:val="none" w:sz="0" w:space="0" w:color="auto"/>
            <w:left w:val="none" w:sz="0" w:space="0" w:color="auto"/>
            <w:bottom w:val="none" w:sz="0" w:space="0" w:color="auto"/>
            <w:right w:val="none" w:sz="0" w:space="0" w:color="auto"/>
          </w:divBdr>
        </w:div>
      </w:divsChild>
    </w:div>
    <w:div w:id="182210490">
      <w:bodyDiv w:val="1"/>
      <w:marLeft w:val="0"/>
      <w:marRight w:val="0"/>
      <w:marTop w:val="0"/>
      <w:marBottom w:val="0"/>
      <w:divBdr>
        <w:top w:val="none" w:sz="0" w:space="0" w:color="auto"/>
        <w:left w:val="none" w:sz="0" w:space="0" w:color="auto"/>
        <w:bottom w:val="none" w:sz="0" w:space="0" w:color="auto"/>
        <w:right w:val="none" w:sz="0" w:space="0" w:color="auto"/>
      </w:divBdr>
    </w:div>
    <w:div w:id="193664987">
      <w:bodyDiv w:val="1"/>
      <w:marLeft w:val="0"/>
      <w:marRight w:val="0"/>
      <w:marTop w:val="0"/>
      <w:marBottom w:val="0"/>
      <w:divBdr>
        <w:top w:val="none" w:sz="0" w:space="0" w:color="auto"/>
        <w:left w:val="none" w:sz="0" w:space="0" w:color="auto"/>
        <w:bottom w:val="none" w:sz="0" w:space="0" w:color="auto"/>
        <w:right w:val="none" w:sz="0" w:space="0" w:color="auto"/>
      </w:divBdr>
      <w:divsChild>
        <w:div w:id="981734477">
          <w:marLeft w:val="640"/>
          <w:marRight w:val="0"/>
          <w:marTop w:val="0"/>
          <w:marBottom w:val="0"/>
          <w:divBdr>
            <w:top w:val="none" w:sz="0" w:space="0" w:color="auto"/>
            <w:left w:val="none" w:sz="0" w:space="0" w:color="auto"/>
            <w:bottom w:val="none" w:sz="0" w:space="0" w:color="auto"/>
            <w:right w:val="none" w:sz="0" w:space="0" w:color="auto"/>
          </w:divBdr>
        </w:div>
        <w:div w:id="1266232484">
          <w:marLeft w:val="640"/>
          <w:marRight w:val="0"/>
          <w:marTop w:val="0"/>
          <w:marBottom w:val="0"/>
          <w:divBdr>
            <w:top w:val="none" w:sz="0" w:space="0" w:color="auto"/>
            <w:left w:val="none" w:sz="0" w:space="0" w:color="auto"/>
            <w:bottom w:val="none" w:sz="0" w:space="0" w:color="auto"/>
            <w:right w:val="none" w:sz="0" w:space="0" w:color="auto"/>
          </w:divBdr>
        </w:div>
        <w:div w:id="846679751">
          <w:marLeft w:val="640"/>
          <w:marRight w:val="0"/>
          <w:marTop w:val="0"/>
          <w:marBottom w:val="0"/>
          <w:divBdr>
            <w:top w:val="none" w:sz="0" w:space="0" w:color="auto"/>
            <w:left w:val="none" w:sz="0" w:space="0" w:color="auto"/>
            <w:bottom w:val="none" w:sz="0" w:space="0" w:color="auto"/>
            <w:right w:val="none" w:sz="0" w:space="0" w:color="auto"/>
          </w:divBdr>
        </w:div>
        <w:div w:id="1309627924">
          <w:marLeft w:val="640"/>
          <w:marRight w:val="0"/>
          <w:marTop w:val="0"/>
          <w:marBottom w:val="0"/>
          <w:divBdr>
            <w:top w:val="none" w:sz="0" w:space="0" w:color="auto"/>
            <w:left w:val="none" w:sz="0" w:space="0" w:color="auto"/>
            <w:bottom w:val="none" w:sz="0" w:space="0" w:color="auto"/>
            <w:right w:val="none" w:sz="0" w:space="0" w:color="auto"/>
          </w:divBdr>
        </w:div>
        <w:div w:id="1894777520">
          <w:marLeft w:val="640"/>
          <w:marRight w:val="0"/>
          <w:marTop w:val="0"/>
          <w:marBottom w:val="0"/>
          <w:divBdr>
            <w:top w:val="none" w:sz="0" w:space="0" w:color="auto"/>
            <w:left w:val="none" w:sz="0" w:space="0" w:color="auto"/>
            <w:bottom w:val="none" w:sz="0" w:space="0" w:color="auto"/>
            <w:right w:val="none" w:sz="0" w:space="0" w:color="auto"/>
          </w:divBdr>
        </w:div>
        <w:div w:id="657153919">
          <w:marLeft w:val="640"/>
          <w:marRight w:val="0"/>
          <w:marTop w:val="0"/>
          <w:marBottom w:val="0"/>
          <w:divBdr>
            <w:top w:val="none" w:sz="0" w:space="0" w:color="auto"/>
            <w:left w:val="none" w:sz="0" w:space="0" w:color="auto"/>
            <w:bottom w:val="none" w:sz="0" w:space="0" w:color="auto"/>
            <w:right w:val="none" w:sz="0" w:space="0" w:color="auto"/>
          </w:divBdr>
        </w:div>
        <w:div w:id="571544591">
          <w:marLeft w:val="640"/>
          <w:marRight w:val="0"/>
          <w:marTop w:val="0"/>
          <w:marBottom w:val="0"/>
          <w:divBdr>
            <w:top w:val="none" w:sz="0" w:space="0" w:color="auto"/>
            <w:left w:val="none" w:sz="0" w:space="0" w:color="auto"/>
            <w:bottom w:val="none" w:sz="0" w:space="0" w:color="auto"/>
            <w:right w:val="none" w:sz="0" w:space="0" w:color="auto"/>
          </w:divBdr>
        </w:div>
        <w:div w:id="232200489">
          <w:marLeft w:val="640"/>
          <w:marRight w:val="0"/>
          <w:marTop w:val="0"/>
          <w:marBottom w:val="0"/>
          <w:divBdr>
            <w:top w:val="none" w:sz="0" w:space="0" w:color="auto"/>
            <w:left w:val="none" w:sz="0" w:space="0" w:color="auto"/>
            <w:bottom w:val="none" w:sz="0" w:space="0" w:color="auto"/>
            <w:right w:val="none" w:sz="0" w:space="0" w:color="auto"/>
          </w:divBdr>
        </w:div>
        <w:div w:id="1439762163">
          <w:marLeft w:val="640"/>
          <w:marRight w:val="0"/>
          <w:marTop w:val="0"/>
          <w:marBottom w:val="0"/>
          <w:divBdr>
            <w:top w:val="none" w:sz="0" w:space="0" w:color="auto"/>
            <w:left w:val="none" w:sz="0" w:space="0" w:color="auto"/>
            <w:bottom w:val="none" w:sz="0" w:space="0" w:color="auto"/>
            <w:right w:val="none" w:sz="0" w:space="0" w:color="auto"/>
          </w:divBdr>
        </w:div>
        <w:div w:id="557202086">
          <w:marLeft w:val="640"/>
          <w:marRight w:val="0"/>
          <w:marTop w:val="0"/>
          <w:marBottom w:val="0"/>
          <w:divBdr>
            <w:top w:val="none" w:sz="0" w:space="0" w:color="auto"/>
            <w:left w:val="none" w:sz="0" w:space="0" w:color="auto"/>
            <w:bottom w:val="none" w:sz="0" w:space="0" w:color="auto"/>
            <w:right w:val="none" w:sz="0" w:space="0" w:color="auto"/>
          </w:divBdr>
        </w:div>
        <w:div w:id="488013493">
          <w:marLeft w:val="640"/>
          <w:marRight w:val="0"/>
          <w:marTop w:val="0"/>
          <w:marBottom w:val="0"/>
          <w:divBdr>
            <w:top w:val="none" w:sz="0" w:space="0" w:color="auto"/>
            <w:left w:val="none" w:sz="0" w:space="0" w:color="auto"/>
            <w:bottom w:val="none" w:sz="0" w:space="0" w:color="auto"/>
            <w:right w:val="none" w:sz="0" w:space="0" w:color="auto"/>
          </w:divBdr>
        </w:div>
        <w:div w:id="171114601">
          <w:marLeft w:val="640"/>
          <w:marRight w:val="0"/>
          <w:marTop w:val="0"/>
          <w:marBottom w:val="0"/>
          <w:divBdr>
            <w:top w:val="none" w:sz="0" w:space="0" w:color="auto"/>
            <w:left w:val="none" w:sz="0" w:space="0" w:color="auto"/>
            <w:bottom w:val="none" w:sz="0" w:space="0" w:color="auto"/>
            <w:right w:val="none" w:sz="0" w:space="0" w:color="auto"/>
          </w:divBdr>
        </w:div>
        <w:div w:id="1355111325">
          <w:marLeft w:val="640"/>
          <w:marRight w:val="0"/>
          <w:marTop w:val="0"/>
          <w:marBottom w:val="0"/>
          <w:divBdr>
            <w:top w:val="none" w:sz="0" w:space="0" w:color="auto"/>
            <w:left w:val="none" w:sz="0" w:space="0" w:color="auto"/>
            <w:bottom w:val="none" w:sz="0" w:space="0" w:color="auto"/>
            <w:right w:val="none" w:sz="0" w:space="0" w:color="auto"/>
          </w:divBdr>
        </w:div>
        <w:div w:id="865827352">
          <w:marLeft w:val="640"/>
          <w:marRight w:val="0"/>
          <w:marTop w:val="0"/>
          <w:marBottom w:val="0"/>
          <w:divBdr>
            <w:top w:val="none" w:sz="0" w:space="0" w:color="auto"/>
            <w:left w:val="none" w:sz="0" w:space="0" w:color="auto"/>
            <w:bottom w:val="none" w:sz="0" w:space="0" w:color="auto"/>
            <w:right w:val="none" w:sz="0" w:space="0" w:color="auto"/>
          </w:divBdr>
        </w:div>
        <w:div w:id="665090252">
          <w:marLeft w:val="640"/>
          <w:marRight w:val="0"/>
          <w:marTop w:val="0"/>
          <w:marBottom w:val="0"/>
          <w:divBdr>
            <w:top w:val="none" w:sz="0" w:space="0" w:color="auto"/>
            <w:left w:val="none" w:sz="0" w:space="0" w:color="auto"/>
            <w:bottom w:val="none" w:sz="0" w:space="0" w:color="auto"/>
            <w:right w:val="none" w:sz="0" w:space="0" w:color="auto"/>
          </w:divBdr>
        </w:div>
        <w:div w:id="1630549257">
          <w:marLeft w:val="640"/>
          <w:marRight w:val="0"/>
          <w:marTop w:val="0"/>
          <w:marBottom w:val="0"/>
          <w:divBdr>
            <w:top w:val="none" w:sz="0" w:space="0" w:color="auto"/>
            <w:left w:val="none" w:sz="0" w:space="0" w:color="auto"/>
            <w:bottom w:val="none" w:sz="0" w:space="0" w:color="auto"/>
            <w:right w:val="none" w:sz="0" w:space="0" w:color="auto"/>
          </w:divBdr>
        </w:div>
        <w:div w:id="741947849">
          <w:marLeft w:val="640"/>
          <w:marRight w:val="0"/>
          <w:marTop w:val="0"/>
          <w:marBottom w:val="0"/>
          <w:divBdr>
            <w:top w:val="none" w:sz="0" w:space="0" w:color="auto"/>
            <w:left w:val="none" w:sz="0" w:space="0" w:color="auto"/>
            <w:bottom w:val="none" w:sz="0" w:space="0" w:color="auto"/>
            <w:right w:val="none" w:sz="0" w:space="0" w:color="auto"/>
          </w:divBdr>
        </w:div>
        <w:div w:id="1863325595">
          <w:marLeft w:val="640"/>
          <w:marRight w:val="0"/>
          <w:marTop w:val="0"/>
          <w:marBottom w:val="0"/>
          <w:divBdr>
            <w:top w:val="none" w:sz="0" w:space="0" w:color="auto"/>
            <w:left w:val="none" w:sz="0" w:space="0" w:color="auto"/>
            <w:bottom w:val="none" w:sz="0" w:space="0" w:color="auto"/>
            <w:right w:val="none" w:sz="0" w:space="0" w:color="auto"/>
          </w:divBdr>
        </w:div>
        <w:div w:id="420107311">
          <w:marLeft w:val="640"/>
          <w:marRight w:val="0"/>
          <w:marTop w:val="0"/>
          <w:marBottom w:val="0"/>
          <w:divBdr>
            <w:top w:val="none" w:sz="0" w:space="0" w:color="auto"/>
            <w:left w:val="none" w:sz="0" w:space="0" w:color="auto"/>
            <w:bottom w:val="none" w:sz="0" w:space="0" w:color="auto"/>
            <w:right w:val="none" w:sz="0" w:space="0" w:color="auto"/>
          </w:divBdr>
        </w:div>
        <w:div w:id="811412237">
          <w:marLeft w:val="640"/>
          <w:marRight w:val="0"/>
          <w:marTop w:val="0"/>
          <w:marBottom w:val="0"/>
          <w:divBdr>
            <w:top w:val="none" w:sz="0" w:space="0" w:color="auto"/>
            <w:left w:val="none" w:sz="0" w:space="0" w:color="auto"/>
            <w:bottom w:val="none" w:sz="0" w:space="0" w:color="auto"/>
            <w:right w:val="none" w:sz="0" w:space="0" w:color="auto"/>
          </w:divBdr>
        </w:div>
        <w:div w:id="609044661">
          <w:marLeft w:val="640"/>
          <w:marRight w:val="0"/>
          <w:marTop w:val="0"/>
          <w:marBottom w:val="0"/>
          <w:divBdr>
            <w:top w:val="none" w:sz="0" w:space="0" w:color="auto"/>
            <w:left w:val="none" w:sz="0" w:space="0" w:color="auto"/>
            <w:bottom w:val="none" w:sz="0" w:space="0" w:color="auto"/>
            <w:right w:val="none" w:sz="0" w:space="0" w:color="auto"/>
          </w:divBdr>
        </w:div>
        <w:div w:id="1716201441">
          <w:marLeft w:val="640"/>
          <w:marRight w:val="0"/>
          <w:marTop w:val="0"/>
          <w:marBottom w:val="0"/>
          <w:divBdr>
            <w:top w:val="none" w:sz="0" w:space="0" w:color="auto"/>
            <w:left w:val="none" w:sz="0" w:space="0" w:color="auto"/>
            <w:bottom w:val="none" w:sz="0" w:space="0" w:color="auto"/>
            <w:right w:val="none" w:sz="0" w:space="0" w:color="auto"/>
          </w:divBdr>
        </w:div>
        <w:div w:id="1851947034">
          <w:marLeft w:val="640"/>
          <w:marRight w:val="0"/>
          <w:marTop w:val="0"/>
          <w:marBottom w:val="0"/>
          <w:divBdr>
            <w:top w:val="none" w:sz="0" w:space="0" w:color="auto"/>
            <w:left w:val="none" w:sz="0" w:space="0" w:color="auto"/>
            <w:bottom w:val="none" w:sz="0" w:space="0" w:color="auto"/>
            <w:right w:val="none" w:sz="0" w:space="0" w:color="auto"/>
          </w:divBdr>
        </w:div>
        <w:div w:id="696469203">
          <w:marLeft w:val="640"/>
          <w:marRight w:val="0"/>
          <w:marTop w:val="0"/>
          <w:marBottom w:val="0"/>
          <w:divBdr>
            <w:top w:val="none" w:sz="0" w:space="0" w:color="auto"/>
            <w:left w:val="none" w:sz="0" w:space="0" w:color="auto"/>
            <w:bottom w:val="none" w:sz="0" w:space="0" w:color="auto"/>
            <w:right w:val="none" w:sz="0" w:space="0" w:color="auto"/>
          </w:divBdr>
        </w:div>
        <w:div w:id="669064859">
          <w:marLeft w:val="640"/>
          <w:marRight w:val="0"/>
          <w:marTop w:val="0"/>
          <w:marBottom w:val="0"/>
          <w:divBdr>
            <w:top w:val="none" w:sz="0" w:space="0" w:color="auto"/>
            <w:left w:val="none" w:sz="0" w:space="0" w:color="auto"/>
            <w:bottom w:val="none" w:sz="0" w:space="0" w:color="auto"/>
            <w:right w:val="none" w:sz="0" w:space="0" w:color="auto"/>
          </w:divBdr>
        </w:div>
        <w:div w:id="1054815988">
          <w:marLeft w:val="640"/>
          <w:marRight w:val="0"/>
          <w:marTop w:val="0"/>
          <w:marBottom w:val="0"/>
          <w:divBdr>
            <w:top w:val="none" w:sz="0" w:space="0" w:color="auto"/>
            <w:left w:val="none" w:sz="0" w:space="0" w:color="auto"/>
            <w:bottom w:val="none" w:sz="0" w:space="0" w:color="auto"/>
            <w:right w:val="none" w:sz="0" w:space="0" w:color="auto"/>
          </w:divBdr>
        </w:div>
        <w:div w:id="1486238834">
          <w:marLeft w:val="640"/>
          <w:marRight w:val="0"/>
          <w:marTop w:val="0"/>
          <w:marBottom w:val="0"/>
          <w:divBdr>
            <w:top w:val="none" w:sz="0" w:space="0" w:color="auto"/>
            <w:left w:val="none" w:sz="0" w:space="0" w:color="auto"/>
            <w:bottom w:val="none" w:sz="0" w:space="0" w:color="auto"/>
            <w:right w:val="none" w:sz="0" w:space="0" w:color="auto"/>
          </w:divBdr>
        </w:div>
      </w:divsChild>
    </w:div>
    <w:div w:id="195580461">
      <w:bodyDiv w:val="1"/>
      <w:marLeft w:val="0"/>
      <w:marRight w:val="0"/>
      <w:marTop w:val="0"/>
      <w:marBottom w:val="0"/>
      <w:divBdr>
        <w:top w:val="none" w:sz="0" w:space="0" w:color="auto"/>
        <w:left w:val="none" w:sz="0" w:space="0" w:color="auto"/>
        <w:bottom w:val="none" w:sz="0" w:space="0" w:color="auto"/>
        <w:right w:val="none" w:sz="0" w:space="0" w:color="auto"/>
      </w:divBdr>
      <w:divsChild>
        <w:div w:id="676926138">
          <w:marLeft w:val="640"/>
          <w:marRight w:val="0"/>
          <w:marTop w:val="0"/>
          <w:marBottom w:val="0"/>
          <w:divBdr>
            <w:top w:val="none" w:sz="0" w:space="0" w:color="auto"/>
            <w:left w:val="none" w:sz="0" w:space="0" w:color="auto"/>
            <w:bottom w:val="none" w:sz="0" w:space="0" w:color="auto"/>
            <w:right w:val="none" w:sz="0" w:space="0" w:color="auto"/>
          </w:divBdr>
        </w:div>
        <w:div w:id="1716201539">
          <w:marLeft w:val="640"/>
          <w:marRight w:val="0"/>
          <w:marTop w:val="0"/>
          <w:marBottom w:val="0"/>
          <w:divBdr>
            <w:top w:val="none" w:sz="0" w:space="0" w:color="auto"/>
            <w:left w:val="none" w:sz="0" w:space="0" w:color="auto"/>
            <w:bottom w:val="none" w:sz="0" w:space="0" w:color="auto"/>
            <w:right w:val="none" w:sz="0" w:space="0" w:color="auto"/>
          </w:divBdr>
        </w:div>
        <w:div w:id="695692919">
          <w:marLeft w:val="640"/>
          <w:marRight w:val="0"/>
          <w:marTop w:val="0"/>
          <w:marBottom w:val="0"/>
          <w:divBdr>
            <w:top w:val="none" w:sz="0" w:space="0" w:color="auto"/>
            <w:left w:val="none" w:sz="0" w:space="0" w:color="auto"/>
            <w:bottom w:val="none" w:sz="0" w:space="0" w:color="auto"/>
            <w:right w:val="none" w:sz="0" w:space="0" w:color="auto"/>
          </w:divBdr>
        </w:div>
        <w:div w:id="2024898078">
          <w:marLeft w:val="640"/>
          <w:marRight w:val="0"/>
          <w:marTop w:val="0"/>
          <w:marBottom w:val="0"/>
          <w:divBdr>
            <w:top w:val="none" w:sz="0" w:space="0" w:color="auto"/>
            <w:left w:val="none" w:sz="0" w:space="0" w:color="auto"/>
            <w:bottom w:val="none" w:sz="0" w:space="0" w:color="auto"/>
            <w:right w:val="none" w:sz="0" w:space="0" w:color="auto"/>
          </w:divBdr>
        </w:div>
        <w:div w:id="1628196921">
          <w:marLeft w:val="640"/>
          <w:marRight w:val="0"/>
          <w:marTop w:val="0"/>
          <w:marBottom w:val="0"/>
          <w:divBdr>
            <w:top w:val="none" w:sz="0" w:space="0" w:color="auto"/>
            <w:left w:val="none" w:sz="0" w:space="0" w:color="auto"/>
            <w:bottom w:val="none" w:sz="0" w:space="0" w:color="auto"/>
            <w:right w:val="none" w:sz="0" w:space="0" w:color="auto"/>
          </w:divBdr>
        </w:div>
        <w:div w:id="990250938">
          <w:marLeft w:val="640"/>
          <w:marRight w:val="0"/>
          <w:marTop w:val="0"/>
          <w:marBottom w:val="0"/>
          <w:divBdr>
            <w:top w:val="none" w:sz="0" w:space="0" w:color="auto"/>
            <w:left w:val="none" w:sz="0" w:space="0" w:color="auto"/>
            <w:bottom w:val="none" w:sz="0" w:space="0" w:color="auto"/>
            <w:right w:val="none" w:sz="0" w:space="0" w:color="auto"/>
          </w:divBdr>
        </w:div>
        <w:div w:id="1945111290">
          <w:marLeft w:val="640"/>
          <w:marRight w:val="0"/>
          <w:marTop w:val="0"/>
          <w:marBottom w:val="0"/>
          <w:divBdr>
            <w:top w:val="none" w:sz="0" w:space="0" w:color="auto"/>
            <w:left w:val="none" w:sz="0" w:space="0" w:color="auto"/>
            <w:bottom w:val="none" w:sz="0" w:space="0" w:color="auto"/>
            <w:right w:val="none" w:sz="0" w:space="0" w:color="auto"/>
          </w:divBdr>
        </w:div>
        <w:div w:id="439616719">
          <w:marLeft w:val="640"/>
          <w:marRight w:val="0"/>
          <w:marTop w:val="0"/>
          <w:marBottom w:val="0"/>
          <w:divBdr>
            <w:top w:val="none" w:sz="0" w:space="0" w:color="auto"/>
            <w:left w:val="none" w:sz="0" w:space="0" w:color="auto"/>
            <w:bottom w:val="none" w:sz="0" w:space="0" w:color="auto"/>
            <w:right w:val="none" w:sz="0" w:space="0" w:color="auto"/>
          </w:divBdr>
        </w:div>
        <w:div w:id="1914117499">
          <w:marLeft w:val="640"/>
          <w:marRight w:val="0"/>
          <w:marTop w:val="0"/>
          <w:marBottom w:val="0"/>
          <w:divBdr>
            <w:top w:val="none" w:sz="0" w:space="0" w:color="auto"/>
            <w:left w:val="none" w:sz="0" w:space="0" w:color="auto"/>
            <w:bottom w:val="none" w:sz="0" w:space="0" w:color="auto"/>
            <w:right w:val="none" w:sz="0" w:space="0" w:color="auto"/>
          </w:divBdr>
        </w:div>
        <w:div w:id="2126387166">
          <w:marLeft w:val="640"/>
          <w:marRight w:val="0"/>
          <w:marTop w:val="0"/>
          <w:marBottom w:val="0"/>
          <w:divBdr>
            <w:top w:val="none" w:sz="0" w:space="0" w:color="auto"/>
            <w:left w:val="none" w:sz="0" w:space="0" w:color="auto"/>
            <w:bottom w:val="none" w:sz="0" w:space="0" w:color="auto"/>
            <w:right w:val="none" w:sz="0" w:space="0" w:color="auto"/>
          </w:divBdr>
        </w:div>
        <w:div w:id="969826091">
          <w:marLeft w:val="640"/>
          <w:marRight w:val="0"/>
          <w:marTop w:val="0"/>
          <w:marBottom w:val="0"/>
          <w:divBdr>
            <w:top w:val="none" w:sz="0" w:space="0" w:color="auto"/>
            <w:left w:val="none" w:sz="0" w:space="0" w:color="auto"/>
            <w:bottom w:val="none" w:sz="0" w:space="0" w:color="auto"/>
            <w:right w:val="none" w:sz="0" w:space="0" w:color="auto"/>
          </w:divBdr>
        </w:div>
        <w:div w:id="709261011">
          <w:marLeft w:val="640"/>
          <w:marRight w:val="0"/>
          <w:marTop w:val="0"/>
          <w:marBottom w:val="0"/>
          <w:divBdr>
            <w:top w:val="none" w:sz="0" w:space="0" w:color="auto"/>
            <w:left w:val="none" w:sz="0" w:space="0" w:color="auto"/>
            <w:bottom w:val="none" w:sz="0" w:space="0" w:color="auto"/>
            <w:right w:val="none" w:sz="0" w:space="0" w:color="auto"/>
          </w:divBdr>
        </w:div>
        <w:div w:id="435952738">
          <w:marLeft w:val="640"/>
          <w:marRight w:val="0"/>
          <w:marTop w:val="0"/>
          <w:marBottom w:val="0"/>
          <w:divBdr>
            <w:top w:val="none" w:sz="0" w:space="0" w:color="auto"/>
            <w:left w:val="none" w:sz="0" w:space="0" w:color="auto"/>
            <w:bottom w:val="none" w:sz="0" w:space="0" w:color="auto"/>
            <w:right w:val="none" w:sz="0" w:space="0" w:color="auto"/>
          </w:divBdr>
        </w:div>
        <w:div w:id="1538162387">
          <w:marLeft w:val="640"/>
          <w:marRight w:val="0"/>
          <w:marTop w:val="0"/>
          <w:marBottom w:val="0"/>
          <w:divBdr>
            <w:top w:val="none" w:sz="0" w:space="0" w:color="auto"/>
            <w:left w:val="none" w:sz="0" w:space="0" w:color="auto"/>
            <w:bottom w:val="none" w:sz="0" w:space="0" w:color="auto"/>
            <w:right w:val="none" w:sz="0" w:space="0" w:color="auto"/>
          </w:divBdr>
        </w:div>
        <w:div w:id="178934816">
          <w:marLeft w:val="640"/>
          <w:marRight w:val="0"/>
          <w:marTop w:val="0"/>
          <w:marBottom w:val="0"/>
          <w:divBdr>
            <w:top w:val="none" w:sz="0" w:space="0" w:color="auto"/>
            <w:left w:val="none" w:sz="0" w:space="0" w:color="auto"/>
            <w:bottom w:val="none" w:sz="0" w:space="0" w:color="auto"/>
            <w:right w:val="none" w:sz="0" w:space="0" w:color="auto"/>
          </w:divBdr>
        </w:div>
        <w:div w:id="2128159656">
          <w:marLeft w:val="640"/>
          <w:marRight w:val="0"/>
          <w:marTop w:val="0"/>
          <w:marBottom w:val="0"/>
          <w:divBdr>
            <w:top w:val="none" w:sz="0" w:space="0" w:color="auto"/>
            <w:left w:val="none" w:sz="0" w:space="0" w:color="auto"/>
            <w:bottom w:val="none" w:sz="0" w:space="0" w:color="auto"/>
            <w:right w:val="none" w:sz="0" w:space="0" w:color="auto"/>
          </w:divBdr>
        </w:div>
        <w:div w:id="2079815805">
          <w:marLeft w:val="640"/>
          <w:marRight w:val="0"/>
          <w:marTop w:val="0"/>
          <w:marBottom w:val="0"/>
          <w:divBdr>
            <w:top w:val="none" w:sz="0" w:space="0" w:color="auto"/>
            <w:left w:val="none" w:sz="0" w:space="0" w:color="auto"/>
            <w:bottom w:val="none" w:sz="0" w:space="0" w:color="auto"/>
            <w:right w:val="none" w:sz="0" w:space="0" w:color="auto"/>
          </w:divBdr>
        </w:div>
        <w:div w:id="211382555">
          <w:marLeft w:val="640"/>
          <w:marRight w:val="0"/>
          <w:marTop w:val="0"/>
          <w:marBottom w:val="0"/>
          <w:divBdr>
            <w:top w:val="none" w:sz="0" w:space="0" w:color="auto"/>
            <w:left w:val="none" w:sz="0" w:space="0" w:color="auto"/>
            <w:bottom w:val="none" w:sz="0" w:space="0" w:color="auto"/>
            <w:right w:val="none" w:sz="0" w:space="0" w:color="auto"/>
          </w:divBdr>
        </w:div>
        <w:div w:id="1190602169">
          <w:marLeft w:val="640"/>
          <w:marRight w:val="0"/>
          <w:marTop w:val="0"/>
          <w:marBottom w:val="0"/>
          <w:divBdr>
            <w:top w:val="none" w:sz="0" w:space="0" w:color="auto"/>
            <w:left w:val="none" w:sz="0" w:space="0" w:color="auto"/>
            <w:bottom w:val="none" w:sz="0" w:space="0" w:color="auto"/>
            <w:right w:val="none" w:sz="0" w:space="0" w:color="auto"/>
          </w:divBdr>
        </w:div>
        <w:div w:id="1337730790">
          <w:marLeft w:val="640"/>
          <w:marRight w:val="0"/>
          <w:marTop w:val="0"/>
          <w:marBottom w:val="0"/>
          <w:divBdr>
            <w:top w:val="none" w:sz="0" w:space="0" w:color="auto"/>
            <w:left w:val="none" w:sz="0" w:space="0" w:color="auto"/>
            <w:bottom w:val="none" w:sz="0" w:space="0" w:color="auto"/>
            <w:right w:val="none" w:sz="0" w:space="0" w:color="auto"/>
          </w:divBdr>
        </w:div>
        <w:div w:id="1372345782">
          <w:marLeft w:val="640"/>
          <w:marRight w:val="0"/>
          <w:marTop w:val="0"/>
          <w:marBottom w:val="0"/>
          <w:divBdr>
            <w:top w:val="none" w:sz="0" w:space="0" w:color="auto"/>
            <w:left w:val="none" w:sz="0" w:space="0" w:color="auto"/>
            <w:bottom w:val="none" w:sz="0" w:space="0" w:color="auto"/>
            <w:right w:val="none" w:sz="0" w:space="0" w:color="auto"/>
          </w:divBdr>
        </w:div>
        <w:div w:id="1146699995">
          <w:marLeft w:val="640"/>
          <w:marRight w:val="0"/>
          <w:marTop w:val="0"/>
          <w:marBottom w:val="0"/>
          <w:divBdr>
            <w:top w:val="none" w:sz="0" w:space="0" w:color="auto"/>
            <w:left w:val="none" w:sz="0" w:space="0" w:color="auto"/>
            <w:bottom w:val="none" w:sz="0" w:space="0" w:color="auto"/>
            <w:right w:val="none" w:sz="0" w:space="0" w:color="auto"/>
          </w:divBdr>
        </w:div>
        <w:div w:id="681781226">
          <w:marLeft w:val="640"/>
          <w:marRight w:val="0"/>
          <w:marTop w:val="0"/>
          <w:marBottom w:val="0"/>
          <w:divBdr>
            <w:top w:val="none" w:sz="0" w:space="0" w:color="auto"/>
            <w:left w:val="none" w:sz="0" w:space="0" w:color="auto"/>
            <w:bottom w:val="none" w:sz="0" w:space="0" w:color="auto"/>
            <w:right w:val="none" w:sz="0" w:space="0" w:color="auto"/>
          </w:divBdr>
        </w:div>
        <w:div w:id="1628586910">
          <w:marLeft w:val="640"/>
          <w:marRight w:val="0"/>
          <w:marTop w:val="0"/>
          <w:marBottom w:val="0"/>
          <w:divBdr>
            <w:top w:val="none" w:sz="0" w:space="0" w:color="auto"/>
            <w:left w:val="none" w:sz="0" w:space="0" w:color="auto"/>
            <w:bottom w:val="none" w:sz="0" w:space="0" w:color="auto"/>
            <w:right w:val="none" w:sz="0" w:space="0" w:color="auto"/>
          </w:divBdr>
        </w:div>
        <w:div w:id="814688867">
          <w:marLeft w:val="640"/>
          <w:marRight w:val="0"/>
          <w:marTop w:val="0"/>
          <w:marBottom w:val="0"/>
          <w:divBdr>
            <w:top w:val="none" w:sz="0" w:space="0" w:color="auto"/>
            <w:left w:val="none" w:sz="0" w:space="0" w:color="auto"/>
            <w:bottom w:val="none" w:sz="0" w:space="0" w:color="auto"/>
            <w:right w:val="none" w:sz="0" w:space="0" w:color="auto"/>
          </w:divBdr>
        </w:div>
        <w:div w:id="473913762">
          <w:marLeft w:val="640"/>
          <w:marRight w:val="0"/>
          <w:marTop w:val="0"/>
          <w:marBottom w:val="0"/>
          <w:divBdr>
            <w:top w:val="none" w:sz="0" w:space="0" w:color="auto"/>
            <w:left w:val="none" w:sz="0" w:space="0" w:color="auto"/>
            <w:bottom w:val="none" w:sz="0" w:space="0" w:color="auto"/>
            <w:right w:val="none" w:sz="0" w:space="0" w:color="auto"/>
          </w:divBdr>
        </w:div>
        <w:div w:id="1274092856">
          <w:marLeft w:val="640"/>
          <w:marRight w:val="0"/>
          <w:marTop w:val="0"/>
          <w:marBottom w:val="0"/>
          <w:divBdr>
            <w:top w:val="none" w:sz="0" w:space="0" w:color="auto"/>
            <w:left w:val="none" w:sz="0" w:space="0" w:color="auto"/>
            <w:bottom w:val="none" w:sz="0" w:space="0" w:color="auto"/>
            <w:right w:val="none" w:sz="0" w:space="0" w:color="auto"/>
          </w:divBdr>
        </w:div>
        <w:div w:id="195315166">
          <w:marLeft w:val="640"/>
          <w:marRight w:val="0"/>
          <w:marTop w:val="0"/>
          <w:marBottom w:val="0"/>
          <w:divBdr>
            <w:top w:val="none" w:sz="0" w:space="0" w:color="auto"/>
            <w:left w:val="none" w:sz="0" w:space="0" w:color="auto"/>
            <w:bottom w:val="none" w:sz="0" w:space="0" w:color="auto"/>
            <w:right w:val="none" w:sz="0" w:space="0" w:color="auto"/>
          </w:divBdr>
        </w:div>
        <w:div w:id="2112893820">
          <w:marLeft w:val="640"/>
          <w:marRight w:val="0"/>
          <w:marTop w:val="0"/>
          <w:marBottom w:val="0"/>
          <w:divBdr>
            <w:top w:val="none" w:sz="0" w:space="0" w:color="auto"/>
            <w:left w:val="none" w:sz="0" w:space="0" w:color="auto"/>
            <w:bottom w:val="none" w:sz="0" w:space="0" w:color="auto"/>
            <w:right w:val="none" w:sz="0" w:space="0" w:color="auto"/>
          </w:divBdr>
        </w:div>
        <w:div w:id="640694253">
          <w:marLeft w:val="640"/>
          <w:marRight w:val="0"/>
          <w:marTop w:val="0"/>
          <w:marBottom w:val="0"/>
          <w:divBdr>
            <w:top w:val="none" w:sz="0" w:space="0" w:color="auto"/>
            <w:left w:val="none" w:sz="0" w:space="0" w:color="auto"/>
            <w:bottom w:val="none" w:sz="0" w:space="0" w:color="auto"/>
            <w:right w:val="none" w:sz="0" w:space="0" w:color="auto"/>
          </w:divBdr>
        </w:div>
      </w:divsChild>
    </w:div>
    <w:div w:id="208691763">
      <w:bodyDiv w:val="1"/>
      <w:marLeft w:val="0"/>
      <w:marRight w:val="0"/>
      <w:marTop w:val="0"/>
      <w:marBottom w:val="0"/>
      <w:divBdr>
        <w:top w:val="none" w:sz="0" w:space="0" w:color="auto"/>
        <w:left w:val="none" w:sz="0" w:space="0" w:color="auto"/>
        <w:bottom w:val="none" w:sz="0" w:space="0" w:color="auto"/>
        <w:right w:val="none" w:sz="0" w:space="0" w:color="auto"/>
      </w:divBdr>
      <w:divsChild>
        <w:div w:id="2010985364">
          <w:marLeft w:val="640"/>
          <w:marRight w:val="0"/>
          <w:marTop w:val="0"/>
          <w:marBottom w:val="0"/>
          <w:divBdr>
            <w:top w:val="none" w:sz="0" w:space="0" w:color="auto"/>
            <w:left w:val="none" w:sz="0" w:space="0" w:color="auto"/>
            <w:bottom w:val="none" w:sz="0" w:space="0" w:color="auto"/>
            <w:right w:val="none" w:sz="0" w:space="0" w:color="auto"/>
          </w:divBdr>
        </w:div>
        <w:div w:id="1347487517">
          <w:marLeft w:val="640"/>
          <w:marRight w:val="0"/>
          <w:marTop w:val="0"/>
          <w:marBottom w:val="0"/>
          <w:divBdr>
            <w:top w:val="none" w:sz="0" w:space="0" w:color="auto"/>
            <w:left w:val="none" w:sz="0" w:space="0" w:color="auto"/>
            <w:bottom w:val="none" w:sz="0" w:space="0" w:color="auto"/>
            <w:right w:val="none" w:sz="0" w:space="0" w:color="auto"/>
          </w:divBdr>
        </w:div>
        <w:div w:id="1729453836">
          <w:marLeft w:val="640"/>
          <w:marRight w:val="0"/>
          <w:marTop w:val="0"/>
          <w:marBottom w:val="0"/>
          <w:divBdr>
            <w:top w:val="none" w:sz="0" w:space="0" w:color="auto"/>
            <w:left w:val="none" w:sz="0" w:space="0" w:color="auto"/>
            <w:bottom w:val="none" w:sz="0" w:space="0" w:color="auto"/>
            <w:right w:val="none" w:sz="0" w:space="0" w:color="auto"/>
          </w:divBdr>
        </w:div>
        <w:div w:id="33966121">
          <w:marLeft w:val="640"/>
          <w:marRight w:val="0"/>
          <w:marTop w:val="0"/>
          <w:marBottom w:val="0"/>
          <w:divBdr>
            <w:top w:val="none" w:sz="0" w:space="0" w:color="auto"/>
            <w:left w:val="none" w:sz="0" w:space="0" w:color="auto"/>
            <w:bottom w:val="none" w:sz="0" w:space="0" w:color="auto"/>
            <w:right w:val="none" w:sz="0" w:space="0" w:color="auto"/>
          </w:divBdr>
        </w:div>
        <w:div w:id="1833569346">
          <w:marLeft w:val="640"/>
          <w:marRight w:val="0"/>
          <w:marTop w:val="0"/>
          <w:marBottom w:val="0"/>
          <w:divBdr>
            <w:top w:val="none" w:sz="0" w:space="0" w:color="auto"/>
            <w:left w:val="none" w:sz="0" w:space="0" w:color="auto"/>
            <w:bottom w:val="none" w:sz="0" w:space="0" w:color="auto"/>
            <w:right w:val="none" w:sz="0" w:space="0" w:color="auto"/>
          </w:divBdr>
        </w:div>
        <w:div w:id="949360504">
          <w:marLeft w:val="640"/>
          <w:marRight w:val="0"/>
          <w:marTop w:val="0"/>
          <w:marBottom w:val="0"/>
          <w:divBdr>
            <w:top w:val="none" w:sz="0" w:space="0" w:color="auto"/>
            <w:left w:val="none" w:sz="0" w:space="0" w:color="auto"/>
            <w:bottom w:val="none" w:sz="0" w:space="0" w:color="auto"/>
            <w:right w:val="none" w:sz="0" w:space="0" w:color="auto"/>
          </w:divBdr>
        </w:div>
        <w:div w:id="1956325680">
          <w:marLeft w:val="640"/>
          <w:marRight w:val="0"/>
          <w:marTop w:val="0"/>
          <w:marBottom w:val="0"/>
          <w:divBdr>
            <w:top w:val="none" w:sz="0" w:space="0" w:color="auto"/>
            <w:left w:val="none" w:sz="0" w:space="0" w:color="auto"/>
            <w:bottom w:val="none" w:sz="0" w:space="0" w:color="auto"/>
            <w:right w:val="none" w:sz="0" w:space="0" w:color="auto"/>
          </w:divBdr>
        </w:div>
        <w:div w:id="931010981">
          <w:marLeft w:val="640"/>
          <w:marRight w:val="0"/>
          <w:marTop w:val="0"/>
          <w:marBottom w:val="0"/>
          <w:divBdr>
            <w:top w:val="none" w:sz="0" w:space="0" w:color="auto"/>
            <w:left w:val="none" w:sz="0" w:space="0" w:color="auto"/>
            <w:bottom w:val="none" w:sz="0" w:space="0" w:color="auto"/>
            <w:right w:val="none" w:sz="0" w:space="0" w:color="auto"/>
          </w:divBdr>
        </w:div>
        <w:div w:id="1608585293">
          <w:marLeft w:val="640"/>
          <w:marRight w:val="0"/>
          <w:marTop w:val="0"/>
          <w:marBottom w:val="0"/>
          <w:divBdr>
            <w:top w:val="none" w:sz="0" w:space="0" w:color="auto"/>
            <w:left w:val="none" w:sz="0" w:space="0" w:color="auto"/>
            <w:bottom w:val="none" w:sz="0" w:space="0" w:color="auto"/>
            <w:right w:val="none" w:sz="0" w:space="0" w:color="auto"/>
          </w:divBdr>
        </w:div>
        <w:div w:id="1855337854">
          <w:marLeft w:val="640"/>
          <w:marRight w:val="0"/>
          <w:marTop w:val="0"/>
          <w:marBottom w:val="0"/>
          <w:divBdr>
            <w:top w:val="none" w:sz="0" w:space="0" w:color="auto"/>
            <w:left w:val="none" w:sz="0" w:space="0" w:color="auto"/>
            <w:bottom w:val="none" w:sz="0" w:space="0" w:color="auto"/>
            <w:right w:val="none" w:sz="0" w:space="0" w:color="auto"/>
          </w:divBdr>
        </w:div>
        <w:div w:id="1143893214">
          <w:marLeft w:val="640"/>
          <w:marRight w:val="0"/>
          <w:marTop w:val="0"/>
          <w:marBottom w:val="0"/>
          <w:divBdr>
            <w:top w:val="none" w:sz="0" w:space="0" w:color="auto"/>
            <w:left w:val="none" w:sz="0" w:space="0" w:color="auto"/>
            <w:bottom w:val="none" w:sz="0" w:space="0" w:color="auto"/>
            <w:right w:val="none" w:sz="0" w:space="0" w:color="auto"/>
          </w:divBdr>
        </w:div>
        <w:div w:id="689453012">
          <w:marLeft w:val="640"/>
          <w:marRight w:val="0"/>
          <w:marTop w:val="0"/>
          <w:marBottom w:val="0"/>
          <w:divBdr>
            <w:top w:val="none" w:sz="0" w:space="0" w:color="auto"/>
            <w:left w:val="none" w:sz="0" w:space="0" w:color="auto"/>
            <w:bottom w:val="none" w:sz="0" w:space="0" w:color="auto"/>
            <w:right w:val="none" w:sz="0" w:space="0" w:color="auto"/>
          </w:divBdr>
        </w:div>
        <w:div w:id="1545749229">
          <w:marLeft w:val="640"/>
          <w:marRight w:val="0"/>
          <w:marTop w:val="0"/>
          <w:marBottom w:val="0"/>
          <w:divBdr>
            <w:top w:val="none" w:sz="0" w:space="0" w:color="auto"/>
            <w:left w:val="none" w:sz="0" w:space="0" w:color="auto"/>
            <w:bottom w:val="none" w:sz="0" w:space="0" w:color="auto"/>
            <w:right w:val="none" w:sz="0" w:space="0" w:color="auto"/>
          </w:divBdr>
        </w:div>
        <w:div w:id="546065435">
          <w:marLeft w:val="640"/>
          <w:marRight w:val="0"/>
          <w:marTop w:val="0"/>
          <w:marBottom w:val="0"/>
          <w:divBdr>
            <w:top w:val="none" w:sz="0" w:space="0" w:color="auto"/>
            <w:left w:val="none" w:sz="0" w:space="0" w:color="auto"/>
            <w:bottom w:val="none" w:sz="0" w:space="0" w:color="auto"/>
            <w:right w:val="none" w:sz="0" w:space="0" w:color="auto"/>
          </w:divBdr>
        </w:div>
        <w:div w:id="931283436">
          <w:marLeft w:val="640"/>
          <w:marRight w:val="0"/>
          <w:marTop w:val="0"/>
          <w:marBottom w:val="0"/>
          <w:divBdr>
            <w:top w:val="none" w:sz="0" w:space="0" w:color="auto"/>
            <w:left w:val="none" w:sz="0" w:space="0" w:color="auto"/>
            <w:bottom w:val="none" w:sz="0" w:space="0" w:color="auto"/>
            <w:right w:val="none" w:sz="0" w:space="0" w:color="auto"/>
          </w:divBdr>
        </w:div>
        <w:div w:id="392315218">
          <w:marLeft w:val="640"/>
          <w:marRight w:val="0"/>
          <w:marTop w:val="0"/>
          <w:marBottom w:val="0"/>
          <w:divBdr>
            <w:top w:val="none" w:sz="0" w:space="0" w:color="auto"/>
            <w:left w:val="none" w:sz="0" w:space="0" w:color="auto"/>
            <w:bottom w:val="none" w:sz="0" w:space="0" w:color="auto"/>
            <w:right w:val="none" w:sz="0" w:space="0" w:color="auto"/>
          </w:divBdr>
        </w:div>
        <w:div w:id="70153477">
          <w:marLeft w:val="640"/>
          <w:marRight w:val="0"/>
          <w:marTop w:val="0"/>
          <w:marBottom w:val="0"/>
          <w:divBdr>
            <w:top w:val="none" w:sz="0" w:space="0" w:color="auto"/>
            <w:left w:val="none" w:sz="0" w:space="0" w:color="auto"/>
            <w:bottom w:val="none" w:sz="0" w:space="0" w:color="auto"/>
            <w:right w:val="none" w:sz="0" w:space="0" w:color="auto"/>
          </w:divBdr>
        </w:div>
        <w:div w:id="1579901489">
          <w:marLeft w:val="640"/>
          <w:marRight w:val="0"/>
          <w:marTop w:val="0"/>
          <w:marBottom w:val="0"/>
          <w:divBdr>
            <w:top w:val="none" w:sz="0" w:space="0" w:color="auto"/>
            <w:left w:val="none" w:sz="0" w:space="0" w:color="auto"/>
            <w:bottom w:val="none" w:sz="0" w:space="0" w:color="auto"/>
            <w:right w:val="none" w:sz="0" w:space="0" w:color="auto"/>
          </w:divBdr>
        </w:div>
      </w:divsChild>
    </w:div>
    <w:div w:id="239408433">
      <w:bodyDiv w:val="1"/>
      <w:marLeft w:val="0"/>
      <w:marRight w:val="0"/>
      <w:marTop w:val="0"/>
      <w:marBottom w:val="0"/>
      <w:divBdr>
        <w:top w:val="none" w:sz="0" w:space="0" w:color="auto"/>
        <w:left w:val="none" w:sz="0" w:space="0" w:color="auto"/>
        <w:bottom w:val="none" w:sz="0" w:space="0" w:color="auto"/>
        <w:right w:val="none" w:sz="0" w:space="0" w:color="auto"/>
      </w:divBdr>
      <w:divsChild>
        <w:div w:id="1547334557">
          <w:marLeft w:val="480"/>
          <w:marRight w:val="0"/>
          <w:marTop w:val="0"/>
          <w:marBottom w:val="0"/>
          <w:divBdr>
            <w:top w:val="none" w:sz="0" w:space="0" w:color="auto"/>
            <w:left w:val="none" w:sz="0" w:space="0" w:color="auto"/>
            <w:bottom w:val="none" w:sz="0" w:space="0" w:color="auto"/>
            <w:right w:val="none" w:sz="0" w:space="0" w:color="auto"/>
          </w:divBdr>
        </w:div>
        <w:div w:id="1874732684">
          <w:marLeft w:val="480"/>
          <w:marRight w:val="0"/>
          <w:marTop w:val="0"/>
          <w:marBottom w:val="0"/>
          <w:divBdr>
            <w:top w:val="none" w:sz="0" w:space="0" w:color="auto"/>
            <w:left w:val="none" w:sz="0" w:space="0" w:color="auto"/>
            <w:bottom w:val="none" w:sz="0" w:space="0" w:color="auto"/>
            <w:right w:val="none" w:sz="0" w:space="0" w:color="auto"/>
          </w:divBdr>
        </w:div>
        <w:div w:id="1377730407">
          <w:marLeft w:val="480"/>
          <w:marRight w:val="0"/>
          <w:marTop w:val="0"/>
          <w:marBottom w:val="0"/>
          <w:divBdr>
            <w:top w:val="none" w:sz="0" w:space="0" w:color="auto"/>
            <w:left w:val="none" w:sz="0" w:space="0" w:color="auto"/>
            <w:bottom w:val="none" w:sz="0" w:space="0" w:color="auto"/>
            <w:right w:val="none" w:sz="0" w:space="0" w:color="auto"/>
          </w:divBdr>
        </w:div>
        <w:div w:id="1268851761">
          <w:marLeft w:val="480"/>
          <w:marRight w:val="0"/>
          <w:marTop w:val="0"/>
          <w:marBottom w:val="0"/>
          <w:divBdr>
            <w:top w:val="none" w:sz="0" w:space="0" w:color="auto"/>
            <w:left w:val="none" w:sz="0" w:space="0" w:color="auto"/>
            <w:bottom w:val="none" w:sz="0" w:space="0" w:color="auto"/>
            <w:right w:val="none" w:sz="0" w:space="0" w:color="auto"/>
          </w:divBdr>
        </w:div>
        <w:div w:id="1991640128">
          <w:marLeft w:val="480"/>
          <w:marRight w:val="0"/>
          <w:marTop w:val="0"/>
          <w:marBottom w:val="0"/>
          <w:divBdr>
            <w:top w:val="none" w:sz="0" w:space="0" w:color="auto"/>
            <w:left w:val="none" w:sz="0" w:space="0" w:color="auto"/>
            <w:bottom w:val="none" w:sz="0" w:space="0" w:color="auto"/>
            <w:right w:val="none" w:sz="0" w:space="0" w:color="auto"/>
          </w:divBdr>
        </w:div>
        <w:div w:id="444690918">
          <w:marLeft w:val="480"/>
          <w:marRight w:val="0"/>
          <w:marTop w:val="0"/>
          <w:marBottom w:val="0"/>
          <w:divBdr>
            <w:top w:val="none" w:sz="0" w:space="0" w:color="auto"/>
            <w:left w:val="none" w:sz="0" w:space="0" w:color="auto"/>
            <w:bottom w:val="none" w:sz="0" w:space="0" w:color="auto"/>
            <w:right w:val="none" w:sz="0" w:space="0" w:color="auto"/>
          </w:divBdr>
        </w:div>
        <w:div w:id="787355971">
          <w:marLeft w:val="480"/>
          <w:marRight w:val="0"/>
          <w:marTop w:val="0"/>
          <w:marBottom w:val="0"/>
          <w:divBdr>
            <w:top w:val="none" w:sz="0" w:space="0" w:color="auto"/>
            <w:left w:val="none" w:sz="0" w:space="0" w:color="auto"/>
            <w:bottom w:val="none" w:sz="0" w:space="0" w:color="auto"/>
            <w:right w:val="none" w:sz="0" w:space="0" w:color="auto"/>
          </w:divBdr>
        </w:div>
        <w:div w:id="944265991">
          <w:marLeft w:val="480"/>
          <w:marRight w:val="0"/>
          <w:marTop w:val="0"/>
          <w:marBottom w:val="0"/>
          <w:divBdr>
            <w:top w:val="none" w:sz="0" w:space="0" w:color="auto"/>
            <w:left w:val="none" w:sz="0" w:space="0" w:color="auto"/>
            <w:bottom w:val="none" w:sz="0" w:space="0" w:color="auto"/>
            <w:right w:val="none" w:sz="0" w:space="0" w:color="auto"/>
          </w:divBdr>
        </w:div>
        <w:div w:id="1034115444">
          <w:marLeft w:val="480"/>
          <w:marRight w:val="0"/>
          <w:marTop w:val="0"/>
          <w:marBottom w:val="0"/>
          <w:divBdr>
            <w:top w:val="none" w:sz="0" w:space="0" w:color="auto"/>
            <w:left w:val="none" w:sz="0" w:space="0" w:color="auto"/>
            <w:bottom w:val="none" w:sz="0" w:space="0" w:color="auto"/>
            <w:right w:val="none" w:sz="0" w:space="0" w:color="auto"/>
          </w:divBdr>
        </w:div>
        <w:div w:id="1675035855">
          <w:marLeft w:val="480"/>
          <w:marRight w:val="0"/>
          <w:marTop w:val="0"/>
          <w:marBottom w:val="0"/>
          <w:divBdr>
            <w:top w:val="none" w:sz="0" w:space="0" w:color="auto"/>
            <w:left w:val="none" w:sz="0" w:space="0" w:color="auto"/>
            <w:bottom w:val="none" w:sz="0" w:space="0" w:color="auto"/>
            <w:right w:val="none" w:sz="0" w:space="0" w:color="auto"/>
          </w:divBdr>
        </w:div>
        <w:div w:id="2038118445">
          <w:marLeft w:val="480"/>
          <w:marRight w:val="0"/>
          <w:marTop w:val="0"/>
          <w:marBottom w:val="0"/>
          <w:divBdr>
            <w:top w:val="none" w:sz="0" w:space="0" w:color="auto"/>
            <w:left w:val="none" w:sz="0" w:space="0" w:color="auto"/>
            <w:bottom w:val="none" w:sz="0" w:space="0" w:color="auto"/>
            <w:right w:val="none" w:sz="0" w:space="0" w:color="auto"/>
          </w:divBdr>
        </w:div>
        <w:div w:id="1085767098">
          <w:marLeft w:val="480"/>
          <w:marRight w:val="0"/>
          <w:marTop w:val="0"/>
          <w:marBottom w:val="0"/>
          <w:divBdr>
            <w:top w:val="none" w:sz="0" w:space="0" w:color="auto"/>
            <w:left w:val="none" w:sz="0" w:space="0" w:color="auto"/>
            <w:bottom w:val="none" w:sz="0" w:space="0" w:color="auto"/>
            <w:right w:val="none" w:sz="0" w:space="0" w:color="auto"/>
          </w:divBdr>
        </w:div>
        <w:div w:id="1862427077">
          <w:marLeft w:val="480"/>
          <w:marRight w:val="0"/>
          <w:marTop w:val="0"/>
          <w:marBottom w:val="0"/>
          <w:divBdr>
            <w:top w:val="none" w:sz="0" w:space="0" w:color="auto"/>
            <w:left w:val="none" w:sz="0" w:space="0" w:color="auto"/>
            <w:bottom w:val="none" w:sz="0" w:space="0" w:color="auto"/>
            <w:right w:val="none" w:sz="0" w:space="0" w:color="auto"/>
          </w:divBdr>
        </w:div>
        <w:div w:id="1623657003">
          <w:marLeft w:val="480"/>
          <w:marRight w:val="0"/>
          <w:marTop w:val="0"/>
          <w:marBottom w:val="0"/>
          <w:divBdr>
            <w:top w:val="none" w:sz="0" w:space="0" w:color="auto"/>
            <w:left w:val="none" w:sz="0" w:space="0" w:color="auto"/>
            <w:bottom w:val="none" w:sz="0" w:space="0" w:color="auto"/>
            <w:right w:val="none" w:sz="0" w:space="0" w:color="auto"/>
          </w:divBdr>
        </w:div>
        <w:div w:id="812646709">
          <w:marLeft w:val="480"/>
          <w:marRight w:val="0"/>
          <w:marTop w:val="0"/>
          <w:marBottom w:val="0"/>
          <w:divBdr>
            <w:top w:val="none" w:sz="0" w:space="0" w:color="auto"/>
            <w:left w:val="none" w:sz="0" w:space="0" w:color="auto"/>
            <w:bottom w:val="none" w:sz="0" w:space="0" w:color="auto"/>
            <w:right w:val="none" w:sz="0" w:space="0" w:color="auto"/>
          </w:divBdr>
        </w:div>
        <w:div w:id="1552575955">
          <w:marLeft w:val="480"/>
          <w:marRight w:val="0"/>
          <w:marTop w:val="0"/>
          <w:marBottom w:val="0"/>
          <w:divBdr>
            <w:top w:val="none" w:sz="0" w:space="0" w:color="auto"/>
            <w:left w:val="none" w:sz="0" w:space="0" w:color="auto"/>
            <w:bottom w:val="none" w:sz="0" w:space="0" w:color="auto"/>
            <w:right w:val="none" w:sz="0" w:space="0" w:color="auto"/>
          </w:divBdr>
        </w:div>
        <w:div w:id="1784688957">
          <w:marLeft w:val="480"/>
          <w:marRight w:val="0"/>
          <w:marTop w:val="0"/>
          <w:marBottom w:val="0"/>
          <w:divBdr>
            <w:top w:val="none" w:sz="0" w:space="0" w:color="auto"/>
            <w:left w:val="none" w:sz="0" w:space="0" w:color="auto"/>
            <w:bottom w:val="none" w:sz="0" w:space="0" w:color="auto"/>
            <w:right w:val="none" w:sz="0" w:space="0" w:color="auto"/>
          </w:divBdr>
        </w:div>
        <w:div w:id="2022967392">
          <w:marLeft w:val="480"/>
          <w:marRight w:val="0"/>
          <w:marTop w:val="0"/>
          <w:marBottom w:val="0"/>
          <w:divBdr>
            <w:top w:val="none" w:sz="0" w:space="0" w:color="auto"/>
            <w:left w:val="none" w:sz="0" w:space="0" w:color="auto"/>
            <w:bottom w:val="none" w:sz="0" w:space="0" w:color="auto"/>
            <w:right w:val="none" w:sz="0" w:space="0" w:color="auto"/>
          </w:divBdr>
        </w:div>
        <w:div w:id="1588073935">
          <w:marLeft w:val="480"/>
          <w:marRight w:val="0"/>
          <w:marTop w:val="0"/>
          <w:marBottom w:val="0"/>
          <w:divBdr>
            <w:top w:val="none" w:sz="0" w:space="0" w:color="auto"/>
            <w:left w:val="none" w:sz="0" w:space="0" w:color="auto"/>
            <w:bottom w:val="none" w:sz="0" w:space="0" w:color="auto"/>
            <w:right w:val="none" w:sz="0" w:space="0" w:color="auto"/>
          </w:divBdr>
        </w:div>
        <w:div w:id="871267099">
          <w:marLeft w:val="480"/>
          <w:marRight w:val="0"/>
          <w:marTop w:val="0"/>
          <w:marBottom w:val="0"/>
          <w:divBdr>
            <w:top w:val="none" w:sz="0" w:space="0" w:color="auto"/>
            <w:left w:val="none" w:sz="0" w:space="0" w:color="auto"/>
            <w:bottom w:val="none" w:sz="0" w:space="0" w:color="auto"/>
            <w:right w:val="none" w:sz="0" w:space="0" w:color="auto"/>
          </w:divBdr>
        </w:div>
        <w:div w:id="1865551803">
          <w:marLeft w:val="480"/>
          <w:marRight w:val="0"/>
          <w:marTop w:val="0"/>
          <w:marBottom w:val="0"/>
          <w:divBdr>
            <w:top w:val="none" w:sz="0" w:space="0" w:color="auto"/>
            <w:left w:val="none" w:sz="0" w:space="0" w:color="auto"/>
            <w:bottom w:val="none" w:sz="0" w:space="0" w:color="auto"/>
            <w:right w:val="none" w:sz="0" w:space="0" w:color="auto"/>
          </w:divBdr>
        </w:div>
        <w:div w:id="2134980347">
          <w:marLeft w:val="480"/>
          <w:marRight w:val="0"/>
          <w:marTop w:val="0"/>
          <w:marBottom w:val="0"/>
          <w:divBdr>
            <w:top w:val="none" w:sz="0" w:space="0" w:color="auto"/>
            <w:left w:val="none" w:sz="0" w:space="0" w:color="auto"/>
            <w:bottom w:val="none" w:sz="0" w:space="0" w:color="auto"/>
            <w:right w:val="none" w:sz="0" w:space="0" w:color="auto"/>
          </w:divBdr>
        </w:div>
        <w:div w:id="1479762968">
          <w:marLeft w:val="480"/>
          <w:marRight w:val="0"/>
          <w:marTop w:val="0"/>
          <w:marBottom w:val="0"/>
          <w:divBdr>
            <w:top w:val="none" w:sz="0" w:space="0" w:color="auto"/>
            <w:left w:val="none" w:sz="0" w:space="0" w:color="auto"/>
            <w:bottom w:val="none" w:sz="0" w:space="0" w:color="auto"/>
            <w:right w:val="none" w:sz="0" w:space="0" w:color="auto"/>
          </w:divBdr>
        </w:div>
        <w:div w:id="409892639">
          <w:marLeft w:val="480"/>
          <w:marRight w:val="0"/>
          <w:marTop w:val="0"/>
          <w:marBottom w:val="0"/>
          <w:divBdr>
            <w:top w:val="none" w:sz="0" w:space="0" w:color="auto"/>
            <w:left w:val="none" w:sz="0" w:space="0" w:color="auto"/>
            <w:bottom w:val="none" w:sz="0" w:space="0" w:color="auto"/>
            <w:right w:val="none" w:sz="0" w:space="0" w:color="auto"/>
          </w:divBdr>
        </w:div>
        <w:div w:id="42558030">
          <w:marLeft w:val="480"/>
          <w:marRight w:val="0"/>
          <w:marTop w:val="0"/>
          <w:marBottom w:val="0"/>
          <w:divBdr>
            <w:top w:val="none" w:sz="0" w:space="0" w:color="auto"/>
            <w:left w:val="none" w:sz="0" w:space="0" w:color="auto"/>
            <w:bottom w:val="none" w:sz="0" w:space="0" w:color="auto"/>
            <w:right w:val="none" w:sz="0" w:space="0" w:color="auto"/>
          </w:divBdr>
        </w:div>
        <w:div w:id="2023390886">
          <w:marLeft w:val="480"/>
          <w:marRight w:val="0"/>
          <w:marTop w:val="0"/>
          <w:marBottom w:val="0"/>
          <w:divBdr>
            <w:top w:val="none" w:sz="0" w:space="0" w:color="auto"/>
            <w:left w:val="none" w:sz="0" w:space="0" w:color="auto"/>
            <w:bottom w:val="none" w:sz="0" w:space="0" w:color="auto"/>
            <w:right w:val="none" w:sz="0" w:space="0" w:color="auto"/>
          </w:divBdr>
        </w:div>
        <w:div w:id="1516580185">
          <w:marLeft w:val="480"/>
          <w:marRight w:val="0"/>
          <w:marTop w:val="0"/>
          <w:marBottom w:val="0"/>
          <w:divBdr>
            <w:top w:val="none" w:sz="0" w:space="0" w:color="auto"/>
            <w:left w:val="none" w:sz="0" w:space="0" w:color="auto"/>
            <w:bottom w:val="none" w:sz="0" w:space="0" w:color="auto"/>
            <w:right w:val="none" w:sz="0" w:space="0" w:color="auto"/>
          </w:divBdr>
        </w:div>
        <w:div w:id="1062220365">
          <w:marLeft w:val="480"/>
          <w:marRight w:val="0"/>
          <w:marTop w:val="0"/>
          <w:marBottom w:val="0"/>
          <w:divBdr>
            <w:top w:val="none" w:sz="0" w:space="0" w:color="auto"/>
            <w:left w:val="none" w:sz="0" w:space="0" w:color="auto"/>
            <w:bottom w:val="none" w:sz="0" w:space="0" w:color="auto"/>
            <w:right w:val="none" w:sz="0" w:space="0" w:color="auto"/>
          </w:divBdr>
        </w:div>
        <w:div w:id="1470975371">
          <w:marLeft w:val="480"/>
          <w:marRight w:val="0"/>
          <w:marTop w:val="0"/>
          <w:marBottom w:val="0"/>
          <w:divBdr>
            <w:top w:val="none" w:sz="0" w:space="0" w:color="auto"/>
            <w:left w:val="none" w:sz="0" w:space="0" w:color="auto"/>
            <w:bottom w:val="none" w:sz="0" w:space="0" w:color="auto"/>
            <w:right w:val="none" w:sz="0" w:space="0" w:color="auto"/>
          </w:divBdr>
        </w:div>
        <w:div w:id="1747264955">
          <w:marLeft w:val="480"/>
          <w:marRight w:val="0"/>
          <w:marTop w:val="0"/>
          <w:marBottom w:val="0"/>
          <w:divBdr>
            <w:top w:val="none" w:sz="0" w:space="0" w:color="auto"/>
            <w:left w:val="none" w:sz="0" w:space="0" w:color="auto"/>
            <w:bottom w:val="none" w:sz="0" w:space="0" w:color="auto"/>
            <w:right w:val="none" w:sz="0" w:space="0" w:color="auto"/>
          </w:divBdr>
        </w:div>
        <w:div w:id="321157819">
          <w:marLeft w:val="480"/>
          <w:marRight w:val="0"/>
          <w:marTop w:val="0"/>
          <w:marBottom w:val="0"/>
          <w:divBdr>
            <w:top w:val="none" w:sz="0" w:space="0" w:color="auto"/>
            <w:left w:val="none" w:sz="0" w:space="0" w:color="auto"/>
            <w:bottom w:val="none" w:sz="0" w:space="0" w:color="auto"/>
            <w:right w:val="none" w:sz="0" w:space="0" w:color="auto"/>
          </w:divBdr>
        </w:div>
      </w:divsChild>
    </w:div>
    <w:div w:id="245501396">
      <w:bodyDiv w:val="1"/>
      <w:marLeft w:val="0"/>
      <w:marRight w:val="0"/>
      <w:marTop w:val="0"/>
      <w:marBottom w:val="0"/>
      <w:divBdr>
        <w:top w:val="none" w:sz="0" w:space="0" w:color="auto"/>
        <w:left w:val="none" w:sz="0" w:space="0" w:color="auto"/>
        <w:bottom w:val="none" w:sz="0" w:space="0" w:color="auto"/>
        <w:right w:val="none" w:sz="0" w:space="0" w:color="auto"/>
      </w:divBdr>
      <w:divsChild>
        <w:div w:id="433324213">
          <w:marLeft w:val="640"/>
          <w:marRight w:val="0"/>
          <w:marTop w:val="0"/>
          <w:marBottom w:val="0"/>
          <w:divBdr>
            <w:top w:val="none" w:sz="0" w:space="0" w:color="auto"/>
            <w:left w:val="none" w:sz="0" w:space="0" w:color="auto"/>
            <w:bottom w:val="none" w:sz="0" w:space="0" w:color="auto"/>
            <w:right w:val="none" w:sz="0" w:space="0" w:color="auto"/>
          </w:divBdr>
        </w:div>
        <w:div w:id="652804213">
          <w:marLeft w:val="640"/>
          <w:marRight w:val="0"/>
          <w:marTop w:val="0"/>
          <w:marBottom w:val="0"/>
          <w:divBdr>
            <w:top w:val="none" w:sz="0" w:space="0" w:color="auto"/>
            <w:left w:val="none" w:sz="0" w:space="0" w:color="auto"/>
            <w:bottom w:val="none" w:sz="0" w:space="0" w:color="auto"/>
            <w:right w:val="none" w:sz="0" w:space="0" w:color="auto"/>
          </w:divBdr>
        </w:div>
        <w:div w:id="173807902">
          <w:marLeft w:val="640"/>
          <w:marRight w:val="0"/>
          <w:marTop w:val="0"/>
          <w:marBottom w:val="0"/>
          <w:divBdr>
            <w:top w:val="none" w:sz="0" w:space="0" w:color="auto"/>
            <w:left w:val="none" w:sz="0" w:space="0" w:color="auto"/>
            <w:bottom w:val="none" w:sz="0" w:space="0" w:color="auto"/>
            <w:right w:val="none" w:sz="0" w:space="0" w:color="auto"/>
          </w:divBdr>
        </w:div>
        <w:div w:id="630863523">
          <w:marLeft w:val="640"/>
          <w:marRight w:val="0"/>
          <w:marTop w:val="0"/>
          <w:marBottom w:val="0"/>
          <w:divBdr>
            <w:top w:val="none" w:sz="0" w:space="0" w:color="auto"/>
            <w:left w:val="none" w:sz="0" w:space="0" w:color="auto"/>
            <w:bottom w:val="none" w:sz="0" w:space="0" w:color="auto"/>
            <w:right w:val="none" w:sz="0" w:space="0" w:color="auto"/>
          </w:divBdr>
        </w:div>
        <w:div w:id="497817064">
          <w:marLeft w:val="640"/>
          <w:marRight w:val="0"/>
          <w:marTop w:val="0"/>
          <w:marBottom w:val="0"/>
          <w:divBdr>
            <w:top w:val="none" w:sz="0" w:space="0" w:color="auto"/>
            <w:left w:val="none" w:sz="0" w:space="0" w:color="auto"/>
            <w:bottom w:val="none" w:sz="0" w:space="0" w:color="auto"/>
            <w:right w:val="none" w:sz="0" w:space="0" w:color="auto"/>
          </w:divBdr>
        </w:div>
        <w:div w:id="1815950929">
          <w:marLeft w:val="640"/>
          <w:marRight w:val="0"/>
          <w:marTop w:val="0"/>
          <w:marBottom w:val="0"/>
          <w:divBdr>
            <w:top w:val="none" w:sz="0" w:space="0" w:color="auto"/>
            <w:left w:val="none" w:sz="0" w:space="0" w:color="auto"/>
            <w:bottom w:val="none" w:sz="0" w:space="0" w:color="auto"/>
            <w:right w:val="none" w:sz="0" w:space="0" w:color="auto"/>
          </w:divBdr>
        </w:div>
        <w:div w:id="1453983281">
          <w:marLeft w:val="640"/>
          <w:marRight w:val="0"/>
          <w:marTop w:val="0"/>
          <w:marBottom w:val="0"/>
          <w:divBdr>
            <w:top w:val="none" w:sz="0" w:space="0" w:color="auto"/>
            <w:left w:val="none" w:sz="0" w:space="0" w:color="auto"/>
            <w:bottom w:val="none" w:sz="0" w:space="0" w:color="auto"/>
            <w:right w:val="none" w:sz="0" w:space="0" w:color="auto"/>
          </w:divBdr>
        </w:div>
        <w:div w:id="282268163">
          <w:marLeft w:val="640"/>
          <w:marRight w:val="0"/>
          <w:marTop w:val="0"/>
          <w:marBottom w:val="0"/>
          <w:divBdr>
            <w:top w:val="none" w:sz="0" w:space="0" w:color="auto"/>
            <w:left w:val="none" w:sz="0" w:space="0" w:color="auto"/>
            <w:bottom w:val="none" w:sz="0" w:space="0" w:color="auto"/>
            <w:right w:val="none" w:sz="0" w:space="0" w:color="auto"/>
          </w:divBdr>
        </w:div>
        <w:div w:id="242759041">
          <w:marLeft w:val="640"/>
          <w:marRight w:val="0"/>
          <w:marTop w:val="0"/>
          <w:marBottom w:val="0"/>
          <w:divBdr>
            <w:top w:val="none" w:sz="0" w:space="0" w:color="auto"/>
            <w:left w:val="none" w:sz="0" w:space="0" w:color="auto"/>
            <w:bottom w:val="none" w:sz="0" w:space="0" w:color="auto"/>
            <w:right w:val="none" w:sz="0" w:space="0" w:color="auto"/>
          </w:divBdr>
        </w:div>
        <w:div w:id="999962837">
          <w:marLeft w:val="640"/>
          <w:marRight w:val="0"/>
          <w:marTop w:val="0"/>
          <w:marBottom w:val="0"/>
          <w:divBdr>
            <w:top w:val="none" w:sz="0" w:space="0" w:color="auto"/>
            <w:left w:val="none" w:sz="0" w:space="0" w:color="auto"/>
            <w:bottom w:val="none" w:sz="0" w:space="0" w:color="auto"/>
            <w:right w:val="none" w:sz="0" w:space="0" w:color="auto"/>
          </w:divBdr>
        </w:div>
        <w:div w:id="1798063341">
          <w:marLeft w:val="640"/>
          <w:marRight w:val="0"/>
          <w:marTop w:val="0"/>
          <w:marBottom w:val="0"/>
          <w:divBdr>
            <w:top w:val="none" w:sz="0" w:space="0" w:color="auto"/>
            <w:left w:val="none" w:sz="0" w:space="0" w:color="auto"/>
            <w:bottom w:val="none" w:sz="0" w:space="0" w:color="auto"/>
            <w:right w:val="none" w:sz="0" w:space="0" w:color="auto"/>
          </w:divBdr>
        </w:div>
        <w:div w:id="1476407281">
          <w:marLeft w:val="640"/>
          <w:marRight w:val="0"/>
          <w:marTop w:val="0"/>
          <w:marBottom w:val="0"/>
          <w:divBdr>
            <w:top w:val="none" w:sz="0" w:space="0" w:color="auto"/>
            <w:left w:val="none" w:sz="0" w:space="0" w:color="auto"/>
            <w:bottom w:val="none" w:sz="0" w:space="0" w:color="auto"/>
            <w:right w:val="none" w:sz="0" w:space="0" w:color="auto"/>
          </w:divBdr>
        </w:div>
        <w:div w:id="1349986522">
          <w:marLeft w:val="640"/>
          <w:marRight w:val="0"/>
          <w:marTop w:val="0"/>
          <w:marBottom w:val="0"/>
          <w:divBdr>
            <w:top w:val="none" w:sz="0" w:space="0" w:color="auto"/>
            <w:left w:val="none" w:sz="0" w:space="0" w:color="auto"/>
            <w:bottom w:val="none" w:sz="0" w:space="0" w:color="auto"/>
            <w:right w:val="none" w:sz="0" w:space="0" w:color="auto"/>
          </w:divBdr>
        </w:div>
        <w:div w:id="1424299688">
          <w:marLeft w:val="640"/>
          <w:marRight w:val="0"/>
          <w:marTop w:val="0"/>
          <w:marBottom w:val="0"/>
          <w:divBdr>
            <w:top w:val="none" w:sz="0" w:space="0" w:color="auto"/>
            <w:left w:val="none" w:sz="0" w:space="0" w:color="auto"/>
            <w:bottom w:val="none" w:sz="0" w:space="0" w:color="auto"/>
            <w:right w:val="none" w:sz="0" w:space="0" w:color="auto"/>
          </w:divBdr>
        </w:div>
        <w:div w:id="687028206">
          <w:marLeft w:val="640"/>
          <w:marRight w:val="0"/>
          <w:marTop w:val="0"/>
          <w:marBottom w:val="0"/>
          <w:divBdr>
            <w:top w:val="none" w:sz="0" w:space="0" w:color="auto"/>
            <w:left w:val="none" w:sz="0" w:space="0" w:color="auto"/>
            <w:bottom w:val="none" w:sz="0" w:space="0" w:color="auto"/>
            <w:right w:val="none" w:sz="0" w:space="0" w:color="auto"/>
          </w:divBdr>
        </w:div>
        <w:div w:id="1030305474">
          <w:marLeft w:val="640"/>
          <w:marRight w:val="0"/>
          <w:marTop w:val="0"/>
          <w:marBottom w:val="0"/>
          <w:divBdr>
            <w:top w:val="none" w:sz="0" w:space="0" w:color="auto"/>
            <w:left w:val="none" w:sz="0" w:space="0" w:color="auto"/>
            <w:bottom w:val="none" w:sz="0" w:space="0" w:color="auto"/>
            <w:right w:val="none" w:sz="0" w:space="0" w:color="auto"/>
          </w:divBdr>
        </w:div>
        <w:div w:id="1330402014">
          <w:marLeft w:val="640"/>
          <w:marRight w:val="0"/>
          <w:marTop w:val="0"/>
          <w:marBottom w:val="0"/>
          <w:divBdr>
            <w:top w:val="none" w:sz="0" w:space="0" w:color="auto"/>
            <w:left w:val="none" w:sz="0" w:space="0" w:color="auto"/>
            <w:bottom w:val="none" w:sz="0" w:space="0" w:color="auto"/>
            <w:right w:val="none" w:sz="0" w:space="0" w:color="auto"/>
          </w:divBdr>
        </w:div>
        <w:div w:id="560143133">
          <w:marLeft w:val="640"/>
          <w:marRight w:val="0"/>
          <w:marTop w:val="0"/>
          <w:marBottom w:val="0"/>
          <w:divBdr>
            <w:top w:val="none" w:sz="0" w:space="0" w:color="auto"/>
            <w:left w:val="none" w:sz="0" w:space="0" w:color="auto"/>
            <w:bottom w:val="none" w:sz="0" w:space="0" w:color="auto"/>
            <w:right w:val="none" w:sz="0" w:space="0" w:color="auto"/>
          </w:divBdr>
        </w:div>
        <w:div w:id="796602165">
          <w:marLeft w:val="640"/>
          <w:marRight w:val="0"/>
          <w:marTop w:val="0"/>
          <w:marBottom w:val="0"/>
          <w:divBdr>
            <w:top w:val="none" w:sz="0" w:space="0" w:color="auto"/>
            <w:left w:val="none" w:sz="0" w:space="0" w:color="auto"/>
            <w:bottom w:val="none" w:sz="0" w:space="0" w:color="auto"/>
            <w:right w:val="none" w:sz="0" w:space="0" w:color="auto"/>
          </w:divBdr>
        </w:div>
        <w:div w:id="122893883">
          <w:marLeft w:val="640"/>
          <w:marRight w:val="0"/>
          <w:marTop w:val="0"/>
          <w:marBottom w:val="0"/>
          <w:divBdr>
            <w:top w:val="none" w:sz="0" w:space="0" w:color="auto"/>
            <w:left w:val="none" w:sz="0" w:space="0" w:color="auto"/>
            <w:bottom w:val="none" w:sz="0" w:space="0" w:color="auto"/>
            <w:right w:val="none" w:sz="0" w:space="0" w:color="auto"/>
          </w:divBdr>
        </w:div>
        <w:div w:id="2139057945">
          <w:marLeft w:val="640"/>
          <w:marRight w:val="0"/>
          <w:marTop w:val="0"/>
          <w:marBottom w:val="0"/>
          <w:divBdr>
            <w:top w:val="none" w:sz="0" w:space="0" w:color="auto"/>
            <w:left w:val="none" w:sz="0" w:space="0" w:color="auto"/>
            <w:bottom w:val="none" w:sz="0" w:space="0" w:color="auto"/>
            <w:right w:val="none" w:sz="0" w:space="0" w:color="auto"/>
          </w:divBdr>
        </w:div>
        <w:div w:id="999112212">
          <w:marLeft w:val="640"/>
          <w:marRight w:val="0"/>
          <w:marTop w:val="0"/>
          <w:marBottom w:val="0"/>
          <w:divBdr>
            <w:top w:val="none" w:sz="0" w:space="0" w:color="auto"/>
            <w:left w:val="none" w:sz="0" w:space="0" w:color="auto"/>
            <w:bottom w:val="none" w:sz="0" w:space="0" w:color="auto"/>
            <w:right w:val="none" w:sz="0" w:space="0" w:color="auto"/>
          </w:divBdr>
        </w:div>
        <w:div w:id="618341814">
          <w:marLeft w:val="640"/>
          <w:marRight w:val="0"/>
          <w:marTop w:val="0"/>
          <w:marBottom w:val="0"/>
          <w:divBdr>
            <w:top w:val="none" w:sz="0" w:space="0" w:color="auto"/>
            <w:left w:val="none" w:sz="0" w:space="0" w:color="auto"/>
            <w:bottom w:val="none" w:sz="0" w:space="0" w:color="auto"/>
            <w:right w:val="none" w:sz="0" w:space="0" w:color="auto"/>
          </w:divBdr>
        </w:div>
        <w:div w:id="1032345307">
          <w:marLeft w:val="640"/>
          <w:marRight w:val="0"/>
          <w:marTop w:val="0"/>
          <w:marBottom w:val="0"/>
          <w:divBdr>
            <w:top w:val="none" w:sz="0" w:space="0" w:color="auto"/>
            <w:left w:val="none" w:sz="0" w:space="0" w:color="auto"/>
            <w:bottom w:val="none" w:sz="0" w:space="0" w:color="auto"/>
            <w:right w:val="none" w:sz="0" w:space="0" w:color="auto"/>
          </w:divBdr>
        </w:div>
        <w:div w:id="520902732">
          <w:marLeft w:val="640"/>
          <w:marRight w:val="0"/>
          <w:marTop w:val="0"/>
          <w:marBottom w:val="0"/>
          <w:divBdr>
            <w:top w:val="none" w:sz="0" w:space="0" w:color="auto"/>
            <w:left w:val="none" w:sz="0" w:space="0" w:color="auto"/>
            <w:bottom w:val="none" w:sz="0" w:space="0" w:color="auto"/>
            <w:right w:val="none" w:sz="0" w:space="0" w:color="auto"/>
          </w:divBdr>
        </w:div>
        <w:div w:id="2067609268">
          <w:marLeft w:val="640"/>
          <w:marRight w:val="0"/>
          <w:marTop w:val="0"/>
          <w:marBottom w:val="0"/>
          <w:divBdr>
            <w:top w:val="none" w:sz="0" w:space="0" w:color="auto"/>
            <w:left w:val="none" w:sz="0" w:space="0" w:color="auto"/>
            <w:bottom w:val="none" w:sz="0" w:space="0" w:color="auto"/>
            <w:right w:val="none" w:sz="0" w:space="0" w:color="auto"/>
          </w:divBdr>
        </w:div>
        <w:div w:id="756026633">
          <w:marLeft w:val="640"/>
          <w:marRight w:val="0"/>
          <w:marTop w:val="0"/>
          <w:marBottom w:val="0"/>
          <w:divBdr>
            <w:top w:val="none" w:sz="0" w:space="0" w:color="auto"/>
            <w:left w:val="none" w:sz="0" w:space="0" w:color="auto"/>
            <w:bottom w:val="none" w:sz="0" w:space="0" w:color="auto"/>
            <w:right w:val="none" w:sz="0" w:space="0" w:color="auto"/>
          </w:divBdr>
        </w:div>
        <w:div w:id="764302861">
          <w:marLeft w:val="640"/>
          <w:marRight w:val="0"/>
          <w:marTop w:val="0"/>
          <w:marBottom w:val="0"/>
          <w:divBdr>
            <w:top w:val="none" w:sz="0" w:space="0" w:color="auto"/>
            <w:left w:val="none" w:sz="0" w:space="0" w:color="auto"/>
            <w:bottom w:val="none" w:sz="0" w:space="0" w:color="auto"/>
            <w:right w:val="none" w:sz="0" w:space="0" w:color="auto"/>
          </w:divBdr>
        </w:div>
        <w:div w:id="1666788196">
          <w:marLeft w:val="640"/>
          <w:marRight w:val="0"/>
          <w:marTop w:val="0"/>
          <w:marBottom w:val="0"/>
          <w:divBdr>
            <w:top w:val="none" w:sz="0" w:space="0" w:color="auto"/>
            <w:left w:val="none" w:sz="0" w:space="0" w:color="auto"/>
            <w:bottom w:val="none" w:sz="0" w:space="0" w:color="auto"/>
            <w:right w:val="none" w:sz="0" w:space="0" w:color="auto"/>
          </w:divBdr>
        </w:div>
        <w:div w:id="729840606">
          <w:marLeft w:val="640"/>
          <w:marRight w:val="0"/>
          <w:marTop w:val="0"/>
          <w:marBottom w:val="0"/>
          <w:divBdr>
            <w:top w:val="none" w:sz="0" w:space="0" w:color="auto"/>
            <w:left w:val="none" w:sz="0" w:space="0" w:color="auto"/>
            <w:bottom w:val="none" w:sz="0" w:space="0" w:color="auto"/>
            <w:right w:val="none" w:sz="0" w:space="0" w:color="auto"/>
          </w:divBdr>
        </w:div>
        <w:div w:id="819809282">
          <w:marLeft w:val="640"/>
          <w:marRight w:val="0"/>
          <w:marTop w:val="0"/>
          <w:marBottom w:val="0"/>
          <w:divBdr>
            <w:top w:val="none" w:sz="0" w:space="0" w:color="auto"/>
            <w:left w:val="none" w:sz="0" w:space="0" w:color="auto"/>
            <w:bottom w:val="none" w:sz="0" w:space="0" w:color="auto"/>
            <w:right w:val="none" w:sz="0" w:space="0" w:color="auto"/>
          </w:divBdr>
        </w:div>
        <w:div w:id="383986110">
          <w:marLeft w:val="640"/>
          <w:marRight w:val="0"/>
          <w:marTop w:val="0"/>
          <w:marBottom w:val="0"/>
          <w:divBdr>
            <w:top w:val="none" w:sz="0" w:space="0" w:color="auto"/>
            <w:left w:val="none" w:sz="0" w:space="0" w:color="auto"/>
            <w:bottom w:val="none" w:sz="0" w:space="0" w:color="auto"/>
            <w:right w:val="none" w:sz="0" w:space="0" w:color="auto"/>
          </w:divBdr>
        </w:div>
        <w:div w:id="1785880267">
          <w:marLeft w:val="640"/>
          <w:marRight w:val="0"/>
          <w:marTop w:val="0"/>
          <w:marBottom w:val="0"/>
          <w:divBdr>
            <w:top w:val="none" w:sz="0" w:space="0" w:color="auto"/>
            <w:left w:val="none" w:sz="0" w:space="0" w:color="auto"/>
            <w:bottom w:val="none" w:sz="0" w:space="0" w:color="auto"/>
            <w:right w:val="none" w:sz="0" w:space="0" w:color="auto"/>
          </w:divBdr>
        </w:div>
        <w:div w:id="974145888">
          <w:marLeft w:val="640"/>
          <w:marRight w:val="0"/>
          <w:marTop w:val="0"/>
          <w:marBottom w:val="0"/>
          <w:divBdr>
            <w:top w:val="none" w:sz="0" w:space="0" w:color="auto"/>
            <w:left w:val="none" w:sz="0" w:space="0" w:color="auto"/>
            <w:bottom w:val="none" w:sz="0" w:space="0" w:color="auto"/>
            <w:right w:val="none" w:sz="0" w:space="0" w:color="auto"/>
          </w:divBdr>
        </w:div>
      </w:divsChild>
    </w:div>
    <w:div w:id="246883625">
      <w:bodyDiv w:val="1"/>
      <w:marLeft w:val="0"/>
      <w:marRight w:val="0"/>
      <w:marTop w:val="0"/>
      <w:marBottom w:val="0"/>
      <w:divBdr>
        <w:top w:val="none" w:sz="0" w:space="0" w:color="auto"/>
        <w:left w:val="none" w:sz="0" w:space="0" w:color="auto"/>
        <w:bottom w:val="none" w:sz="0" w:space="0" w:color="auto"/>
        <w:right w:val="none" w:sz="0" w:space="0" w:color="auto"/>
      </w:divBdr>
      <w:divsChild>
        <w:div w:id="674041931">
          <w:marLeft w:val="640"/>
          <w:marRight w:val="0"/>
          <w:marTop w:val="0"/>
          <w:marBottom w:val="0"/>
          <w:divBdr>
            <w:top w:val="none" w:sz="0" w:space="0" w:color="auto"/>
            <w:left w:val="none" w:sz="0" w:space="0" w:color="auto"/>
            <w:bottom w:val="none" w:sz="0" w:space="0" w:color="auto"/>
            <w:right w:val="none" w:sz="0" w:space="0" w:color="auto"/>
          </w:divBdr>
        </w:div>
        <w:div w:id="388462309">
          <w:marLeft w:val="640"/>
          <w:marRight w:val="0"/>
          <w:marTop w:val="0"/>
          <w:marBottom w:val="0"/>
          <w:divBdr>
            <w:top w:val="none" w:sz="0" w:space="0" w:color="auto"/>
            <w:left w:val="none" w:sz="0" w:space="0" w:color="auto"/>
            <w:bottom w:val="none" w:sz="0" w:space="0" w:color="auto"/>
            <w:right w:val="none" w:sz="0" w:space="0" w:color="auto"/>
          </w:divBdr>
        </w:div>
        <w:div w:id="1278559362">
          <w:marLeft w:val="640"/>
          <w:marRight w:val="0"/>
          <w:marTop w:val="0"/>
          <w:marBottom w:val="0"/>
          <w:divBdr>
            <w:top w:val="none" w:sz="0" w:space="0" w:color="auto"/>
            <w:left w:val="none" w:sz="0" w:space="0" w:color="auto"/>
            <w:bottom w:val="none" w:sz="0" w:space="0" w:color="auto"/>
            <w:right w:val="none" w:sz="0" w:space="0" w:color="auto"/>
          </w:divBdr>
        </w:div>
        <w:div w:id="1113550738">
          <w:marLeft w:val="640"/>
          <w:marRight w:val="0"/>
          <w:marTop w:val="0"/>
          <w:marBottom w:val="0"/>
          <w:divBdr>
            <w:top w:val="none" w:sz="0" w:space="0" w:color="auto"/>
            <w:left w:val="none" w:sz="0" w:space="0" w:color="auto"/>
            <w:bottom w:val="none" w:sz="0" w:space="0" w:color="auto"/>
            <w:right w:val="none" w:sz="0" w:space="0" w:color="auto"/>
          </w:divBdr>
        </w:div>
        <w:div w:id="1843159296">
          <w:marLeft w:val="640"/>
          <w:marRight w:val="0"/>
          <w:marTop w:val="0"/>
          <w:marBottom w:val="0"/>
          <w:divBdr>
            <w:top w:val="none" w:sz="0" w:space="0" w:color="auto"/>
            <w:left w:val="none" w:sz="0" w:space="0" w:color="auto"/>
            <w:bottom w:val="none" w:sz="0" w:space="0" w:color="auto"/>
            <w:right w:val="none" w:sz="0" w:space="0" w:color="auto"/>
          </w:divBdr>
        </w:div>
        <w:div w:id="1758404798">
          <w:marLeft w:val="640"/>
          <w:marRight w:val="0"/>
          <w:marTop w:val="0"/>
          <w:marBottom w:val="0"/>
          <w:divBdr>
            <w:top w:val="none" w:sz="0" w:space="0" w:color="auto"/>
            <w:left w:val="none" w:sz="0" w:space="0" w:color="auto"/>
            <w:bottom w:val="none" w:sz="0" w:space="0" w:color="auto"/>
            <w:right w:val="none" w:sz="0" w:space="0" w:color="auto"/>
          </w:divBdr>
        </w:div>
        <w:div w:id="906652351">
          <w:marLeft w:val="640"/>
          <w:marRight w:val="0"/>
          <w:marTop w:val="0"/>
          <w:marBottom w:val="0"/>
          <w:divBdr>
            <w:top w:val="none" w:sz="0" w:space="0" w:color="auto"/>
            <w:left w:val="none" w:sz="0" w:space="0" w:color="auto"/>
            <w:bottom w:val="none" w:sz="0" w:space="0" w:color="auto"/>
            <w:right w:val="none" w:sz="0" w:space="0" w:color="auto"/>
          </w:divBdr>
        </w:div>
        <w:div w:id="1293754773">
          <w:marLeft w:val="640"/>
          <w:marRight w:val="0"/>
          <w:marTop w:val="0"/>
          <w:marBottom w:val="0"/>
          <w:divBdr>
            <w:top w:val="none" w:sz="0" w:space="0" w:color="auto"/>
            <w:left w:val="none" w:sz="0" w:space="0" w:color="auto"/>
            <w:bottom w:val="none" w:sz="0" w:space="0" w:color="auto"/>
            <w:right w:val="none" w:sz="0" w:space="0" w:color="auto"/>
          </w:divBdr>
        </w:div>
        <w:div w:id="1785617326">
          <w:marLeft w:val="640"/>
          <w:marRight w:val="0"/>
          <w:marTop w:val="0"/>
          <w:marBottom w:val="0"/>
          <w:divBdr>
            <w:top w:val="none" w:sz="0" w:space="0" w:color="auto"/>
            <w:left w:val="none" w:sz="0" w:space="0" w:color="auto"/>
            <w:bottom w:val="none" w:sz="0" w:space="0" w:color="auto"/>
            <w:right w:val="none" w:sz="0" w:space="0" w:color="auto"/>
          </w:divBdr>
        </w:div>
        <w:div w:id="1419867202">
          <w:marLeft w:val="640"/>
          <w:marRight w:val="0"/>
          <w:marTop w:val="0"/>
          <w:marBottom w:val="0"/>
          <w:divBdr>
            <w:top w:val="none" w:sz="0" w:space="0" w:color="auto"/>
            <w:left w:val="none" w:sz="0" w:space="0" w:color="auto"/>
            <w:bottom w:val="none" w:sz="0" w:space="0" w:color="auto"/>
            <w:right w:val="none" w:sz="0" w:space="0" w:color="auto"/>
          </w:divBdr>
        </w:div>
        <w:div w:id="1126241383">
          <w:marLeft w:val="640"/>
          <w:marRight w:val="0"/>
          <w:marTop w:val="0"/>
          <w:marBottom w:val="0"/>
          <w:divBdr>
            <w:top w:val="none" w:sz="0" w:space="0" w:color="auto"/>
            <w:left w:val="none" w:sz="0" w:space="0" w:color="auto"/>
            <w:bottom w:val="none" w:sz="0" w:space="0" w:color="auto"/>
            <w:right w:val="none" w:sz="0" w:space="0" w:color="auto"/>
          </w:divBdr>
        </w:div>
        <w:div w:id="967511288">
          <w:marLeft w:val="640"/>
          <w:marRight w:val="0"/>
          <w:marTop w:val="0"/>
          <w:marBottom w:val="0"/>
          <w:divBdr>
            <w:top w:val="none" w:sz="0" w:space="0" w:color="auto"/>
            <w:left w:val="none" w:sz="0" w:space="0" w:color="auto"/>
            <w:bottom w:val="none" w:sz="0" w:space="0" w:color="auto"/>
            <w:right w:val="none" w:sz="0" w:space="0" w:color="auto"/>
          </w:divBdr>
        </w:div>
        <w:div w:id="309794434">
          <w:marLeft w:val="640"/>
          <w:marRight w:val="0"/>
          <w:marTop w:val="0"/>
          <w:marBottom w:val="0"/>
          <w:divBdr>
            <w:top w:val="none" w:sz="0" w:space="0" w:color="auto"/>
            <w:left w:val="none" w:sz="0" w:space="0" w:color="auto"/>
            <w:bottom w:val="none" w:sz="0" w:space="0" w:color="auto"/>
            <w:right w:val="none" w:sz="0" w:space="0" w:color="auto"/>
          </w:divBdr>
        </w:div>
        <w:div w:id="184709093">
          <w:marLeft w:val="640"/>
          <w:marRight w:val="0"/>
          <w:marTop w:val="0"/>
          <w:marBottom w:val="0"/>
          <w:divBdr>
            <w:top w:val="none" w:sz="0" w:space="0" w:color="auto"/>
            <w:left w:val="none" w:sz="0" w:space="0" w:color="auto"/>
            <w:bottom w:val="none" w:sz="0" w:space="0" w:color="auto"/>
            <w:right w:val="none" w:sz="0" w:space="0" w:color="auto"/>
          </w:divBdr>
        </w:div>
        <w:div w:id="1617298259">
          <w:marLeft w:val="640"/>
          <w:marRight w:val="0"/>
          <w:marTop w:val="0"/>
          <w:marBottom w:val="0"/>
          <w:divBdr>
            <w:top w:val="none" w:sz="0" w:space="0" w:color="auto"/>
            <w:left w:val="none" w:sz="0" w:space="0" w:color="auto"/>
            <w:bottom w:val="none" w:sz="0" w:space="0" w:color="auto"/>
            <w:right w:val="none" w:sz="0" w:space="0" w:color="auto"/>
          </w:divBdr>
        </w:div>
        <w:div w:id="24252538">
          <w:marLeft w:val="640"/>
          <w:marRight w:val="0"/>
          <w:marTop w:val="0"/>
          <w:marBottom w:val="0"/>
          <w:divBdr>
            <w:top w:val="none" w:sz="0" w:space="0" w:color="auto"/>
            <w:left w:val="none" w:sz="0" w:space="0" w:color="auto"/>
            <w:bottom w:val="none" w:sz="0" w:space="0" w:color="auto"/>
            <w:right w:val="none" w:sz="0" w:space="0" w:color="auto"/>
          </w:divBdr>
        </w:div>
        <w:div w:id="732580141">
          <w:marLeft w:val="640"/>
          <w:marRight w:val="0"/>
          <w:marTop w:val="0"/>
          <w:marBottom w:val="0"/>
          <w:divBdr>
            <w:top w:val="none" w:sz="0" w:space="0" w:color="auto"/>
            <w:left w:val="none" w:sz="0" w:space="0" w:color="auto"/>
            <w:bottom w:val="none" w:sz="0" w:space="0" w:color="auto"/>
            <w:right w:val="none" w:sz="0" w:space="0" w:color="auto"/>
          </w:divBdr>
        </w:div>
        <w:div w:id="1786846778">
          <w:marLeft w:val="640"/>
          <w:marRight w:val="0"/>
          <w:marTop w:val="0"/>
          <w:marBottom w:val="0"/>
          <w:divBdr>
            <w:top w:val="none" w:sz="0" w:space="0" w:color="auto"/>
            <w:left w:val="none" w:sz="0" w:space="0" w:color="auto"/>
            <w:bottom w:val="none" w:sz="0" w:space="0" w:color="auto"/>
            <w:right w:val="none" w:sz="0" w:space="0" w:color="auto"/>
          </w:divBdr>
        </w:div>
        <w:div w:id="364521490">
          <w:marLeft w:val="640"/>
          <w:marRight w:val="0"/>
          <w:marTop w:val="0"/>
          <w:marBottom w:val="0"/>
          <w:divBdr>
            <w:top w:val="none" w:sz="0" w:space="0" w:color="auto"/>
            <w:left w:val="none" w:sz="0" w:space="0" w:color="auto"/>
            <w:bottom w:val="none" w:sz="0" w:space="0" w:color="auto"/>
            <w:right w:val="none" w:sz="0" w:space="0" w:color="auto"/>
          </w:divBdr>
        </w:div>
        <w:div w:id="1154495483">
          <w:marLeft w:val="640"/>
          <w:marRight w:val="0"/>
          <w:marTop w:val="0"/>
          <w:marBottom w:val="0"/>
          <w:divBdr>
            <w:top w:val="none" w:sz="0" w:space="0" w:color="auto"/>
            <w:left w:val="none" w:sz="0" w:space="0" w:color="auto"/>
            <w:bottom w:val="none" w:sz="0" w:space="0" w:color="auto"/>
            <w:right w:val="none" w:sz="0" w:space="0" w:color="auto"/>
          </w:divBdr>
        </w:div>
        <w:div w:id="1177843879">
          <w:marLeft w:val="640"/>
          <w:marRight w:val="0"/>
          <w:marTop w:val="0"/>
          <w:marBottom w:val="0"/>
          <w:divBdr>
            <w:top w:val="none" w:sz="0" w:space="0" w:color="auto"/>
            <w:left w:val="none" w:sz="0" w:space="0" w:color="auto"/>
            <w:bottom w:val="none" w:sz="0" w:space="0" w:color="auto"/>
            <w:right w:val="none" w:sz="0" w:space="0" w:color="auto"/>
          </w:divBdr>
        </w:div>
        <w:div w:id="1312948612">
          <w:marLeft w:val="640"/>
          <w:marRight w:val="0"/>
          <w:marTop w:val="0"/>
          <w:marBottom w:val="0"/>
          <w:divBdr>
            <w:top w:val="none" w:sz="0" w:space="0" w:color="auto"/>
            <w:left w:val="none" w:sz="0" w:space="0" w:color="auto"/>
            <w:bottom w:val="none" w:sz="0" w:space="0" w:color="auto"/>
            <w:right w:val="none" w:sz="0" w:space="0" w:color="auto"/>
          </w:divBdr>
        </w:div>
        <w:div w:id="963266459">
          <w:marLeft w:val="640"/>
          <w:marRight w:val="0"/>
          <w:marTop w:val="0"/>
          <w:marBottom w:val="0"/>
          <w:divBdr>
            <w:top w:val="none" w:sz="0" w:space="0" w:color="auto"/>
            <w:left w:val="none" w:sz="0" w:space="0" w:color="auto"/>
            <w:bottom w:val="none" w:sz="0" w:space="0" w:color="auto"/>
            <w:right w:val="none" w:sz="0" w:space="0" w:color="auto"/>
          </w:divBdr>
        </w:div>
        <w:div w:id="571890339">
          <w:marLeft w:val="640"/>
          <w:marRight w:val="0"/>
          <w:marTop w:val="0"/>
          <w:marBottom w:val="0"/>
          <w:divBdr>
            <w:top w:val="none" w:sz="0" w:space="0" w:color="auto"/>
            <w:left w:val="none" w:sz="0" w:space="0" w:color="auto"/>
            <w:bottom w:val="none" w:sz="0" w:space="0" w:color="auto"/>
            <w:right w:val="none" w:sz="0" w:space="0" w:color="auto"/>
          </w:divBdr>
        </w:div>
        <w:div w:id="862596553">
          <w:marLeft w:val="640"/>
          <w:marRight w:val="0"/>
          <w:marTop w:val="0"/>
          <w:marBottom w:val="0"/>
          <w:divBdr>
            <w:top w:val="none" w:sz="0" w:space="0" w:color="auto"/>
            <w:left w:val="none" w:sz="0" w:space="0" w:color="auto"/>
            <w:bottom w:val="none" w:sz="0" w:space="0" w:color="auto"/>
            <w:right w:val="none" w:sz="0" w:space="0" w:color="auto"/>
          </w:divBdr>
        </w:div>
        <w:div w:id="418913413">
          <w:marLeft w:val="640"/>
          <w:marRight w:val="0"/>
          <w:marTop w:val="0"/>
          <w:marBottom w:val="0"/>
          <w:divBdr>
            <w:top w:val="none" w:sz="0" w:space="0" w:color="auto"/>
            <w:left w:val="none" w:sz="0" w:space="0" w:color="auto"/>
            <w:bottom w:val="none" w:sz="0" w:space="0" w:color="auto"/>
            <w:right w:val="none" w:sz="0" w:space="0" w:color="auto"/>
          </w:divBdr>
        </w:div>
        <w:div w:id="701177397">
          <w:marLeft w:val="640"/>
          <w:marRight w:val="0"/>
          <w:marTop w:val="0"/>
          <w:marBottom w:val="0"/>
          <w:divBdr>
            <w:top w:val="none" w:sz="0" w:space="0" w:color="auto"/>
            <w:left w:val="none" w:sz="0" w:space="0" w:color="auto"/>
            <w:bottom w:val="none" w:sz="0" w:space="0" w:color="auto"/>
            <w:right w:val="none" w:sz="0" w:space="0" w:color="auto"/>
          </w:divBdr>
        </w:div>
        <w:div w:id="1897668637">
          <w:marLeft w:val="640"/>
          <w:marRight w:val="0"/>
          <w:marTop w:val="0"/>
          <w:marBottom w:val="0"/>
          <w:divBdr>
            <w:top w:val="none" w:sz="0" w:space="0" w:color="auto"/>
            <w:left w:val="none" w:sz="0" w:space="0" w:color="auto"/>
            <w:bottom w:val="none" w:sz="0" w:space="0" w:color="auto"/>
            <w:right w:val="none" w:sz="0" w:space="0" w:color="auto"/>
          </w:divBdr>
        </w:div>
      </w:divsChild>
    </w:div>
    <w:div w:id="254170865">
      <w:bodyDiv w:val="1"/>
      <w:marLeft w:val="0"/>
      <w:marRight w:val="0"/>
      <w:marTop w:val="0"/>
      <w:marBottom w:val="0"/>
      <w:divBdr>
        <w:top w:val="none" w:sz="0" w:space="0" w:color="auto"/>
        <w:left w:val="none" w:sz="0" w:space="0" w:color="auto"/>
        <w:bottom w:val="none" w:sz="0" w:space="0" w:color="auto"/>
        <w:right w:val="none" w:sz="0" w:space="0" w:color="auto"/>
      </w:divBdr>
    </w:div>
    <w:div w:id="292057774">
      <w:bodyDiv w:val="1"/>
      <w:marLeft w:val="0"/>
      <w:marRight w:val="0"/>
      <w:marTop w:val="0"/>
      <w:marBottom w:val="0"/>
      <w:divBdr>
        <w:top w:val="none" w:sz="0" w:space="0" w:color="auto"/>
        <w:left w:val="none" w:sz="0" w:space="0" w:color="auto"/>
        <w:bottom w:val="none" w:sz="0" w:space="0" w:color="auto"/>
        <w:right w:val="none" w:sz="0" w:space="0" w:color="auto"/>
      </w:divBdr>
    </w:div>
    <w:div w:id="347877403">
      <w:bodyDiv w:val="1"/>
      <w:marLeft w:val="0"/>
      <w:marRight w:val="0"/>
      <w:marTop w:val="0"/>
      <w:marBottom w:val="0"/>
      <w:divBdr>
        <w:top w:val="none" w:sz="0" w:space="0" w:color="auto"/>
        <w:left w:val="none" w:sz="0" w:space="0" w:color="auto"/>
        <w:bottom w:val="none" w:sz="0" w:space="0" w:color="auto"/>
        <w:right w:val="none" w:sz="0" w:space="0" w:color="auto"/>
      </w:divBdr>
      <w:divsChild>
        <w:div w:id="426851525">
          <w:marLeft w:val="640"/>
          <w:marRight w:val="0"/>
          <w:marTop w:val="0"/>
          <w:marBottom w:val="0"/>
          <w:divBdr>
            <w:top w:val="none" w:sz="0" w:space="0" w:color="auto"/>
            <w:left w:val="none" w:sz="0" w:space="0" w:color="auto"/>
            <w:bottom w:val="none" w:sz="0" w:space="0" w:color="auto"/>
            <w:right w:val="none" w:sz="0" w:space="0" w:color="auto"/>
          </w:divBdr>
        </w:div>
        <w:div w:id="1922061383">
          <w:marLeft w:val="640"/>
          <w:marRight w:val="0"/>
          <w:marTop w:val="0"/>
          <w:marBottom w:val="0"/>
          <w:divBdr>
            <w:top w:val="none" w:sz="0" w:space="0" w:color="auto"/>
            <w:left w:val="none" w:sz="0" w:space="0" w:color="auto"/>
            <w:bottom w:val="none" w:sz="0" w:space="0" w:color="auto"/>
            <w:right w:val="none" w:sz="0" w:space="0" w:color="auto"/>
          </w:divBdr>
        </w:div>
        <w:div w:id="1280641775">
          <w:marLeft w:val="640"/>
          <w:marRight w:val="0"/>
          <w:marTop w:val="0"/>
          <w:marBottom w:val="0"/>
          <w:divBdr>
            <w:top w:val="none" w:sz="0" w:space="0" w:color="auto"/>
            <w:left w:val="none" w:sz="0" w:space="0" w:color="auto"/>
            <w:bottom w:val="none" w:sz="0" w:space="0" w:color="auto"/>
            <w:right w:val="none" w:sz="0" w:space="0" w:color="auto"/>
          </w:divBdr>
        </w:div>
        <w:div w:id="1823736830">
          <w:marLeft w:val="640"/>
          <w:marRight w:val="0"/>
          <w:marTop w:val="0"/>
          <w:marBottom w:val="0"/>
          <w:divBdr>
            <w:top w:val="none" w:sz="0" w:space="0" w:color="auto"/>
            <w:left w:val="none" w:sz="0" w:space="0" w:color="auto"/>
            <w:bottom w:val="none" w:sz="0" w:space="0" w:color="auto"/>
            <w:right w:val="none" w:sz="0" w:space="0" w:color="auto"/>
          </w:divBdr>
        </w:div>
        <w:div w:id="595208784">
          <w:marLeft w:val="640"/>
          <w:marRight w:val="0"/>
          <w:marTop w:val="0"/>
          <w:marBottom w:val="0"/>
          <w:divBdr>
            <w:top w:val="none" w:sz="0" w:space="0" w:color="auto"/>
            <w:left w:val="none" w:sz="0" w:space="0" w:color="auto"/>
            <w:bottom w:val="none" w:sz="0" w:space="0" w:color="auto"/>
            <w:right w:val="none" w:sz="0" w:space="0" w:color="auto"/>
          </w:divBdr>
        </w:div>
        <w:div w:id="1241981818">
          <w:marLeft w:val="640"/>
          <w:marRight w:val="0"/>
          <w:marTop w:val="0"/>
          <w:marBottom w:val="0"/>
          <w:divBdr>
            <w:top w:val="none" w:sz="0" w:space="0" w:color="auto"/>
            <w:left w:val="none" w:sz="0" w:space="0" w:color="auto"/>
            <w:bottom w:val="none" w:sz="0" w:space="0" w:color="auto"/>
            <w:right w:val="none" w:sz="0" w:space="0" w:color="auto"/>
          </w:divBdr>
        </w:div>
        <w:div w:id="22287635">
          <w:marLeft w:val="640"/>
          <w:marRight w:val="0"/>
          <w:marTop w:val="0"/>
          <w:marBottom w:val="0"/>
          <w:divBdr>
            <w:top w:val="none" w:sz="0" w:space="0" w:color="auto"/>
            <w:left w:val="none" w:sz="0" w:space="0" w:color="auto"/>
            <w:bottom w:val="none" w:sz="0" w:space="0" w:color="auto"/>
            <w:right w:val="none" w:sz="0" w:space="0" w:color="auto"/>
          </w:divBdr>
        </w:div>
        <w:div w:id="143083819">
          <w:marLeft w:val="640"/>
          <w:marRight w:val="0"/>
          <w:marTop w:val="0"/>
          <w:marBottom w:val="0"/>
          <w:divBdr>
            <w:top w:val="none" w:sz="0" w:space="0" w:color="auto"/>
            <w:left w:val="none" w:sz="0" w:space="0" w:color="auto"/>
            <w:bottom w:val="none" w:sz="0" w:space="0" w:color="auto"/>
            <w:right w:val="none" w:sz="0" w:space="0" w:color="auto"/>
          </w:divBdr>
        </w:div>
        <w:div w:id="489948512">
          <w:marLeft w:val="640"/>
          <w:marRight w:val="0"/>
          <w:marTop w:val="0"/>
          <w:marBottom w:val="0"/>
          <w:divBdr>
            <w:top w:val="none" w:sz="0" w:space="0" w:color="auto"/>
            <w:left w:val="none" w:sz="0" w:space="0" w:color="auto"/>
            <w:bottom w:val="none" w:sz="0" w:space="0" w:color="auto"/>
            <w:right w:val="none" w:sz="0" w:space="0" w:color="auto"/>
          </w:divBdr>
        </w:div>
        <w:div w:id="1342128151">
          <w:marLeft w:val="640"/>
          <w:marRight w:val="0"/>
          <w:marTop w:val="0"/>
          <w:marBottom w:val="0"/>
          <w:divBdr>
            <w:top w:val="none" w:sz="0" w:space="0" w:color="auto"/>
            <w:left w:val="none" w:sz="0" w:space="0" w:color="auto"/>
            <w:bottom w:val="none" w:sz="0" w:space="0" w:color="auto"/>
            <w:right w:val="none" w:sz="0" w:space="0" w:color="auto"/>
          </w:divBdr>
        </w:div>
        <w:div w:id="988174531">
          <w:marLeft w:val="640"/>
          <w:marRight w:val="0"/>
          <w:marTop w:val="0"/>
          <w:marBottom w:val="0"/>
          <w:divBdr>
            <w:top w:val="none" w:sz="0" w:space="0" w:color="auto"/>
            <w:left w:val="none" w:sz="0" w:space="0" w:color="auto"/>
            <w:bottom w:val="none" w:sz="0" w:space="0" w:color="auto"/>
            <w:right w:val="none" w:sz="0" w:space="0" w:color="auto"/>
          </w:divBdr>
        </w:div>
        <w:div w:id="1454715595">
          <w:marLeft w:val="640"/>
          <w:marRight w:val="0"/>
          <w:marTop w:val="0"/>
          <w:marBottom w:val="0"/>
          <w:divBdr>
            <w:top w:val="none" w:sz="0" w:space="0" w:color="auto"/>
            <w:left w:val="none" w:sz="0" w:space="0" w:color="auto"/>
            <w:bottom w:val="none" w:sz="0" w:space="0" w:color="auto"/>
            <w:right w:val="none" w:sz="0" w:space="0" w:color="auto"/>
          </w:divBdr>
        </w:div>
        <w:div w:id="640378567">
          <w:marLeft w:val="640"/>
          <w:marRight w:val="0"/>
          <w:marTop w:val="0"/>
          <w:marBottom w:val="0"/>
          <w:divBdr>
            <w:top w:val="none" w:sz="0" w:space="0" w:color="auto"/>
            <w:left w:val="none" w:sz="0" w:space="0" w:color="auto"/>
            <w:bottom w:val="none" w:sz="0" w:space="0" w:color="auto"/>
            <w:right w:val="none" w:sz="0" w:space="0" w:color="auto"/>
          </w:divBdr>
        </w:div>
        <w:div w:id="83694490">
          <w:marLeft w:val="640"/>
          <w:marRight w:val="0"/>
          <w:marTop w:val="0"/>
          <w:marBottom w:val="0"/>
          <w:divBdr>
            <w:top w:val="none" w:sz="0" w:space="0" w:color="auto"/>
            <w:left w:val="none" w:sz="0" w:space="0" w:color="auto"/>
            <w:bottom w:val="none" w:sz="0" w:space="0" w:color="auto"/>
            <w:right w:val="none" w:sz="0" w:space="0" w:color="auto"/>
          </w:divBdr>
        </w:div>
        <w:div w:id="3438194">
          <w:marLeft w:val="640"/>
          <w:marRight w:val="0"/>
          <w:marTop w:val="0"/>
          <w:marBottom w:val="0"/>
          <w:divBdr>
            <w:top w:val="none" w:sz="0" w:space="0" w:color="auto"/>
            <w:left w:val="none" w:sz="0" w:space="0" w:color="auto"/>
            <w:bottom w:val="none" w:sz="0" w:space="0" w:color="auto"/>
            <w:right w:val="none" w:sz="0" w:space="0" w:color="auto"/>
          </w:divBdr>
        </w:div>
        <w:div w:id="531110354">
          <w:marLeft w:val="640"/>
          <w:marRight w:val="0"/>
          <w:marTop w:val="0"/>
          <w:marBottom w:val="0"/>
          <w:divBdr>
            <w:top w:val="none" w:sz="0" w:space="0" w:color="auto"/>
            <w:left w:val="none" w:sz="0" w:space="0" w:color="auto"/>
            <w:bottom w:val="none" w:sz="0" w:space="0" w:color="auto"/>
            <w:right w:val="none" w:sz="0" w:space="0" w:color="auto"/>
          </w:divBdr>
        </w:div>
        <w:div w:id="612983080">
          <w:marLeft w:val="640"/>
          <w:marRight w:val="0"/>
          <w:marTop w:val="0"/>
          <w:marBottom w:val="0"/>
          <w:divBdr>
            <w:top w:val="none" w:sz="0" w:space="0" w:color="auto"/>
            <w:left w:val="none" w:sz="0" w:space="0" w:color="auto"/>
            <w:bottom w:val="none" w:sz="0" w:space="0" w:color="auto"/>
            <w:right w:val="none" w:sz="0" w:space="0" w:color="auto"/>
          </w:divBdr>
        </w:div>
        <w:div w:id="1422028593">
          <w:marLeft w:val="640"/>
          <w:marRight w:val="0"/>
          <w:marTop w:val="0"/>
          <w:marBottom w:val="0"/>
          <w:divBdr>
            <w:top w:val="none" w:sz="0" w:space="0" w:color="auto"/>
            <w:left w:val="none" w:sz="0" w:space="0" w:color="auto"/>
            <w:bottom w:val="none" w:sz="0" w:space="0" w:color="auto"/>
            <w:right w:val="none" w:sz="0" w:space="0" w:color="auto"/>
          </w:divBdr>
        </w:div>
        <w:div w:id="1656647996">
          <w:marLeft w:val="640"/>
          <w:marRight w:val="0"/>
          <w:marTop w:val="0"/>
          <w:marBottom w:val="0"/>
          <w:divBdr>
            <w:top w:val="none" w:sz="0" w:space="0" w:color="auto"/>
            <w:left w:val="none" w:sz="0" w:space="0" w:color="auto"/>
            <w:bottom w:val="none" w:sz="0" w:space="0" w:color="auto"/>
            <w:right w:val="none" w:sz="0" w:space="0" w:color="auto"/>
          </w:divBdr>
        </w:div>
        <w:div w:id="1121145166">
          <w:marLeft w:val="640"/>
          <w:marRight w:val="0"/>
          <w:marTop w:val="0"/>
          <w:marBottom w:val="0"/>
          <w:divBdr>
            <w:top w:val="none" w:sz="0" w:space="0" w:color="auto"/>
            <w:left w:val="none" w:sz="0" w:space="0" w:color="auto"/>
            <w:bottom w:val="none" w:sz="0" w:space="0" w:color="auto"/>
            <w:right w:val="none" w:sz="0" w:space="0" w:color="auto"/>
          </w:divBdr>
        </w:div>
        <w:div w:id="928853694">
          <w:marLeft w:val="640"/>
          <w:marRight w:val="0"/>
          <w:marTop w:val="0"/>
          <w:marBottom w:val="0"/>
          <w:divBdr>
            <w:top w:val="none" w:sz="0" w:space="0" w:color="auto"/>
            <w:left w:val="none" w:sz="0" w:space="0" w:color="auto"/>
            <w:bottom w:val="none" w:sz="0" w:space="0" w:color="auto"/>
            <w:right w:val="none" w:sz="0" w:space="0" w:color="auto"/>
          </w:divBdr>
        </w:div>
        <w:div w:id="990602846">
          <w:marLeft w:val="640"/>
          <w:marRight w:val="0"/>
          <w:marTop w:val="0"/>
          <w:marBottom w:val="0"/>
          <w:divBdr>
            <w:top w:val="none" w:sz="0" w:space="0" w:color="auto"/>
            <w:left w:val="none" w:sz="0" w:space="0" w:color="auto"/>
            <w:bottom w:val="none" w:sz="0" w:space="0" w:color="auto"/>
            <w:right w:val="none" w:sz="0" w:space="0" w:color="auto"/>
          </w:divBdr>
        </w:div>
        <w:div w:id="1172183997">
          <w:marLeft w:val="640"/>
          <w:marRight w:val="0"/>
          <w:marTop w:val="0"/>
          <w:marBottom w:val="0"/>
          <w:divBdr>
            <w:top w:val="none" w:sz="0" w:space="0" w:color="auto"/>
            <w:left w:val="none" w:sz="0" w:space="0" w:color="auto"/>
            <w:bottom w:val="none" w:sz="0" w:space="0" w:color="auto"/>
            <w:right w:val="none" w:sz="0" w:space="0" w:color="auto"/>
          </w:divBdr>
        </w:div>
        <w:div w:id="714502383">
          <w:marLeft w:val="640"/>
          <w:marRight w:val="0"/>
          <w:marTop w:val="0"/>
          <w:marBottom w:val="0"/>
          <w:divBdr>
            <w:top w:val="none" w:sz="0" w:space="0" w:color="auto"/>
            <w:left w:val="none" w:sz="0" w:space="0" w:color="auto"/>
            <w:bottom w:val="none" w:sz="0" w:space="0" w:color="auto"/>
            <w:right w:val="none" w:sz="0" w:space="0" w:color="auto"/>
          </w:divBdr>
        </w:div>
        <w:div w:id="444349740">
          <w:marLeft w:val="640"/>
          <w:marRight w:val="0"/>
          <w:marTop w:val="0"/>
          <w:marBottom w:val="0"/>
          <w:divBdr>
            <w:top w:val="none" w:sz="0" w:space="0" w:color="auto"/>
            <w:left w:val="none" w:sz="0" w:space="0" w:color="auto"/>
            <w:bottom w:val="none" w:sz="0" w:space="0" w:color="auto"/>
            <w:right w:val="none" w:sz="0" w:space="0" w:color="auto"/>
          </w:divBdr>
        </w:div>
        <w:div w:id="1849519025">
          <w:marLeft w:val="640"/>
          <w:marRight w:val="0"/>
          <w:marTop w:val="0"/>
          <w:marBottom w:val="0"/>
          <w:divBdr>
            <w:top w:val="none" w:sz="0" w:space="0" w:color="auto"/>
            <w:left w:val="none" w:sz="0" w:space="0" w:color="auto"/>
            <w:bottom w:val="none" w:sz="0" w:space="0" w:color="auto"/>
            <w:right w:val="none" w:sz="0" w:space="0" w:color="auto"/>
          </w:divBdr>
        </w:div>
        <w:div w:id="101532040">
          <w:marLeft w:val="640"/>
          <w:marRight w:val="0"/>
          <w:marTop w:val="0"/>
          <w:marBottom w:val="0"/>
          <w:divBdr>
            <w:top w:val="none" w:sz="0" w:space="0" w:color="auto"/>
            <w:left w:val="none" w:sz="0" w:space="0" w:color="auto"/>
            <w:bottom w:val="none" w:sz="0" w:space="0" w:color="auto"/>
            <w:right w:val="none" w:sz="0" w:space="0" w:color="auto"/>
          </w:divBdr>
        </w:div>
      </w:divsChild>
    </w:div>
    <w:div w:id="377554079">
      <w:bodyDiv w:val="1"/>
      <w:marLeft w:val="0"/>
      <w:marRight w:val="0"/>
      <w:marTop w:val="0"/>
      <w:marBottom w:val="0"/>
      <w:divBdr>
        <w:top w:val="none" w:sz="0" w:space="0" w:color="auto"/>
        <w:left w:val="none" w:sz="0" w:space="0" w:color="auto"/>
        <w:bottom w:val="none" w:sz="0" w:space="0" w:color="auto"/>
        <w:right w:val="none" w:sz="0" w:space="0" w:color="auto"/>
      </w:divBdr>
    </w:div>
    <w:div w:id="400257466">
      <w:bodyDiv w:val="1"/>
      <w:marLeft w:val="0"/>
      <w:marRight w:val="0"/>
      <w:marTop w:val="0"/>
      <w:marBottom w:val="0"/>
      <w:divBdr>
        <w:top w:val="none" w:sz="0" w:space="0" w:color="auto"/>
        <w:left w:val="none" w:sz="0" w:space="0" w:color="auto"/>
        <w:bottom w:val="none" w:sz="0" w:space="0" w:color="auto"/>
        <w:right w:val="none" w:sz="0" w:space="0" w:color="auto"/>
      </w:divBdr>
    </w:div>
    <w:div w:id="414086499">
      <w:bodyDiv w:val="1"/>
      <w:marLeft w:val="0"/>
      <w:marRight w:val="0"/>
      <w:marTop w:val="0"/>
      <w:marBottom w:val="0"/>
      <w:divBdr>
        <w:top w:val="none" w:sz="0" w:space="0" w:color="auto"/>
        <w:left w:val="none" w:sz="0" w:space="0" w:color="auto"/>
        <w:bottom w:val="none" w:sz="0" w:space="0" w:color="auto"/>
        <w:right w:val="none" w:sz="0" w:space="0" w:color="auto"/>
      </w:divBdr>
      <w:divsChild>
        <w:div w:id="368727787">
          <w:marLeft w:val="640"/>
          <w:marRight w:val="0"/>
          <w:marTop w:val="0"/>
          <w:marBottom w:val="0"/>
          <w:divBdr>
            <w:top w:val="none" w:sz="0" w:space="0" w:color="auto"/>
            <w:left w:val="none" w:sz="0" w:space="0" w:color="auto"/>
            <w:bottom w:val="none" w:sz="0" w:space="0" w:color="auto"/>
            <w:right w:val="none" w:sz="0" w:space="0" w:color="auto"/>
          </w:divBdr>
        </w:div>
        <w:div w:id="99107481">
          <w:marLeft w:val="640"/>
          <w:marRight w:val="0"/>
          <w:marTop w:val="0"/>
          <w:marBottom w:val="0"/>
          <w:divBdr>
            <w:top w:val="none" w:sz="0" w:space="0" w:color="auto"/>
            <w:left w:val="none" w:sz="0" w:space="0" w:color="auto"/>
            <w:bottom w:val="none" w:sz="0" w:space="0" w:color="auto"/>
            <w:right w:val="none" w:sz="0" w:space="0" w:color="auto"/>
          </w:divBdr>
        </w:div>
        <w:div w:id="153911118">
          <w:marLeft w:val="640"/>
          <w:marRight w:val="0"/>
          <w:marTop w:val="0"/>
          <w:marBottom w:val="0"/>
          <w:divBdr>
            <w:top w:val="none" w:sz="0" w:space="0" w:color="auto"/>
            <w:left w:val="none" w:sz="0" w:space="0" w:color="auto"/>
            <w:bottom w:val="none" w:sz="0" w:space="0" w:color="auto"/>
            <w:right w:val="none" w:sz="0" w:space="0" w:color="auto"/>
          </w:divBdr>
        </w:div>
        <w:div w:id="167601053">
          <w:marLeft w:val="640"/>
          <w:marRight w:val="0"/>
          <w:marTop w:val="0"/>
          <w:marBottom w:val="0"/>
          <w:divBdr>
            <w:top w:val="none" w:sz="0" w:space="0" w:color="auto"/>
            <w:left w:val="none" w:sz="0" w:space="0" w:color="auto"/>
            <w:bottom w:val="none" w:sz="0" w:space="0" w:color="auto"/>
            <w:right w:val="none" w:sz="0" w:space="0" w:color="auto"/>
          </w:divBdr>
        </w:div>
        <w:div w:id="469831373">
          <w:marLeft w:val="640"/>
          <w:marRight w:val="0"/>
          <w:marTop w:val="0"/>
          <w:marBottom w:val="0"/>
          <w:divBdr>
            <w:top w:val="none" w:sz="0" w:space="0" w:color="auto"/>
            <w:left w:val="none" w:sz="0" w:space="0" w:color="auto"/>
            <w:bottom w:val="none" w:sz="0" w:space="0" w:color="auto"/>
            <w:right w:val="none" w:sz="0" w:space="0" w:color="auto"/>
          </w:divBdr>
        </w:div>
        <w:div w:id="1395352838">
          <w:marLeft w:val="640"/>
          <w:marRight w:val="0"/>
          <w:marTop w:val="0"/>
          <w:marBottom w:val="0"/>
          <w:divBdr>
            <w:top w:val="none" w:sz="0" w:space="0" w:color="auto"/>
            <w:left w:val="none" w:sz="0" w:space="0" w:color="auto"/>
            <w:bottom w:val="none" w:sz="0" w:space="0" w:color="auto"/>
            <w:right w:val="none" w:sz="0" w:space="0" w:color="auto"/>
          </w:divBdr>
        </w:div>
        <w:div w:id="1253735108">
          <w:marLeft w:val="640"/>
          <w:marRight w:val="0"/>
          <w:marTop w:val="0"/>
          <w:marBottom w:val="0"/>
          <w:divBdr>
            <w:top w:val="none" w:sz="0" w:space="0" w:color="auto"/>
            <w:left w:val="none" w:sz="0" w:space="0" w:color="auto"/>
            <w:bottom w:val="none" w:sz="0" w:space="0" w:color="auto"/>
            <w:right w:val="none" w:sz="0" w:space="0" w:color="auto"/>
          </w:divBdr>
        </w:div>
        <w:div w:id="1707216109">
          <w:marLeft w:val="640"/>
          <w:marRight w:val="0"/>
          <w:marTop w:val="0"/>
          <w:marBottom w:val="0"/>
          <w:divBdr>
            <w:top w:val="none" w:sz="0" w:space="0" w:color="auto"/>
            <w:left w:val="none" w:sz="0" w:space="0" w:color="auto"/>
            <w:bottom w:val="none" w:sz="0" w:space="0" w:color="auto"/>
            <w:right w:val="none" w:sz="0" w:space="0" w:color="auto"/>
          </w:divBdr>
        </w:div>
        <w:div w:id="1665086825">
          <w:marLeft w:val="640"/>
          <w:marRight w:val="0"/>
          <w:marTop w:val="0"/>
          <w:marBottom w:val="0"/>
          <w:divBdr>
            <w:top w:val="none" w:sz="0" w:space="0" w:color="auto"/>
            <w:left w:val="none" w:sz="0" w:space="0" w:color="auto"/>
            <w:bottom w:val="none" w:sz="0" w:space="0" w:color="auto"/>
            <w:right w:val="none" w:sz="0" w:space="0" w:color="auto"/>
          </w:divBdr>
        </w:div>
        <w:div w:id="619805384">
          <w:marLeft w:val="640"/>
          <w:marRight w:val="0"/>
          <w:marTop w:val="0"/>
          <w:marBottom w:val="0"/>
          <w:divBdr>
            <w:top w:val="none" w:sz="0" w:space="0" w:color="auto"/>
            <w:left w:val="none" w:sz="0" w:space="0" w:color="auto"/>
            <w:bottom w:val="none" w:sz="0" w:space="0" w:color="auto"/>
            <w:right w:val="none" w:sz="0" w:space="0" w:color="auto"/>
          </w:divBdr>
        </w:div>
        <w:div w:id="1698237735">
          <w:marLeft w:val="640"/>
          <w:marRight w:val="0"/>
          <w:marTop w:val="0"/>
          <w:marBottom w:val="0"/>
          <w:divBdr>
            <w:top w:val="none" w:sz="0" w:space="0" w:color="auto"/>
            <w:left w:val="none" w:sz="0" w:space="0" w:color="auto"/>
            <w:bottom w:val="none" w:sz="0" w:space="0" w:color="auto"/>
            <w:right w:val="none" w:sz="0" w:space="0" w:color="auto"/>
          </w:divBdr>
        </w:div>
        <w:div w:id="300842607">
          <w:marLeft w:val="640"/>
          <w:marRight w:val="0"/>
          <w:marTop w:val="0"/>
          <w:marBottom w:val="0"/>
          <w:divBdr>
            <w:top w:val="none" w:sz="0" w:space="0" w:color="auto"/>
            <w:left w:val="none" w:sz="0" w:space="0" w:color="auto"/>
            <w:bottom w:val="none" w:sz="0" w:space="0" w:color="auto"/>
            <w:right w:val="none" w:sz="0" w:space="0" w:color="auto"/>
          </w:divBdr>
        </w:div>
        <w:div w:id="474876596">
          <w:marLeft w:val="640"/>
          <w:marRight w:val="0"/>
          <w:marTop w:val="0"/>
          <w:marBottom w:val="0"/>
          <w:divBdr>
            <w:top w:val="none" w:sz="0" w:space="0" w:color="auto"/>
            <w:left w:val="none" w:sz="0" w:space="0" w:color="auto"/>
            <w:bottom w:val="none" w:sz="0" w:space="0" w:color="auto"/>
            <w:right w:val="none" w:sz="0" w:space="0" w:color="auto"/>
          </w:divBdr>
        </w:div>
        <w:div w:id="795441372">
          <w:marLeft w:val="640"/>
          <w:marRight w:val="0"/>
          <w:marTop w:val="0"/>
          <w:marBottom w:val="0"/>
          <w:divBdr>
            <w:top w:val="none" w:sz="0" w:space="0" w:color="auto"/>
            <w:left w:val="none" w:sz="0" w:space="0" w:color="auto"/>
            <w:bottom w:val="none" w:sz="0" w:space="0" w:color="auto"/>
            <w:right w:val="none" w:sz="0" w:space="0" w:color="auto"/>
          </w:divBdr>
        </w:div>
        <w:div w:id="1280602878">
          <w:marLeft w:val="640"/>
          <w:marRight w:val="0"/>
          <w:marTop w:val="0"/>
          <w:marBottom w:val="0"/>
          <w:divBdr>
            <w:top w:val="none" w:sz="0" w:space="0" w:color="auto"/>
            <w:left w:val="none" w:sz="0" w:space="0" w:color="auto"/>
            <w:bottom w:val="none" w:sz="0" w:space="0" w:color="auto"/>
            <w:right w:val="none" w:sz="0" w:space="0" w:color="auto"/>
          </w:divBdr>
        </w:div>
        <w:div w:id="698821291">
          <w:marLeft w:val="640"/>
          <w:marRight w:val="0"/>
          <w:marTop w:val="0"/>
          <w:marBottom w:val="0"/>
          <w:divBdr>
            <w:top w:val="none" w:sz="0" w:space="0" w:color="auto"/>
            <w:left w:val="none" w:sz="0" w:space="0" w:color="auto"/>
            <w:bottom w:val="none" w:sz="0" w:space="0" w:color="auto"/>
            <w:right w:val="none" w:sz="0" w:space="0" w:color="auto"/>
          </w:divBdr>
        </w:div>
        <w:div w:id="1804887045">
          <w:marLeft w:val="640"/>
          <w:marRight w:val="0"/>
          <w:marTop w:val="0"/>
          <w:marBottom w:val="0"/>
          <w:divBdr>
            <w:top w:val="none" w:sz="0" w:space="0" w:color="auto"/>
            <w:left w:val="none" w:sz="0" w:space="0" w:color="auto"/>
            <w:bottom w:val="none" w:sz="0" w:space="0" w:color="auto"/>
            <w:right w:val="none" w:sz="0" w:space="0" w:color="auto"/>
          </w:divBdr>
        </w:div>
        <w:div w:id="729769878">
          <w:marLeft w:val="640"/>
          <w:marRight w:val="0"/>
          <w:marTop w:val="0"/>
          <w:marBottom w:val="0"/>
          <w:divBdr>
            <w:top w:val="none" w:sz="0" w:space="0" w:color="auto"/>
            <w:left w:val="none" w:sz="0" w:space="0" w:color="auto"/>
            <w:bottom w:val="none" w:sz="0" w:space="0" w:color="auto"/>
            <w:right w:val="none" w:sz="0" w:space="0" w:color="auto"/>
          </w:divBdr>
        </w:div>
        <w:div w:id="146946445">
          <w:marLeft w:val="640"/>
          <w:marRight w:val="0"/>
          <w:marTop w:val="0"/>
          <w:marBottom w:val="0"/>
          <w:divBdr>
            <w:top w:val="none" w:sz="0" w:space="0" w:color="auto"/>
            <w:left w:val="none" w:sz="0" w:space="0" w:color="auto"/>
            <w:bottom w:val="none" w:sz="0" w:space="0" w:color="auto"/>
            <w:right w:val="none" w:sz="0" w:space="0" w:color="auto"/>
          </w:divBdr>
        </w:div>
        <w:div w:id="1722747972">
          <w:marLeft w:val="640"/>
          <w:marRight w:val="0"/>
          <w:marTop w:val="0"/>
          <w:marBottom w:val="0"/>
          <w:divBdr>
            <w:top w:val="none" w:sz="0" w:space="0" w:color="auto"/>
            <w:left w:val="none" w:sz="0" w:space="0" w:color="auto"/>
            <w:bottom w:val="none" w:sz="0" w:space="0" w:color="auto"/>
            <w:right w:val="none" w:sz="0" w:space="0" w:color="auto"/>
          </w:divBdr>
        </w:div>
        <w:div w:id="128135891">
          <w:marLeft w:val="640"/>
          <w:marRight w:val="0"/>
          <w:marTop w:val="0"/>
          <w:marBottom w:val="0"/>
          <w:divBdr>
            <w:top w:val="none" w:sz="0" w:space="0" w:color="auto"/>
            <w:left w:val="none" w:sz="0" w:space="0" w:color="auto"/>
            <w:bottom w:val="none" w:sz="0" w:space="0" w:color="auto"/>
            <w:right w:val="none" w:sz="0" w:space="0" w:color="auto"/>
          </w:divBdr>
        </w:div>
        <w:div w:id="1882786270">
          <w:marLeft w:val="640"/>
          <w:marRight w:val="0"/>
          <w:marTop w:val="0"/>
          <w:marBottom w:val="0"/>
          <w:divBdr>
            <w:top w:val="none" w:sz="0" w:space="0" w:color="auto"/>
            <w:left w:val="none" w:sz="0" w:space="0" w:color="auto"/>
            <w:bottom w:val="none" w:sz="0" w:space="0" w:color="auto"/>
            <w:right w:val="none" w:sz="0" w:space="0" w:color="auto"/>
          </w:divBdr>
        </w:div>
        <w:div w:id="103115503">
          <w:marLeft w:val="640"/>
          <w:marRight w:val="0"/>
          <w:marTop w:val="0"/>
          <w:marBottom w:val="0"/>
          <w:divBdr>
            <w:top w:val="none" w:sz="0" w:space="0" w:color="auto"/>
            <w:left w:val="none" w:sz="0" w:space="0" w:color="auto"/>
            <w:bottom w:val="none" w:sz="0" w:space="0" w:color="auto"/>
            <w:right w:val="none" w:sz="0" w:space="0" w:color="auto"/>
          </w:divBdr>
        </w:div>
        <w:div w:id="1739474502">
          <w:marLeft w:val="640"/>
          <w:marRight w:val="0"/>
          <w:marTop w:val="0"/>
          <w:marBottom w:val="0"/>
          <w:divBdr>
            <w:top w:val="none" w:sz="0" w:space="0" w:color="auto"/>
            <w:left w:val="none" w:sz="0" w:space="0" w:color="auto"/>
            <w:bottom w:val="none" w:sz="0" w:space="0" w:color="auto"/>
            <w:right w:val="none" w:sz="0" w:space="0" w:color="auto"/>
          </w:divBdr>
        </w:div>
        <w:div w:id="280302779">
          <w:marLeft w:val="640"/>
          <w:marRight w:val="0"/>
          <w:marTop w:val="0"/>
          <w:marBottom w:val="0"/>
          <w:divBdr>
            <w:top w:val="none" w:sz="0" w:space="0" w:color="auto"/>
            <w:left w:val="none" w:sz="0" w:space="0" w:color="auto"/>
            <w:bottom w:val="none" w:sz="0" w:space="0" w:color="auto"/>
            <w:right w:val="none" w:sz="0" w:space="0" w:color="auto"/>
          </w:divBdr>
        </w:div>
        <w:div w:id="1620531100">
          <w:marLeft w:val="640"/>
          <w:marRight w:val="0"/>
          <w:marTop w:val="0"/>
          <w:marBottom w:val="0"/>
          <w:divBdr>
            <w:top w:val="none" w:sz="0" w:space="0" w:color="auto"/>
            <w:left w:val="none" w:sz="0" w:space="0" w:color="auto"/>
            <w:bottom w:val="none" w:sz="0" w:space="0" w:color="auto"/>
            <w:right w:val="none" w:sz="0" w:space="0" w:color="auto"/>
          </w:divBdr>
        </w:div>
        <w:div w:id="250244178">
          <w:marLeft w:val="640"/>
          <w:marRight w:val="0"/>
          <w:marTop w:val="0"/>
          <w:marBottom w:val="0"/>
          <w:divBdr>
            <w:top w:val="none" w:sz="0" w:space="0" w:color="auto"/>
            <w:left w:val="none" w:sz="0" w:space="0" w:color="auto"/>
            <w:bottom w:val="none" w:sz="0" w:space="0" w:color="auto"/>
            <w:right w:val="none" w:sz="0" w:space="0" w:color="auto"/>
          </w:divBdr>
        </w:div>
        <w:div w:id="455174288">
          <w:marLeft w:val="640"/>
          <w:marRight w:val="0"/>
          <w:marTop w:val="0"/>
          <w:marBottom w:val="0"/>
          <w:divBdr>
            <w:top w:val="none" w:sz="0" w:space="0" w:color="auto"/>
            <w:left w:val="none" w:sz="0" w:space="0" w:color="auto"/>
            <w:bottom w:val="none" w:sz="0" w:space="0" w:color="auto"/>
            <w:right w:val="none" w:sz="0" w:space="0" w:color="auto"/>
          </w:divBdr>
        </w:div>
        <w:div w:id="2054112863">
          <w:marLeft w:val="640"/>
          <w:marRight w:val="0"/>
          <w:marTop w:val="0"/>
          <w:marBottom w:val="0"/>
          <w:divBdr>
            <w:top w:val="none" w:sz="0" w:space="0" w:color="auto"/>
            <w:left w:val="none" w:sz="0" w:space="0" w:color="auto"/>
            <w:bottom w:val="none" w:sz="0" w:space="0" w:color="auto"/>
            <w:right w:val="none" w:sz="0" w:space="0" w:color="auto"/>
          </w:divBdr>
        </w:div>
        <w:div w:id="929703689">
          <w:marLeft w:val="640"/>
          <w:marRight w:val="0"/>
          <w:marTop w:val="0"/>
          <w:marBottom w:val="0"/>
          <w:divBdr>
            <w:top w:val="none" w:sz="0" w:space="0" w:color="auto"/>
            <w:left w:val="none" w:sz="0" w:space="0" w:color="auto"/>
            <w:bottom w:val="none" w:sz="0" w:space="0" w:color="auto"/>
            <w:right w:val="none" w:sz="0" w:space="0" w:color="auto"/>
          </w:divBdr>
        </w:div>
      </w:divsChild>
    </w:div>
    <w:div w:id="425154293">
      <w:bodyDiv w:val="1"/>
      <w:marLeft w:val="0"/>
      <w:marRight w:val="0"/>
      <w:marTop w:val="0"/>
      <w:marBottom w:val="0"/>
      <w:divBdr>
        <w:top w:val="none" w:sz="0" w:space="0" w:color="auto"/>
        <w:left w:val="none" w:sz="0" w:space="0" w:color="auto"/>
        <w:bottom w:val="none" w:sz="0" w:space="0" w:color="auto"/>
        <w:right w:val="none" w:sz="0" w:space="0" w:color="auto"/>
      </w:divBdr>
    </w:div>
    <w:div w:id="425732981">
      <w:bodyDiv w:val="1"/>
      <w:marLeft w:val="0"/>
      <w:marRight w:val="0"/>
      <w:marTop w:val="0"/>
      <w:marBottom w:val="0"/>
      <w:divBdr>
        <w:top w:val="none" w:sz="0" w:space="0" w:color="auto"/>
        <w:left w:val="none" w:sz="0" w:space="0" w:color="auto"/>
        <w:bottom w:val="none" w:sz="0" w:space="0" w:color="auto"/>
        <w:right w:val="none" w:sz="0" w:space="0" w:color="auto"/>
      </w:divBdr>
      <w:divsChild>
        <w:div w:id="274216222">
          <w:marLeft w:val="480"/>
          <w:marRight w:val="0"/>
          <w:marTop w:val="0"/>
          <w:marBottom w:val="0"/>
          <w:divBdr>
            <w:top w:val="none" w:sz="0" w:space="0" w:color="auto"/>
            <w:left w:val="none" w:sz="0" w:space="0" w:color="auto"/>
            <w:bottom w:val="none" w:sz="0" w:space="0" w:color="auto"/>
            <w:right w:val="none" w:sz="0" w:space="0" w:color="auto"/>
          </w:divBdr>
        </w:div>
        <w:div w:id="1400129702">
          <w:marLeft w:val="480"/>
          <w:marRight w:val="0"/>
          <w:marTop w:val="0"/>
          <w:marBottom w:val="0"/>
          <w:divBdr>
            <w:top w:val="none" w:sz="0" w:space="0" w:color="auto"/>
            <w:left w:val="none" w:sz="0" w:space="0" w:color="auto"/>
            <w:bottom w:val="none" w:sz="0" w:space="0" w:color="auto"/>
            <w:right w:val="none" w:sz="0" w:space="0" w:color="auto"/>
          </w:divBdr>
        </w:div>
        <w:div w:id="372849492">
          <w:marLeft w:val="480"/>
          <w:marRight w:val="0"/>
          <w:marTop w:val="0"/>
          <w:marBottom w:val="0"/>
          <w:divBdr>
            <w:top w:val="none" w:sz="0" w:space="0" w:color="auto"/>
            <w:left w:val="none" w:sz="0" w:space="0" w:color="auto"/>
            <w:bottom w:val="none" w:sz="0" w:space="0" w:color="auto"/>
            <w:right w:val="none" w:sz="0" w:space="0" w:color="auto"/>
          </w:divBdr>
        </w:div>
        <w:div w:id="288125993">
          <w:marLeft w:val="480"/>
          <w:marRight w:val="0"/>
          <w:marTop w:val="0"/>
          <w:marBottom w:val="0"/>
          <w:divBdr>
            <w:top w:val="none" w:sz="0" w:space="0" w:color="auto"/>
            <w:left w:val="none" w:sz="0" w:space="0" w:color="auto"/>
            <w:bottom w:val="none" w:sz="0" w:space="0" w:color="auto"/>
            <w:right w:val="none" w:sz="0" w:space="0" w:color="auto"/>
          </w:divBdr>
        </w:div>
        <w:div w:id="79524449">
          <w:marLeft w:val="480"/>
          <w:marRight w:val="0"/>
          <w:marTop w:val="0"/>
          <w:marBottom w:val="0"/>
          <w:divBdr>
            <w:top w:val="none" w:sz="0" w:space="0" w:color="auto"/>
            <w:left w:val="none" w:sz="0" w:space="0" w:color="auto"/>
            <w:bottom w:val="none" w:sz="0" w:space="0" w:color="auto"/>
            <w:right w:val="none" w:sz="0" w:space="0" w:color="auto"/>
          </w:divBdr>
        </w:div>
        <w:div w:id="807666687">
          <w:marLeft w:val="480"/>
          <w:marRight w:val="0"/>
          <w:marTop w:val="0"/>
          <w:marBottom w:val="0"/>
          <w:divBdr>
            <w:top w:val="none" w:sz="0" w:space="0" w:color="auto"/>
            <w:left w:val="none" w:sz="0" w:space="0" w:color="auto"/>
            <w:bottom w:val="none" w:sz="0" w:space="0" w:color="auto"/>
            <w:right w:val="none" w:sz="0" w:space="0" w:color="auto"/>
          </w:divBdr>
        </w:div>
        <w:div w:id="1189174393">
          <w:marLeft w:val="480"/>
          <w:marRight w:val="0"/>
          <w:marTop w:val="0"/>
          <w:marBottom w:val="0"/>
          <w:divBdr>
            <w:top w:val="none" w:sz="0" w:space="0" w:color="auto"/>
            <w:left w:val="none" w:sz="0" w:space="0" w:color="auto"/>
            <w:bottom w:val="none" w:sz="0" w:space="0" w:color="auto"/>
            <w:right w:val="none" w:sz="0" w:space="0" w:color="auto"/>
          </w:divBdr>
        </w:div>
        <w:div w:id="998003943">
          <w:marLeft w:val="480"/>
          <w:marRight w:val="0"/>
          <w:marTop w:val="0"/>
          <w:marBottom w:val="0"/>
          <w:divBdr>
            <w:top w:val="none" w:sz="0" w:space="0" w:color="auto"/>
            <w:left w:val="none" w:sz="0" w:space="0" w:color="auto"/>
            <w:bottom w:val="none" w:sz="0" w:space="0" w:color="auto"/>
            <w:right w:val="none" w:sz="0" w:space="0" w:color="auto"/>
          </w:divBdr>
        </w:div>
        <w:div w:id="1414934631">
          <w:marLeft w:val="480"/>
          <w:marRight w:val="0"/>
          <w:marTop w:val="0"/>
          <w:marBottom w:val="0"/>
          <w:divBdr>
            <w:top w:val="none" w:sz="0" w:space="0" w:color="auto"/>
            <w:left w:val="none" w:sz="0" w:space="0" w:color="auto"/>
            <w:bottom w:val="none" w:sz="0" w:space="0" w:color="auto"/>
            <w:right w:val="none" w:sz="0" w:space="0" w:color="auto"/>
          </w:divBdr>
        </w:div>
        <w:div w:id="1899783259">
          <w:marLeft w:val="480"/>
          <w:marRight w:val="0"/>
          <w:marTop w:val="0"/>
          <w:marBottom w:val="0"/>
          <w:divBdr>
            <w:top w:val="none" w:sz="0" w:space="0" w:color="auto"/>
            <w:left w:val="none" w:sz="0" w:space="0" w:color="auto"/>
            <w:bottom w:val="none" w:sz="0" w:space="0" w:color="auto"/>
            <w:right w:val="none" w:sz="0" w:space="0" w:color="auto"/>
          </w:divBdr>
        </w:div>
        <w:div w:id="257831421">
          <w:marLeft w:val="480"/>
          <w:marRight w:val="0"/>
          <w:marTop w:val="0"/>
          <w:marBottom w:val="0"/>
          <w:divBdr>
            <w:top w:val="none" w:sz="0" w:space="0" w:color="auto"/>
            <w:left w:val="none" w:sz="0" w:space="0" w:color="auto"/>
            <w:bottom w:val="none" w:sz="0" w:space="0" w:color="auto"/>
            <w:right w:val="none" w:sz="0" w:space="0" w:color="auto"/>
          </w:divBdr>
        </w:div>
        <w:div w:id="1465922805">
          <w:marLeft w:val="480"/>
          <w:marRight w:val="0"/>
          <w:marTop w:val="0"/>
          <w:marBottom w:val="0"/>
          <w:divBdr>
            <w:top w:val="none" w:sz="0" w:space="0" w:color="auto"/>
            <w:left w:val="none" w:sz="0" w:space="0" w:color="auto"/>
            <w:bottom w:val="none" w:sz="0" w:space="0" w:color="auto"/>
            <w:right w:val="none" w:sz="0" w:space="0" w:color="auto"/>
          </w:divBdr>
        </w:div>
        <w:div w:id="1146359779">
          <w:marLeft w:val="480"/>
          <w:marRight w:val="0"/>
          <w:marTop w:val="0"/>
          <w:marBottom w:val="0"/>
          <w:divBdr>
            <w:top w:val="none" w:sz="0" w:space="0" w:color="auto"/>
            <w:left w:val="none" w:sz="0" w:space="0" w:color="auto"/>
            <w:bottom w:val="none" w:sz="0" w:space="0" w:color="auto"/>
            <w:right w:val="none" w:sz="0" w:space="0" w:color="auto"/>
          </w:divBdr>
        </w:div>
        <w:div w:id="260382823">
          <w:marLeft w:val="480"/>
          <w:marRight w:val="0"/>
          <w:marTop w:val="0"/>
          <w:marBottom w:val="0"/>
          <w:divBdr>
            <w:top w:val="none" w:sz="0" w:space="0" w:color="auto"/>
            <w:left w:val="none" w:sz="0" w:space="0" w:color="auto"/>
            <w:bottom w:val="none" w:sz="0" w:space="0" w:color="auto"/>
            <w:right w:val="none" w:sz="0" w:space="0" w:color="auto"/>
          </w:divBdr>
        </w:div>
        <w:div w:id="442263050">
          <w:marLeft w:val="480"/>
          <w:marRight w:val="0"/>
          <w:marTop w:val="0"/>
          <w:marBottom w:val="0"/>
          <w:divBdr>
            <w:top w:val="none" w:sz="0" w:space="0" w:color="auto"/>
            <w:left w:val="none" w:sz="0" w:space="0" w:color="auto"/>
            <w:bottom w:val="none" w:sz="0" w:space="0" w:color="auto"/>
            <w:right w:val="none" w:sz="0" w:space="0" w:color="auto"/>
          </w:divBdr>
        </w:div>
        <w:div w:id="951013419">
          <w:marLeft w:val="480"/>
          <w:marRight w:val="0"/>
          <w:marTop w:val="0"/>
          <w:marBottom w:val="0"/>
          <w:divBdr>
            <w:top w:val="none" w:sz="0" w:space="0" w:color="auto"/>
            <w:left w:val="none" w:sz="0" w:space="0" w:color="auto"/>
            <w:bottom w:val="none" w:sz="0" w:space="0" w:color="auto"/>
            <w:right w:val="none" w:sz="0" w:space="0" w:color="auto"/>
          </w:divBdr>
        </w:div>
        <w:div w:id="858736081">
          <w:marLeft w:val="480"/>
          <w:marRight w:val="0"/>
          <w:marTop w:val="0"/>
          <w:marBottom w:val="0"/>
          <w:divBdr>
            <w:top w:val="none" w:sz="0" w:space="0" w:color="auto"/>
            <w:left w:val="none" w:sz="0" w:space="0" w:color="auto"/>
            <w:bottom w:val="none" w:sz="0" w:space="0" w:color="auto"/>
            <w:right w:val="none" w:sz="0" w:space="0" w:color="auto"/>
          </w:divBdr>
        </w:div>
        <w:div w:id="1850287397">
          <w:marLeft w:val="480"/>
          <w:marRight w:val="0"/>
          <w:marTop w:val="0"/>
          <w:marBottom w:val="0"/>
          <w:divBdr>
            <w:top w:val="none" w:sz="0" w:space="0" w:color="auto"/>
            <w:left w:val="none" w:sz="0" w:space="0" w:color="auto"/>
            <w:bottom w:val="none" w:sz="0" w:space="0" w:color="auto"/>
            <w:right w:val="none" w:sz="0" w:space="0" w:color="auto"/>
          </w:divBdr>
        </w:div>
        <w:div w:id="449134768">
          <w:marLeft w:val="480"/>
          <w:marRight w:val="0"/>
          <w:marTop w:val="0"/>
          <w:marBottom w:val="0"/>
          <w:divBdr>
            <w:top w:val="none" w:sz="0" w:space="0" w:color="auto"/>
            <w:left w:val="none" w:sz="0" w:space="0" w:color="auto"/>
            <w:bottom w:val="none" w:sz="0" w:space="0" w:color="auto"/>
            <w:right w:val="none" w:sz="0" w:space="0" w:color="auto"/>
          </w:divBdr>
        </w:div>
        <w:div w:id="944649577">
          <w:marLeft w:val="480"/>
          <w:marRight w:val="0"/>
          <w:marTop w:val="0"/>
          <w:marBottom w:val="0"/>
          <w:divBdr>
            <w:top w:val="none" w:sz="0" w:space="0" w:color="auto"/>
            <w:left w:val="none" w:sz="0" w:space="0" w:color="auto"/>
            <w:bottom w:val="none" w:sz="0" w:space="0" w:color="auto"/>
            <w:right w:val="none" w:sz="0" w:space="0" w:color="auto"/>
          </w:divBdr>
        </w:div>
        <w:div w:id="284124416">
          <w:marLeft w:val="480"/>
          <w:marRight w:val="0"/>
          <w:marTop w:val="0"/>
          <w:marBottom w:val="0"/>
          <w:divBdr>
            <w:top w:val="none" w:sz="0" w:space="0" w:color="auto"/>
            <w:left w:val="none" w:sz="0" w:space="0" w:color="auto"/>
            <w:bottom w:val="none" w:sz="0" w:space="0" w:color="auto"/>
            <w:right w:val="none" w:sz="0" w:space="0" w:color="auto"/>
          </w:divBdr>
        </w:div>
        <w:div w:id="1525482145">
          <w:marLeft w:val="480"/>
          <w:marRight w:val="0"/>
          <w:marTop w:val="0"/>
          <w:marBottom w:val="0"/>
          <w:divBdr>
            <w:top w:val="none" w:sz="0" w:space="0" w:color="auto"/>
            <w:left w:val="none" w:sz="0" w:space="0" w:color="auto"/>
            <w:bottom w:val="none" w:sz="0" w:space="0" w:color="auto"/>
            <w:right w:val="none" w:sz="0" w:space="0" w:color="auto"/>
          </w:divBdr>
        </w:div>
        <w:div w:id="1680085258">
          <w:marLeft w:val="480"/>
          <w:marRight w:val="0"/>
          <w:marTop w:val="0"/>
          <w:marBottom w:val="0"/>
          <w:divBdr>
            <w:top w:val="none" w:sz="0" w:space="0" w:color="auto"/>
            <w:left w:val="none" w:sz="0" w:space="0" w:color="auto"/>
            <w:bottom w:val="none" w:sz="0" w:space="0" w:color="auto"/>
            <w:right w:val="none" w:sz="0" w:space="0" w:color="auto"/>
          </w:divBdr>
        </w:div>
        <w:div w:id="1174035163">
          <w:marLeft w:val="480"/>
          <w:marRight w:val="0"/>
          <w:marTop w:val="0"/>
          <w:marBottom w:val="0"/>
          <w:divBdr>
            <w:top w:val="none" w:sz="0" w:space="0" w:color="auto"/>
            <w:left w:val="none" w:sz="0" w:space="0" w:color="auto"/>
            <w:bottom w:val="none" w:sz="0" w:space="0" w:color="auto"/>
            <w:right w:val="none" w:sz="0" w:space="0" w:color="auto"/>
          </w:divBdr>
        </w:div>
        <w:div w:id="660894320">
          <w:marLeft w:val="480"/>
          <w:marRight w:val="0"/>
          <w:marTop w:val="0"/>
          <w:marBottom w:val="0"/>
          <w:divBdr>
            <w:top w:val="none" w:sz="0" w:space="0" w:color="auto"/>
            <w:left w:val="none" w:sz="0" w:space="0" w:color="auto"/>
            <w:bottom w:val="none" w:sz="0" w:space="0" w:color="auto"/>
            <w:right w:val="none" w:sz="0" w:space="0" w:color="auto"/>
          </w:divBdr>
        </w:div>
        <w:div w:id="1328752483">
          <w:marLeft w:val="480"/>
          <w:marRight w:val="0"/>
          <w:marTop w:val="0"/>
          <w:marBottom w:val="0"/>
          <w:divBdr>
            <w:top w:val="none" w:sz="0" w:space="0" w:color="auto"/>
            <w:left w:val="none" w:sz="0" w:space="0" w:color="auto"/>
            <w:bottom w:val="none" w:sz="0" w:space="0" w:color="auto"/>
            <w:right w:val="none" w:sz="0" w:space="0" w:color="auto"/>
          </w:divBdr>
        </w:div>
        <w:div w:id="527724358">
          <w:marLeft w:val="480"/>
          <w:marRight w:val="0"/>
          <w:marTop w:val="0"/>
          <w:marBottom w:val="0"/>
          <w:divBdr>
            <w:top w:val="none" w:sz="0" w:space="0" w:color="auto"/>
            <w:left w:val="none" w:sz="0" w:space="0" w:color="auto"/>
            <w:bottom w:val="none" w:sz="0" w:space="0" w:color="auto"/>
            <w:right w:val="none" w:sz="0" w:space="0" w:color="auto"/>
          </w:divBdr>
        </w:div>
        <w:div w:id="134370773">
          <w:marLeft w:val="480"/>
          <w:marRight w:val="0"/>
          <w:marTop w:val="0"/>
          <w:marBottom w:val="0"/>
          <w:divBdr>
            <w:top w:val="none" w:sz="0" w:space="0" w:color="auto"/>
            <w:left w:val="none" w:sz="0" w:space="0" w:color="auto"/>
            <w:bottom w:val="none" w:sz="0" w:space="0" w:color="auto"/>
            <w:right w:val="none" w:sz="0" w:space="0" w:color="auto"/>
          </w:divBdr>
        </w:div>
        <w:div w:id="1910001034">
          <w:marLeft w:val="480"/>
          <w:marRight w:val="0"/>
          <w:marTop w:val="0"/>
          <w:marBottom w:val="0"/>
          <w:divBdr>
            <w:top w:val="none" w:sz="0" w:space="0" w:color="auto"/>
            <w:left w:val="none" w:sz="0" w:space="0" w:color="auto"/>
            <w:bottom w:val="none" w:sz="0" w:space="0" w:color="auto"/>
            <w:right w:val="none" w:sz="0" w:space="0" w:color="auto"/>
          </w:divBdr>
        </w:div>
        <w:div w:id="1457290145">
          <w:marLeft w:val="480"/>
          <w:marRight w:val="0"/>
          <w:marTop w:val="0"/>
          <w:marBottom w:val="0"/>
          <w:divBdr>
            <w:top w:val="none" w:sz="0" w:space="0" w:color="auto"/>
            <w:left w:val="none" w:sz="0" w:space="0" w:color="auto"/>
            <w:bottom w:val="none" w:sz="0" w:space="0" w:color="auto"/>
            <w:right w:val="none" w:sz="0" w:space="0" w:color="auto"/>
          </w:divBdr>
        </w:div>
        <w:div w:id="1948612612">
          <w:marLeft w:val="480"/>
          <w:marRight w:val="0"/>
          <w:marTop w:val="0"/>
          <w:marBottom w:val="0"/>
          <w:divBdr>
            <w:top w:val="none" w:sz="0" w:space="0" w:color="auto"/>
            <w:left w:val="none" w:sz="0" w:space="0" w:color="auto"/>
            <w:bottom w:val="none" w:sz="0" w:space="0" w:color="auto"/>
            <w:right w:val="none" w:sz="0" w:space="0" w:color="auto"/>
          </w:divBdr>
        </w:div>
        <w:div w:id="1503928645">
          <w:marLeft w:val="480"/>
          <w:marRight w:val="0"/>
          <w:marTop w:val="0"/>
          <w:marBottom w:val="0"/>
          <w:divBdr>
            <w:top w:val="none" w:sz="0" w:space="0" w:color="auto"/>
            <w:left w:val="none" w:sz="0" w:space="0" w:color="auto"/>
            <w:bottom w:val="none" w:sz="0" w:space="0" w:color="auto"/>
            <w:right w:val="none" w:sz="0" w:space="0" w:color="auto"/>
          </w:divBdr>
        </w:div>
        <w:div w:id="1708026701">
          <w:marLeft w:val="480"/>
          <w:marRight w:val="0"/>
          <w:marTop w:val="0"/>
          <w:marBottom w:val="0"/>
          <w:divBdr>
            <w:top w:val="none" w:sz="0" w:space="0" w:color="auto"/>
            <w:left w:val="none" w:sz="0" w:space="0" w:color="auto"/>
            <w:bottom w:val="none" w:sz="0" w:space="0" w:color="auto"/>
            <w:right w:val="none" w:sz="0" w:space="0" w:color="auto"/>
          </w:divBdr>
        </w:div>
        <w:div w:id="461702198">
          <w:marLeft w:val="480"/>
          <w:marRight w:val="0"/>
          <w:marTop w:val="0"/>
          <w:marBottom w:val="0"/>
          <w:divBdr>
            <w:top w:val="none" w:sz="0" w:space="0" w:color="auto"/>
            <w:left w:val="none" w:sz="0" w:space="0" w:color="auto"/>
            <w:bottom w:val="none" w:sz="0" w:space="0" w:color="auto"/>
            <w:right w:val="none" w:sz="0" w:space="0" w:color="auto"/>
          </w:divBdr>
        </w:div>
      </w:divsChild>
    </w:div>
    <w:div w:id="427895818">
      <w:bodyDiv w:val="1"/>
      <w:marLeft w:val="0"/>
      <w:marRight w:val="0"/>
      <w:marTop w:val="0"/>
      <w:marBottom w:val="0"/>
      <w:divBdr>
        <w:top w:val="none" w:sz="0" w:space="0" w:color="auto"/>
        <w:left w:val="none" w:sz="0" w:space="0" w:color="auto"/>
        <w:bottom w:val="none" w:sz="0" w:space="0" w:color="auto"/>
        <w:right w:val="none" w:sz="0" w:space="0" w:color="auto"/>
      </w:divBdr>
      <w:divsChild>
        <w:div w:id="471677085">
          <w:marLeft w:val="640"/>
          <w:marRight w:val="0"/>
          <w:marTop w:val="0"/>
          <w:marBottom w:val="0"/>
          <w:divBdr>
            <w:top w:val="none" w:sz="0" w:space="0" w:color="auto"/>
            <w:left w:val="none" w:sz="0" w:space="0" w:color="auto"/>
            <w:bottom w:val="none" w:sz="0" w:space="0" w:color="auto"/>
            <w:right w:val="none" w:sz="0" w:space="0" w:color="auto"/>
          </w:divBdr>
        </w:div>
        <w:div w:id="1893734618">
          <w:marLeft w:val="640"/>
          <w:marRight w:val="0"/>
          <w:marTop w:val="0"/>
          <w:marBottom w:val="0"/>
          <w:divBdr>
            <w:top w:val="none" w:sz="0" w:space="0" w:color="auto"/>
            <w:left w:val="none" w:sz="0" w:space="0" w:color="auto"/>
            <w:bottom w:val="none" w:sz="0" w:space="0" w:color="auto"/>
            <w:right w:val="none" w:sz="0" w:space="0" w:color="auto"/>
          </w:divBdr>
        </w:div>
        <w:div w:id="1742362023">
          <w:marLeft w:val="640"/>
          <w:marRight w:val="0"/>
          <w:marTop w:val="0"/>
          <w:marBottom w:val="0"/>
          <w:divBdr>
            <w:top w:val="none" w:sz="0" w:space="0" w:color="auto"/>
            <w:left w:val="none" w:sz="0" w:space="0" w:color="auto"/>
            <w:bottom w:val="none" w:sz="0" w:space="0" w:color="auto"/>
            <w:right w:val="none" w:sz="0" w:space="0" w:color="auto"/>
          </w:divBdr>
        </w:div>
        <w:div w:id="274752724">
          <w:marLeft w:val="640"/>
          <w:marRight w:val="0"/>
          <w:marTop w:val="0"/>
          <w:marBottom w:val="0"/>
          <w:divBdr>
            <w:top w:val="none" w:sz="0" w:space="0" w:color="auto"/>
            <w:left w:val="none" w:sz="0" w:space="0" w:color="auto"/>
            <w:bottom w:val="none" w:sz="0" w:space="0" w:color="auto"/>
            <w:right w:val="none" w:sz="0" w:space="0" w:color="auto"/>
          </w:divBdr>
        </w:div>
        <w:div w:id="1197081529">
          <w:marLeft w:val="640"/>
          <w:marRight w:val="0"/>
          <w:marTop w:val="0"/>
          <w:marBottom w:val="0"/>
          <w:divBdr>
            <w:top w:val="none" w:sz="0" w:space="0" w:color="auto"/>
            <w:left w:val="none" w:sz="0" w:space="0" w:color="auto"/>
            <w:bottom w:val="none" w:sz="0" w:space="0" w:color="auto"/>
            <w:right w:val="none" w:sz="0" w:space="0" w:color="auto"/>
          </w:divBdr>
        </w:div>
        <w:div w:id="1568026604">
          <w:marLeft w:val="640"/>
          <w:marRight w:val="0"/>
          <w:marTop w:val="0"/>
          <w:marBottom w:val="0"/>
          <w:divBdr>
            <w:top w:val="none" w:sz="0" w:space="0" w:color="auto"/>
            <w:left w:val="none" w:sz="0" w:space="0" w:color="auto"/>
            <w:bottom w:val="none" w:sz="0" w:space="0" w:color="auto"/>
            <w:right w:val="none" w:sz="0" w:space="0" w:color="auto"/>
          </w:divBdr>
        </w:div>
        <w:div w:id="212809630">
          <w:marLeft w:val="640"/>
          <w:marRight w:val="0"/>
          <w:marTop w:val="0"/>
          <w:marBottom w:val="0"/>
          <w:divBdr>
            <w:top w:val="none" w:sz="0" w:space="0" w:color="auto"/>
            <w:left w:val="none" w:sz="0" w:space="0" w:color="auto"/>
            <w:bottom w:val="none" w:sz="0" w:space="0" w:color="auto"/>
            <w:right w:val="none" w:sz="0" w:space="0" w:color="auto"/>
          </w:divBdr>
        </w:div>
        <w:div w:id="854461016">
          <w:marLeft w:val="640"/>
          <w:marRight w:val="0"/>
          <w:marTop w:val="0"/>
          <w:marBottom w:val="0"/>
          <w:divBdr>
            <w:top w:val="none" w:sz="0" w:space="0" w:color="auto"/>
            <w:left w:val="none" w:sz="0" w:space="0" w:color="auto"/>
            <w:bottom w:val="none" w:sz="0" w:space="0" w:color="auto"/>
            <w:right w:val="none" w:sz="0" w:space="0" w:color="auto"/>
          </w:divBdr>
        </w:div>
        <w:div w:id="1597247286">
          <w:marLeft w:val="640"/>
          <w:marRight w:val="0"/>
          <w:marTop w:val="0"/>
          <w:marBottom w:val="0"/>
          <w:divBdr>
            <w:top w:val="none" w:sz="0" w:space="0" w:color="auto"/>
            <w:left w:val="none" w:sz="0" w:space="0" w:color="auto"/>
            <w:bottom w:val="none" w:sz="0" w:space="0" w:color="auto"/>
            <w:right w:val="none" w:sz="0" w:space="0" w:color="auto"/>
          </w:divBdr>
        </w:div>
        <w:div w:id="301540335">
          <w:marLeft w:val="640"/>
          <w:marRight w:val="0"/>
          <w:marTop w:val="0"/>
          <w:marBottom w:val="0"/>
          <w:divBdr>
            <w:top w:val="none" w:sz="0" w:space="0" w:color="auto"/>
            <w:left w:val="none" w:sz="0" w:space="0" w:color="auto"/>
            <w:bottom w:val="none" w:sz="0" w:space="0" w:color="auto"/>
            <w:right w:val="none" w:sz="0" w:space="0" w:color="auto"/>
          </w:divBdr>
        </w:div>
        <w:div w:id="628322681">
          <w:marLeft w:val="640"/>
          <w:marRight w:val="0"/>
          <w:marTop w:val="0"/>
          <w:marBottom w:val="0"/>
          <w:divBdr>
            <w:top w:val="none" w:sz="0" w:space="0" w:color="auto"/>
            <w:left w:val="none" w:sz="0" w:space="0" w:color="auto"/>
            <w:bottom w:val="none" w:sz="0" w:space="0" w:color="auto"/>
            <w:right w:val="none" w:sz="0" w:space="0" w:color="auto"/>
          </w:divBdr>
        </w:div>
        <w:div w:id="1600874416">
          <w:marLeft w:val="640"/>
          <w:marRight w:val="0"/>
          <w:marTop w:val="0"/>
          <w:marBottom w:val="0"/>
          <w:divBdr>
            <w:top w:val="none" w:sz="0" w:space="0" w:color="auto"/>
            <w:left w:val="none" w:sz="0" w:space="0" w:color="auto"/>
            <w:bottom w:val="none" w:sz="0" w:space="0" w:color="auto"/>
            <w:right w:val="none" w:sz="0" w:space="0" w:color="auto"/>
          </w:divBdr>
        </w:div>
        <w:div w:id="2045012348">
          <w:marLeft w:val="640"/>
          <w:marRight w:val="0"/>
          <w:marTop w:val="0"/>
          <w:marBottom w:val="0"/>
          <w:divBdr>
            <w:top w:val="none" w:sz="0" w:space="0" w:color="auto"/>
            <w:left w:val="none" w:sz="0" w:space="0" w:color="auto"/>
            <w:bottom w:val="none" w:sz="0" w:space="0" w:color="auto"/>
            <w:right w:val="none" w:sz="0" w:space="0" w:color="auto"/>
          </w:divBdr>
        </w:div>
        <w:div w:id="1874809605">
          <w:marLeft w:val="640"/>
          <w:marRight w:val="0"/>
          <w:marTop w:val="0"/>
          <w:marBottom w:val="0"/>
          <w:divBdr>
            <w:top w:val="none" w:sz="0" w:space="0" w:color="auto"/>
            <w:left w:val="none" w:sz="0" w:space="0" w:color="auto"/>
            <w:bottom w:val="none" w:sz="0" w:space="0" w:color="auto"/>
            <w:right w:val="none" w:sz="0" w:space="0" w:color="auto"/>
          </w:divBdr>
        </w:div>
        <w:div w:id="348070958">
          <w:marLeft w:val="640"/>
          <w:marRight w:val="0"/>
          <w:marTop w:val="0"/>
          <w:marBottom w:val="0"/>
          <w:divBdr>
            <w:top w:val="none" w:sz="0" w:space="0" w:color="auto"/>
            <w:left w:val="none" w:sz="0" w:space="0" w:color="auto"/>
            <w:bottom w:val="none" w:sz="0" w:space="0" w:color="auto"/>
            <w:right w:val="none" w:sz="0" w:space="0" w:color="auto"/>
          </w:divBdr>
        </w:div>
        <w:div w:id="125245201">
          <w:marLeft w:val="640"/>
          <w:marRight w:val="0"/>
          <w:marTop w:val="0"/>
          <w:marBottom w:val="0"/>
          <w:divBdr>
            <w:top w:val="none" w:sz="0" w:space="0" w:color="auto"/>
            <w:left w:val="none" w:sz="0" w:space="0" w:color="auto"/>
            <w:bottom w:val="none" w:sz="0" w:space="0" w:color="auto"/>
            <w:right w:val="none" w:sz="0" w:space="0" w:color="auto"/>
          </w:divBdr>
        </w:div>
        <w:div w:id="66998736">
          <w:marLeft w:val="640"/>
          <w:marRight w:val="0"/>
          <w:marTop w:val="0"/>
          <w:marBottom w:val="0"/>
          <w:divBdr>
            <w:top w:val="none" w:sz="0" w:space="0" w:color="auto"/>
            <w:left w:val="none" w:sz="0" w:space="0" w:color="auto"/>
            <w:bottom w:val="none" w:sz="0" w:space="0" w:color="auto"/>
            <w:right w:val="none" w:sz="0" w:space="0" w:color="auto"/>
          </w:divBdr>
        </w:div>
        <w:div w:id="715397549">
          <w:marLeft w:val="640"/>
          <w:marRight w:val="0"/>
          <w:marTop w:val="0"/>
          <w:marBottom w:val="0"/>
          <w:divBdr>
            <w:top w:val="none" w:sz="0" w:space="0" w:color="auto"/>
            <w:left w:val="none" w:sz="0" w:space="0" w:color="auto"/>
            <w:bottom w:val="none" w:sz="0" w:space="0" w:color="auto"/>
            <w:right w:val="none" w:sz="0" w:space="0" w:color="auto"/>
          </w:divBdr>
        </w:div>
        <w:div w:id="566769517">
          <w:marLeft w:val="640"/>
          <w:marRight w:val="0"/>
          <w:marTop w:val="0"/>
          <w:marBottom w:val="0"/>
          <w:divBdr>
            <w:top w:val="none" w:sz="0" w:space="0" w:color="auto"/>
            <w:left w:val="none" w:sz="0" w:space="0" w:color="auto"/>
            <w:bottom w:val="none" w:sz="0" w:space="0" w:color="auto"/>
            <w:right w:val="none" w:sz="0" w:space="0" w:color="auto"/>
          </w:divBdr>
        </w:div>
        <w:div w:id="1726677600">
          <w:marLeft w:val="640"/>
          <w:marRight w:val="0"/>
          <w:marTop w:val="0"/>
          <w:marBottom w:val="0"/>
          <w:divBdr>
            <w:top w:val="none" w:sz="0" w:space="0" w:color="auto"/>
            <w:left w:val="none" w:sz="0" w:space="0" w:color="auto"/>
            <w:bottom w:val="none" w:sz="0" w:space="0" w:color="auto"/>
            <w:right w:val="none" w:sz="0" w:space="0" w:color="auto"/>
          </w:divBdr>
        </w:div>
        <w:div w:id="626549075">
          <w:marLeft w:val="640"/>
          <w:marRight w:val="0"/>
          <w:marTop w:val="0"/>
          <w:marBottom w:val="0"/>
          <w:divBdr>
            <w:top w:val="none" w:sz="0" w:space="0" w:color="auto"/>
            <w:left w:val="none" w:sz="0" w:space="0" w:color="auto"/>
            <w:bottom w:val="none" w:sz="0" w:space="0" w:color="auto"/>
            <w:right w:val="none" w:sz="0" w:space="0" w:color="auto"/>
          </w:divBdr>
        </w:div>
        <w:div w:id="1529370462">
          <w:marLeft w:val="640"/>
          <w:marRight w:val="0"/>
          <w:marTop w:val="0"/>
          <w:marBottom w:val="0"/>
          <w:divBdr>
            <w:top w:val="none" w:sz="0" w:space="0" w:color="auto"/>
            <w:left w:val="none" w:sz="0" w:space="0" w:color="auto"/>
            <w:bottom w:val="none" w:sz="0" w:space="0" w:color="auto"/>
            <w:right w:val="none" w:sz="0" w:space="0" w:color="auto"/>
          </w:divBdr>
        </w:div>
        <w:div w:id="1505974553">
          <w:marLeft w:val="640"/>
          <w:marRight w:val="0"/>
          <w:marTop w:val="0"/>
          <w:marBottom w:val="0"/>
          <w:divBdr>
            <w:top w:val="none" w:sz="0" w:space="0" w:color="auto"/>
            <w:left w:val="none" w:sz="0" w:space="0" w:color="auto"/>
            <w:bottom w:val="none" w:sz="0" w:space="0" w:color="auto"/>
            <w:right w:val="none" w:sz="0" w:space="0" w:color="auto"/>
          </w:divBdr>
        </w:div>
        <w:div w:id="734932028">
          <w:marLeft w:val="640"/>
          <w:marRight w:val="0"/>
          <w:marTop w:val="0"/>
          <w:marBottom w:val="0"/>
          <w:divBdr>
            <w:top w:val="none" w:sz="0" w:space="0" w:color="auto"/>
            <w:left w:val="none" w:sz="0" w:space="0" w:color="auto"/>
            <w:bottom w:val="none" w:sz="0" w:space="0" w:color="auto"/>
            <w:right w:val="none" w:sz="0" w:space="0" w:color="auto"/>
          </w:divBdr>
        </w:div>
        <w:div w:id="456217595">
          <w:marLeft w:val="640"/>
          <w:marRight w:val="0"/>
          <w:marTop w:val="0"/>
          <w:marBottom w:val="0"/>
          <w:divBdr>
            <w:top w:val="none" w:sz="0" w:space="0" w:color="auto"/>
            <w:left w:val="none" w:sz="0" w:space="0" w:color="auto"/>
            <w:bottom w:val="none" w:sz="0" w:space="0" w:color="auto"/>
            <w:right w:val="none" w:sz="0" w:space="0" w:color="auto"/>
          </w:divBdr>
        </w:div>
        <w:div w:id="1858885051">
          <w:marLeft w:val="640"/>
          <w:marRight w:val="0"/>
          <w:marTop w:val="0"/>
          <w:marBottom w:val="0"/>
          <w:divBdr>
            <w:top w:val="none" w:sz="0" w:space="0" w:color="auto"/>
            <w:left w:val="none" w:sz="0" w:space="0" w:color="auto"/>
            <w:bottom w:val="none" w:sz="0" w:space="0" w:color="auto"/>
            <w:right w:val="none" w:sz="0" w:space="0" w:color="auto"/>
          </w:divBdr>
        </w:div>
        <w:div w:id="256793663">
          <w:marLeft w:val="640"/>
          <w:marRight w:val="0"/>
          <w:marTop w:val="0"/>
          <w:marBottom w:val="0"/>
          <w:divBdr>
            <w:top w:val="none" w:sz="0" w:space="0" w:color="auto"/>
            <w:left w:val="none" w:sz="0" w:space="0" w:color="auto"/>
            <w:bottom w:val="none" w:sz="0" w:space="0" w:color="auto"/>
            <w:right w:val="none" w:sz="0" w:space="0" w:color="auto"/>
          </w:divBdr>
        </w:div>
        <w:div w:id="267201305">
          <w:marLeft w:val="640"/>
          <w:marRight w:val="0"/>
          <w:marTop w:val="0"/>
          <w:marBottom w:val="0"/>
          <w:divBdr>
            <w:top w:val="none" w:sz="0" w:space="0" w:color="auto"/>
            <w:left w:val="none" w:sz="0" w:space="0" w:color="auto"/>
            <w:bottom w:val="none" w:sz="0" w:space="0" w:color="auto"/>
            <w:right w:val="none" w:sz="0" w:space="0" w:color="auto"/>
          </w:divBdr>
        </w:div>
        <w:div w:id="1969892729">
          <w:marLeft w:val="640"/>
          <w:marRight w:val="0"/>
          <w:marTop w:val="0"/>
          <w:marBottom w:val="0"/>
          <w:divBdr>
            <w:top w:val="none" w:sz="0" w:space="0" w:color="auto"/>
            <w:left w:val="none" w:sz="0" w:space="0" w:color="auto"/>
            <w:bottom w:val="none" w:sz="0" w:space="0" w:color="auto"/>
            <w:right w:val="none" w:sz="0" w:space="0" w:color="auto"/>
          </w:divBdr>
        </w:div>
        <w:div w:id="465582695">
          <w:marLeft w:val="640"/>
          <w:marRight w:val="0"/>
          <w:marTop w:val="0"/>
          <w:marBottom w:val="0"/>
          <w:divBdr>
            <w:top w:val="none" w:sz="0" w:space="0" w:color="auto"/>
            <w:left w:val="none" w:sz="0" w:space="0" w:color="auto"/>
            <w:bottom w:val="none" w:sz="0" w:space="0" w:color="auto"/>
            <w:right w:val="none" w:sz="0" w:space="0" w:color="auto"/>
          </w:divBdr>
        </w:div>
      </w:divsChild>
    </w:div>
    <w:div w:id="431123578">
      <w:bodyDiv w:val="1"/>
      <w:marLeft w:val="0"/>
      <w:marRight w:val="0"/>
      <w:marTop w:val="0"/>
      <w:marBottom w:val="0"/>
      <w:divBdr>
        <w:top w:val="none" w:sz="0" w:space="0" w:color="auto"/>
        <w:left w:val="none" w:sz="0" w:space="0" w:color="auto"/>
        <w:bottom w:val="none" w:sz="0" w:space="0" w:color="auto"/>
        <w:right w:val="none" w:sz="0" w:space="0" w:color="auto"/>
      </w:divBdr>
      <w:divsChild>
        <w:div w:id="1971325533">
          <w:marLeft w:val="640"/>
          <w:marRight w:val="0"/>
          <w:marTop w:val="0"/>
          <w:marBottom w:val="0"/>
          <w:divBdr>
            <w:top w:val="none" w:sz="0" w:space="0" w:color="auto"/>
            <w:left w:val="none" w:sz="0" w:space="0" w:color="auto"/>
            <w:bottom w:val="none" w:sz="0" w:space="0" w:color="auto"/>
            <w:right w:val="none" w:sz="0" w:space="0" w:color="auto"/>
          </w:divBdr>
        </w:div>
        <w:div w:id="559364716">
          <w:marLeft w:val="640"/>
          <w:marRight w:val="0"/>
          <w:marTop w:val="0"/>
          <w:marBottom w:val="0"/>
          <w:divBdr>
            <w:top w:val="none" w:sz="0" w:space="0" w:color="auto"/>
            <w:left w:val="none" w:sz="0" w:space="0" w:color="auto"/>
            <w:bottom w:val="none" w:sz="0" w:space="0" w:color="auto"/>
            <w:right w:val="none" w:sz="0" w:space="0" w:color="auto"/>
          </w:divBdr>
        </w:div>
        <w:div w:id="1292705353">
          <w:marLeft w:val="640"/>
          <w:marRight w:val="0"/>
          <w:marTop w:val="0"/>
          <w:marBottom w:val="0"/>
          <w:divBdr>
            <w:top w:val="none" w:sz="0" w:space="0" w:color="auto"/>
            <w:left w:val="none" w:sz="0" w:space="0" w:color="auto"/>
            <w:bottom w:val="none" w:sz="0" w:space="0" w:color="auto"/>
            <w:right w:val="none" w:sz="0" w:space="0" w:color="auto"/>
          </w:divBdr>
        </w:div>
        <w:div w:id="2025549486">
          <w:marLeft w:val="640"/>
          <w:marRight w:val="0"/>
          <w:marTop w:val="0"/>
          <w:marBottom w:val="0"/>
          <w:divBdr>
            <w:top w:val="none" w:sz="0" w:space="0" w:color="auto"/>
            <w:left w:val="none" w:sz="0" w:space="0" w:color="auto"/>
            <w:bottom w:val="none" w:sz="0" w:space="0" w:color="auto"/>
            <w:right w:val="none" w:sz="0" w:space="0" w:color="auto"/>
          </w:divBdr>
        </w:div>
        <w:div w:id="896433114">
          <w:marLeft w:val="640"/>
          <w:marRight w:val="0"/>
          <w:marTop w:val="0"/>
          <w:marBottom w:val="0"/>
          <w:divBdr>
            <w:top w:val="none" w:sz="0" w:space="0" w:color="auto"/>
            <w:left w:val="none" w:sz="0" w:space="0" w:color="auto"/>
            <w:bottom w:val="none" w:sz="0" w:space="0" w:color="auto"/>
            <w:right w:val="none" w:sz="0" w:space="0" w:color="auto"/>
          </w:divBdr>
        </w:div>
        <w:div w:id="303044283">
          <w:marLeft w:val="640"/>
          <w:marRight w:val="0"/>
          <w:marTop w:val="0"/>
          <w:marBottom w:val="0"/>
          <w:divBdr>
            <w:top w:val="none" w:sz="0" w:space="0" w:color="auto"/>
            <w:left w:val="none" w:sz="0" w:space="0" w:color="auto"/>
            <w:bottom w:val="none" w:sz="0" w:space="0" w:color="auto"/>
            <w:right w:val="none" w:sz="0" w:space="0" w:color="auto"/>
          </w:divBdr>
        </w:div>
        <w:div w:id="543712014">
          <w:marLeft w:val="640"/>
          <w:marRight w:val="0"/>
          <w:marTop w:val="0"/>
          <w:marBottom w:val="0"/>
          <w:divBdr>
            <w:top w:val="none" w:sz="0" w:space="0" w:color="auto"/>
            <w:left w:val="none" w:sz="0" w:space="0" w:color="auto"/>
            <w:bottom w:val="none" w:sz="0" w:space="0" w:color="auto"/>
            <w:right w:val="none" w:sz="0" w:space="0" w:color="auto"/>
          </w:divBdr>
        </w:div>
        <w:div w:id="1145660549">
          <w:marLeft w:val="640"/>
          <w:marRight w:val="0"/>
          <w:marTop w:val="0"/>
          <w:marBottom w:val="0"/>
          <w:divBdr>
            <w:top w:val="none" w:sz="0" w:space="0" w:color="auto"/>
            <w:left w:val="none" w:sz="0" w:space="0" w:color="auto"/>
            <w:bottom w:val="none" w:sz="0" w:space="0" w:color="auto"/>
            <w:right w:val="none" w:sz="0" w:space="0" w:color="auto"/>
          </w:divBdr>
        </w:div>
        <w:div w:id="1481196270">
          <w:marLeft w:val="640"/>
          <w:marRight w:val="0"/>
          <w:marTop w:val="0"/>
          <w:marBottom w:val="0"/>
          <w:divBdr>
            <w:top w:val="none" w:sz="0" w:space="0" w:color="auto"/>
            <w:left w:val="none" w:sz="0" w:space="0" w:color="auto"/>
            <w:bottom w:val="none" w:sz="0" w:space="0" w:color="auto"/>
            <w:right w:val="none" w:sz="0" w:space="0" w:color="auto"/>
          </w:divBdr>
        </w:div>
        <w:div w:id="1005786637">
          <w:marLeft w:val="640"/>
          <w:marRight w:val="0"/>
          <w:marTop w:val="0"/>
          <w:marBottom w:val="0"/>
          <w:divBdr>
            <w:top w:val="none" w:sz="0" w:space="0" w:color="auto"/>
            <w:left w:val="none" w:sz="0" w:space="0" w:color="auto"/>
            <w:bottom w:val="none" w:sz="0" w:space="0" w:color="auto"/>
            <w:right w:val="none" w:sz="0" w:space="0" w:color="auto"/>
          </w:divBdr>
        </w:div>
        <w:div w:id="2073651809">
          <w:marLeft w:val="640"/>
          <w:marRight w:val="0"/>
          <w:marTop w:val="0"/>
          <w:marBottom w:val="0"/>
          <w:divBdr>
            <w:top w:val="none" w:sz="0" w:space="0" w:color="auto"/>
            <w:left w:val="none" w:sz="0" w:space="0" w:color="auto"/>
            <w:bottom w:val="none" w:sz="0" w:space="0" w:color="auto"/>
            <w:right w:val="none" w:sz="0" w:space="0" w:color="auto"/>
          </w:divBdr>
        </w:div>
        <w:div w:id="1158036345">
          <w:marLeft w:val="640"/>
          <w:marRight w:val="0"/>
          <w:marTop w:val="0"/>
          <w:marBottom w:val="0"/>
          <w:divBdr>
            <w:top w:val="none" w:sz="0" w:space="0" w:color="auto"/>
            <w:left w:val="none" w:sz="0" w:space="0" w:color="auto"/>
            <w:bottom w:val="none" w:sz="0" w:space="0" w:color="auto"/>
            <w:right w:val="none" w:sz="0" w:space="0" w:color="auto"/>
          </w:divBdr>
        </w:div>
        <w:div w:id="980353148">
          <w:marLeft w:val="640"/>
          <w:marRight w:val="0"/>
          <w:marTop w:val="0"/>
          <w:marBottom w:val="0"/>
          <w:divBdr>
            <w:top w:val="none" w:sz="0" w:space="0" w:color="auto"/>
            <w:left w:val="none" w:sz="0" w:space="0" w:color="auto"/>
            <w:bottom w:val="none" w:sz="0" w:space="0" w:color="auto"/>
            <w:right w:val="none" w:sz="0" w:space="0" w:color="auto"/>
          </w:divBdr>
        </w:div>
        <w:div w:id="679968585">
          <w:marLeft w:val="640"/>
          <w:marRight w:val="0"/>
          <w:marTop w:val="0"/>
          <w:marBottom w:val="0"/>
          <w:divBdr>
            <w:top w:val="none" w:sz="0" w:space="0" w:color="auto"/>
            <w:left w:val="none" w:sz="0" w:space="0" w:color="auto"/>
            <w:bottom w:val="none" w:sz="0" w:space="0" w:color="auto"/>
            <w:right w:val="none" w:sz="0" w:space="0" w:color="auto"/>
          </w:divBdr>
        </w:div>
        <w:div w:id="1005520631">
          <w:marLeft w:val="640"/>
          <w:marRight w:val="0"/>
          <w:marTop w:val="0"/>
          <w:marBottom w:val="0"/>
          <w:divBdr>
            <w:top w:val="none" w:sz="0" w:space="0" w:color="auto"/>
            <w:left w:val="none" w:sz="0" w:space="0" w:color="auto"/>
            <w:bottom w:val="none" w:sz="0" w:space="0" w:color="auto"/>
            <w:right w:val="none" w:sz="0" w:space="0" w:color="auto"/>
          </w:divBdr>
        </w:div>
        <w:div w:id="845553902">
          <w:marLeft w:val="640"/>
          <w:marRight w:val="0"/>
          <w:marTop w:val="0"/>
          <w:marBottom w:val="0"/>
          <w:divBdr>
            <w:top w:val="none" w:sz="0" w:space="0" w:color="auto"/>
            <w:left w:val="none" w:sz="0" w:space="0" w:color="auto"/>
            <w:bottom w:val="none" w:sz="0" w:space="0" w:color="auto"/>
            <w:right w:val="none" w:sz="0" w:space="0" w:color="auto"/>
          </w:divBdr>
        </w:div>
        <w:div w:id="1550725387">
          <w:marLeft w:val="640"/>
          <w:marRight w:val="0"/>
          <w:marTop w:val="0"/>
          <w:marBottom w:val="0"/>
          <w:divBdr>
            <w:top w:val="none" w:sz="0" w:space="0" w:color="auto"/>
            <w:left w:val="none" w:sz="0" w:space="0" w:color="auto"/>
            <w:bottom w:val="none" w:sz="0" w:space="0" w:color="auto"/>
            <w:right w:val="none" w:sz="0" w:space="0" w:color="auto"/>
          </w:divBdr>
        </w:div>
        <w:div w:id="143007911">
          <w:marLeft w:val="640"/>
          <w:marRight w:val="0"/>
          <w:marTop w:val="0"/>
          <w:marBottom w:val="0"/>
          <w:divBdr>
            <w:top w:val="none" w:sz="0" w:space="0" w:color="auto"/>
            <w:left w:val="none" w:sz="0" w:space="0" w:color="auto"/>
            <w:bottom w:val="none" w:sz="0" w:space="0" w:color="auto"/>
            <w:right w:val="none" w:sz="0" w:space="0" w:color="auto"/>
          </w:divBdr>
        </w:div>
        <w:div w:id="1034231673">
          <w:marLeft w:val="640"/>
          <w:marRight w:val="0"/>
          <w:marTop w:val="0"/>
          <w:marBottom w:val="0"/>
          <w:divBdr>
            <w:top w:val="none" w:sz="0" w:space="0" w:color="auto"/>
            <w:left w:val="none" w:sz="0" w:space="0" w:color="auto"/>
            <w:bottom w:val="none" w:sz="0" w:space="0" w:color="auto"/>
            <w:right w:val="none" w:sz="0" w:space="0" w:color="auto"/>
          </w:divBdr>
        </w:div>
        <w:div w:id="125396374">
          <w:marLeft w:val="640"/>
          <w:marRight w:val="0"/>
          <w:marTop w:val="0"/>
          <w:marBottom w:val="0"/>
          <w:divBdr>
            <w:top w:val="none" w:sz="0" w:space="0" w:color="auto"/>
            <w:left w:val="none" w:sz="0" w:space="0" w:color="auto"/>
            <w:bottom w:val="none" w:sz="0" w:space="0" w:color="auto"/>
            <w:right w:val="none" w:sz="0" w:space="0" w:color="auto"/>
          </w:divBdr>
        </w:div>
        <w:div w:id="1524590219">
          <w:marLeft w:val="640"/>
          <w:marRight w:val="0"/>
          <w:marTop w:val="0"/>
          <w:marBottom w:val="0"/>
          <w:divBdr>
            <w:top w:val="none" w:sz="0" w:space="0" w:color="auto"/>
            <w:left w:val="none" w:sz="0" w:space="0" w:color="auto"/>
            <w:bottom w:val="none" w:sz="0" w:space="0" w:color="auto"/>
            <w:right w:val="none" w:sz="0" w:space="0" w:color="auto"/>
          </w:divBdr>
        </w:div>
        <w:div w:id="1988514606">
          <w:marLeft w:val="640"/>
          <w:marRight w:val="0"/>
          <w:marTop w:val="0"/>
          <w:marBottom w:val="0"/>
          <w:divBdr>
            <w:top w:val="none" w:sz="0" w:space="0" w:color="auto"/>
            <w:left w:val="none" w:sz="0" w:space="0" w:color="auto"/>
            <w:bottom w:val="none" w:sz="0" w:space="0" w:color="auto"/>
            <w:right w:val="none" w:sz="0" w:space="0" w:color="auto"/>
          </w:divBdr>
        </w:div>
        <w:div w:id="619991518">
          <w:marLeft w:val="640"/>
          <w:marRight w:val="0"/>
          <w:marTop w:val="0"/>
          <w:marBottom w:val="0"/>
          <w:divBdr>
            <w:top w:val="none" w:sz="0" w:space="0" w:color="auto"/>
            <w:left w:val="none" w:sz="0" w:space="0" w:color="auto"/>
            <w:bottom w:val="none" w:sz="0" w:space="0" w:color="auto"/>
            <w:right w:val="none" w:sz="0" w:space="0" w:color="auto"/>
          </w:divBdr>
        </w:div>
        <w:div w:id="1081416811">
          <w:marLeft w:val="640"/>
          <w:marRight w:val="0"/>
          <w:marTop w:val="0"/>
          <w:marBottom w:val="0"/>
          <w:divBdr>
            <w:top w:val="none" w:sz="0" w:space="0" w:color="auto"/>
            <w:left w:val="none" w:sz="0" w:space="0" w:color="auto"/>
            <w:bottom w:val="none" w:sz="0" w:space="0" w:color="auto"/>
            <w:right w:val="none" w:sz="0" w:space="0" w:color="auto"/>
          </w:divBdr>
        </w:div>
        <w:div w:id="1227491133">
          <w:marLeft w:val="640"/>
          <w:marRight w:val="0"/>
          <w:marTop w:val="0"/>
          <w:marBottom w:val="0"/>
          <w:divBdr>
            <w:top w:val="none" w:sz="0" w:space="0" w:color="auto"/>
            <w:left w:val="none" w:sz="0" w:space="0" w:color="auto"/>
            <w:bottom w:val="none" w:sz="0" w:space="0" w:color="auto"/>
            <w:right w:val="none" w:sz="0" w:space="0" w:color="auto"/>
          </w:divBdr>
        </w:div>
        <w:div w:id="973565275">
          <w:marLeft w:val="640"/>
          <w:marRight w:val="0"/>
          <w:marTop w:val="0"/>
          <w:marBottom w:val="0"/>
          <w:divBdr>
            <w:top w:val="none" w:sz="0" w:space="0" w:color="auto"/>
            <w:left w:val="none" w:sz="0" w:space="0" w:color="auto"/>
            <w:bottom w:val="none" w:sz="0" w:space="0" w:color="auto"/>
            <w:right w:val="none" w:sz="0" w:space="0" w:color="auto"/>
          </w:divBdr>
        </w:div>
        <w:div w:id="1514607762">
          <w:marLeft w:val="640"/>
          <w:marRight w:val="0"/>
          <w:marTop w:val="0"/>
          <w:marBottom w:val="0"/>
          <w:divBdr>
            <w:top w:val="none" w:sz="0" w:space="0" w:color="auto"/>
            <w:left w:val="none" w:sz="0" w:space="0" w:color="auto"/>
            <w:bottom w:val="none" w:sz="0" w:space="0" w:color="auto"/>
            <w:right w:val="none" w:sz="0" w:space="0" w:color="auto"/>
          </w:divBdr>
        </w:div>
        <w:div w:id="1058241433">
          <w:marLeft w:val="640"/>
          <w:marRight w:val="0"/>
          <w:marTop w:val="0"/>
          <w:marBottom w:val="0"/>
          <w:divBdr>
            <w:top w:val="none" w:sz="0" w:space="0" w:color="auto"/>
            <w:left w:val="none" w:sz="0" w:space="0" w:color="auto"/>
            <w:bottom w:val="none" w:sz="0" w:space="0" w:color="auto"/>
            <w:right w:val="none" w:sz="0" w:space="0" w:color="auto"/>
          </w:divBdr>
        </w:div>
        <w:div w:id="1318146768">
          <w:marLeft w:val="640"/>
          <w:marRight w:val="0"/>
          <w:marTop w:val="0"/>
          <w:marBottom w:val="0"/>
          <w:divBdr>
            <w:top w:val="none" w:sz="0" w:space="0" w:color="auto"/>
            <w:left w:val="none" w:sz="0" w:space="0" w:color="auto"/>
            <w:bottom w:val="none" w:sz="0" w:space="0" w:color="auto"/>
            <w:right w:val="none" w:sz="0" w:space="0" w:color="auto"/>
          </w:divBdr>
        </w:div>
        <w:div w:id="382602249">
          <w:marLeft w:val="640"/>
          <w:marRight w:val="0"/>
          <w:marTop w:val="0"/>
          <w:marBottom w:val="0"/>
          <w:divBdr>
            <w:top w:val="none" w:sz="0" w:space="0" w:color="auto"/>
            <w:left w:val="none" w:sz="0" w:space="0" w:color="auto"/>
            <w:bottom w:val="none" w:sz="0" w:space="0" w:color="auto"/>
            <w:right w:val="none" w:sz="0" w:space="0" w:color="auto"/>
          </w:divBdr>
        </w:div>
        <w:div w:id="786893095">
          <w:marLeft w:val="640"/>
          <w:marRight w:val="0"/>
          <w:marTop w:val="0"/>
          <w:marBottom w:val="0"/>
          <w:divBdr>
            <w:top w:val="none" w:sz="0" w:space="0" w:color="auto"/>
            <w:left w:val="none" w:sz="0" w:space="0" w:color="auto"/>
            <w:bottom w:val="none" w:sz="0" w:space="0" w:color="auto"/>
            <w:right w:val="none" w:sz="0" w:space="0" w:color="auto"/>
          </w:divBdr>
        </w:div>
        <w:div w:id="428236175">
          <w:marLeft w:val="640"/>
          <w:marRight w:val="0"/>
          <w:marTop w:val="0"/>
          <w:marBottom w:val="0"/>
          <w:divBdr>
            <w:top w:val="none" w:sz="0" w:space="0" w:color="auto"/>
            <w:left w:val="none" w:sz="0" w:space="0" w:color="auto"/>
            <w:bottom w:val="none" w:sz="0" w:space="0" w:color="auto"/>
            <w:right w:val="none" w:sz="0" w:space="0" w:color="auto"/>
          </w:divBdr>
        </w:div>
        <w:div w:id="1370567376">
          <w:marLeft w:val="640"/>
          <w:marRight w:val="0"/>
          <w:marTop w:val="0"/>
          <w:marBottom w:val="0"/>
          <w:divBdr>
            <w:top w:val="none" w:sz="0" w:space="0" w:color="auto"/>
            <w:left w:val="none" w:sz="0" w:space="0" w:color="auto"/>
            <w:bottom w:val="none" w:sz="0" w:space="0" w:color="auto"/>
            <w:right w:val="none" w:sz="0" w:space="0" w:color="auto"/>
          </w:divBdr>
        </w:div>
        <w:div w:id="1696924950">
          <w:marLeft w:val="640"/>
          <w:marRight w:val="0"/>
          <w:marTop w:val="0"/>
          <w:marBottom w:val="0"/>
          <w:divBdr>
            <w:top w:val="none" w:sz="0" w:space="0" w:color="auto"/>
            <w:left w:val="none" w:sz="0" w:space="0" w:color="auto"/>
            <w:bottom w:val="none" w:sz="0" w:space="0" w:color="auto"/>
            <w:right w:val="none" w:sz="0" w:space="0" w:color="auto"/>
          </w:divBdr>
        </w:div>
      </w:divsChild>
    </w:div>
    <w:div w:id="434594657">
      <w:bodyDiv w:val="1"/>
      <w:marLeft w:val="0"/>
      <w:marRight w:val="0"/>
      <w:marTop w:val="0"/>
      <w:marBottom w:val="0"/>
      <w:divBdr>
        <w:top w:val="none" w:sz="0" w:space="0" w:color="auto"/>
        <w:left w:val="none" w:sz="0" w:space="0" w:color="auto"/>
        <w:bottom w:val="none" w:sz="0" w:space="0" w:color="auto"/>
        <w:right w:val="none" w:sz="0" w:space="0" w:color="auto"/>
      </w:divBdr>
    </w:div>
    <w:div w:id="438333573">
      <w:bodyDiv w:val="1"/>
      <w:marLeft w:val="0"/>
      <w:marRight w:val="0"/>
      <w:marTop w:val="0"/>
      <w:marBottom w:val="0"/>
      <w:divBdr>
        <w:top w:val="none" w:sz="0" w:space="0" w:color="auto"/>
        <w:left w:val="none" w:sz="0" w:space="0" w:color="auto"/>
        <w:bottom w:val="none" w:sz="0" w:space="0" w:color="auto"/>
        <w:right w:val="none" w:sz="0" w:space="0" w:color="auto"/>
      </w:divBdr>
      <w:divsChild>
        <w:div w:id="1730231529">
          <w:marLeft w:val="640"/>
          <w:marRight w:val="0"/>
          <w:marTop w:val="0"/>
          <w:marBottom w:val="0"/>
          <w:divBdr>
            <w:top w:val="none" w:sz="0" w:space="0" w:color="auto"/>
            <w:left w:val="none" w:sz="0" w:space="0" w:color="auto"/>
            <w:bottom w:val="none" w:sz="0" w:space="0" w:color="auto"/>
            <w:right w:val="none" w:sz="0" w:space="0" w:color="auto"/>
          </w:divBdr>
        </w:div>
        <w:div w:id="1662925169">
          <w:marLeft w:val="640"/>
          <w:marRight w:val="0"/>
          <w:marTop w:val="0"/>
          <w:marBottom w:val="0"/>
          <w:divBdr>
            <w:top w:val="none" w:sz="0" w:space="0" w:color="auto"/>
            <w:left w:val="none" w:sz="0" w:space="0" w:color="auto"/>
            <w:bottom w:val="none" w:sz="0" w:space="0" w:color="auto"/>
            <w:right w:val="none" w:sz="0" w:space="0" w:color="auto"/>
          </w:divBdr>
        </w:div>
        <w:div w:id="882978693">
          <w:marLeft w:val="640"/>
          <w:marRight w:val="0"/>
          <w:marTop w:val="0"/>
          <w:marBottom w:val="0"/>
          <w:divBdr>
            <w:top w:val="none" w:sz="0" w:space="0" w:color="auto"/>
            <w:left w:val="none" w:sz="0" w:space="0" w:color="auto"/>
            <w:bottom w:val="none" w:sz="0" w:space="0" w:color="auto"/>
            <w:right w:val="none" w:sz="0" w:space="0" w:color="auto"/>
          </w:divBdr>
        </w:div>
        <w:div w:id="419522647">
          <w:marLeft w:val="640"/>
          <w:marRight w:val="0"/>
          <w:marTop w:val="0"/>
          <w:marBottom w:val="0"/>
          <w:divBdr>
            <w:top w:val="none" w:sz="0" w:space="0" w:color="auto"/>
            <w:left w:val="none" w:sz="0" w:space="0" w:color="auto"/>
            <w:bottom w:val="none" w:sz="0" w:space="0" w:color="auto"/>
            <w:right w:val="none" w:sz="0" w:space="0" w:color="auto"/>
          </w:divBdr>
        </w:div>
        <w:div w:id="1992363535">
          <w:marLeft w:val="640"/>
          <w:marRight w:val="0"/>
          <w:marTop w:val="0"/>
          <w:marBottom w:val="0"/>
          <w:divBdr>
            <w:top w:val="none" w:sz="0" w:space="0" w:color="auto"/>
            <w:left w:val="none" w:sz="0" w:space="0" w:color="auto"/>
            <w:bottom w:val="none" w:sz="0" w:space="0" w:color="auto"/>
            <w:right w:val="none" w:sz="0" w:space="0" w:color="auto"/>
          </w:divBdr>
        </w:div>
        <w:div w:id="1372682396">
          <w:marLeft w:val="640"/>
          <w:marRight w:val="0"/>
          <w:marTop w:val="0"/>
          <w:marBottom w:val="0"/>
          <w:divBdr>
            <w:top w:val="none" w:sz="0" w:space="0" w:color="auto"/>
            <w:left w:val="none" w:sz="0" w:space="0" w:color="auto"/>
            <w:bottom w:val="none" w:sz="0" w:space="0" w:color="auto"/>
            <w:right w:val="none" w:sz="0" w:space="0" w:color="auto"/>
          </w:divBdr>
        </w:div>
        <w:div w:id="767115993">
          <w:marLeft w:val="640"/>
          <w:marRight w:val="0"/>
          <w:marTop w:val="0"/>
          <w:marBottom w:val="0"/>
          <w:divBdr>
            <w:top w:val="none" w:sz="0" w:space="0" w:color="auto"/>
            <w:left w:val="none" w:sz="0" w:space="0" w:color="auto"/>
            <w:bottom w:val="none" w:sz="0" w:space="0" w:color="auto"/>
            <w:right w:val="none" w:sz="0" w:space="0" w:color="auto"/>
          </w:divBdr>
        </w:div>
        <w:div w:id="380859131">
          <w:marLeft w:val="640"/>
          <w:marRight w:val="0"/>
          <w:marTop w:val="0"/>
          <w:marBottom w:val="0"/>
          <w:divBdr>
            <w:top w:val="none" w:sz="0" w:space="0" w:color="auto"/>
            <w:left w:val="none" w:sz="0" w:space="0" w:color="auto"/>
            <w:bottom w:val="none" w:sz="0" w:space="0" w:color="auto"/>
            <w:right w:val="none" w:sz="0" w:space="0" w:color="auto"/>
          </w:divBdr>
        </w:div>
        <w:div w:id="969163085">
          <w:marLeft w:val="640"/>
          <w:marRight w:val="0"/>
          <w:marTop w:val="0"/>
          <w:marBottom w:val="0"/>
          <w:divBdr>
            <w:top w:val="none" w:sz="0" w:space="0" w:color="auto"/>
            <w:left w:val="none" w:sz="0" w:space="0" w:color="auto"/>
            <w:bottom w:val="none" w:sz="0" w:space="0" w:color="auto"/>
            <w:right w:val="none" w:sz="0" w:space="0" w:color="auto"/>
          </w:divBdr>
        </w:div>
        <w:div w:id="966131717">
          <w:marLeft w:val="640"/>
          <w:marRight w:val="0"/>
          <w:marTop w:val="0"/>
          <w:marBottom w:val="0"/>
          <w:divBdr>
            <w:top w:val="none" w:sz="0" w:space="0" w:color="auto"/>
            <w:left w:val="none" w:sz="0" w:space="0" w:color="auto"/>
            <w:bottom w:val="none" w:sz="0" w:space="0" w:color="auto"/>
            <w:right w:val="none" w:sz="0" w:space="0" w:color="auto"/>
          </w:divBdr>
        </w:div>
        <w:div w:id="1190991045">
          <w:marLeft w:val="640"/>
          <w:marRight w:val="0"/>
          <w:marTop w:val="0"/>
          <w:marBottom w:val="0"/>
          <w:divBdr>
            <w:top w:val="none" w:sz="0" w:space="0" w:color="auto"/>
            <w:left w:val="none" w:sz="0" w:space="0" w:color="auto"/>
            <w:bottom w:val="none" w:sz="0" w:space="0" w:color="auto"/>
            <w:right w:val="none" w:sz="0" w:space="0" w:color="auto"/>
          </w:divBdr>
        </w:div>
        <w:div w:id="1402943988">
          <w:marLeft w:val="640"/>
          <w:marRight w:val="0"/>
          <w:marTop w:val="0"/>
          <w:marBottom w:val="0"/>
          <w:divBdr>
            <w:top w:val="none" w:sz="0" w:space="0" w:color="auto"/>
            <w:left w:val="none" w:sz="0" w:space="0" w:color="auto"/>
            <w:bottom w:val="none" w:sz="0" w:space="0" w:color="auto"/>
            <w:right w:val="none" w:sz="0" w:space="0" w:color="auto"/>
          </w:divBdr>
        </w:div>
        <w:div w:id="1810395428">
          <w:marLeft w:val="640"/>
          <w:marRight w:val="0"/>
          <w:marTop w:val="0"/>
          <w:marBottom w:val="0"/>
          <w:divBdr>
            <w:top w:val="none" w:sz="0" w:space="0" w:color="auto"/>
            <w:left w:val="none" w:sz="0" w:space="0" w:color="auto"/>
            <w:bottom w:val="none" w:sz="0" w:space="0" w:color="auto"/>
            <w:right w:val="none" w:sz="0" w:space="0" w:color="auto"/>
          </w:divBdr>
        </w:div>
        <w:div w:id="377515940">
          <w:marLeft w:val="640"/>
          <w:marRight w:val="0"/>
          <w:marTop w:val="0"/>
          <w:marBottom w:val="0"/>
          <w:divBdr>
            <w:top w:val="none" w:sz="0" w:space="0" w:color="auto"/>
            <w:left w:val="none" w:sz="0" w:space="0" w:color="auto"/>
            <w:bottom w:val="none" w:sz="0" w:space="0" w:color="auto"/>
            <w:right w:val="none" w:sz="0" w:space="0" w:color="auto"/>
          </w:divBdr>
        </w:div>
        <w:div w:id="121702622">
          <w:marLeft w:val="640"/>
          <w:marRight w:val="0"/>
          <w:marTop w:val="0"/>
          <w:marBottom w:val="0"/>
          <w:divBdr>
            <w:top w:val="none" w:sz="0" w:space="0" w:color="auto"/>
            <w:left w:val="none" w:sz="0" w:space="0" w:color="auto"/>
            <w:bottom w:val="none" w:sz="0" w:space="0" w:color="auto"/>
            <w:right w:val="none" w:sz="0" w:space="0" w:color="auto"/>
          </w:divBdr>
        </w:div>
        <w:div w:id="965697372">
          <w:marLeft w:val="640"/>
          <w:marRight w:val="0"/>
          <w:marTop w:val="0"/>
          <w:marBottom w:val="0"/>
          <w:divBdr>
            <w:top w:val="none" w:sz="0" w:space="0" w:color="auto"/>
            <w:left w:val="none" w:sz="0" w:space="0" w:color="auto"/>
            <w:bottom w:val="none" w:sz="0" w:space="0" w:color="auto"/>
            <w:right w:val="none" w:sz="0" w:space="0" w:color="auto"/>
          </w:divBdr>
        </w:div>
        <w:div w:id="1632981965">
          <w:marLeft w:val="640"/>
          <w:marRight w:val="0"/>
          <w:marTop w:val="0"/>
          <w:marBottom w:val="0"/>
          <w:divBdr>
            <w:top w:val="none" w:sz="0" w:space="0" w:color="auto"/>
            <w:left w:val="none" w:sz="0" w:space="0" w:color="auto"/>
            <w:bottom w:val="none" w:sz="0" w:space="0" w:color="auto"/>
            <w:right w:val="none" w:sz="0" w:space="0" w:color="auto"/>
          </w:divBdr>
        </w:div>
        <w:div w:id="180897889">
          <w:marLeft w:val="640"/>
          <w:marRight w:val="0"/>
          <w:marTop w:val="0"/>
          <w:marBottom w:val="0"/>
          <w:divBdr>
            <w:top w:val="none" w:sz="0" w:space="0" w:color="auto"/>
            <w:left w:val="none" w:sz="0" w:space="0" w:color="auto"/>
            <w:bottom w:val="none" w:sz="0" w:space="0" w:color="auto"/>
            <w:right w:val="none" w:sz="0" w:space="0" w:color="auto"/>
          </w:divBdr>
        </w:div>
        <w:div w:id="1476335119">
          <w:marLeft w:val="640"/>
          <w:marRight w:val="0"/>
          <w:marTop w:val="0"/>
          <w:marBottom w:val="0"/>
          <w:divBdr>
            <w:top w:val="none" w:sz="0" w:space="0" w:color="auto"/>
            <w:left w:val="none" w:sz="0" w:space="0" w:color="auto"/>
            <w:bottom w:val="none" w:sz="0" w:space="0" w:color="auto"/>
            <w:right w:val="none" w:sz="0" w:space="0" w:color="auto"/>
          </w:divBdr>
        </w:div>
        <w:div w:id="1368021267">
          <w:marLeft w:val="640"/>
          <w:marRight w:val="0"/>
          <w:marTop w:val="0"/>
          <w:marBottom w:val="0"/>
          <w:divBdr>
            <w:top w:val="none" w:sz="0" w:space="0" w:color="auto"/>
            <w:left w:val="none" w:sz="0" w:space="0" w:color="auto"/>
            <w:bottom w:val="none" w:sz="0" w:space="0" w:color="auto"/>
            <w:right w:val="none" w:sz="0" w:space="0" w:color="auto"/>
          </w:divBdr>
        </w:div>
        <w:div w:id="1476024049">
          <w:marLeft w:val="640"/>
          <w:marRight w:val="0"/>
          <w:marTop w:val="0"/>
          <w:marBottom w:val="0"/>
          <w:divBdr>
            <w:top w:val="none" w:sz="0" w:space="0" w:color="auto"/>
            <w:left w:val="none" w:sz="0" w:space="0" w:color="auto"/>
            <w:bottom w:val="none" w:sz="0" w:space="0" w:color="auto"/>
            <w:right w:val="none" w:sz="0" w:space="0" w:color="auto"/>
          </w:divBdr>
        </w:div>
        <w:div w:id="1936399429">
          <w:marLeft w:val="640"/>
          <w:marRight w:val="0"/>
          <w:marTop w:val="0"/>
          <w:marBottom w:val="0"/>
          <w:divBdr>
            <w:top w:val="none" w:sz="0" w:space="0" w:color="auto"/>
            <w:left w:val="none" w:sz="0" w:space="0" w:color="auto"/>
            <w:bottom w:val="none" w:sz="0" w:space="0" w:color="auto"/>
            <w:right w:val="none" w:sz="0" w:space="0" w:color="auto"/>
          </w:divBdr>
        </w:div>
        <w:div w:id="636421048">
          <w:marLeft w:val="640"/>
          <w:marRight w:val="0"/>
          <w:marTop w:val="0"/>
          <w:marBottom w:val="0"/>
          <w:divBdr>
            <w:top w:val="none" w:sz="0" w:space="0" w:color="auto"/>
            <w:left w:val="none" w:sz="0" w:space="0" w:color="auto"/>
            <w:bottom w:val="none" w:sz="0" w:space="0" w:color="auto"/>
            <w:right w:val="none" w:sz="0" w:space="0" w:color="auto"/>
          </w:divBdr>
        </w:div>
        <w:div w:id="1090617244">
          <w:marLeft w:val="640"/>
          <w:marRight w:val="0"/>
          <w:marTop w:val="0"/>
          <w:marBottom w:val="0"/>
          <w:divBdr>
            <w:top w:val="none" w:sz="0" w:space="0" w:color="auto"/>
            <w:left w:val="none" w:sz="0" w:space="0" w:color="auto"/>
            <w:bottom w:val="none" w:sz="0" w:space="0" w:color="auto"/>
            <w:right w:val="none" w:sz="0" w:space="0" w:color="auto"/>
          </w:divBdr>
        </w:div>
        <w:div w:id="972755896">
          <w:marLeft w:val="640"/>
          <w:marRight w:val="0"/>
          <w:marTop w:val="0"/>
          <w:marBottom w:val="0"/>
          <w:divBdr>
            <w:top w:val="none" w:sz="0" w:space="0" w:color="auto"/>
            <w:left w:val="none" w:sz="0" w:space="0" w:color="auto"/>
            <w:bottom w:val="none" w:sz="0" w:space="0" w:color="auto"/>
            <w:right w:val="none" w:sz="0" w:space="0" w:color="auto"/>
          </w:divBdr>
        </w:div>
      </w:divsChild>
    </w:div>
    <w:div w:id="460684529">
      <w:bodyDiv w:val="1"/>
      <w:marLeft w:val="0"/>
      <w:marRight w:val="0"/>
      <w:marTop w:val="0"/>
      <w:marBottom w:val="0"/>
      <w:divBdr>
        <w:top w:val="none" w:sz="0" w:space="0" w:color="auto"/>
        <w:left w:val="none" w:sz="0" w:space="0" w:color="auto"/>
        <w:bottom w:val="none" w:sz="0" w:space="0" w:color="auto"/>
        <w:right w:val="none" w:sz="0" w:space="0" w:color="auto"/>
      </w:divBdr>
    </w:div>
    <w:div w:id="470053487">
      <w:bodyDiv w:val="1"/>
      <w:marLeft w:val="0"/>
      <w:marRight w:val="0"/>
      <w:marTop w:val="0"/>
      <w:marBottom w:val="0"/>
      <w:divBdr>
        <w:top w:val="none" w:sz="0" w:space="0" w:color="auto"/>
        <w:left w:val="none" w:sz="0" w:space="0" w:color="auto"/>
        <w:bottom w:val="none" w:sz="0" w:space="0" w:color="auto"/>
        <w:right w:val="none" w:sz="0" w:space="0" w:color="auto"/>
      </w:divBdr>
      <w:divsChild>
        <w:div w:id="1484155798">
          <w:marLeft w:val="480"/>
          <w:marRight w:val="0"/>
          <w:marTop w:val="0"/>
          <w:marBottom w:val="0"/>
          <w:divBdr>
            <w:top w:val="none" w:sz="0" w:space="0" w:color="auto"/>
            <w:left w:val="none" w:sz="0" w:space="0" w:color="auto"/>
            <w:bottom w:val="none" w:sz="0" w:space="0" w:color="auto"/>
            <w:right w:val="none" w:sz="0" w:space="0" w:color="auto"/>
          </w:divBdr>
        </w:div>
        <w:div w:id="258174000">
          <w:marLeft w:val="480"/>
          <w:marRight w:val="0"/>
          <w:marTop w:val="0"/>
          <w:marBottom w:val="0"/>
          <w:divBdr>
            <w:top w:val="none" w:sz="0" w:space="0" w:color="auto"/>
            <w:left w:val="none" w:sz="0" w:space="0" w:color="auto"/>
            <w:bottom w:val="none" w:sz="0" w:space="0" w:color="auto"/>
            <w:right w:val="none" w:sz="0" w:space="0" w:color="auto"/>
          </w:divBdr>
        </w:div>
        <w:div w:id="677121759">
          <w:marLeft w:val="480"/>
          <w:marRight w:val="0"/>
          <w:marTop w:val="0"/>
          <w:marBottom w:val="0"/>
          <w:divBdr>
            <w:top w:val="none" w:sz="0" w:space="0" w:color="auto"/>
            <w:left w:val="none" w:sz="0" w:space="0" w:color="auto"/>
            <w:bottom w:val="none" w:sz="0" w:space="0" w:color="auto"/>
            <w:right w:val="none" w:sz="0" w:space="0" w:color="auto"/>
          </w:divBdr>
        </w:div>
        <w:div w:id="338895937">
          <w:marLeft w:val="480"/>
          <w:marRight w:val="0"/>
          <w:marTop w:val="0"/>
          <w:marBottom w:val="0"/>
          <w:divBdr>
            <w:top w:val="none" w:sz="0" w:space="0" w:color="auto"/>
            <w:left w:val="none" w:sz="0" w:space="0" w:color="auto"/>
            <w:bottom w:val="none" w:sz="0" w:space="0" w:color="auto"/>
            <w:right w:val="none" w:sz="0" w:space="0" w:color="auto"/>
          </w:divBdr>
        </w:div>
        <w:div w:id="1949384710">
          <w:marLeft w:val="480"/>
          <w:marRight w:val="0"/>
          <w:marTop w:val="0"/>
          <w:marBottom w:val="0"/>
          <w:divBdr>
            <w:top w:val="none" w:sz="0" w:space="0" w:color="auto"/>
            <w:left w:val="none" w:sz="0" w:space="0" w:color="auto"/>
            <w:bottom w:val="none" w:sz="0" w:space="0" w:color="auto"/>
            <w:right w:val="none" w:sz="0" w:space="0" w:color="auto"/>
          </w:divBdr>
        </w:div>
        <w:div w:id="1186092887">
          <w:marLeft w:val="480"/>
          <w:marRight w:val="0"/>
          <w:marTop w:val="0"/>
          <w:marBottom w:val="0"/>
          <w:divBdr>
            <w:top w:val="none" w:sz="0" w:space="0" w:color="auto"/>
            <w:left w:val="none" w:sz="0" w:space="0" w:color="auto"/>
            <w:bottom w:val="none" w:sz="0" w:space="0" w:color="auto"/>
            <w:right w:val="none" w:sz="0" w:space="0" w:color="auto"/>
          </w:divBdr>
        </w:div>
        <w:div w:id="1346324235">
          <w:marLeft w:val="480"/>
          <w:marRight w:val="0"/>
          <w:marTop w:val="0"/>
          <w:marBottom w:val="0"/>
          <w:divBdr>
            <w:top w:val="none" w:sz="0" w:space="0" w:color="auto"/>
            <w:left w:val="none" w:sz="0" w:space="0" w:color="auto"/>
            <w:bottom w:val="none" w:sz="0" w:space="0" w:color="auto"/>
            <w:right w:val="none" w:sz="0" w:space="0" w:color="auto"/>
          </w:divBdr>
        </w:div>
        <w:div w:id="280261774">
          <w:marLeft w:val="480"/>
          <w:marRight w:val="0"/>
          <w:marTop w:val="0"/>
          <w:marBottom w:val="0"/>
          <w:divBdr>
            <w:top w:val="none" w:sz="0" w:space="0" w:color="auto"/>
            <w:left w:val="none" w:sz="0" w:space="0" w:color="auto"/>
            <w:bottom w:val="none" w:sz="0" w:space="0" w:color="auto"/>
            <w:right w:val="none" w:sz="0" w:space="0" w:color="auto"/>
          </w:divBdr>
        </w:div>
        <w:div w:id="112293348">
          <w:marLeft w:val="480"/>
          <w:marRight w:val="0"/>
          <w:marTop w:val="0"/>
          <w:marBottom w:val="0"/>
          <w:divBdr>
            <w:top w:val="none" w:sz="0" w:space="0" w:color="auto"/>
            <w:left w:val="none" w:sz="0" w:space="0" w:color="auto"/>
            <w:bottom w:val="none" w:sz="0" w:space="0" w:color="auto"/>
            <w:right w:val="none" w:sz="0" w:space="0" w:color="auto"/>
          </w:divBdr>
        </w:div>
        <w:div w:id="1166820299">
          <w:marLeft w:val="480"/>
          <w:marRight w:val="0"/>
          <w:marTop w:val="0"/>
          <w:marBottom w:val="0"/>
          <w:divBdr>
            <w:top w:val="none" w:sz="0" w:space="0" w:color="auto"/>
            <w:left w:val="none" w:sz="0" w:space="0" w:color="auto"/>
            <w:bottom w:val="none" w:sz="0" w:space="0" w:color="auto"/>
            <w:right w:val="none" w:sz="0" w:space="0" w:color="auto"/>
          </w:divBdr>
        </w:div>
        <w:div w:id="1736245612">
          <w:marLeft w:val="480"/>
          <w:marRight w:val="0"/>
          <w:marTop w:val="0"/>
          <w:marBottom w:val="0"/>
          <w:divBdr>
            <w:top w:val="none" w:sz="0" w:space="0" w:color="auto"/>
            <w:left w:val="none" w:sz="0" w:space="0" w:color="auto"/>
            <w:bottom w:val="none" w:sz="0" w:space="0" w:color="auto"/>
            <w:right w:val="none" w:sz="0" w:space="0" w:color="auto"/>
          </w:divBdr>
        </w:div>
        <w:div w:id="444008537">
          <w:marLeft w:val="480"/>
          <w:marRight w:val="0"/>
          <w:marTop w:val="0"/>
          <w:marBottom w:val="0"/>
          <w:divBdr>
            <w:top w:val="none" w:sz="0" w:space="0" w:color="auto"/>
            <w:left w:val="none" w:sz="0" w:space="0" w:color="auto"/>
            <w:bottom w:val="none" w:sz="0" w:space="0" w:color="auto"/>
            <w:right w:val="none" w:sz="0" w:space="0" w:color="auto"/>
          </w:divBdr>
        </w:div>
        <w:div w:id="1172599329">
          <w:marLeft w:val="480"/>
          <w:marRight w:val="0"/>
          <w:marTop w:val="0"/>
          <w:marBottom w:val="0"/>
          <w:divBdr>
            <w:top w:val="none" w:sz="0" w:space="0" w:color="auto"/>
            <w:left w:val="none" w:sz="0" w:space="0" w:color="auto"/>
            <w:bottom w:val="none" w:sz="0" w:space="0" w:color="auto"/>
            <w:right w:val="none" w:sz="0" w:space="0" w:color="auto"/>
          </w:divBdr>
        </w:div>
        <w:div w:id="2023437018">
          <w:marLeft w:val="480"/>
          <w:marRight w:val="0"/>
          <w:marTop w:val="0"/>
          <w:marBottom w:val="0"/>
          <w:divBdr>
            <w:top w:val="none" w:sz="0" w:space="0" w:color="auto"/>
            <w:left w:val="none" w:sz="0" w:space="0" w:color="auto"/>
            <w:bottom w:val="none" w:sz="0" w:space="0" w:color="auto"/>
            <w:right w:val="none" w:sz="0" w:space="0" w:color="auto"/>
          </w:divBdr>
        </w:div>
        <w:div w:id="1875270229">
          <w:marLeft w:val="480"/>
          <w:marRight w:val="0"/>
          <w:marTop w:val="0"/>
          <w:marBottom w:val="0"/>
          <w:divBdr>
            <w:top w:val="none" w:sz="0" w:space="0" w:color="auto"/>
            <w:left w:val="none" w:sz="0" w:space="0" w:color="auto"/>
            <w:bottom w:val="none" w:sz="0" w:space="0" w:color="auto"/>
            <w:right w:val="none" w:sz="0" w:space="0" w:color="auto"/>
          </w:divBdr>
        </w:div>
        <w:div w:id="528884104">
          <w:marLeft w:val="480"/>
          <w:marRight w:val="0"/>
          <w:marTop w:val="0"/>
          <w:marBottom w:val="0"/>
          <w:divBdr>
            <w:top w:val="none" w:sz="0" w:space="0" w:color="auto"/>
            <w:left w:val="none" w:sz="0" w:space="0" w:color="auto"/>
            <w:bottom w:val="none" w:sz="0" w:space="0" w:color="auto"/>
            <w:right w:val="none" w:sz="0" w:space="0" w:color="auto"/>
          </w:divBdr>
        </w:div>
        <w:div w:id="1847936657">
          <w:marLeft w:val="480"/>
          <w:marRight w:val="0"/>
          <w:marTop w:val="0"/>
          <w:marBottom w:val="0"/>
          <w:divBdr>
            <w:top w:val="none" w:sz="0" w:space="0" w:color="auto"/>
            <w:left w:val="none" w:sz="0" w:space="0" w:color="auto"/>
            <w:bottom w:val="none" w:sz="0" w:space="0" w:color="auto"/>
            <w:right w:val="none" w:sz="0" w:space="0" w:color="auto"/>
          </w:divBdr>
        </w:div>
        <w:div w:id="1427340227">
          <w:marLeft w:val="480"/>
          <w:marRight w:val="0"/>
          <w:marTop w:val="0"/>
          <w:marBottom w:val="0"/>
          <w:divBdr>
            <w:top w:val="none" w:sz="0" w:space="0" w:color="auto"/>
            <w:left w:val="none" w:sz="0" w:space="0" w:color="auto"/>
            <w:bottom w:val="none" w:sz="0" w:space="0" w:color="auto"/>
            <w:right w:val="none" w:sz="0" w:space="0" w:color="auto"/>
          </w:divBdr>
        </w:div>
        <w:div w:id="512846560">
          <w:marLeft w:val="480"/>
          <w:marRight w:val="0"/>
          <w:marTop w:val="0"/>
          <w:marBottom w:val="0"/>
          <w:divBdr>
            <w:top w:val="none" w:sz="0" w:space="0" w:color="auto"/>
            <w:left w:val="none" w:sz="0" w:space="0" w:color="auto"/>
            <w:bottom w:val="none" w:sz="0" w:space="0" w:color="auto"/>
            <w:right w:val="none" w:sz="0" w:space="0" w:color="auto"/>
          </w:divBdr>
        </w:div>
        <w:div w:id="1142503747">
          <w:marLeft w:val="480"/>
          <w:marRight w:val="0"/>
          <w:marTop w:val="0"/>
          <w:marBottom w:val="0"/>
          <w:divBdr>
            <w:top w:val="none" w:sz="0" w:space="0" w:color="auto"/>
            <w:left w:val="none" w:sz="0" w:space="0" w:color="auto"/>
            <w:bottom w:val="none" w:sz="0" w:space="0" w:color="auto"/>
            <w:right w:val="none" w:sz="0" w:space="0" w:color="auto"/>
          </w:divBdr>
        </w:div>
        <w:div w:id="1339774018">
          <w:marLeft w:val="480"/>
          <w:marRight w:val="0"/>
          <w:marTop w:val="0"/>
          <w:marBottom w:val="0"/>
          <w:divBdr>
            <w:top w:val="none" w:sz="0" w:space="0" w:color="auto"/>
            <w:left w:val="none" w:sz="0" w:space="0" w:color="auto"/>
            <w:bottom w:val="none" w:sz="0" w:space="0" w:color="auto"/>
            <w:right w:val="none" w:sz="0" w:space="0" w:color="auto"/>
          </w:divBdr>
        </w:div>
        <w:div w:id="2120027778">
          <w:marLeft w:val="480"/>
          <w:marRight w:val="0"/>
          <w:marTop w:val="0"/>
          <w:marBottom w:val="0"/>
          <w:divBdr>
            <w:top w:val="none" w:sz="0" w:space="0" w:color="auto"/>
            <w:left w:val="none" w:sz="0" w:space="0" w:color="auto"/>
            <w:bottom w:val="none" w:sz="0" w:space="0" w:color="auto"/>
            <w:right w:val="none" w:sz="0" w:space="0" w:color="auto"/>
          </w:divBdr>
        </w:div>
        <w:div w:id="776025450">
          <w:marLeft w:val="480"/>
          <w:marRight w:val="0"/>
          <w:marTop w:val="0"/>
          <w:marBottom w:val="0"/>
          <w:divBdr>
            <w:top w:val="none" w:sz="0" w:space="0" w:color="auto"/>
            <w:left w:val="none" w:sz="0" w:space="0" w:color="auto"/>
            <w:bottom w:val="none" w:sz="0" w:space="0" w:color="auto"/>
            <w:right w:val="none" w:sz="0" w:space="0" w:color="auto"/>
          </w:divBdr>
        </w:div>
        <w:div w:id="737946529">
          <w:marLeft w:val="480"/>
          <w:marRight w:val="0"/>
          <w:marTop w:val="0"/>
          <w:marBottom w:val="0"/>
          <w:divBdr>
            <w:top w:val="none" w:sz="0" w:space="0" w:color="auto"/>
            <w:left w:val="none" w:sz="0" w:space="0" w:color="auto"/>
            <w:bottom w:val="none" w:sz="0" w:space="0" w:color="auto"/>
            <w:right w:val="none" w:sz="0" w:space="0" w:color="auto"/>
          </w:divBdr>
        </w:div>
        <w:div w:id="1132597150">
          <w:marLeft w:val="480"/>
          <w:marRight w:val="0"/>
          <w:marTop w:val="0"/>
          <w:marBottom w:val="0"/>
          <w:divBdr>
            <w:top w:val="none" w:sz="0" w:space="0" w:color="auto"/>
            <w:left w:val="none" w:sz="0" w:space="0" w:color="auto"/>
            <w:bottom w:val="none" w:sz="0" w:space="0" w:color="auto"/>
            <w:right w:val="none" w:sz="0" w:space="0" w:color="auto"/>
          </w:divBdr>
        </w:div>
        <w:div w:id="1020670064">
          <w:marLeft w:val="480"/>
          <w:marRight w:val="0"/>
          <w:marTop w:val="0"/>
          <w:marBottom w:val="0"/>
          <w:divBdr>
            <w:top w:val="none" w:sz="0" w:space="0" w:color="auto"/>
            <w:left w:val="none" w:sz="0" w:space="0" w:color="auto"/>
            <w:bottom w:val="none" w:sz="0" w:space="0" w:color="auto"/>
            <w:right w:val="none" w:sz="0" w:space="0" w:color="auto"/>
          </w:divBdr>
        </w:div>
        <w:div w:id="1167405790">
          <w:marLeft w:val="480"/>
          <w:marRight w:val="0"/>
          <w:marTop w:val="0"/>
          <w:marBottom w:val="0"/>
          <w:divBdr>
            <w:top w:val="none" w:sz="0" w:space="0" w:color="auto"/>
            <w:left w:val="none" w:sz="0" w:space="0" w:color="auto"/>
            <w:bottom w:val="none" w:sz="0" w:space="0" w:color="auto"/>
            <w:right w:val="none" w:sz="0" w:space="0" w:color="auto"/>
          </w:divBdr>
        </w:div>
        <w:div w:id="381104422">
          <w:marLeft w:val="480"/>
          <w:marRight w:val="0"/>
          <w:marTop w:val="0"/>
          <w:marBottom w:val="0"/>
          <w:divBdr>
            <w:top w:val="none" w:sz="0" w:space="0" w:color="auto"/>
            <w:left w:val="none" w:sz="0" w:space="0" w:color="auto"/>
            <w:bottom w:val="none" w:sz="0" w:space="0" w:color="auto"/>
            <w:right w:val="none" w:sz="0" w:space="0" w:color="auto"/>
          </w:divBdr>
        </w:div>
        <w:div w:id="37438209">
          <w:marLeft w:val="480"/>
          <w:marRight w:val="0"/>
          <w:marTop w:val="0"/>
          <w:marBottom w:val="0"/>
          <w:divBdr>
            <w:top w:val="none" w:sz="0" w:space="0" w:color="auto"/>
            <w:left w:val="none" w:sz="0" w:space="0" w:color="auto"/>
            <w:bottom w:val="none" w:sz="0" w:space="0" w:color="auto"/>
            <w:right w:val="none" w:sz="0" w:space="0" w:color="auto"/>
          </w:divBdr>
        </w:div>
        <w:div w:id="357702031">
          <w:marLeft w:val="480"/>
          <w:marRight w:val="0"/>
          <w:marTop w:val="0"/>
          <w:marBottom w:val="0"/>
          <w:divBdr>
            <w:top w:val="none" w:sz="0" w:space="0" w:color="auto"/>
            <w:left w:val="none" w:sz="0" w:space="0" w:color="auto"/>
            <w:bottom w:val="none" w:sz="0" w:space="0" w:color="auto"/>
            <w:right w:val="none" w:sz="0" w:space="0" w:color="auto"/>
          </w:divBdr>
        </w:div>
        <w:div w:id="537939642">
          <w:marLeft w:val="480"/>
          <w:marRight w:val="0"/>
          <w:marTop w:val="0"/>
          <w:marBottom w:val="0"/>
          <w:divBdr>
            <w:top w:val="none" w:sz="0" w:space="0" w:color="auto"/>
            <w:left w:val="none" w:sz="0" w:space="0" w:color="auto"/>
            <w:bottom w:val="none" w:sz="0" w:space="0" w:color="auto"/>
            <w:right w:val="none" w:sz="0" w:space="0" w:color="auto"/>
          </w:divBdr>
        </w:div>
        <w:div w:id="1577088212">
          <w:marLeft w:val="480"/>
          <w:marRight w:val="0"/>
          <w:marTop w:val="0"/>
          <w:marBottom w:val="0"/>
          <w:divBdr>
            <w:top w:val="none" w:sz="0" w:space="0" w:color="auto"/>
            <w:left w:val="none" w:sz="0" w:space="0" w:color="auto"/>
            <w:bottom w:val="none" w:sz="0" w:space="0" w:color="auto"/>
            <w:right w:val="none" w:sz="0" w:space="0" w:color="auto"/>
          </w:divBdr>
        </w:div>
      </w:divsChild>
    </w:div>
    <w:div w:id="477765722">
      <w:bodyDiv w:val="1"/>
      <w:marLeft w:val="0"/>
      <w:marRight w:val="0"/>
      <w:marTop w:val="0"/>
      <w:marBottom w:val="0"/>
      <w:divBdr>
        <w:top w:val="none" w:sz="0" w:space="0" w:color="auto"/>
        <w:left w:val="none" w:sz="0" w:space="0" w:color="auto"/>
        <w:bottom w:val="none" w:sz="0" w:space="0" w:color="auto"/>
        <w:right w:val="none" w:sz="0" w:space="0" w:color="auto"/>
      </w:divBdr>
      <w:divsChild>
        <w:div w:id="2107269035">
          <w:marLeft w:val="640"/>
          <w:marRight w:val="0"/>
          <w:marTop w:val="0"/>
          <w:marBottom w:val="0"/>
          <w:divBdr>
            <w:top w:val="none" w:sz="0" w:space="0" w:color="auto"/>
            <w:left w:val="none" w:sz="0" w:space="0" w:color="auto"/>
            <w:bottom w:val="none" w:sz="0" w:space="0" w:color="auto"/>
            <w:right w:val="none" w:sz="0" w:space="0" w:color="auto"/>
          </w:divBdr>
        </w:div>
        <w:div w:id="1379743042">
          <w:marLeft w:val="640"/>
          <w:marRight w:val="0"/>
          <w:marTop w:val="0"/>
          <w:marBottom w:val="0"/>
          <w:divBdr>
            <w:top w:val="none" w:sz="0" w:space="0" w:color="auto"/>
            <w:left w:val="none" w:sz="0" w:space="0" w:color="auto"/>
            <w:bottom w:val="none" w:sz="0" w:space="0" w:color="auto"/>
            <w:right w:val="none" w:sz="0" w:space="0" w:color="auto"/>
          </w:divBdr>
        </w:div>
        <w:div w:id="876742463">
          <w:marLeft w:val="640"/>
          <w:marRight w:val="0"/>
          <w:marTop w:val="0"/>
          <w:marBottom w:val="0"/>
          <w:divBdr>
            <w:top w:val="none" w:sz="0" w:space="0" w:color="auto"/>
            <w:left w:val="none" w:sz="0" w:space="0" w:color="auto"/>
            <w:bottom w:val="none" w:sz="0" w:space="0" w:color="auto"/>
            <w:right w:val="none" w:sz="0" w:space="0" w:color="auto"/>
          </w:divBdr>
        </w:div>
        <w:div w:id="164249190">
          <w:marLeft w:val="640"/>
          <w:marRight w:val="0"/>
          <w:marTop w:val="0"/>
          <w:marBottom w:val="0"/>
          <w:divBdr>
            <w:top w:val="none" w:sz="0" w:space="0" w:color="auto"/>
            <w:left w:val="none" w:sz="0" w:space="0" w:color="auto"/>
            <w:bottom w:val="none" w:sz="0" w:space="0" w:color="auto"/>
            <w:right w:val="none" w:sz="0" w:space="0" w:color="auto"/>
          </w:divBdr>
        </w:div>
        <w:div w:id="1902323512">
          <w:marLeft w:val="640"/>
          <w:marRight w:val="0"/>
          <w:marTop w:val="0"/>
          <w:marBottom w:val="0"/>
          <w:divBdr>
            <w:top w:val="none" w:sz="0" w:space="0" w:color="auto"/>
            <w:left w:val="none" w:sz="0" w:space="0" w:color="auto"/>
            <w:bottom w:val="none" w:sz="0" w:space="0" w:color="auto"/>
            <w:right w:val="none" w:sz="0" w:space="0" w:color="auto"/>
          </w:divBdr>
        </w:div>
        <w:div w:id="874581468">
          <w:marLeft w:val="640"/>
          <w:marRight w:val="0"/>
          <w:marTop w:val="0"/>
          <w:marBottom w:val="0"/>
          <w:divBdr>
            <w:top w:val="none" w:sz="0" w:space="0" w:color="auto"/>
            <w:left w:val="none" w:sz="0" w:space="0" w:color="auto"/>
            <w:bottom w:val="none" w:sz="0" w:space="0" w:color="auto"/>
            <w:right w:val="none" w:sz="0" w:space="0" w:color="auto"/>
          </w:divBdr>
        </w:div>
        <w:div w:id="1040280763">
          <w:marLeft w:val="640"/>
          <w:marRight w:val="0"/>
          <w:marTop w:val="0"/>
          <w:marBottom w:val="0"/>
          <w:divBdr>
            <w:top w:val="none" w:sz="0" w:space="0" w:color="auto"/>
            <w:left w:val="none" w:sz="0" w:space="0" w:color="auto"/>
            <w:bottom w:val="none" w:sz="0" w:space="0" w:color="auto"/>
            <w:right w:val="none" w:sz="0" w:space="0" w:color="auto"/>
          </w:divBdr>
        </w:div>
        <w:div w:id="1780834455">
          <w:marLeft w:val="640"/>
          <w:marRight w:val="0"/>
          <w:marTop w:val="0"/>
          <w:marBottom w:val="0"/>
          <w:divBdr>
            <w:top w:val="none" w:sz="0" w:space="0" w:color="auto"/>
            <w:left w:val="none" w:sz="0" w:space="0" w:color="auto"/>
            <w:bottom w:val="none" w:sz="0" w:space="0" w:color="auto"/>
            <w:right w:val="none" w:sz="0" w:space="0" w:color="auto"/>
          </w:divBdr>
        </w:div>
        <w:div w:id="603998989">
          <w:marLeft w:val="640"/>
          <w:marRight w:val="0"/>
          <w:marTop w:val="0"/>
          <w:marBottom w:val="0"/>
          <w:divBdr>
            <w:top w:val="none" w:sz="0" w:space="0" w:color="auto"/>
            <w:left w:val="none" w:sz="0" w:space="0" w:color="auto"/>
            <w:bottom w:val="none" w:sz="0" w:space="0" w:color="auto"/>
            <w:right w:val="none" w:sz="0" w:space="0" w:color="auto"/>
          </w:divBdr>
        </w:div>
        <w:div w:id="1426850843">
          <w:marLeft w:val="640"/>
          <w:marRight w:val="0"/>
          <w:marTop w:val="0"/>
          <w:marBottom w:val="0"/>
          <w:divBdr>
            <w:top w:val="none" w:sz="0" w:space="0" w:color="auto"/>
            <w:left w:val="none" w:sz="0" w:space="0" w:color="auto"/>
            <w:bottom w:val="none" w:sz="0" w:space="0" w:color="auto"/>
            <w:right w:val="none" w:sz="0" w:space="0" w:color="auto"/>
          </w:divBdr>
        </w:div>
        <w:div w:id="2047216147">
          <w:marLeft w:val="640"/>
          <w:marRight w:val="0"/>
          <w:marTop w:val="0"/>
          <w:marBottom w:val="0"/>
          <w:divBdr>
            <w:top w:val="none" w:sz="0" w:space="0" w:color="auto"/>
            <w:left w:val="none" w:sz="0" w:space="0" w:color="auto"/>
            <w:bottom w:val="none" w:sz="0" w:space="0" w:color="auto"/>
            <w:right w:val="none" w:sz="0" w:space="0" w:color="auto"/>
          </w:divBdr>
        </w:div>
        <w:div w:id="38208349">
          <w:marLeft w:val="640"/>
          <w:marRight w:val="0"/>
          <w:marTop w:val="0"/>
          <w:marBottom w:val="0"/>
          <w:divBdr>
            <w:top w:val="none" w:sz="0" w:space="0" w:color="auto"/>
            <w:left w:val="none" w:sz="0" w:space="0" w:color="auto"/>
            <w:bottom w:val="none" w:sz="0" w:space="0" w:color="auto"/>
            <w:right w:val="none" w:sz="0" w:space="0" w:color="auto"/>
          </w:divBdr>
        </w:div>
        <w:div w:id="70858029">
          <w:marLeft w:val="640"/>
          <w:marRight w:val="0"/>
          <w:marTop w:val="0"/>
          <w:marBottom w:val="0"/>
          <w:divBdr>
            <w:top w:val="none" w:sz="0" w:space="0" w:color="auto"/>
            <w:left w:val="none" w:sz="0" w:space="0" w:color="auto"/>
            <w:bottom w:val="none" w:sz="0" w:space="0" w:color="auto"/>
            <w:right w:val="none" w:sz="0" w:space="0" w:color="auto"/>
          </w:divBdr>
        </w:div>
        <w:div w:id="597131141">
          <w:marLeft w:val="640"/>
          <w:marRight w:val="0"/>
          <w:marTop w:val="0"/>
          <w:marBottom w:val="0"/>
          <w:divBdr>
            <w:top w:val="none" w:sz="0" w:space="0" w:color="auto"/>
            <w:left w:val="none" w:sz="0" w:space="0" w:color="auto"/>
            <w:bottom w:val="none" w:sz="0" w:space="0" w:color="auto"/>
            <w:right w:val="none" w:sz="0" w:space="0" w:color="auto"/>
          </w:divBdr>
        </w:div>
        <w:div w:id="893351708">
          <w:marLeft w:val="640"/>
          <w:marRight w:val="0"/>
          <w:marTop w:val="0"/>
          <w:marBottom w:val="0"/>
          <w:divBdr>
            <w:top w:val="none" w:sz="0" w:space="0" w:color="auto"/>
            <w:left w:val="none" w:sz="0" w:space="0" w:color="auto"/>
            <w:bottom w:val="none" w:sz="0" w:space="0" w:color="auto"/>
            <w:right w:val="none" w:sz="0" w:space="0" w:color="auto"/>
          </w:divBdr>
        </w:div>
        <w:div w:id="638850396">
          <w:marLeft w:val="640"/>
          <w:marRight w:val="0"/>
          <w:marTop w:val="0"/>
          <w:marBottom w:val="0"/>
          <w:divBdr>
            <w:top w:val="none" w:sz="0" w:space="0" w:color="auto"/>
            <w:left w:val="none" w:sz="0" w:space="0" w:color="auto"/>
            <w:bottom w:val="none" w:sz="0" w:space="0" w:color="auto"/>
            <w:right w:val="none" w:sz="0" w:space="0" w:color="auto"/>
          </w:divBdr>
        </w:div>
        <w:div w:id="1711028462">
          <w:marLeft w:val="640"/>
          <w:marRight w:val="0"/>
          <w:marTop w:val="0"/>
          <w:marBottom w:val="0"/>
          <w:divBdr>
            <w:top w:val="none" w:sz="0" w:space="0" w:color="auto"/>
            <w:left w:val="none" w:sz="0" w:space="0" w:color="auto"/>
            <w:bottom w:val="none" w:sz="0" w:space="0" w:color="auto"/>
            <w:right w:val="none" w:sz="0" w:space="0" w:color="auto"/>
          </w:divBdr>
        </w:div>
        <w:div w:id="576521960">
          <w:marLeft w:val="640"/>
          <w:marRight w:val="0"/>
          <w:marTop w:val="0"/>
          <w:marBottom w:val="0"/>
          <w:divBdr>
            <w:top w:val="none" w:sz="0" w:space="0" w:color="auto"/>
            <w:left w:val="none" w:sz="0" w:space="0" w:color="auto"/>
            <w:bottom w:val="none" w:sz="0" w:space="0" w:color="auto"/>
            <w:right w:val="none" w:sz="0" w:space="0" w:color="auto"/>
          </w:divBdr>
        </w:div>
        <w:div w:id="1900557592">
          <w:marLeft w:val="640"/>
          <w:marRight w:val="0"/>
          <w:marTop w:val="0"/>
          <w:marBottom w:val="0"/>
          <w:divBdr>
            <w:top w:val="none" w:sz="0" w:space="0" w:color="auto"/>
            <w:left w:val="none" w:sz="0" w:space="0" w:color="auto"/>
            <w:bottom w:val="none" w:sz="0" w:space="0" w:color="auto"/>
            <w:right w:val="none" w:sz="0" w:space="0" w:color="auto"/>
          </w:divBdr>
        </w:div>
        <w:div w:id="1702238954">
          <w:marLeft w:val="640"/>
          <w:marRight w:val="0"/>
          <w:marTop w:val="0"/>
          <w:marBottom w:val="0"/>
          <w:divBdr>
            <w:top w:val="none" w:sz="0" w:space="0" w:color="auto"/>
            <w:left w:val="none" w:sz="0" w:space="0" w:color="auto"/>
            <w:bottom w:val="none" w:sz="0" w:space="0" w:color="auto"/>
            <w:right w:val="none" w:sz="0" w:space="0" w:color="auto"/>
          </w:divBdr>
        </w:div>
        <w:div w:id="246231830">
          <w:marLeft w:val="640"/>
          <w:marRight w:val="0"/>
          <w:marTop w:val="0"/>
          <w:marBottom w:val="0"/>
          <w:divBdr>
            <w:top w:val="none" w:sz="0" w:space="0" w:color="auto"/>
            <w:left w:val="none" w:sz="0" w:space="0" w:color="auto"/>
            <w:bottom w:val="none" w:sz="0" w:space="0" w:color="auto"/>
            <w:right w:val="none" w:sz="0" w:space="0" w:color="auto"/>
          </w:divBdr>
        </w:div>
        <w:div w:id="1607539041">
          <w:marLeft w:val="640"/>
          <w:marRight w:val="0"/>
          <w:marTop w:val="0"/>
          <w:marBottom w:val="0"/>
          <w:divBdr>
            <w:top w:val="none" w:sz="0" w:space="0" w:color="auto"/>
            <w:left w:val="none" w:sz="0" w:space="0" w:color="auto"/>
            <w:bottom w:val="none" w:sz="0" w:space="0" w:color="auto"/>
            <w:right w:val="none" w:sz="0" w:space="0" w:color="auto"/>
          </w:divBdr>
        </w:div>
        <w:div w:id="687681373">
          <w:marLeft w:val="640"/>
          <w:marRight w:val="0"/>
          <w:marTop w:val="0"/>
          <w:marBottom w:val="0"/>
          <w:divBdr>
            <w:top w:val="none" w:sz="0" w:space="0" w:color="auto"/>
            <w:left w:val="none" w:sz="0" w:space="0" w:color="auto"/>
            <w:bottom w:val="none" w:sz="0" w:space="0" w:color="auto"/>
            <w:right w:val="none" w:sz="0" w:space="0" w:color="auto"/>
          </w:divBdr>
        </w:div>
        <w:div w:id="592934033">
          <w:marLeft w:val="640"/>
          <w:marRight w:val="0"/>
          <w:marTop w:val="0"/>
          <w:marBottom w:val="0"/>
          <w:divBdr>
            <w:top w:val="none" w:sz="0" w:space="0" w:color="auto"/>
            <w:left w:val="none" w:sz="0" w:space="0" w:color="auto"/>
            <w:bottom w:val="none" w:sz="0" w:space="0" w:color="auto"/>
            <w:right w:val="none" w:sz="0" w:space="0" w:color="auto"/>
          </w:divBdr>
        </w:div>
        <w:div w:id="419060119">
          <w:marLeft w:val="640"/>
          <w:marRight w:val="0"/>
          <w:marTop w:val="0"/>
          <w:marBottom w:val="0"/>
          <w:divBdr>
            <w:top w:val="none" w:sz="0" w:space="0" w:color="auto"/>
            <w:left w:val="none" w:sz="0" w:space="0" w:color="auto"/>
            <w:bottom w:val="none" w:sz="0" w:space="0" w:color="auto"/>
            <w:right w:val="none" w:sz="0" w:space="0" w:color="auto"/>
          </w:divBdr>
        </w:div>
        <w:div w:id="247233598">
          <w:marLeft w:val="640"/>
          <w:marRight w:val="0"/>
          <w:marTop w:val="0"/>
          <w:marBottom w:val="0"/>
          <w:divBdr>
            <w:top w:val="none" w:sz="0" w:space="0" w:color="auto"/>
            <w:left w:val="none" w:sz="0" w:space="0" w:color="auto"/>
            <w:bottom w:val="none" w:sz="0" w:space="0" w:color="auto"/>
            <w:right w:val="none" w:sz="0" w:space="0" w:color="auto"/>
          </w:divBdr>
        </w:div>
        <w:div w:id="1906254024">
          <w:marLeft w:val="640"/>
          <w:marRight w:val="0"/>
          <w:marTop w:val="0"/>
          <w:marBottom w:val="0"/>
          <w:divBdr>
            <w:top w:val="none" w:sz="0" w:space="0" w:color="auto"/>
            <w:left w:val="none" w:sz="0" w:space="0" w:color="auto"/>
            <w:bottom w:val="none" w:sz="0" w:space="0" w:color="auto"/>
            <w:right w:val="none" w:sz="0" w:space="0" w:color="auto"/>
          </w:divBdr>
        </w:div>
        <w:div w:id="939988627">
          <w:marLeft w:val="640"/>
          <w:marRight w:val="0"/>
          <w:marTop w:val="0"/>
          <w:marBottom w:val="0"/>
          <w:divBdr>
            <w:top w:val="none" w:sz="0" w:space="0" w:color="auto"/>
            <w:left w:val="none" w:sz="0" w:space="0" w:color="auto"/>
            <w:bottom w:val="none" w:sz="0" w:space="0" w:color="auto"/>
            <w:right w:val="none" w:sz="0" w:space="0" w:color="auto"/>
          </w:divBdr>
        </w:div>
        <w:div w:id="626930907">
          <w:marLeft w:val="640"/>
          <w:marRight w:val="0"/>
          <w:marTop w:val="0"/>
          <w:marBottom w:val="0"/>
          <w:divBdr>
            <w:top w:val="none" w:sz="0" w:space="0" w:color="auto"/>
            <w:left w:val="none" w:sz="0" w:space="0" w:color="auto"/>
            <w:bottom w:val="none" w:sz="0" w:space="0" w:color="auto"/>
            <w:right w:val="none" w:sz="0" w:space="0" w:color="auto"/>
          </w:divBdr>
        </w:div>
        <w:div w:id="1173102945">
          <w:marLeft w:val="640"/>
          <w:marRight w:val="0"/>
          <w:marTop w:val="0"/>
          <w:marBottom w:val="0"/>
          <w:divBdr>
            <w:top w:val="none" w:sz="0" w:space="0" w:color="auto"/>
            <w:left w:val="none" w:sz="0" w:space="0" w:color="auto"/>
            <w:bottom w:val="none" w:sz="0" w:space="0" w:color="auto"/>
            <w:right w:val="none" w:sz="0" w:space="0" w:color="auto"/>
          </w:divBdr>
        </w:div>
      </w:divsChild>
    </w:div>
    <w:div w:id="480196480">
      <w:bodyDiv w:val="1"/>
      <w:marLeft w:val="0"/>
      <w:marRight w:val="0"/>
      <w:marTop w:val="0"/>
      <w:marBottom w:val="0"/>
      <w:divBdr>
        <w:top w:val="none" w:sz="0" w:space="0" w:color="auto"/>
        <w:left w:val="none" w:sz="0" w:space="0" w:color="auto"/>
        <w:bottom w:val="none" w:sz="0" w:space="0" w:color="auto"/>
        <w:right w:val="none" w:sz="0" w:space="0" w:color="auto"/>
      </w:divBdr>
      <w:divsChild>
        <w:div w:id="909116956">
          <w:marLeft w:val="640"/>
          <w:marRight w:val="0"/>
          <w:marTop w:val="0"/>
          <w:marBottom w:val="0"/>
          <w:divBdr>
            <w:top w:val="none" w:sz="0" w:space="0" w:color="auto"/>
            <w:left w:val="none" w:sz="0" w:space="0" w:color="auto"/>
            <w:bottom w:val="none" w:sz="0" w:space="0" w:color="auto"/>
            <w:right w:val="none" w:sz="0" w:space="0" w:color="auto"/>
          </w:divBdr>
        </w:div>
        <w:div w:id="1801921888">
          <w:marLeft w:val="640"/>
          <w:marRight w:val="0"/>
          <w:marTop w:val="0"/>
          <w:marBottom w:val="0"/>
          <w:divBdr>
            <w:top w:val="none" w:sz="0" w:space="0" w:color="auto"/>
            <w:left w:val="none" w:sz="0" w:space="0" w:color="auto"/>
            <w:bottom w:val="none" w:sz="0" w:space="0" w:color="auto"/>
            <w:right w:val="none" w:sz="0" w:space="0" w:color="auto"/>
          </w:divBdr>
        </w:div>
        <w:div w:id="1586644958">
          <w:marLeft w:val="640"/>
          <w:marRight w:val="0"/>
          <w:marTop w:val="0"/>
          <w:marBottom w:val="0"/>
          <w:divBdr>
            <w:top w:val="none" w:sz="0" w:space="0" w:color="auto"/>
            <w:left w:val="none" w:sz="0" w:space="0" w:color="auto"/>
            <w:bottom w:val="none" w:sz="0" w:space="0" w:color="auto"/>
            <w:right w:val="none" w:sz="0" w:space="0" w:color="auto"/>
          </w:divBdr>
        </w:div>
        <w:div w:id="494762885">
          <w:marLeft w:val="640"/>
          <w:marRight w:val="0"/>
          <w:marTop w:val="0"/>
          <w:marBottom w:val="0"/>
          <w:divBdr>
            <w:top w:val="none" w:sz="0" w:space="0" w:color="auto"/>
            <w:left w:val="none" w:sz="0" w:space="0" w:color="auto"/>
            <w:bottom w:val="none" w:sz="0" w:space="0" w:color="auto"/>
            <w:right w:val="none" w:sz="0" w:space="0" w:color="auto"/>
          </w:divBdr>
        </w:div>
        <w:div w:id="1213737583">
          <w:marLeft w:val="640"/>
          <w:marRight w:val="0"/>
          <w:marTop w:val="0"/>
          <w:marBottom w:val="0"/>
          <w:divBdr>
            <w:top w:val="none" w:sz="0" w:space="0" w:color="auto"/>
            <w:left w:val="none" w:sz="0" w:space="0" w:color="auto"/>
            <w:bottom w:val="none" w:sz="0" w:space="0" w:color="auto"/>
            <w:right w:val="none" w:sz="0" w:space="0" w:color="auto"/>
          </w:divBdr>
        </w:div>
        <w:div w:id="182086942">
          <w:marLeft w:val="640"/>
          <w:marRight w:val="0"/>
          <w:marTop w:val="0"/>
          <w:marBottom w:val="0"/>
          <w:divBdr>
            <w:top w:val="none" w:sz="0" w:space="0" w:color="auto"/>
            <w:left w:val="none" w:sz="0" w:space="0" w:color="auto"/>
            <w:bottom w:val="none" w:sz="0" w:space="0" w:color="auto"/>
            <w:right w:val="none" w:sz="0" w:space="0" w:color="auto"/>
          </w:divBdr>
        </w:div>
        <w:div w:id="883370734">
          <w:marLeft w:val="640"/>
          <w:marRight w:val="0"/>
          <w:marTop w:val="0"/>
          <w:marBottom w:val="0"/>
          <w:divBdr>
            <w:top w:val="none" w:sz="0" w:space="0" w:color="auto"/>
            <w:left w:val="none" w:sz="0" w:space="0" w:color="auto"/>
            <w:bottom w:val="none" w:sz="0" w:space="0" w:color="auto"/>
            <w:right w:val="none" w:sz="0" w:space="0" w:color="auto"/>
          </w:divBdr>
        </w:div>
        <w:div w:id="2131705150">
          <w:marLeft w:val="640"/>
          <w:marRight w:val="0"/>
          <w:marTop w:val="0"/>
          <w:marBottom w:val="0"/>
          <w:divBdr>
            <w:top w:val="none" w:sz="0" w:space="0" w:color="auto"/>
            <w:left w:val="none" w:sz="0" w:space="0" w:color="auto"/>
            <w:bottom w:val="none" w:sz="0" w:space="0" w:color="auto"/>
            <w:right w:val="none" w:sz="0" w:space="0" w:color="auto"/>
          </w:divBdr>
        </w:div>
        <w:div w:id="195579613">
          <w:marLeft w:val="640"/>
          <w:marRight w:val="0"/>
          <w:marTop w:val="0"/>
          <w:marBottom w:val="0"/>
          <w:divBdr>
            <w:top w:val="none" w:sz="0" w:space="0" w:color="auto"/>
            <w:left w:val="none" w:sz="0" w:space="0" w:color="auto"/>
            <w:bottom w:val="none" w:sz="0" w:space="0" w:color="auto"/>
            <w:right w:val="none" w:sz="0" w:space="0" w:color="auto"/>
          </w:divBdr>
        </w:div>
        <w:div w:id="470513153">
          <w:marLeft w:val="640"/>
          <w:marRight w:val="0"/>
          <w:marTop w:val="0"/>
          <w:marBottom w:val="0"/>
          <w:divBdr>
            <w:top w:val="none" w:sz="0" w:space="0" w:color="auto"/>
            <w:left w:val="none" w:sz="0" w:space="0" w:color="auto"/>
            <w:bottom w:val="none" w:sz="0" w:space="0" w:color="auto"/>
            <w:right w:val="none" w:sz="0" w:space="0" w:color="auto"/>
          </w:divBdr>
        </w:div>
        <w:div w:id="557326544">
          <w:marLeft w:val="640"/>
          <w:marRight w:val="0"/>
          <w:marTop w:val="0"/>
          <w:marBottom w:val="0"/>
          <w:divBdr>
            <w:top w:val="none" w:sz="0" w:space="0" w:color="auto"/>
            <w:left w:val="none" w:sz="0" w:space="0" w:color="auto"/>
            <w:bottom w:val="none" w:sz="0" w:space="0" w:color="auto"/>
            <w:right w:val="none" w:sz="0" w:space="0" w:color="auto"/>
          </w:divBdr>
        </w:div>
        <w:div w:id="1602373731">
          <w:marLeft w:val="640"/>
          <w:marRight w:val="0"/>
          <w:marTop w:val="0"/>
          <w:marBottom w:val="0"/>
          <w:divBdr>
            <w:top w:val="none" w:sz="0" w:space="0" w:color="auto"/>
            <w:left w:val="none" w:sz="0" w:space="0" w:color="auto"/>
            <w:bottom w:val="none" w:sz="0" w:space="0" w:color="auto"/>
            <w:right w:val="none" w:sz="0" w:space="0" w:color="auto"/>
          </w:divBdr>
        </w:div>
        <w:div w:id="711732218">
          <w:marLeft w:val="640"/>
          <w:marRight w:val="0"/>
          <w:marTop w:val="0"/>
          <w:marBottom w:val="0"/>
          <w:divBdr>
            <w:top w:val="none" w:sz="0" w:space="0" w:color="auto"/>
            <w:left w:val="none" w:sz="0" w:space="0" w:color="auto"/>
            <w:bottom w:val="none" w:sz="0" w:space="0" w:color="auto"/>
            <w:right w:val="none" w:sz="0" w:space="0" w:color="auto"/>
          </w:divBdr>
        </w:div>
        <w:div w:id="998079127">
          <w:marLeft w:val="640"/>
          <w:marRight w:val="0"/>
          <w:marTop w:val="0"/>
          <w:marBottom w:val="0"/>
          <w:divBdr>
            <w:top w:val="none" w:sz="0" w:space="0" w:color="auto"/>
            <w:left w:val="none" w:sz="0" w:space="0" w:color="auto"/>
            <w:bottom w:val="none" w:sz="0" w:space="0" w:color="auto"/>
            <w:right w:val="none" w:sz="0" w:space="0" w:color="auto"/>
          </w:divBdr>
        </w:div>
        <w:div w:id="775293717">
          <w:marLeft w:val="640"/>
          <w:marRight w:val="0"/>
          <w:marTop w:val="0"/>
          <w:marBottom w:val="0"/>
          <w:divBdr>
            <w:top w:val="none" w:sz="0" w:space="0" w:color="auto"/>
            <w:left w:val="none" w:sz="0" w:space="0" w:color="auto"/>
            <w:bottom w:val="none" w:sz="0" w:space="0" w:color="auto"/>
            <w:right w:val="none" w:sz="0" w:space="0" w:color="auto"/>
          </w:divBdr>
        </w:div>
        <w:div w:id="881014662">
          <w:marLeft w:val="640"/>
          <w:marRight w:val="0"/>
          <w:marTop w:val="0"/>
          <w:marBottom w:val="0"/>
          <w:divBdr>
            <w:top w:val="none" w:sz="0" w:space="0" w:color="auto"/>
            <w:left w:val="none" w:sz="0" w:space="0" w:color="auto"/>
            <w:bottom w:val="none" w:sz="0" w:space="0" w:color="auto"/>
            <w:right w:val="none" w:sz="0" w:space="0" w:color="auto"/>
          </w:divBdr>
        </w:div>
        <w:div w:id="928545865">
          <w:marLeft w:val="640"/>
          <w:marRight w:val="0"/>
          <w:marTop w:val="0"/>
          <w:marBottom w:val="0"/>
          <w:divBdr>
            <w:top w:val="none" w:sz="0" w:space="0" w:color="auto"/>
            <w:left w:val="none" w:sz="0" w:space="0" w:color="auto"/>
            <w:bottom w:val="none" w:sz="0" w:space="0" w:color="auto"/>
            <w:right w:val="none" w:sz="0" w:space="0" w:color="auto"/>
          </w:divBdr>
        </w:div>
        <w:div w:id="915089436">
          <w:marLeft w:val="640"/>
          <w:marRight w:val="0"/>
          <w:marTop w:val="0"/>
          <w:marBottom w:val="0"/>
          <w:divBdr>
            <w:top w:val="none" w:sz="0" w:space="0" w:color="auto"/>
            <w:left w:val="none" w:sz="0" w:space="0" w:color="auto"/>
            <w:bottom w:val="none" w:sz="0" w:space="0" w:color="auto"/>
            <w:right w:val="none" w:sz="0" w:space="0" w:color="auto"/>
          </w:divBdr>
        </w:div>
        <w:div w:id="1189412913">
          <w:marLeft w:val="640"/>
          <w:marRight w:val="0"/>
          <w:marTop w:val="0"/>
          <w:marBottom w:val="0"/>
          <w:divBdr>
            <w:top w:val="none" w:sz="0" w:space="0" w:color="auto"/>
            <w:left w:val="none" w:sz="0" w:space="0" w:color="auto"/>
            <w:bottom w:val="none" w:sz="0" w:space="0" w:color="auto"/>
            <w:right w:val="none" w:sz="0" w:space="0" w:color="auto"/>
          </w:divBdr>
        </w:div>
        <w:div w:id="1914781193">
          <w:marLeft w:val="640"/>
          <w:marRight w:val="0"/>
          <w:marTop w:val="0"/>
          <w:marBottom w:val="0"/>
          <w:divBdr>
            <w:top w:val="none" w:sz="0" w:space="0" w:color="auto"/>
            <w:left w:val="none" w:sz="0" w:space="0" w:color="auto"/>
            <w:bottom w:val="none" w:sz="0" w:space="0" w:color="auto"/>
            <w:right w:val="none" w:sz="0" w:space="0" w:color="auto"/>
          </w:divBdr>
        </w:div>
        <w:div w:id="1796560128">
          <w:marLeft w:val="640"/>
          <w:marRight w:val="0"/>
          <w:marTop w:val="0"/>
          <w:marBottom w:val="0"/>
          <w:divBdr>
            <w:top w:val="none" w:sz="0" w:space="0" w:color="auto"/>
            <w:left w:val="none" w:sz="0" w:space="0" w:color="auto"/>
            <w:bottom w:val="none" w:sz="0" w:space="0" w:color="auto"/>
            <w:right w:val="none" w:sz="0" w:space="0" w:color="auto"/>
          </w:divBdr>
        </w:div>
        <w:div w:id="1966422971">
          <w:marLeft w:val="640"/>
          <w:marRight w:val="0"/>
          <w:marTop w:val="0"/>
          <w:marBottom w:val="0"/>
          <w:divBdr>
            <w:top w:val="none" w:sz="0" w:space="0" w:color="auto"/>
            <w:left w:val="none" w:sz="0" w:space="0" w:color="auto"/>
            <w:bottom w:val="none" w:sz="0" w:space="0" w:color="auto"/>
            <w:right w:val="none" w:sz="0" w:space="0" w:color="auto"/>
          </w:divBdr>
        </w:div>
        <w:div w:id="2073193573">
          <w:marLeft w:val="640"/>
          <w:marRight w:val="0"/>
          <w:marTop w:val="0"/>
          <w:marBottom w:val="0"/>
          <w:divBdr>
            <w:top w:val="none" w:sz="0" w:space="0" w:color="auto"/>
            <w:left w:val="none" w:sz="0" w:space="0" w:color="auto"/>
            <w:bottom w:val="none" w:sz="0" w:space="0" w:color="auto"/>
            <w:right w:val="none" w:sz="0" w:space="0" w:color="auto"/>
          </w:divBdr>
        </w:div>
        <w:div w:id="40634972">
          <w:marLeft w:val="640"/>
          <w:marRight w:val="0"/>
          <w:marTop w:val="0"/>
          <w:marBottom w:val="0"/>
          <w:divBdr>
            <w:top w:val="none" w:sz="0" w:space="0" w:color="auto"/>
            <w:left w:val="none" w:sz="0" w:space="0" w:color="auto"/>
            <w:bottom w:val="none" w:sz="0" w:space="0" w:color="auto"/>
            <w:right w:val="none" w:sz="0" w:space="0" w:color="auto"/>
          </w:divBdr>
        </w:div>
        <w:div w:id="1727222022">
          <w:marLeft w:val="640"/>
          <w:marRight w:val="0"/>
          <w:marTop w:val="0"/>
          <w:marBottom w:val="0"/>
          <w:divBdr>
            <w:top w:val="none" w:sz="0" w:space="0" w:color="auto"/>
            <w:left w:val="none" w:sz="0" w:space="0" w:color="auto"/>
            <w:bottom w:val="none" w:sz="0" w:space="0" w:color="auto"/>
            <w:right w:val="none" w:sz="0" w:space="0" w:color="auto"/>
          </w:divBdr>
        </w:div>
        <w:div w:id="1742631621">
          <w:marLeft w:val="640"/>
          <w:marRight w:val="0"/>
          <w:marTop w:val="0"/>
          <w:marBottom w:val="0"/>
          <w:divBdr>
            <w:top w:val="none" w:sz="0" w:space="0" w:color="auto"/>
            <w:left w:val="none" w:sz="0" w:space="0" w:color="auto"/>
            <w:bottom w:val="none" w:sz="0" w:space="0" w:color="auto"/>
            <w:right w:val="none" w:sz="0" w:space="0" w:color="auto"/>
          </w:divBdr>
        </w:div>
        <w:div w:id="150101038">
          <w:marLeft w:val="640"/>
          <w:marRight w:val="0"/>
          <w:marTop w:val="0"/>
          <w:marBottom w:val="0"/>
          <w:divBdr>
            <w:top w:val="none" w:sz="0" w:space="0" w:color="auto"/>
            <w:left w:val="none" w:sz="0" w:space="0" w:color="auto"/>
            <w:bottom w:val="none" w:sz="0" w:space="0" w:color="auto"/>
            <w:right w:val="none" w:sz="0" w:space="0" w:color="auto"/>
          </w:divBdr>
        </w:div>
        <w:div w:id="68889013">
          <w:marLeft w:val="640"/>
          <w:marRight w:val="0"/>
          <w:marTop w:val="0"/>
          <w:marBottom w:val="0"/>
          <w:divBdr>
            <w:top w:val="none" w:sz="0" w:space="0" w:color="auto"/>
            <w:left w:val="none" w:sz="0" w:space="0" w:color="auto"/>
            <w:bottom w:val="none" w:sz="0" w:space="0" w:color="auto"/>
            <w:right w:val="none" w:sz="0" w:space="0" w:color="auto"/>
          </w:divBdr>
        </w:div>
      </w:divsChild>
    </w:div>
    <w:div w:id="482046157">
      <w:bodyDiv w:val="1"/>
      <w:marLeft w:val="0"/>
      <w:marRight w:val="0"/>
      <w:marTop w:val="0"/>
      <w:marBottom w:val="0"/>
      <w:divBdr>
        <w:top w:val="none" w:sz="0" w:space="0" w:color="auto"/>
        <w:left w:val="none" w:sz="0" w:space="0" w:color="auto"/>
        <w:bottom w:val="none" w:sz="0" w:space="0" w:color="auto"/>
        <w:right w:val="none" w:sz="0" w:space="0" w:color="auto"/>
      </w:divBdr>
    </w:div>
    <w:div w:id="501550676">
      <w:bodyDiv w:val="1"/>
      <w:marLeft w:val="0"/>
      <w:marRight w:val="0"/>
      <w:marTop w:val="0"/>
      <w:marBottom w:val="0"/>
      <w:divBdr>
        <w:top w:val="none" w:sz="0" w:space="0" w:color="auto"/>
        <w:left w:val="none" w:sz="0" w:space="0" w:color="auto"/>
        <w:bottom w:val="none" w:sz="0" w:space="0" w:color="auto"/>
        <w:right w:val="none" w:sz="0" w:space="0" w:color="auto"/>
      </w:divBdr>
      <w:divsChild>
        <w:div w:id="145559351">
          <w:marLeft w:val="480"/>
          <w:marRight w:val="0"/>
          <w:marTop w:val="0"/>
          <w:marBottom w:val="0"/>
          <w:divBdr>
            <w:top w:val="none" w:sz="0" w:space="0" w:color="auto"/>
            <w:left w:val="none" w:sz="0" w:space="0" w:color="auto"/>
            <w:bottom w:val="none" w:sz="0" w:space="0" w:color="auto"/>
            <w:right w:val="none" w:sz="0" w:space="0" w:color="auto"/>
          </w:divBdr>
        </w:div>
        <w:div w:id="917206704">
          <w:marLeft w:val="480"/>
          <w:marRight w:val="0"/>
          <w:marTop w:val="0"/>
          <w:marBottom w:val="0"/>
          <w:divBdr>
            <w:top w:val="none" w:sz="0" w:space="0" w:color="auto"/>
            <w:left w:val="none" w:sz="0" w:space="0" w:color="auto"/>
            <w:bottom w:val="none" w:sz="0" w:space="0" w:color="auto"/>
            <w:right w:val="none" w:sz="0" w:space="0" w:color="auto"/>
          </w:divBdr>
        </w:div>
        <w:div w:id="2058122693">
          <w:marLeft w:val="480"/>
          <w:marRight w:val="0"/>
          <w:marTop w:val="0"/>
          <w:marBottom w:val="0"/>
          <w:divBdr>
            <w:top w:val="none" w:sz="0" w:space="0" w:color="auto"/>
            <w:left w:val="none" w:sz="0" w:space="0" w:color="auto"/>
            <w:bottom w:val="none" w:sz="0" w:space="0" w:color="auto"/>
            <w:right w:val="none" w:sz="0" w:space="0" w:color="auto"/>
          </w:divBdr>
        </w:div>
        <w:div w:id="725034558">
          <w:marLeft w:val="480"/>
          <w:marRight w:val="0"/>
          <w:marTop w:val="0"/>
          <w:marBottom w:val="0"/>
          <w:divBdr>
            <w:top w:val="none" w:sz="0" w:space="0" w:color="auto"/>
            <w:left w:val="none" w:sz="0" w:space="0" w:color="auto"/>
            <w:bottom w:val="none" w:sz="0" w:space="0" w:color="auto"/>
            <w:right w:val="none" w:sz="0" w:space="0" w:color="auto"/>
          </w:divBdr>
        </w:div>
        <w:div w:id="1034884589">
          <w:marLeft w:val="480"/>
          <w:marRight w:val="0"/>
          <w:marTop w:val="0"/>
          <w:marBottom w:val="0"/>
          <w:divBdr>
            <w:top w:val="none" w:sz="0" w:space="0" w:color="auto"/>
            <w:left w:val="none" w:sz="0" w:space="0" w:color="auto"/>
            <w:bottom w:val="none" w:sz="0" w:space="0" w:color="auto"/>
            <w:right w:val="none" w:sz="0" w:space="0" w:color="auto"/>
          </w:divBdr>
        </w:div>
        <w:div w:id="605582877">
          <w:marLeft w:val="480"/>
          <w:marRight w:val="0"/>
          <w:marTop w:val="0"/>
          <w:marBottom w:val="0"/>
          <w:divBdr>
            <w:top w:val="none" w:sz="0" w:space="0" w:color="auto"/>
            <w:left w:val="none" w:sz="0" w:space="0" w:color="auto"/>
            <w:bottom w:val="none" w:sz="0" w:space="0" w:color="auto"/>
            <w:right w:val="none" w:sz="0" w:space="0" w:color="auto"/>
          </w:divBdr>
        </w:div>
        <w:div w:id="1369525032">
          <w:marLeft w:val="480"/>
          <w:marRight w:val="0"/>
          <w:marTop w:val="0"/>
          <w:marBottom w:val="0"/>
          <w:divBdr>
            <w:top w:val="none" w:sz="0" w:space="0" w:color="auto"/>
            <w:left w:val="none" w:sz="0" w:space="0" w:color="auto"/>
            <w:bottom w:val="none" w:sz="0" w:space="0" w:color="auto"/>
            <w:right w:val="none" w:sz="0" w:space="0" w:color="auto"/>
          </w:divBdr>
        </w:div>
        <w:div w:id="1611625540">
          <w:marLeft w:val="480"/>
          <w:marRight w:val="0"/>
          <w:marTop w:val="0"/>
          <w:marBottom w:val="0"/>
          <w:divBdr>
            <w:top w:val="none" w:sz="0" w:space="0" w:color="auto"/>
            <w:left w:val="none" w:sz="0" w:space="0" w:color="auto"/>
            <w:bottom w:val="none" w:sz="0" w:space="0" w:color="auto"/>
            <w:right w:val="none" w:sz="0" w:space="0" w:color="auto"/>
          </w:divBdr>
        </w:div>
        <w:div w:id="1928879399">
          <w:marLeft w:val="480"/>
          <w:marRight w:val="0"/>
          <w:marTop w:val="0"/>
          <w:marBottom w:val="0"/>
          <w:divBdr>
            <w:top w:val="none" w:sz="0" w:space="0" w:color="auto"/>
            <w:left w:val="none" w:sz="0" w:space="0" w:color="auto"/>
            <w:bottom w:val="none" w:sz="0" w:space="0" w:color="auto"/>
            <w:right w:val="none" w:sz="0" w:space="0" w:color="auto"/>
          </w:divBdr>
        </w:div>
        <w:div w:id="1283027038">
          <w:marLeft w:val="480"/>
          <w:marRight w:val="0"/>
          <w:marTop w:val="0"/>
          <w:marBottom w:val="0"/>
          <w:divBdr>
            <w:top w:val="none" w:sz="0" w:space="0" w:color="auto"/>
            <w:left w:val="none" w:sz="0" w:space="0" w:color="auto"/>
            <w:bottom w:val="none" w:sz="0" w:space="0" w:color="auto"/>
            <w:right w:val="none" w:sz="0" w:space="0" w:color="auto"/>
          </w:divBdr>
        </w:div>
        <w:div w:id="2078165897">
          <w:marLeft w:val="480"/>
          <w:marRight w:val="0"/>
          <w:marTop w:val="0"/>
          <w:marBottom w:val="0"/>
          <w:divBdr>
            <w:top w:val="none" w:sz="0" w:space="0" w:color="auto"/>
            <w:left w:val="none" w:sz="0" w:space="0" w:color="auto"/>
            <w:bottom w:val="none" w:sz="0" w:space="0" w:color="auto"/>
            <w:right w:val="none" w:sz="0" w:space="0" w:color="auto"/>
          </w:divBdr>
        </w:div>
        <w:div w:id="1805855533">
          <w:marLeft w:val="480"/>
          <w:marRight w:val="0"/>
          <w:marTop w:val="0"/>
          <w:marBottom w:val="0"/>
          <w:divBdr>
            <w:top w:val="none" w:sz="0" w:space="0" w:color="auto"/>
            <w:left w:val="none" w:sz="0" w:space="0" w:color="auto"/>
            <w:bottom w:val="none" w:sz="0" w:space="0" w:color="auto"/>
            <w:right w:val="none" w:sz="0" w:space="0" w:color="auto"/>
          </w:divBdr>
        </w:div>
        <w:div w:id="1943494101">
          <w:marLeft w:val="480"/>
          <w:marRight w:val="0"/>
          <w:marTop w:val="0"/>
          <w:marBottom w:val="0"/>
          <w:divBdr>
            <w:top w:val="none" w:sz="0" w:space="0" w:color="auto"/>
            <w:left w:val="none" w:sz="0" w:space="0" w:color="auto"/>
            <w:bottom w:val="none" w:sz="0" w:space="0" w:color="auto"/>
            <w:right w:val="none" w:sz="0" w:space="0" w:color="auto"/>
          </w:divBdr>
        </w:div>
        <w:div w:id="1528565704">
          <w:marLeft w:val="480"/>
          <w:marRight w:val="0"/>
          <w:marTop w:val="0"/>
          <w:marBottom w:val="0"/>
          <w:divBdr>
            <w:top w:val="none" w:sz="0" w:space="0" w:color="auto"/>
            <w:left w:val="none" w:sz="0" w:space="0" w:color="auto"/>
            <w:bottom w:val="none" w:sz="0" w:space="0" w:color="auto"/>
            <w:right w:val="none" w:sz="0" w:space="0" w:color="auto"/>
          </w:divBdr>
        </w:div>
        <w:div w:id="1981422291">
          <w:marLeft w:val="480"/>
          <w:marRight w:val="0"/>
          <w:marTop w:val="0"/>
          <w:marBottom w:val="0"/>
          <w:divBdr>
            <w:top w:val="none" w:sz="0" w:space="0" w:color="auto"/>
            <w:left w:val="none" w:sz="0" w:space="0" w:color="auto"/>
            <w:bottom w:val="none" w:sz="0" w:space="0" w:color="auto"/>
            <w:right w:val="none" w:sz="0" w:space="0" w:color="auto"/>
          </w:divBdr>
        </w:div>
        <w:div w:id="639696930">
          <w:marLeft w:val="480"/>
          <w:marRight w:val="0"/>
          <w:marTop w:val="0"/>
          <w:marBottom w:val="0"/>
          <w:divBdr>
            <w:top w:val="none" w:sz="0" w:space="0" w:color="auto"/>
            <w:left w:val="none" w:sz="0" w:space="0" w:color="auto"/>
            <w:bottom w:val="none" w:sz="0" w:space="0" w:color="auto"/>
            <w:right w:val="none" w:sz="0" w:space="0" w:color="auto"/>
          </w:divBdr>
        </w:div>
      </w:divsChild>
    </w:div>
    <w:div w:id="502740952">
      <w:bodyDiv w:val="1"/>
      <w:marLeft w:val="0"/>
      <w:marRight w:val="0"/>
      <w:marTop w:val="0"/>
      <w:marBottom w:val="0"/>
      <w:divBdr>
        <w:top w:val="none" w:sz="0" w:space="0" w:color="auto"/>
        <w:left w:val="none" w:sz="0" w:space="0" w:color="auto"/>
        <w:bottom w:val="none" w:sz="0" w:space="0" w:color="auto"/>
        <w:right w:val="none" w:sz="0" w:space="0" w:color="auto"/>
      </w:divBdr>
      <w:divsChild>
        <w:div w:id="2123106588">
          <w:marLeft w:val="640"/>
          <w:marRight w:val="0"/>
          <w:marTop w:val="0"/>
          <w:marBottom w:val="0"/>
          <w:divBdr>
            <w:top w:val="none" w:sz="0" w:space="0" w:color="auto"/>
            <w:left w:val="none" w:sz="0" w:space="0" w:color="auto"/>
            <w:bottom w:val="none" w:sz="0" w:space="0" w:color="auto"/>
            <w:right w:val="none" w:sz="0" w:space="0" w:color="auto"/>
          </w:divBdr>
        </w:div>
        <w:div w:id="309674030">
          <w:marLeft w:val="640"/>
          <w:marRight w:val="0"/>
          <w:marTop w:val="0"/>
          <w:marBottom w:val="0"/>
          <w:divBdr>
            <w:top w:val="none" w:sz="0" w:space="0" w:color="auto"/>
            <w:left w:val="none" w:sz="0" w:space="0" w:color="auto"/>
            <w:bottom w:val="none" w:sz="0" w:space="0" w:color="auto"/>
            <w:right w:val="none" w:sz="0" w:space="0" w:color="auto"/>
          </w:divBdr>
        </w:div>
        <w:div w:id="886450949">
          <w:marLeft w:val="640"/>
          <w:marRight w:val="0"/>
          <w:marTop w:val="0"/>
          <w:marBottom w:val="0"/>
          <w:divBdr>
            <w:top w:val="none" w:sz="0" w:space="0" w:color="auto"/>
            <w:left w:val="none" w:sz="0" w:space="0" w:color="auto"/>
            <w:bottom w:val="none" w:sz="0" w:space="0" w:color="auto"/>
            <w:right w:val="none" w:sz="0" w:space="0" w:color="auto"/>
          </w:divBdr>
        </w:div>
        <w:div w:id="84886656">
          <w:marLeft w:val="640"/>
          <w:marRight w:val="0"/>
          <w:marTop w:val="0"/>
          <w:marBottom w:val="0"/>
          <w:divBdr>
            <w:top w:val="none" w:sz="0" w:space="0" w:color="auto"/>
            <w:left w:val="none" w:sz="0" w:space="0" w:color="auto"/>
            <w:bottom w:val="none" w:sz="0" w:space="0" w:color="auto"/>
            <w:right w:val="none" w:sz="0" w:space="0" w:color="auto"/>
          </w:divBdr>
        </w:div>
        <w:div w:id="288055158">
          <w:marLeft w:val="640"/>
          <w:marRight w:val="0"/>
          <w:marTop w:val="0"/>
          <w:marBottom w:val="0"/>
          <w:divBdr>
            <w:top w:val="none" w:sz="0" w:space="0" w:color="auto"/>
            <w:left w:val="none" w:sz="0" w:space="0" w:color="auto"/>
            <w:bottom w:val="none" w:sz="0" w:space="0" w:color="auto"/>
            <w:right w:val="none" w:sz="0" w:space="0" w:color="auto"/>
          </w:divBdr>
        </w:div>
        <w:div w:id="1750037093">
          <w:marLeft w:val="640"/>
          <w:marRight w:val="0"/>
          <w:marTop w:val="0"/>
          <w:marBottom w:val="0"/>
          <w:divBdr>
            <w:top w:val="none" w:sz="0" w:space="0" w:color="auto"/>
            <w:left w:val="none" w:sz="0" w:space="0" w:color="auto"/>
            <w:bottom w:val="none" w:sz="0" w:space="0" w:color="auto"/>
            <w:right w:val="none" w:sz="0" w:space="0" w:color="auto"/>
          </w:divBdr>
        </w:div>
        <w:div w:id="1236361701">
          <w:marLeft w:val="640"/>
          <w:marRight w:val="0"/>
          <w:marTop w:val="0"/>
          <w:marBottom w:val="0"/>
          <w:divBdr>
            <w:top w:val="none" w:sz="0" w:space="0" w:color="auto"/>
            <w:left w:val="none" w:sz="0" w:space="0" w:color="auto"/>
            <w:bottom w:val="none" w:sz="0" w:space="0" w:color="auto"/>
            <w:right w:val="none" w:sz="0" w:space="0" w:color="auto"/>
          </w:divBdr>
        </w:div>
        <w:div w:id="1051614363">
          <w:marLeft w:val="640"/>
          <w:marRight w:val="0"/>
          <w:marTop w:val="0"/>
          <w:marBottom w:val="0"/>
          <w:divBdr>
            <w:top w:val="none" w:sz="0" w:space="0" w:color="auto"/>
            <w:left w:val="none" w:sz="0" w:space="0" w:color="auto"/>
            <w:bottom w:val="none" w:sz="0" w:space="0" w:color="auto"/>
            <w:right w:val="none" w:sz="0" w:space="0" w:color="auto"/>
          </w:divBdr>
        </w:div>
        <w:div w:id="1038896985">
          <w:marLeft w:val="640"/>
          <w:marRight w:val="0"/>
          <w:marTop w:val="0"/>
          <w:marBottom w:val="0"/>
          <w:divBdr>
            <w:top w:val="none" w:sz="0" w:space="0" w:color="auto"/>
            <w:left w:val="none" w:sz="0" w:space="0" w:color="auto"/>
            <w:bottom w:val="none" w:sz="0" w:space="0" w:color="auto"/>
            <w:right w:val="none" w:sz="0" w:space="0" w:color="auto"/>
          </w:divBdr>
        </w:div>
        <w:div w:id="973216654">
          <w:marLeft w:val="640"/>
          <w:marRight w:val="0"/>
          <w:marTop w:val="0"/>
          <w:marBottom w:val="0"/>
          <w:divBdr>
            <w:top w:val="none" w:sz="0" w:space="0" w:color="auto"/>
            <w:left w:val="none" w:sz="0" w:space="0" w:color="auto"/>
            <w:bottom w:val="none" w:sz="0" w:space="0" w:color="auto"/>
            <w:right w:val="none" w:sz="0" w:space="0" w:color="auto"/>
          </w:divBdr>
        </w:div>
        <w:div w:id="741415930">
          <w:marLeft w:val="640"/>
          <w:marRight w:val="0"/>
          <w:marTop w:val="0"/>
          <w:marBottom w:val="0"/>
          <w:divBdr>
            <w:top w:val="none" w:sz="0" w:space="0" w:color="auto"/>
            <w:left w:val="none" w:sz="0" w:space="0" w:color="auto"/>
            <w:bottom w:val="none" w:sz="0" w:space="0" w:color="auto"/>
            <w:right w:val="none" w:sz="0" w:space="0" w:color="auto"/>
          </w:divBdr>
        </w:div>
        <w:div w:id="1139419182">
          <w:marLeft w:val="640"/>
          <w:marRight w:val="0"/>
          <w:marTop w:val="0"/>
          <w:marBottom w:val="0"/>
          <w:divBdr>
            <w:top w:val="none" w:sz="0" w:space="0" w:color="auto"/>
            <w:left w:val="none" w:sz="0" w:space="0" w:color="auto"/>
            <w:bottom w:val="none" w:sz="0" w:space="0" w:color="auto"/>
            <w:right w:val="none" w:sz="0" w:space="0" w:color="auto"/>
          </w:divBdr>
        </w:div>
        <w:div w:id="208077831">
          <w:marLeft w:val="640"/>
          <w:marRight w:val="0"/>
          <w:marTop w:val="0"/>
          <w:marBottom w:val="0"/>
          <w:divBdr>
            <w:top w:val="none" w:sz="0" w:space="0" w:color="auto"/>
            <w:left w:val="none" w:sz="0" w:space="0" w:color="auto"/>
            <w:bottom w:val="none" w:sz="0" w:space="0" w:color="auto"/>
            <w:right w:val="none" w:sz="0" w:space="0" w:color="auto"/>
          </w:divBdr>
        </w:div>
        <w:div w:id="415052921">
          <w:marLeft w:val="640"/>
          <w:marRight w:val="0"/>
          <w:marTop w:val="0"/>
          <w:marBottom w:val="0"/>
          <w:divBdr>
            <w:top w:val="none" w:sz="0" w:space="0" w:color="auto"/>
            <w:left w:val="none" w:sz="0" w:space="0" w:color="auto"/>
            <w:bottom w:val="none" w:sz="0" w:space="0" w:color="auto"/>
            <w:right w:val="none" w:sz="0" w:space="0" w:color="auto"/>
          </w:divBdr>
        </w:div>
        <w:div w:id="248931607">
          <w:marLeft w:val="640"/>
          <w:marRight w:val="0"/>
          <w:marTop w:val="0"/>
          <w:marBottom w:val="0"/>
          <w:divBdr>
            <w:top w:val="none" w:sz="0" w:space="0" w:color="auto"/>
            <w:left w:val="none" w:sz="0" w:space="0" w:color="auto"/>
            <w:bottom w:val="none" w:sz="0" w:space="0" w:color="auto"/>
            <w:right w:val="none" w:sz="0" w:space="0" w:color="auto"/>
          </w:divBdr>
        </w:div>
        <w:div w:id="1063065421">
          <w:marLeft w:val="640"/>
          <w:marRight w:val="0"/>
          <w:marTop w:val="0"/>
          <w:marBottom w:val="0"/>
          <w:divBdr>
            <w:top w:val="none" w:sz="0" w:space="0" w:color="auto"/>
            <w:left w:val="none" w:sz="0" w:space="0" w:color="auto"/>
            <w:bottom w:val="none" w:sz="0" w:space="0" w:color="auto"/>
            <w:right w:val="none" w:sz="0" w:space="0" w:color="auto"/>
          </w:divBdr>
        </w:div>
        <w:div w:id="1667435745">
          <w:marLeft w:val="640"/>
          <w:marRight w:val="0"/>
          <w:marTop w:val="0"/>
          <w:marBottom w:val="0"/>
          <w:divBdr>
            <w:top w:val="none" w:sz="0" w:space="0" w:color="auto"/>
            <w:left w:val="none" w:sz="0" w:space="0" w:color="auto"/>
            <w:bottom w:val="none" w:sz="0" w:space="0" w:color="auto"/>
            <w:right w:val="none" w:sz="0" w:space="0" w:color="auto"/>
          </w:divBdr>
        </w:div>
        <w:div w:id="367340183">
          <w:marLeft w:val="640"/>
          <w:marRight w:val="0"/>
          <w:marTop w:val="0"/>
          <w:marBottom w:val="0"/>
          <w:divBdr>
            <w:top w:val="none" w:sz="0" w:space="0" w:color="auto"/>
            <w:left w:val="none" w:sz="0" w:space="0" w:color="auto"/>
            <w:bottom w:val="none" w:sz="0" w:space="0" w:color="auto"/>
            <w:right w:val="none" w:sz="0" w:space="0" w:color="auto"/>
          </w:divBdr>
        </w:div>
        <w:div w:id="2070880015">
          <w:marLeft w:val="640"/>
          <w:marRight w:val="0"/>
          <w:marTop w:val="0"/>
          <w:marBottom w:val="0"/>
          <w:divBdr>
            <w:top w:val="none" w:sz="0" w:space="0" w:color="auto"/>
            <w:left w:val="none" w:sz="0" w:space="0" w:color="auto"/>
            <w:bottom w:val="none" w:sz="0" w:space="0" w:color="auto"/>
            <w:right w:val="none" w:sz="0" w:space="0" w:color="auto"/>
          </w:divBdr>
        </w:div>
        <w:div w:id="181283791">
          <w:marLeft w:val="640"/>
          <w:marRight w:val="0"/>
          <w:marTop w:val="0"/>
          <w:marBottom w:val="0"/>
          <w:divBdr>
            <w:top w:val="none" w:sz="0" w:space="0" w:color="auto"/>
            <w:left w:val="none" w:sz="0" w:space="0" w:color="auto"/>
            <w:bottom w:val="none" w:sz="0" w:space="0" w:color="auto"/>
            <w:right w:val="none" w:sz="0" w:space="0" w:color="auto"/>
          </w:divBdr>
        </w:div>
        <w:div w:id="906764797">
          <w:marLeft w:val="640"/>
          <w:marRight w:val="0"/>
          <w:marTop w:val="0"/>
          <w:marBottom w:val="0"/>
          <w:divBdr>
            <w:top w:val="none" w:sz="0" w:space="0" w:color="auto"/>
            <w:left w:val="none" w:sz="0" w:space="0" w:color="auto"/>
            <w:bottom w:val="none" w:sz="0" w:space="0" w:color="auto"/>
            <w:right w:val="none" w:sz="0" w:space="0" w:color="auto"/>
          </w:divBdr>
        </w:div>
        <w:div w:id="2033679862">
          <w:marLeft w:val="640"/>
          <w:marRight w:val="0"/>
          <w:marTop w:val="0"/>
          <w:marBottom w:val="0"/>
          <w:divBdr>
            <w:top w:val="none" w:sz="0" w:space="0" w:color="auto"/>
            <w:left w:val="none" w:sz="0" w:space="0" w:color="auto"/>
            <w:bottom w:val="none" w:sz="0" w:space="0" w:color="auto"/>
            <w:right w:val="none" w:sz="0" w:space="0" w:color="auto"/>
          </w:divBdr>
        </w:div>
        <w:div w:id="2091197965">
          <w:marLeft w:val="640"/>
          <w:marRight w:val="0"/>
          <w:marTop w:val="0"/>
          <w:marBottom w:val="0"/>
          <w:divBdr>
            <w:top w:val="none" w:sz="0" w:space="0" w:color="auto"/>
            <w:left w:val="none" w:sz="0" w:space="0" w:color="auto"/>
            <w:bottom w:val="none" w:sz="0" w:space="0" w:color="auto"/>
            <w:right w:val="none" w:sz="0" w:space="0" w:color="auto"/>
          </w:divBdr>
        </w:div>
        <w:div w:id="1423065037">
          <w:marLeft w:val="640"/>
          <w:marRight w:val="0"/>
          <w:marTop w:val="0"/>
          <w:marBottom w:val="0"/>
          <w:divBdr>
            <w:top w:val="none" w:sz="0" w:space="0" w:color="auto"/>
            <w:left w:val="none" w:sz="0" w:space="0" w:color="auto"/>
            <w:bottom w:val="none" w:sz="0" w:space="0" w:color="auto"/>
            <w:right w:val="none" w:sz="0" w:space="0" w:color="auto"/>
          </w:divBdr>
        </w:div>
        <w:div w:id="634258196">
          <w:marLeft w:val="640"/>
          <w:marRight w:val="0"/>
          <w:marTop w:val="0"/>
          <w:marBottom w:val="0"/>
          <w:divBdr>
            <w:top w:val="none" w:sz="0" w:space="0" w:color="auto"/>
            <w:left w:val="none" w:sz="0" w:space="0" w:color="auto"/>
            <w:bottom w:val="none" w:sz="0" w:space="0" w:color="auto"/>
            <w:right w:val="none" w:sz="0" w:space="0" w:color="auto"/>
          </w:divBdr>
        </w:div>
        <w:div w:id="205996981">
          <w:marLeft w:val="640"/>
          <w:marRight w:val="0"/>
          <w:marTop w:val="0"/>
          <w:marBottom w:val="0"/>
          <w:divBdr>
            <w:top w:val="none" w:sz="0" w:space="0" w:color="auto"/>
            <w:left w:val="none" w:sz="0" w:space="0" w:color="auto"/>
            <w:bottom w:val="none" w:sz="0" w:space="0" w:color="auto"/>
            <w:right w:val="none" w:sz="0" w:space="0" w:color="auto"/>
          </w:divBdr>
        </w:div>
        <w:div w:id="81220011">
          <w:marLeft w:val="640"/>
          <w:marRight w:val="0"/>
          <w:marTop w:val="0"/>
          <w:marBottom w:val="0"/>
          <w:divBdr>
            <w:top w:val="none" w:sz="0" w:space="0" w:color="auto"/>
            <w:left w:val="none" w:sz="0" w:space="0" w:color="auto"/>
            <w:bottom w:val="none" w:sz="0" w:space="0" w:color="auto"/>
            <w:right w:val="none" w:sz="0" w:space="0" w:color="auto"/>
          </w:divBdr>
        </w:div>
      </w:divsChild>
    </w:div>
    <w:div w:id="506988282">
      <w:bodyDiv w:val="1"/>
      <w:marLeft w:val="0"/>
      <w:marRight w:val="0"/>
      <w:marTop w:val="0"/>
      <w:marBottom w:val="0"/>
      <w:divBdr>
        <w:top w:val="none" w:sz="0" w:space="0" w:color="auto"/>
        <w:left w:val="none" w:sz="0" w:space="0" w:color="auto"/>
        <w:bottom w:val="none" w:sz="0" w:space="0" w:color="auto"/>
        <w:right w:val="none" w:sz="0" w:space="0" w:color="auto"/>
      </w:divBdr>
      <w:divsChild>
        <w:div w:id="757672835">
          <w:marLeft w:val="640"/>
          <w:marRight w:val="0"/>
          <w:marTop w:val="0"/>
          <w:marBottom w:val="0"/>
          <w:divBdr>
            <w:top w:val="none" w:sz="0" w:space="0" w:color="auto"/>
            <w:left w:val="none" w:sz="0" w:space="0" w:color="auto"/>
            <w:bottom w:val="none" w:sz="0" w:space="0" w:color="auto"/>
            <w:right w:val="none" w:sz="0" w:space="0" w:color="auto"/>
          </w:divBdr>
        </w:div>
        <w:div w:id="1286540695">
          <w:marLeft w:val="640"/>
          <w:marRight w:val="0"/>
          <w:marTop w:val="0"/>
          <w:marBottom w:val="0"/>
          <w:divBdr>
            <w:top w:val="none" w:sz="0" w:space="0" w:color="auto"/>
            <w:left w:val="none" w:sz="0" w:space="0" w:color="auto"/>
            <w:bottom w:val="none" w:sz="0" w:space="0" w:color="auto"/>
            <w:right w:val="none" w:sz="0" w:space="0" w:color="auto"/>
          </w:divBdr>
        </w:div>
        <w:div w:id="1572500619">
          <w:marLeft w:val="640"/>
          <w:marRight w:val="0"/>
          <w:marTop w:val="0"/>
          <w:marBottom w:val="0"/>
          <w:divBdr>
            <w:top w:val="none" w:sz="0" w:space="0" w:color="auto"/>
            <w:left w:val="none" w:sz="0" w:space="0" w:color="auto"/>
            <w:bottom w:val="none" w:sz="0" w:space="0" w:color="auto"/>
            <w:right w:val="none" w:sz="0" w:space="0" w:color="auto"/>
          </w:divBdr>
        </w:div>
        <w:div w:id="629095690">
          <w:marLeft w:val="640"/>
          <w:marRight w:val="0"/>
          <w:marTop w:val="0"/>
          <w:marBottom w:val="0"/>
          <w:divBdr>
            <w:top w:val="none" w:sz="0" w:space="0" w:color="auto"/>
            <w:left w:val="none" w:sz="0" w:space="0" w:color="auto"/>
            <w:bottom w:val="none" w:sz="0" w:space="0" w:color="auto"/>
            <w:right w:val="none" w:sz="0" w:space="0" w:color="auto"/>
          </w:divBdr>
        </w:div>
        <w:div w:id="863134458">
          <w:marLeft w:val="640"/>
          <w:marRight w:val="0"/>
          <w:marTop w:val="0"/>
          <w:marBottom w:val="0"/>
          <w:divBdr>
            <w:top w:val="none" w:sz="0" w:space="0" w:color="auto"/>
            <w:left w:val="none" w:sz="0" w:space="0" w:color="auto"/>
            <w:bottom w:val="none" w:sz="0" w:space="0" w:color="auto"/>
            <w:right w:val="none" w:sz="0" w:space="0" w:color="auto"/>
          </w:divBdr>
        </w:div>
        <w:div w:id="1053116715">
          <w:marLeft w:val="640"/>
          <w:marRight w:val="0"/>
          <w:marTop w:val="0"/>
          <w:marBottom w:val="0"/>
          <w:divBdr>
            <w:top w:val="none" w:sz="0" w:space="0" w:color="auto"/>
            <w:left w:val="none" w:sz="0" w:space="0" w:color="auto"/>
            <w:bottom w:val="none" w:sz="0" w:space="0" w:color="auto"/>
            <w:right w:val="none" w:sz="0" w:space="0" w:color="auto"/>
          </w:divBdr>
        </w:div>
        <w:div w:id="501161433">
          <w:marLeft w:val="640"/>
          <w:marRight w:val="0"/>
          <w:marTop w:val="0"/>
          <w:marBottom w:val="0"/>
          <w:divBdr>
            <w:top w:val="none" w:sz="0" w:space="0" w:color="auto"/>
            <w:left w:val="none" w:sz="0" w:space="0" w:color="auto"/>
            <w:bottom w:val="none" w:sz="0" w:space="0" w:color="auto"/>
            <w:right w:val="none" w:sz="0" w:space="0" w:color="auto"/>
          </w:divBdr>
        </w:div>
        <w:div w:id="711155517">
          <w:marLeft w:val="640"/>
          <w:marRight w:val="0"/>
          <w:marTop w:val="0"/>
          <w:marBottom w:val="0"/>
          <w:divBdr>
            <w:top w:val="none" w:sz="0" w:space="0" w:color="auto"/>
            <w:left w:val="none" w:sz="0" w:space="0" w:color="auto"/>
            <w:bottom w:val="none" w:sz="0" w:space="0" w:color="auto"/>
            <w:right w:val="none" w:sz="0" w:space="0" w:color="auto"/>
          </w:divBdr>
        </w:div>
        <w:div w:id="1265267814">
          <w:marLeft w:val="640"/>
          <w:marRight w:val="0"/>
          <w:marTop w:val="0"/>
          <w:marBottom w:val="0"/>
          <w:divBdr>
            <w:top w:val="none" w:sz="0" w:space="0" w:color="auto"/>
            <w:left w:val="none" w:sz="0" w:space="0" w:color="auto"/>
            <w:bottom w:val="none" w:sz="0" w:space="0" w:color="auto"/>
            <w:right w:val="none" w:sz="0" w:space="0" w:color="auto"/>
          </w:divBdr>
        </w:div>
        <w:div w:id="477455960">
          <w:marLeft w:val="640"/>
          <w:marRight w:val="0"/>
          <w:marTop w:val="0"/>
          <w:marBottom w:val="0"/>
          <w:divBdr>
            <w:top w:val="none" w:sz="0" w:space="0" w:color="auto"/>
            <w:left w:val="none" w:sz="0" w:space="0" w:color="auto"/>
            <w:bottom w:val="none" w:sz="0" w:space="0" w:color="auto"/>
            <w:right w:val="none" w:sz="0" w:space="0" w:color="auto"/>
          </w:divBdr>
        </w:div>
        <w:div w:id="1993827220">
          <w:marLeft w:val="640"/>
          <w:marRight w:val="0"/>
          <w:marTop w:val="0"/>
          <w:marBottom w:val="0"/>
          <w:divBdr>
            <w:top w:val="none" w:sz="0" w:space="0" w:color="auto"/>
            <w:left w:val="none" w:sz="0" w:space="0" w:color="auto"/>
            <w:bottom w:val="none" w:sz="0" w:space="0" w:color="auto"/>
            <w:right w:val="none" w:sz="0" w:space="0" w:color="auto"/>
          </w:divBdr>
        </w:div>
        <w:div w:id="1212887930">
          <w:marLeft w:val="640"/>
          <w:marRight w:val="0"/>
          <w:marTop w:val="0"/>
          <w:marBottom w:val="0"/>
          <w:divBdr>
            <w:top w:val="none" w:sz="0" w:space="0" w:color="auto"/>
            <w:left w:val="none" w:sz="0" w:space="0" w:color="auto"/>
            <w:bottom w:val="none" w:sz="0" w:space="0" w:color="auto"/>
            <w:right w:val="none" w:sz="0" w:space="0" w:color="auto"/>
          </w:divBdr>
        </w:div>
        <w:div w:id="1559591796">
          <w:marLeft w:val="640"/>
          <w:marRight w:val="0"/>
          <w:marTop w:val="0"/>
          <w:marBottom w:val="0"/>
          <w:divBdr>
            <w:top w:val="none" w:sz="0" w:space="0" w:color="auto"/>
            <w:left w:val="none" w:sz="0" w:space="0" w:color="auto"/>
            <w:bottom w:val="none" w:sz="0" w:space="0" w:color="auto"/>
            <w:right w:val="none" w:sz="0" w:space="0" w:color="auto"/>
          </w:divBdr>
        </w:div>
        <w:div w:id="1010641593">
          <w:marLeft w:val="640"/>
          <w:marRight w:val="0"/>
          <w:marTop w:val="0"/>
          <w:marBottom w:val="0"/>
          <w:divBdr>
            <w:top w:val="none" w:sz="0" w:space="0" w:color="auto"/>
            <w:left w:val="none" w:sz="0" w:space="0" w:color="auto"/>
            <w:bottom w:val="none" w:sz="0" w:space="0" w:color="auto"/>
            <w:right w:val="none" w:sz="0" w:space="0" w:color="auto"/>
          </w:divBdr>
        </w:div>
        <w:div w:id="409888861">
          <w:marLeft w:val="640"/>
          <w:marRight w:val="0"/>
          <w:marTop w:val="0"/>
          <w:marBottom w:val="0"/>
          <w:divBdr>
            <w:top w:val="none" w:sz="0" w:space="0" w:color="auto"/>
            <w:left w:val="none" w:sz="0" w:space="0" w:color="auto"/>
            <w:bottom w:val="none" w:sz="0" w:space="0" w:color="auto"/>
            <w:right w:val="none" w:sz="0" w:space="0" w:color="auto"/>
          </w:divBdr>
        </w:div>
        <w:div w:id="1514491165">
          <w:marLeft w:val="640"/>
          <w:marRight w:val="0"/>
          <w:marTop w:val="0"/>
          <w:marBottom w:val="0"/>
          <w:divBdr>
            <w:top w:val="none" w:sz="0" w:space="0" w:color="auto"/>
            <w:left w:val="none" w:sz="0" w:space="0" w:color="auto"/>
            <w:bottom w:val="none" w:sz="0" w:space="0" w:color="auto"/>
            <w:right w:val="none" w:sz="0" w:space="0" w:color="auto"/>
          </w:divBdr>
        </w:div>
        <w:div w:id="2030443499">
          <w:marLeft w:val="640"/>
          <w:marRight w:val="0"/>
          <w:marTop w:val="0"/>
          <w:marBottom w:val="0"/>
          <w:divBdr>
            <w:top w:val="none" w:sz="0" w:space="0" w:color="auto"/>
            <w:left w:val="none" w:sz="0" w:space="0" w:color="auto"/>
            <w:bottom w:val="none" w:sz="0" w:space="0" w:color="auto"/>
            <w:right w:val="none" w:sz="0" w:space="0" w:color="auto"/>
          </w:divBdr>
        </w:div>
        <w:div w:id="60834127">
          <w:marLeft w:val="640"/>
          <w:marRight w:val="0"/>
          <w:marTop w:val="0"/>
          <w:marBottom w:val="0"/>
          <w:divBdr>
            <w:top w:val="none" w:sz="0" w:space="0" w:color="auto"/>
            <w:left w:val="none" w:sz="0" w:space="0" w:color="auto"/>
            <w:bottom w:val="none" w:sz="0" w:space="0" w:color="auto"/>
            <w:right w:val="none" w:sz="0" w:space="0" w:color="auto"/>
          </w:divBdr>
        </w:div>
        <w:div w:id="282426663">
          <w:marLeft w:val="640"/>
          <w:marRight w:val="0"/>
          <w:marTop w:val="0"/>
          <w:marBottom w:val="0"/>
          <w:divBdr>
            <w:top w:val="none" w:sz="0" w:space="0" w:color="auto"/>
            <w:left w:val="none" w:sz="0" w:space="0" w:color="auto"/>
            <w:bottom w:val="none" w:sz="0" w:space="0" w:color="auto"/>
            <w:right w:val="none" w:sz="0" w:space="0" w:color="auto"/>
          </w:divBdr>
        </w:div>
        <w:div w:id="1653410922">
          <w:marLeft w:val="640"/>
          <w:marRight w:val="0"/>
          <w:marTop w:val="0"/>
          <w:marBottom w:val="0"/>
          <w:divBdr>
            <w:top w:val="none" w:sz="0" w:space="0" w:color="auto"/>
            <w:left w:val="none" w:sz="0" w:space="0" w:color="auto"/>
            <w:bottom w:val="none" w:sz="0" w:space="0" w:color="auto"/>
            <w:right w:val="none" w:sz="0" w:space="0" w:color="auto"/>
          </w:divBdr>
        </w:div>
        <w:div w:id="1077093466">
          <w:marLeft w:val="640"/>
          <w:marRight w:val="0"/>
          <w:marTop w:val="0"/>
          <w:marBottom w:val="0"/>
          <w:divBdr>
            <w:top w:val="none" w:sz="0" w:space="0" w:color="auto"/>
            <w:left w:val="none" w:sz="0" w:space="0" w:color="auto"/>
            <w:bottom w:val="none" w:sz="0" w:space="0" w:color="auto"/>
            <w:right w:val="none" w:sz="0" w:space="0" w:color="auto"/>
          </w:divBdr>
        </w:div>
        <w:div w:id="891577454">
          <w:marLeft w:val="640"/>
          <w:marRight w:val="0"/>
          <w:marTop w:val="0"/>
          <w:marBottom w:val="0"/>
          <w:divBdr>
            <w:top w:val="none" w:sz="0" w:space="0" w:color="auto"/>
            <w:left w:val="none" w:sz="0" w:space="0" w:color="auto"/>
            <w:bottom w:val="none" w:sz="0" w:space="0" w:color="auto"/>
            <w:right w:val="none" w:sz="0" w:space="0" w:color="auto"/>
          </w:divBdr>
        </w:div>
        <w:div w:id="1718697578">
          <w:marLeft w:val="640"/>
          <w:marRight w:val="0"/>
          <w:marTop w:val="0"/>
          <w:marBottom w:val="0"/>
          <w:divBdr>
            <w:top w:val="none" w:sz="0" w:space="0" w:color="auto"/>
            <w:left w:val="none" w:sz="0" w:space="0" w:color="auto"/>
            <w:bottom w:val="none" w:sz="0" w:space="0" w:color="auto"/>
            <w:right w:val="none" w:sz="0" w:space="0" w:color="auto"/>
          </w:divBdr>
        </w:div>
        <w:div w:id="13776584">
          <w:marLeft w:val="640"/>
          <w:marRight w:val="0"/>
          <w:marTop w:val="0"/>
          <w:marBottom w:val="0"/>
          <w:divBdr>
            <w:top w:val="none" w:sz="0" w:space="0" w:color="auto"/>
            <w:left w:val="none" w:sz="0" w:space="0" w:color="auto"/>
            <w:bottom w:val="none" w:sz="0" w:space="0" w:color="auto"/>
            <w:right w:val="none" w:sz="0" w:space="0" w:color="auto"/>
          </w:divBdr>
        </w:div>
        <w:div w:id="1037312139">
          <w:marLeft w:val="640"/>
          <w:marRight w:val="0"/>
          <w:marTop w:val="0"/>
          <w:marBottom w:val="0"/>
          <w:divBdr>
            <w:top w:val="none" w:sz="0" w:space="0" w:color="auto"/>
            <w:left w:val="none" w:sz="0" w:space="0" w:color="auto"/>
            <w:bottom w:val="none" w:sz="0" w:space="0" w:color="auto"/>
            <w:right w:val="none" w:sz="0" w:space="0" w:color="auto"/>
          </w:divBdr>
        </w:div>
        <w:div w:id="236982922">
          <w:marLeft w:val="640"/>
          <w:marRight w:val="0"/>
          <w:marTop w:val="0"/>
          <w:marBottom w:val="0"/>
          <w:divBdr>
            <w:top w:val="none" w:sz="0" w:space="0" w:color="auto"/>
            <w:left w:val="none" w:sz="0" w:space="0" w:color="auto"/>
            <w:bottom w:val="none" w:sz="0" w:space="0" w:color="auto"/>
            <w:right w:val="none" w:sz="0" w:space="0" w:color="auto"/>
          </w:divBdr>
        </w:div>
        <w:div w:id="1486623808">
          <w:marLeft w:val="640"/>
          <w:marRight w:val="0"/>
          <w:marTop w:val="0"/>
          <w:marBottom w:val="0"/>
          <w:divBdr>
            <w:top w:val="none" w:sz="0" w:space="0" w:color="auto"/>
            <w:left w:val="none" w:sz="0" w:space="0" w:color="auto"/>
            <w:bottom w:val="none" w:sz="0" w:space="0" w:color="auto"/>
            <w:right w:val="none" w:sz="0" w:space="0" w:color="auto"/>
          </w:divBdr>
        </w:div>
        <w:div w:id="1818645184">
          <w:marLeft w:val="640"/>
          <w:marRight w:val="0"/>
          <w:marTop w:val="0"/>
          <w:marBottom w:val="0"/>
          <w:divBdr>
            <w:top w:val="none" w:sz="0" w:space="0" w:color="auto"/>
            <w:left w:val="none" w:sz="0" w:space="0" w:color="auto"/>
            <w:bottom w:val="none" w:sz="0" w:space="0" w:color="auto"/>
            <w:right w:val="none" w:sz="0" w:space="0" w:color="auto"/>
          </w:divBdr>
        </w:div>
        <w:div w:id="1028525159">
          <w:marLeft w:val="640"/>
          <w:marRight w:val="0"/>
          <w:marTop w:val="0"/>
          <w:marBottom w:val="0"/>
          <w:divBdr>
            <w:top w:val="none" w:sz="0" w:space="0" w:color="auto"/>
            <w:left w:val="none" w:sz="0" w:space="0" w:color="auto"/>
            <w:bottom w:val="none" w:sz="0" w:space="0" w:color="auto"/>
            <w:right w:val="none" w:sz="0" w:space="0" w:color="auto"/>
          </w:divBdr>
        </w:div>
        <w:div w:id="1714307287">
          <w:marLeft w:val="640"/>
          <w:marRight w:val="0"/>
          <w:marTop w:val="0"/>
          <w:marBottom w:val="0"/>
          <w:divBdr>
            <w:top w:val="none" w:sz="0" w:space="0" w:color="auto"/>
            <w:left w:val="none" w:sz="0" w:space="0" w:color="auto"/>
            <w:bottom w:val="none" w:sz="0" w:space="0" w:color="auto"/>
            <w:right w:val="none" w:sz="0" w:space="0" w:color="auto"/>
          </w:divBdr>
        </w:div>
      </w:divsChild>
    </w:div>
    <w:div w:id="528641058">
      <w:bodyDiv w:val="1"/>
      <w:marLeft w:val="0"/>
      <w:marRight w:val="0"/>
      <w:marTop w:val="0"/>
      <w:marBottom w:val="0"/>
      <w:divBdr>
        <w:top w:val="none" w:sz="0" w:space="0" w:color="auto"/>
        <w:left w:val="none" w:sz="0" w:space="0" w:color="auto"/>
        <w:bottom w:val="none" w:sz="0" w:space="0" w:color="auto"/>
        <w:right w:val="none" w:sz="0" w:space="0" w:color="auto"/>
      </w:divBdr>
      <w:divsChild>
        <w:div w:id="1988582571">
          <w:marLeft w:val="640"/>
          <w:marRight w:val="0"/>
          <w:marTop w:val="0"/>
          <w:marBottom w:val="0"/>
          <w:divBdr>
            <w:top w:val="none" w:sz="0" w:space="0" w:color="auto"/>
            <w:left w:val="none" w:sz="0" w:space="0" w:color="auto"/>
            <w:bottom w:val="none" w:sz="0" w:space="0" w:color="auto"/>
            <w:right w:val="none" w:sz="0" w:space="0" w:color="auto"/>
          </w:divBdr>
        </w:div>
        <w:div w:id="986208319">
          <w:marLeft w:val="640"/>
          <w:marRight w:val="0"/>
          <w:marTop w:val="0"/>
          <w:marBottom w:val="0"/>
          <w:divBdr>
            <w:top w:val="none" w:sz="0" w:space="0" w:color="auto"/>
            <w:left w:val="none" w:sz="0" w:space="0" w:color="auto"/>
            <w:bottom w:val="none" w:sz="0" w:space="0" w:color="auto"/>
            <w:right w:val="none" w:sz="0" w:space="0" w:color="auto"/>
          </w:divBdr>
        </w:div>
        <w:div w:id="2112164336">
          <w:marLeft w:val="640"/>
          <w:marRight w:val="0"/>
          <w:marTop w:val="0"/>
          <w:marBottom w:val="0"/>
          <w:divBdr>
            <w:top w:val="none" w:sz="0" w:space="0" w:color="auto"/>
            <w:left w:val="none" w:sz="0" w:space="0" w:color="auto"/>
            <w:bottom w:val="none" w:sz="0" w:space="0" w:color="auto"/>
            <w:right w:val="none" w:sz="0" w:space="0" w:color="auto"/>
          </w:divBdr>
        </w:div>
        <w:div w:id="898054651">
          <w:marLeft w:val="640"/>
          <w:marRight w:val="0"/>
          <w:marTop w:val="0"/>
          <w:marBottom w:val="0"/>
          <w:divBdr>
            <w:top w:val="none" w:sz="0" w:space="0" w:color="auto"/>
            <w:left w:val="none" w:sz="0" w:space="0" w:color="auto"/>
            <w:bottom w:val="none" w:sz="0" w:space="0" w:color="auto"/>
            <w:right w:val="none" w:sz="0" w:space="0" w:color="auto"/>
          </w:divBdr>
        </w:div>
        <w:div w:id="2069182073">
          <w:marLeft w:val="640"/>
          <w:marRight w:val="0"/>
          <w:marTop w:val="0"/>
          <w:marBottom w:val="0"/>
          <w:divBdr>
            <w:top w:val="none" w:sz="0" w:space="0" w:color="auto"/>
            <w:left w:val="none" w:sz="0" w:space="0" w:color="auto"/>
            <w:bottom w:val="none" w:sz="0" w:space="0" w:color="auto"/>
            <w:right w:val="none" w:sz="0" w:space="0" w:color="auto"/>
          </w:divBdr>
        </w:div>
        <w:div w:id="1273782558">
          <w:marLeft w:val="640"/>
          <w:marRight w:val="0"/>
          <w:marTop w:val="0"/>
          <w:marBottom w:val="0"/>
          <w:divBdr>
            <w:top w:val="none" w:sz="0" w:space="0" w:color="auto"/>
            <w:left w:val="none" w:sz="0" w:space="0" w:color="auto"/>
            <w:bottom w:val="none" w:sz="0" w:space="0" w:color="auto"/>
            <w:right w:val="none" w:sz="0" w:space="0" w:color="auto"/>
          </w:divBdr>
        </w:div>
        <w:div w:id="1810826712">
          <w:marLeft w:val="640"/>
          <w:marRight w:val="0"/>
          <w:marTop w:val="0"/>
          <w:marBottom w:val="0"/>
          <w:divBdr>
            <w:top w:val="none" w:sz="0" w:space="0" w:color="auto"/>
            <w:left w:val="none" w:sz="0" w:space="0" w:color="auto"/>
            <w:bottom w:val="none" w:sz="0" w:space="0" w:color="auto"/>
            <w:right w:val="none" w:sz="0" w:space="0" w:color="auto"/>
          </w:divBdr>
        </w:div>
        <w:div w:id="1033308449">
          <w:marLeft w:val="640"/>
          <w:marRight w:val="0"/>
          <w:marTop w:val="0"/>
          <w:marBottom w:val="0"/>
          <w:divBdr>
            <w:top w:val="none" w:sz="0" w:space="0" w:color="auto"/>
            <w:left w:val="none" w:sz="0" w:space="0" w:color="auto"/>
            <w:bottom w:val="none" w:sz="0" w:space="0" w:color="auto"/>
            <w:right w:val="none" w:sz="0" w:space="0" w:color="auto"/>
          </w:divBdr>
        </w:div>
        <w:div w:id="1072392977">
          <w:marLeft w:val="640"/>
          <w:marRight w:val="0"/>
          <w:marTop w:val="0"/>
          <w:marBottom w:val="0"/>
          <w:divBdr>
            <w:top w:val="none" w:sz="0" w:space="0" w:color="auto"/>
            <w:left w:val="none" w:sz="0" w:space="0" w:color="auto"/>
            <w:bottom w:val="none" w:sz="0" w:space="0" w:color="auto"/>
            <w:right w:val="none" w:sz="0" w:space="0" w:color="auto"/>
          </w:divBdr>
        </w:div>
        <w:div w:id="324286319">
          <w:marLeft w:val="640"/>
          <w:marRight w:val="0"/>
          <w:marTop w:val="0"/>
          <w:marBottom w:val="0"/>
          <w:divBdr>
            <w:top w:val="none" w:sz="0" w:space="0" w:color="auto"/>
            <w:left w:val="none" w:sz="0" w:space="0" w:color="auto"/>
            <w:bottom w:val="none" w:sz="0" w:space="0" w:color="auto"/>
            <w:right w:val="none" w:sz="0" w:space="0" w:color="auto"/>
          </w:divBdr>
        </w:div>
        <w:div w:id="1097750059">
          <w:marLeft w:val="640"/>
          <w:marRight w:val="0"/>
          <w:marTop w:val="0"/>
          <w:marBottom w:val="0"/>
          <w:divBdr>
            <w:top w:val="none" w:sz="0" w:space="0" w:color="auto"/>
            <w:left w:val="none" w:sz="0" w:space="0" w:color="auto"/>
            <w:bottom w:val="none" w:sz="0" w:space="0" w:color="auto"/>
            <w:right w:val="none" w:sz="0" w:space="0" w:color="auto"/>
          </w:divBdr>
        </w:div>
        <w:div w:id="1474101523">
          <w:marLeft w:val="640"/>
          <w:marRight w:val="0"/>
          <w:marTop w:val="0"/>
          <w:marBottom w:val="0"/>
          <w:divBdr>
            <w:top w:val="none" w:sz="0" w:space="0" w:color="auto"/>
            <w:left w:val="none" w:sz="0" w:space="0" w:color="auto"/>
            <w:bottom w:val="none" w:sz="0" w:space="0" w:color="auto"/>
            <w:right w:val="none" w:sz="0" w:space="0" w:color="auto"/>
          </w:divBdr>
        </w:div>
        <w:div w:id="1222253177">
          <w:marLeft w:val="640"/>
          <w:marRight w:val="0"/>
          <w:marTop w:val="0"/>
          <w:marBottom w:val="0"/>
          <w:divBdr>
            <w:top w:val="none" w:sz="0" w:space="0" w:color="auto"/>
            <w:left w:val="none" w:sz="0" w:space="0" w:color="auto"/>
            <w:bottom w:val="none" w:sz="0" w:space="0" w:color="auto"/>
            <w:right w:val="none" w:sz="0" w:space="0" w:color="auto"/>
          </w:divBdr>
        </w:div>
        <w:div w:id="764421446">
          <w:marLeft w:val="640"/>
          <w:marRight w:val="0"/>
          <w:marTop w:val="0"/>
          <w:marBottom w:val="0"/>
          <w:divBdr>
            <w:top w:val="none" w:sz="0" w:space="0" w:color="auto"/>
            <w:left w:val="none" w:sz="0" w:space="0" w:color="auto"/>
            <w:bottom w:val="none" w:sz="0" w:space="0" w:color="auto"/>
            <w:right w:val="none" w:sz="0" w:space="0" w:color="auto"/>
          </w:divBdr>
        </w:div>
        <w:div w:id="275144124">
          <w:marLeft w:val="640"/>
          <w:marRight w:val="0"/>
          <w:marTop w:val="0"/>
          <w:marBottom w:val="0"/>
          <w:divBdr>
            <w:top w:val="none" w:sz="0" w:space="0" w:color="auto"/>
            <w:left w:val="none" w:sz="0" w:space="0" w:color="auto"/>
            <w:bottom w:val="none" w:sz="0" w:space="0" w:color="auto"/>
            <w:right w:val="none" w:sz="0" w:space="0" w:color="auto"/>
          </w:divBdr>
        </w:div>
        <w:div w:id="275716341">
          <w:marLeft w:val="640"/>
          <w:marRight w:val="0"/>
          <w:marTop w:val="0"/>
          <w:marBottom w:val="0"/>
          <w:divBdr>
            <w:top w:val="none" w:sz="0" w:space="0" w:color="auto"/>
            <w:left w:val="none" w:sz="0" w:space="0" w:color="auto"/>
            <w:bottom w:val="none" w:sz="0" w:space="0" w:color="auto"/>
            <w:right w:val="none" w:sz="0" w:space="0" w:color="auto"/>
          </w:divBdr>
        </w:div>
        <w:div w:id="84961862">
          <w:marLeft w:val="640"/>
          <w:marRight w:val="0"/>
          <w:marTop w:val="0"/>
          <w:marBottom w:val="0"/>
          <w:divBdr>
            <w:top w:val="none" w:sz="0" w:space="0" w:color="auto"/>
            <w:left w:val="none" w:sz="0" w:space="0" w:color="auto"/>
            <w:bottom w:val="none" w:sz="0" w:space="0" w:color="auto"/>
            <w:right w:val="none" w:sz="0" w:space="0" w:color="auto"/>
          </w:divBdr>
        </w:div>
        <w:div w:id="339158933">
          <w:marLeft w:val="640"/>
          <w:marRight w:val="0"/>
          <w:marTop w:val="0"/>
          <w:marBottom w:val="0"/>
          <w:divBdr>
            <w:top w:val="none" w:sz="0" w:space="0" w:color="auto"/>
            <w:left w:val="none" w:sz="0" w:space="0" w:color="auto"/>
            <w:bottom w:val="none" w:sz="0" w:space="0" w:color="auto"/>
            <w:right w:val="none" w:sz="0" w:space="0" w:color="auto"/>
          </w:divBdr>
        </w:div>
        <w:div w:id="364987863">
          <w:marLeft w:val="640"/>
          <w:marRight w:val="0"/>
          <w:marTop w:val="0"/>
          <w:marBottom w:val="0"/>
          <w:divBdr>
            <w:top w:val="none" w:sz="0" w:space="0" w:color="auto"/>
            <w:left w:val="none" w:sz="0" w:space="0" w:color="auto"/>
            <w:bottom w:val="none" w:sz="0" w:space="0" w:color="auto"/>
            <w:right w:val="none" w:sz="0" w:space="0" w:color="auto"/>
          </w:divBdr>
        </w:div>
        <w:div w:id="1571188799">
          <w:marLeft w:val="640"/>
          <w:marRight w:val="0"/>
          <w:marTop w:val="0"/>
          <w:marBottom w:val="0"/>
          <w:divBdr>
            <w:top w:val="none" w:sz="0" w:space="0" w:color="auto"/>
            <w:left w:val="none" w:sz="0" w:space="0" w:color="auto"/>
            <w:bottom w:val="none" w:sz="0" w:space="0" w:color="auto"/>
            <w:right w:val="none" w:sz="0" w:space="0" w:color="auto"/>
          </w:divBdr>
        </w:div>
        <w:div w:id="938874190">
          <w:marLeft w:val="640"/>
          <w:marRight w:val="0"/>
          <w:marTop w:val="0"/>
          <w:marBottom w:val="0"/>
          <w:divBdr>
            <w:top w:val="none" w:sz="0" w:space="0" w:color="auto"/>
            <w:left w:val="none" w:sz="0" w:space="0" w:color="auto"/>
            <w:bottom w:val="none" w:sz="0" w:space="0" w:color="auto"/>
            <w:right w:val="none" w:sz="0" w:space="0" w:color="auto"/>
          </w:divBdr>
        </w:div>
        <w:div w:id="1594317004">
          <w:marLeft w:val="640"/>
          <w:marRight w:val="0"/>
          <w:marTop w:val="0"/>
          <w:marBottom w:val="0"/>
          <w:divBdr>
            <w:top w:val="none" w:sz="0" w:space="0" w:color="auto"/>
            <w:left w:val="none" w:sz="0" w:space="0" w:color="auto"/>
            <w:bottom w:val="none" w:sz="0" w:space="0" w:color="auto"/>
            <w:right w:val="none" w:sz="0" w:space="0" w:color="auto"/>
          </w:divBdr>
        </w:div>
        <w:div w:id="664019235">
          <w:marLeft w:val="640"/>
          <w:marRight w:val="0"/>
          <w:marTop w:val="0"/>
          <w:marBottom w:val="0"/>
          <w:divBdr>
            <w:top w:val="none" w:sz="0" w:space="0" w:color="auto"/>
            <w:left w:val="none" w:sz="0" w:space="0" w:color="auto"/>
            <w:bottom w:val="none" w:sz="0" w:space="0" w:color="auto"/>
            <w:right w:val="none" w:sz="0" w:space="0" w:color="auto"/>
          </w:divBdr>
        </w:div>
        <w:div w:id="1171064377">
          <w:marLeft w:val="640"/>
          <w:marRight w:val="0"/>
          <w:marTop w:val="0"/>
          <w:marBottom w:val="0"/>
          <w:divBdr>
            <w:top w:val="none" w:sz="0" w:space="0" w:color="auto"/>
            <w:left w:val="none" w:sz="0" w:space="0" w:color="auto"/>
            <w:bottom w:val="none" w:sz="0" w:space="0" w:color="auto"/>
            <w:right w:val="none" w:sz="0" w:space="0" w:color="auto"/>
          </w:divBdr>
        </w:div>
        <w:div w:id="902836181">
          <w:marLeft w:val="640"/>
          <w:marRight w:val="0"/>
          <w:marTop w:val="0"/>
          <w:marBottom w:val="0"/>
          <w:divBdr>
            <w:top w:val="none" w:sz="0" w:space="0" w:color="auto"/>
            <w:left w:val="none" w:sz="0" w:space="0" w:color="auto"/>
            <w:bottom w:val="none" w:sz="0" w:space="0" w:color="auto"/>
            <w:right w:val="none" w:sz="0" w:space="0" w:color="auto"/>
          </w:divBdr>
        </w:div>
      </w:divsChild>
    </w:div>
    <w:div w:id="532305463">
      <w:bodyDiv w:val="1"/>
      <w:marLeft w:val="0"/>
      <w:marRight w:val="0"/>
      <w:marTop w:val="0"/>
      <w:marBottom w:val="0"/>
      <w:divBdr>
        <w:top w:val="none" w:sz="0" w:space="0" w:color="auto"/>
        <w:left w:val="none" w:sz="0" w:space="0" w:color="auto"/>
        <w:bottom w:val="none" w:sz="0" w:space="0" w:color="auto"/>
        <w:right w:val="none" w:sz="0" w:space="0" w:color="auto"/>
      </w:divBdr>
    </w:div>
    <w:div w:id="562761827">
      <w:bodyDiv w:val="1"/>
      <w:marLeft w:val="0"/>
      <w:marRight w:val="0"/>
      <w:marTop w:val="0"/>
      <w:marBottom w:val="0"/>
      <w:divBdr>
        <w:top w:val="none" w:sz="0" w:space="0" w:color="auto"/>
        <w:left w:val="none" w:sz="0" w:space="0" w:color="auto"/>
        <w:bottom w:val="none" w:sz="0" w:space="0" w:color="auto"/>
        <w:right w:val="none" w:sz="0" w:space="0" w:color="auto"/>
      </w:divBdr>
      <w:divsChild>
        <w:div w:id="754016154">
          <w:marLeft w:val="640"/>
          <w:marRight w:val="0"/>
          <w:marTop w:val="0"/>
          <w:marBottom w:val="0"/>
          <w:divBdr>
            <w:top w:val="none" w:sz="0" w:space="0" w:color="auto"/>
            <w:left w:val="none" w:sz="0" w:space="0" w:color="auto"/>
            <w:bottom w:val="none" w:sz="0" w:space="0" w:color="auto"/>
            <w:right w:val="none" w:sz="0" w:space="0" w:color="auto"/>
          </w:divBdr>
        </w:div>
        <w:div w:id="824468958">
          <w:marLeft w:val="640"/>
          <w:marRight w:val="0"/>
          <w:marTop w:val="0"/>
          <w:marBottom w:val="0"/>
          <w:divBdr>
            <w:top w:val="none" w:sz="0" w:space="0" w:color="auto"/>
            <w:left w:val="none" w:sz="0" w:space="0" w:color="auto"/>
            <w:bottom w:val="none" w:sz="0" w:space="0" w:color="auto"/>
            <w:right w:val="none" w:sz="0" w:space="0" w:color="auto"/>
          </w:divBdr>
        </w:div>
        <w:div w:id="195121674">
          <w:marLeft w:val="640"/>
          <w:marRight w:val="0"/>
          <w:marTop w:val="0"/>
          <w:marBottom w:val="0"/>
          <w:divBdr>
            <w:top w:val="none" w:sz="0" w:space="0" w:color="auto"/>
            <w:left w:val="none" w:sz="0" w:space="0" w:color="auto"/>
            <w:bottom w:val="none" w:sz="0" w:space="0" w:color="auto"/>
            <w:right w:val="none" w:sz="0" w:space="0" w:color="auto"/>
          </w:divBdr>
        </w:div>
        <w:div w:id="1703628793">
          <w:marLeft w:val="640"/>
          <w:marRight w:val="0"/>
          <w:marTop w:val="0"/>
          <w:marBottom w:val="0"/>
          <w:divBdr>
            <w:top w:val="none" w:sz="0" w:space="0" w:color="auto"/>
            <w:left w:val="none" w:sz="0" w:space="0" w:color="auto"/>
            <w:bottom w:val="none" w:sz="0" w:space="0" w:color="auto"/>
            <w:right w:val="none" w:sz="0" w:space="0" w:color="auto"/>
          </w:divBdr>
        </w:div>
        <w:div w:id="277033074">
          <w:marLeft w:val="640"/>
          <w:marRight w:val="0"/>
          <w:marTop w:val="0"/>
          <w:marBottom w:val="0"/>
          <w:divBdr>
            <w:top w:val="none" w:sz="0" w:space="0" w:color="auto"/>
            <w:left w:val="none" w:sz="0" w:space="0" w:color="auto"/>
            <w:bottom w:val="none" w:sz="0" w:space="0" w:color="auto"/>
            <w:right w:val="none" w:sz="0" w:space="0" w:color="auto"/>
          </w:divBdr>
        </w:div>
        <w:div w:id="459811505">
          <w:marLeft w:val="640"/>
          <w:marRight w:val="0"/>
          <w:marTop w:val="0"/>
          <w:marBottom w:val="0"/>
          <w:divBdr>
            <w:top w:val="none" w:sz="0" w:space="0" w:color="auto"/>
            <w:left w:val="none" w:sz="0" w:space="0" w:color="auto"/>
            <w:bottom w:val="none" w:sz="0" w:space="0" w:color="auto"/>
            <w:right w:val="none" w:sz="0" w:space="0" w:color="auto"/>
          </w:divBdr>
        </w:div>
        <w:div w:id="1810629180">
          <w:marLeft w:val="640"/>
          <w:marRight w:val="0"/>
          <w:marTop w:val="0"/>
          <w:marBottom w:val="0"/>
          <w:divBdr>
            <w:top w:val="none" w:sz="0" w:space="0" w:color="auto"/>
            <w:left w:val="none" w:sz="0" w:space="0" w:color="auto"/>
            <w:bottom w:val="none" w:sz="0" w:space="0" w:color="auto"/>
            <w:right w:val="none" w:sz="0" w:space="0" w:color="auto"/>
          </w:divBdr>
        </w:div>
        <w:div w:id="1386223622">
          <w:marLeft w:val="640"/>
          <w:marRight w:val="0"/>
          <w:marTop w:val="0"/>
          <w:marBottom w:val="0"/>
          <w:divBdr>
            <w:top w:val="none" w:sz="0" w:space="0" w:color="auto"/>
            <w:left w:val="none" w:sz="0" w:space="0" w:color="auto"/>
            <w:bottom w:val="none" w:sz="0" w:space="0" w:color="auto"/>
            <w:right w:val="none" w:sz="0" w:space="0" w:color="auto"/>
          </w:divBdr>
        </w:div>
        <w:div w:id="1080448950">
          <w:marLeft w:val="640"/>
          <w:marRight w:val="0"/>
          <w:marTop w:val="0"/>
          <w:marBottom w:val="0"/>
          <w:divBdr>
            <w:top w:val="none" w:sz="0" w:space="0" w:color="auto"/>
            <w:left w:val="none" w:sz="0" w:space="0" w:color="auto"/>
            <w:bottom w:val="none" w:sz="0" w:space="0" w:color="auto"/>
            <w:right w:val="none" w:sz="0" w:space="0" w:color="auto"/>
          </w:divBdr>
        </w:div>
        <w:div w:id="73862297">
          <w:marLeft w:val="640"/>
          <w:marRight w:val="0"/>
          <w:marTop w:val="0"/>
          <w:marBottom w:val="0"/>
          <w:divBdr>
            <w:top w:val="none" w:sz="0" w:space="0" w:color="auto"/>
            <w:left w:val="none" w:sz="0" w:space="0" w:color="auto"/>
            <w:bottom w:val="none" w:sz="0" w:space="0" w:color="auto"/>
            <w:right w:val="none" w:sz="0" w:space="0" w:color="auto"/>
          </w:divBdr>
        </w:div>
        <w:div w:id="1337027716">
          <w:marLeft w:val="640"/>
          <w:marRight w:val="0"/>
          <w:marTop w:val="0"/>
          <w:marBottom w:val="0"/>
          <w:divBdr>
            <w:top w:val="none" w:sz="0" w:space="0" w:color="auto"/>
            <w:left w:val="none" w:sz="0" w:space="0" w:color="auto"/>
            <w:bottom w:val="none" w:sz="0" w:space="0" w:color="auto"/>
            <w:right w:val="none" w:sz="0" w:space="0" w:color="auto"/>
          </w:divBdr>
        </w:div>
        <w:div w:id="656304884">
          <w:marLeft w:val="640"/>
          <w:marRight w:val="0"/>
          <w:marTop w:val="0"/>
          <w:marBottom w:val="0"/>
          <w:divBdr>
            <w:top w:val="none" w:sz="0" w:space="0" w:color="auto"/>
            <w:left w:val="none" w:sz="0" w:space="0" w:color="auto"/>
            <w:bottom w:val="none" w:sz="0" w:space="0" w:color="auto"/>
            <w:right w:val="none" w:sz="0" w:space="0" w:color="auto"/>
          </w:divBdr>
        </w:div>
        <w:div w:id="1014770590">
          <w:marLeft w:val="640"/>
          <w:marRight w:val="0"/>
          <w:marTop w:val="0"/>
          <w:marBottom w:val="0"/>
          <w:divBdr>
            <w:top w:val="none" w:sz="0" w:space="0" w:color="auto"/>
            <w:left w:val="none" w:sz="0" w:space="0" w:color="auto"/>
            <w:bottom w:val="none" w:sz="0" w:space="0" w:color="auto"/>
            <w:right w:val="none" w:sz="0" w:space="0" w:color="auto"/>
          </w:divBdr>
        </w:div>
        <w:div w:id="1900436642">
          <w:marLeft w:val="640"/>
          <w:marRight w:val="0"/>
          <w:marTop w:val="0"/>
          <w:marBottom w:val="0"/>
          <w:divBdr>
            <w:top w:val="none" w:sz="0" w:space="0" w:color="auto"/>
            <w:left w:val="none" w:sz="0" w:space="0" w:color="auto"/>
            <w:bottom w:val="none" w:sz="0" w:space="0" w:color="auto"/>
            <w:right w:val="none" w:sz="0" w:space="0" w:color="auto"/>
          </w:divBdr>
        </w:div>
        <w:div w:id="1228613442">
          <w:marLeft w:val="640"/>
          <w:marRight w:val="0"/>
          <w:marTop w:val="0"/>
          <w:marBottom w:val="0"/>
          <w:divBdr>
            <w:top w:val="none" w:sz="0" w:space="0" w:color="auto"/>
            <w:left w:val="none" w:sz="0" w:space="0" w:color="auto"/>
            <w:bottom w:val="none" w:sz="0" w:space="0" w:color="auto"/>
            <w:right w:val="none" w:sz="0" w:space="0" w:color="auto"/>
          </w:divBdr>
        </w:div>
        <w:div w:id="707604690">
          <w:marLeft w:val="640"/>
          <w:marRight w:val="0"/>
          <w:marTop w:val="0"/>
          <w:marBottom w:val="0"/>
          <w:divBdr>
            <w:top w:val="none" w:sz="0" w:space="0" w:color="auto"/>
            <w:left w:val="none" w:sz="0" w:space="0" w:color="auto"/>
            <w:bottom w:val="none" w:sz="0" w:space="0" w:color="auto"/>
            <w:right w:val="none" w:sz="0" w:space="0" w:color="auto"/>
          </w:divBdr>
        </w:div>
        <w:div w:id="95447468">
          <w:marLeft w:val="640"/>
          <w:marRight w:val="0"/>
          <w:marTop w:val="0"/>
          <w:marBottom w:val="0"/>
          <w:divBdr>
            <w:top w:val="none" w:sz="0" w:space="0" w:color="auto"/>
            <w:left w:val="none" w:sz="0" w:space="0" w:color="auto"/>
            <w:bottom w:val="none" w:sz="0" w:space="0" w:color="auto"/>
            <w:right w:val="none" w:sz="0" w:space="0" w:color="auto"/>
          </w:divBdr>
        </w:div>
      </w:divsChild>
    </w:div>
    <w:div w:id="574977763">
      <w:bodyDiv w:val="1"/>
      <w:marLeft w:val="0"/>
      <w:marRight w:val="0"/>
      <w:marTop w:val="0"/>
      <w:marBottom w:val="0"/>
      <w:divBdr>
        <w:top w:val="none" w:sz="0" w:space="0" w:color="auto"/>
        <w:left w:val="none" w:sz="0" w:space="0" w:color="auto"/>
        <w:bottom w:val="none" w:sz="0" w:space="0" w:color="auto"/>
        <w:right w:val="none" w:sz="0" w:space="0" w:color="auto"/>
      </w:divBdr>
      <w:divsChild>
        <w:div w:id="1233395285">
          <w:marLeft w:val="640"/>
          <w:marRight w:val="0"/>
          <w:marTop w:val="0"/>
          <w:marBottom w:val="0"/>
          <w:divBdr>
            <w:top w:val="none" w:sz="0" w:space="0" w:color="auto"/>
            <w:left w:val="none" w:sz="0" w:space="0" w:color="auto"/>
            <w:bottom w:val="none" w:sz="0" w:space="0" w:color="auto"/>
            <w:right w:val="none" w:sz="0" w:space="0" w:color="auto"/>
          </w:divBdr>
        </w:div>
        <w:div w:id="927428435">
          <w:marLeft w:val="640"/>
          <w:marRight w:val="0"/>
          <w:marTop w:val="0"/>
          <w:marBottom w:val="0"/>
          <w:divBdr>
            <w:top w:val="none" w:sz="0" w:space="0" w:color="auto"/>
            <w:left w:val="none" w:sz="0" w:space="0" w:color="auto"/>
            <w:bottom w:val="none" w:sz="0" w:space="0" w:color="auto"/>
            <w:right w:val="none" w:sz="0" w:space="0" w:color="auto"/>
          </w:divBdr>
        </w:div>
        <w:div w:id="1790666978">
          <w:marLeft w:val="640"/>
          <w:marRight w:val="0"/>
          <w:marTop w:val="0"/>
          <w:marBottom w:val="0"/>
          <w:divBdr>
            <w:top w:val="none" w:sz="0" w:space="0" w:color="auto"/>
            <w:left w:val="none" w:sz="0" w:space="0" w:color="auto"/>
            <w:bottom w:val="none" w:sz="0" w:space="0" w:color="auto"/>
            <w:right w:val="none" w:sz="0" w:space="0" w:color="auto"/>
          </w:divBdr>
        </w:div>
        <w:div w:id="1544368411">
          <w:marLeft w:val="640"/>
          <w:marRight w:val="0"/>
          <w:marTop w:val="0"/>
          <w:marBottom w:val="0"/>
          <w:divBdr>
            <w:top w:val="none" w:sz="0" w:space="0" w:color="auto"/>
            <w:left w:val="none" w:sz="0" w:space="0" w:color="auto"/>
            <w:bottom w:val="none" w:sz="0" w:space="0" w:color="auto"/>
            <w:right w:val="none" w:sz="0" w:space="0" w:color="auto"/>
          </w:divBdr>
        </w:div>
        <w:div w:id="1650747403">
          <w:marLeft w:val="640"/>
          <w:marRight w:val="0"/>
          <w:marTop w:val="0"/>
          <w:marBottom w:val="0"/>
          <w:divBdr>
            <w:top w:val="none" w:sz="0" w:space="0" w:color="auto"/>
            <w:left w:val="none" w:sz="0" w:space="0" w:color="auto"/>
            <w:bottom w:val="none" w:sz="0" w:space="0" w:color="auto"/>
            <w:right w:val="none" w:sz="0" w:space="0" w:color="auto"/>
          </w:divBdr>
        </w:div>
        <w:div w:id="267347837">
          <w:marLeft w:val="640"/>
          <w:marRight w:val="0"/>
          <w:marTop w:val="0"/>
          <w:marBottom w:val="0"/>
          <w:divBdr>
            <w:top w:val="none" w:sz="0" w:space="0" w:color="auto"/>
            <w:left w:val="none" w:sz="0" w:space="0" w:color="auto"/>
            <w:bottom w:val="none" w:sz="0" w:space="0" w:color="auto"/>
            <w:right w:val="none" w:sz="0" w:space="0" w:color="auto"/>
          </w:divBdr>
        </w:div>
        <w:div w:id="1368873841">
          <w:marLeft w:val="640"/>
          <w:marRight w:val="0"/>
          <w:marTop w:val="0"/>
          <w:marBottom w:val="0"/>
          <w:divBdr>
            <w:top w:val="none" w:sz="0" w:space="0" w:color="auto"/>
            <w:left w:val="none" w:sz="0" w:space="0" w:color="auto"/>
            <w:bottom w:val="none" w:sz="0" w:space="0" w:color="auto"/>
            <w:right w:val="none" w:sz="0" w:space="0" w:color="auto"/>
          </w:divBdr>
        </w:div>
        <w:div w:id="794131124">
          <w:marLeft w:val="640"/>
          <w:marRight w:val="0"/>
          <w:marTop w:val="0"/>
          <w:marBottom w:val="0"/>
          <w:divBdr>
            <w:top w:val="none" w:sz="0" w:space="0" w:color="auto"/>
            <w:left w:val="none" w:sz="0" w:space="0" w:color="auto"/>
            <w:bottom w:val="none" w:sz="0" w:space="0" w:color="auto"/>
            <w:right w:val="none" w:sz="0" w:space="0" w:color="auto"/>
          </w:divBdr>
        </w:div>
        <w:div w:id="143201482">
          <w:marLeft w:val="640"/>
          <w:marRight w:val="0"/>
          <w:marTop w:val="0"/>
          <w:marBottom w:val="0"/>
          <w:divBdr>
            <w:top w:val="none" w:sz="0" w:space="0" w:color="auto"/>
            <w:left w:val="none" w:sz="0" w:space="0" w:color="auto"/>
            <w:bottom w:val="none" w:sz="0" w:space="0" w:color="auto"/>
            <w:right w:val="none" w:sz="0" w:space="0" w:color="auto"/>
          </w:divBdr>
        </w:div>
        <w:div w:id="644824213">
          <w:marLeft w:val="640"/>
          <w:marRight w:val="0"/>
          <w:marTop w:val="0"/>
          <w:marBottom w:val="0"/>
          <w:divBdr>
            <w:top w:val="none" w:sz="0" w:space="0" w:color="auto"/>
            <w:left w:val="none" w:sz="0" w:space="0" w:color="auto"/>
            <w:bottom w:val="none" w:sz="0" w:space="0" w:color="auto"/>
            <w:right w:val="none" w:sz="0" w:space="0" w:color="auto"/>
          </w:divBdr>
        </w:div>
        <w:div w:id="873422326">
          <w:marLeft w:val="640"/>
          <w:marRight w:val="0"/>
          <w:marTop w:val="0"/>
          <w:marBottom w:val="0"/>
          <w:divBdr>
            <w:top w:val="none" w:sz="0" w:space="0" w:color="auto"/>
            <w:left w:val="none" w:sz="0" w:space="0" w:color="auto"/>
            <w:bottom w:val="none" w:sz="0" w:space="0" w:color="auto"/>
            <w:right w:val="none" w:sz="0" w:space="0" w:color="auto"/>
          </w:divBdr>
        </w:div>
        <w:div w:id="1459033457">
          <w:marLeft w:val="640"/>
          <w:marRight w:val="0"/>
          <w:marTop w:val="0"/>
          <w:marBottom w:val="0"/>
          <w:divBdr>
            <w:top w:val="none" w:sz="0" w:space="0" w:color="auto"/>
            <w:left w:val="none" w:sz="0" w:space="0" w:color="auto"/>
            <w:bottom w:val="none" w:sz="0" w:space="0" w:color="auto"/>
            <w:right w:val="none" w:sz="0" w:space="0" w:color="auto"/>
          </w:divBdr>
        </w:div>
        <w:div w:id="786505981">
          <w:marLeft w:val="640"/>
          <w:marRight w:val="0"/>
          <w:marTop w:val="0"/>
          <w:marBottom w:val="0"/>
          <w:divBdr>
            <w:top w:val="none" w:sz="0" w:space="0" w:color="auto"/>
            <w:left w:val="none" w:sz="0" w:space="0" w:color="auto"/>
            <w:bottom w:val="none" w:sz="0" w:space="0" w:color="auto"/>
            <w:right w:val="none" w:sz="0" w:space="0" w:color="auto"/>
          </w:divBdr>
        </w:div>
        <w:div w:id="531039185">
          <w:marLeft w:val="640"/>
          <w:marRight w:val="0"/>
          <w:marTop w:val="0"/>
          <w:marBottom w:val="0"/>
          <w:divBdr>
            <w:top w:val="none" w:sz="0" w:space="0" w:color="auto"/>
            <w:left w:val="none" w:sz="0" w:space="0" w:color="auto"/>
            <w:bottom w:val="none" w:sz="0" w:space="0" w:color="auto"/>
            <w:right w:val="none" w:sz="0" w:space="0" w:color="auto"/>
          </w:divBdr>
        </w:div>
        <w:div w:id="45105006">
          <w:marLeft w:val="640"/>
          <w:marRight w:val="0"/>
          <w:marTop w:val="0"/>
          <w:marBottom w:val="0"/>
          <w:divBdr>
            <w:top w:val="none" w:sz="0" w:space="0" w:color="auto"/>
            <w:left w:val="none" w:sz="0" w:space="0" w:color="auto"/>
            <w:bottom w:val="none" w:sz="0" w:space="0" w:color="auto"/>
            <w:right w:val="none" w:sz="0" w:space="0" w:color="auto"/>
          </w:divBdr>
        </w:div>
        <w:div w:id="1787314324">
          <w:marLeft w:val="640"/>
          <w:marRight w:val="0"/>
          <w:marTop w:val="0"/>
          <w:marBottom w:val="0"/>
          <w:divBdr>
            <w:top w:val="none" w:sz="0" w:space="0" w:color="auto"/>
            <w:left w:val="none" w:sz="0" w:space="0" w:color="auto"/>
            <w:bottom w:val="none" w:sz="0" w:space="0" w:color="auto"/>
            <w:right w:val="none" w:sz="0" w:space="0" w:color="auto"/>
          </w:divBdr>
        </w:div>
        <w:div w:id="451897207">
          <w:marLeft w:val="640"/>
          <w:marRight w:val="0"/>
          <w:marTop w:val="0"/>
          <w:marBottom w:val="0"/>
          <w:divBdr>
            <w:top w:val="none" w:sz="0" w:space="0" w:color="auto"/>
            <w:left w:val="none" w:sz="0" w:space="0" w:color="auto"/>
            <w:bottom w:val="none" w:sz="0" w:space="0" w:color="auto"/>
            <w:right w:val="none" w:sz="0" w:space="0" w:color="auto"/>
          </w:divBdr>
        </w:div>
        <w:div w:id="1862861320">
          <w:marLeft w:val="640"/>
          <w:marRight w:val="0"/>
          <w:marTop w:val="0"/>
          <w:marBottom w:val="0"/>
          <w:divBdr>
            <w:top w:val="none" w:sz="0" w:space="0" w:color="auto"/>
            <w:left w:val="none" w:sz="0" w:space="0" w:color="auto"/>
            <w:bottom w:val="none" w:sz="0" w:space="0" w:color="auto"/>
            <w:right w:val="none" w:sz="0" w:space="0" w:color="auto"/>
          </w:divBdr>
        </w:div>
        <w:div w:id="45380956">
          <w:marLeft w:val="640"/>
          <w:marRight w:val="0"/>
          <w:marTop w:val="0"/>
          <w:marBottom w:val="0"/>
          <w:divBdr>
            <w:top w:val="none" w:sz="0" w:space="0" w:color="auto"/>
            <w:left w:val="none" w:sz="0" w:space="0" w:color="auto"/>
            <w:bottom w:val="none" w:sz="0" w:space="0" w:color="auto"/>
            <w:right w:val="none" w:sz="0" w:space="0" w:color="auto"/>
          </w:divBdr>
        </w:div>
        <w:div w:id="1911889739">
          <w:marLeft w:val="640"/>
          <w:marRight w:val="0"/>
          <w:marTop w:val="0"/>
          <w:marBottom w:val="0"/>
          <w:divBdr>
            <w:top w:val="none" w:sz="0" w:space="0" w:color="auto"/>
            <w:left w:val="none" w:sz="0" w:space="0" w:color="auto"/>
            <w:bottom w:val="none" w:sz="0" w:space="0" w:color="auto"/>
            <w:right w:val="none" w:sz="0" w:space="0" w:color="auto"/>
          </w:divBdr>
        </w:div>
        <w:div w:id="224722987">
          <w:marLeft w:val="640"/>
          <w:marRight w:val="0"/>
          <w:marTop w:val="0"/>
          <w:marBottom w:val="0"/>
          <w:divBdr>
            <w:top w:val="none" w:sz="0" w:space="0" w:color="auto"/>
            <w:left w:val="none" w:sz="0" w:space="0" w:color="auto"/>
            <w:bottom w:val="none" w:sz="0" w:space="0" w:color="auto"/>
            <w:right w:val="none" w:sz="0" w:space="0" w:color="auto"/>
          </w:divBdr>
        </w:div>
        <w:div w:id="2042170601">
          <w:marLeft w:val="640"/>
          <w:marRight w:val="0"/>
          <w:marTop w:val="0"/>
          <w:marBottom w:val="0"/>
          <w:divBdr>
            <w:top w:val="none" w:sz="0" w:space="0" w:color="auto"/>
            <w:left w:val="none" w:sz="0" w:space="0" w:color="auto"/>
            <w:bottom w:val="none" w:sz="0" w:space="0" w:color="auto"/>
            <w:right w:val="none" w:sz="0" w:space="0" w:color="auto"/>
          </w:divBdr>
        </w:div>
        <w:div w:id="1396077532">
          <w:marLeft w:val="640"/>
          <w:marRight w:val="0"/>
          <w:marTop w:val="0"/>
          <w:marBottom w:val="0"/>
          <w:divBdr>
            <w:top w:val="none" w:sz="0" w:space="0" w:color="auto"/>
            <w:left w:val="none" w:sz="0" w:space="0" w:color="auto"/>
            <w:bottom w:val="none" w:sz="0" w:space="0" w:color="auto"/>
            <w:right w:val="none" w:sz="0" w:space="0" w:color="auto"/>
          </w:divBdr>
        </w:div>
        <w:div w:id="1782995946">
          <w:marLeft w:val="640"/>
          <w:marRight w:val="0"/>
          <w:marTop w:val="0"/>
          <w:marBottom w:val="0"/>
          <w:divBdr>
            <w:top w:val="none" w:sz="0" w:space="0" w:color="auto"/>
            <w:left w:val="none" w:sz="0" w:space="0" w:color="auto"/>
            <w:bottom w:val="none" w:sz="0" w:space="0" w:color="auto"/>
            <w:right w:val="none" w:sz="0" w:space="0" w:color="auto"/>
          </w:divBdr>
        </w:div>
        <w:div w:id="888344400">
          <w:marLeft w:val="640"/>
          <w:marRight w:val="0"/>
          <w:marTop w:val="0"/>
          <w:marBottom w:val="0"/>
          <w:divBdr>
            <w:top w:val="none" w:sz="0" w:space="0" w:color="auto"/>
            <w:left w:val="none" w:sz="0" w:space="0" w:color="auto"/>
            <w:bottom w:val="none" w:sz="0" w:space="0" w:color="auto"/>
            <w:right w:val="none" w:sz="0" w:space="0" w:color="auto"/>
          </w:divBdr>
        </w:div>
        <w:div w:id="1841966428">
          <w:marLeft w:val="640"/>
          <w:marRight w:val="0"/>
          <w:marTop w:val="0"/>
          <w:marBottom w:val="0"/>
          <w:divBdr>
            <w:top w:val="none" w:sz="0" w:space="0" w:color="auto"/>
            <w:left w:val="none" w:sz="0" w:space="0" w:color="auto"/>
            <w:bottom w:val="none" w:sz="0" w:space="0" w:color="auto"/>
            <w:right w:val="none" w:sz="0" w:space="0" w:color="auto"/>
          </w:divBdr>
        </w:div>
        <w:div w:id="998191292">
          <w:marLeft w:val="640"/>
          <w:marRight w:val="0"/>
          <w:marTop w:val="0"/>
          <w:marBottom w:val="0"/>
          <w:divBdr>
            <w:top w:val="none" w:sz="0" w:space="0" w:color="auto"/>
            <w:left w:val="none" w:sz="0" w:space="0" w:color="auto"/>
            <w:bottom w:val="none" w:sz="0" w:space="0" w:color="auto"/>
            <w:right w:val="none" w:sz="0" w:space="0" w:color="auto"/>
          </w:divBdr>
        </w:div>
        <w:div w:id="827013015">
          <w:marLeft w:val="640"/>
          <w:marRight w:val="0"/>
          <w:marTop w:val="0"/>
          <w:marBottom w:val="0"/>
          <w:divBdr>
            <w:top w:val="none" w:sz="0" w:space="0" w:color="auto"/>
            <w:left w:val="none" w:sz="0" w:space="0" w:color="auto"/>
            <w:bottom w:val="none" w:sz="0" w:space="0" w:color="auto"/>
            <w:right w:val="none" w:sz="0" w:space="0" w:color="auto"/>
          </w:divBdr>
        </w:div>
        <w:div w:id="974262247">
          <w:marLeft w:val="640"/>
          <w:marRight w:val="0"/>
          <w:marTop w:val="0"/>
          <w:marBottom w:val="0"/>
          <w:divBdr>
            <w:top w:val="none" w:sz="0" w:space="0" w:color="auto"/>
            <w:left w:val="none" w:sz="0" w:space="0" w:color="auto"/>
            <w:bottom w:val="none" w:sz="0" w:space="0" w:color="auto"/>
            <w:right w:val="none" w:sz="0" w:space="0" w:color="auto"/>
          </w:divBdr>
        </w:div>
        <w:div w:id="179779552">
          <w:marLeft w:val="640"/>
          <w:marRight w:val="0"/>
          <w:marTop w:val="0"/>
          <w:marBottom w:val="0"/>
          <w:divBdr>
            <w:top w:val="none" w:sz="0" w:space="0" w:color="auto"/>
            <w:left w:val="none" w:sz="0" w:space="0" w:color="auto"/>
            <w:bottom w:val="none" w:sz="0" w:space="0" w:color="auto"/>
            <w:right w:val="none" w:sz="0" w:space="0" w:color="auto"/>
          </w:divBdr>
        </w:div>
      </w:divsChild>
    </w:div>
    <w:div w:id="594097228">
      <w:bodyDiv w:val="1"/>
      <w:marLeft w:val="0"/>
      <w:marRight w:val="0"/>
      <w:marTop w:val="0"/>
      <w:marBottom w:val="0"/>
      <w:divBdr>
        <w:top w:val="none" w:sz="0" w:space="0" w:color="auto"/>
        <w:left w:val="none" w:sz="0" w:space="0" w:color="auto"/>
        <w:bottom w:val="none" w:sz="0" w:space="0" w:color="auto"/>
        <w:right w:val="none" w:sz="0" w:space="0" w:color="auto"/>
      </w:divBdr>
      <w:divsChild>
        <w:div w:id="308369506">
          <w:marLeft w:val="640"/>
          <w:marRight w:val="0"/>
          <w:marTop w:val="0"/>
          <w:marBottom w:val="0"/>
          <w:divBdr>
            <w:top w:val="none" w:sz="0" w:space="0" w:color="auto"/>
            <w:left w:val="none" w:sz="0" w:space="0" w:color="auto"/>
            <w:bottom w:val="none" w:sz="0" w:space="0" w:color="auto"/>
            <w:right w:val="none" w:sz="0" w:space="0" w:color="auto"/>
          </w:divBdr>
        </w:div>
        <w:div w:id="1464082358">
          <w:marLeft w:val="640"/>
          <w:marRight w:val="0"/>
          <w:marTop w:val="0"/>
          <w:marBottom w:val="0"/>
          <w:divBdr>
            <w:top w:val="none" w:sz="0" w:space="0" w:color="auto"/>
            <w:left w:val="none" w:sz="0" w:space="0" w:color="auto"/>
            <w:bottom w:val="none" w:sz="0" w:space="0" w:color="auto"/>
            <w:right w:val="none" w:sz="0" w:space="0" w:color="auto"/>
          </w:divBdr>
        </w:div>
        <w:div w:id="750345797">
          <w:marLeft w:val="640"/>
          <w:marRight w:val="0"/>
          <w:marTop w:val="0"/>
          <w:marBottom w:val="0"/>
          <w:divBdr>
            <w:top w:val="none" w:sz="0" w:space="0" w:color="auto"/>
            <w:left w:val="none" w:sz="0" w:space="0" w:color="auto"/>
            <w:bottom w:val="none" w:sz="0" w:space="0" w:color="auto"/>
            <w:right w:val="none" w:sz="0" w:space="0" w:color="auto"/>
          </w:divBdr>
        </w:div>
        <w:div w:id="438530609">
          <w:marLeft w:val="640"/>
          <w:marRight w:val="0"/>
          <w:marTop w:val="0"/>
          <w:marBottom w:val="0"/>
          <w:divBdr>
            <w:top w:val="none" w:sz="0" w:space="0" w:color="auto"/>
            <w:left w:val="none" w:sz="0" w:space="0" w:color="auto"/>
            <w:bottom w:val="none" w:sz="0" w:space="0" w:color="auto"/>
            <w:right w:val="none" w:sz="0" w:space="0" w:color="auto"/>
          </w:divBdr>
        </w:div>
        <w:div w:id="1747259297">
          <w:marLeft w:val="640"/>
          <w:marRight w:val="0"/>
          <w:marTop w:val="0"/>
          <w:marBottom w:val="0"/>
          <w:divBdr>
            <w:top w:val="none" w:sz="0" w:space="0" w:color="auto"/>
            <w:left w:val="none" w:sz="0" w:space="0" w:color="auto"/>
            <w:bottom w:val="none" w:sz="0" w:space="0" w:color="auto"/>
            <w:right w:val="none" w:sz="0" w:space="0" w:color="auto"/>
          </w:divBdr>
        </w:div>
        <w:div w:id="632709426">
          <w:marLeft w:val="640"/>
          <w:marRight w:val="0"/>
          <w:marTop w:val="0"/>
          <w:marBottom w:val="0"/>
          <w:divBdr>
            <w:top w:val="none" w:sz="0" w:space="0" w:color="auto"/>
            <w:left w:val="none" w:sz="0" w:space="0" w:color="auto"/>
            <w:bottom w:val="none" w:sz="0" w:space="0" w:color="auto"/>
            <w:right w:val="none" w:sz="0" w:space="0" w:color="auto"/>
          </w:divBdr>
        </w:div>
        <w:div w:id="1646660153">
          <w:marLeft w:val="640"/>
          <w:marRight w:val="0"/>
          <w:marTop w:val="0"/>
          <w:marBottom w:val="0"/>
          <w:divBdr>
            <w:top w:val="none" w:sz="0" w:space="0" w:color="auto"/>
            <w:left w:val="none" w:sz="0" w:space="0" w:color="auto"/>
            <w:bottom w:val="none" w:sz="0" w:space="0" w:color="auto"/>
            <w:right w:val="none" w:sz="0" w:space="0" w:color="auto"/>
          </w:divBdr>
        </w:div>
        <w:div w:id="869877600">
          <w:marLeft w:val="640"/>
          <w:marRight w:val="0"/>
          <w:marTop w:val="0"/>
          <w:marBottom w:val="0"/>
          <w:divBdr>
            <w:top w:val="none" w:sz="0" w:space="0" w:color="auto"/>
            <w:left w:val="none" w:sz="0" w:space="0" w:color="auto"/>
            <w:bottom w:val="none" w:sz="0" w:space="0" w:color="auto"/>
            <w:right w:val="none" w:sz="0" w:space="0" w:color="auto"/>
          </w:divBdr>
        </w:div>
        <w:div w:id="1013797764">
          <w:marLeft w:val="640"/>
          <w:marRight w:val="0"/>
          <w:marTop w:val="0"/>
          <w:marBottom w:val="0"/>
          <w:divBdr>
            <w:top w:val="none" w:sz="0" w:space="0" w:color="auto"/>
            <w:left w:val="none" w:sz="0" w:space="0" w:color="auto"/>
            <w:bottom w:val="none" w:sz="0" w:space="0" w:color="auto"/>
            <w:right w:val="none" w:sz="0" w:space="0" w:color="auto"/>
          </w:divBdr>
        </w:div>
        <w:div w:id="582297840">
          <w:marLeft w:val="640"/>
          <w:marRight w:val="0"/>
          <w:marTop w:val="0"/>
          <w:marBottom w:val="0"/>
          <w:divBdr>
            <w:top w:val="none" w:sz="0" w:space="0" w:color="auto"/>
            <w:left w:val="none" w:sz="0" w:space="0" w:color="auto"/>
            <w:bottom w:val="none" w:sz="0" w:space="0" w:color="auto"/>
            <w:right w:val="none" w:sz="0" w:space="0" w:color="auto"/>
          </w:divBdr>
        </w:div>
        <w:div w:id="528832926">
          <w:marLeft w:val="640"/>
          <w:marRight w:val="0"/>
          <w:marTop w:val="0"/>
          <w:marBottom w:val="0"/>
          <w:divBdr>
            <w:top w:val="none" w:sz="0" w:space="0" w:color="auto"/>
            <w:left w:val="none" w:sz="0" w:space="0" w:color="auto"/>
            <w:bottom w:val="none" w:sz="0" w:space="0" w:color="auto"/>
            <w:right w:val="none" w:sz="0" w:space="0" w:color="auto"/>
          </w:divBdr>
        </w:div>
        <w:div w:id="395012436">
          <w:marLeft w:val="640"/>
          <w:marRight w:val="0"/>
          <w:marTop w:val="0"/>
          <w:marBottom w:val="0"/>
          <w:divBdr>
            <w:top w:val="none" w:sz="0" w:space="0" w:color="auto"/>
            <w:left w:val="none" w:sz="0" w:space="0" w:color="auto"/>
            <w:bottom w:val="none" w:sz="0" w:space="0" w:color="auto"/>
            <w:right w:val="none" w:sz="0" w:space="0" w:color="auto"/>
          </w:divBdr>
        </w:div>
        <w:div w:id="1489589595">
          <w:marLeft w:val="640"/>
          <w:marRight w:val="0"/>
          <w:marTop w:val="0"/>
          <w:marBottom w:val="0"/>
          <w:divBdr>
            <w:top w:val="none" w:sz="0" w:space="0" w:color="auto"/>
            <w:left w:val="none" w:sz="0" w:space="0" w:color="auto"/>
            <w:bottom w:val="none" w:sz="0" w:space="0" w:color="auto"/>
            <w:right w:val="none" w:sz="0" w:space="0" w:color="auto"/>
          </w:divBdr>
        </w:div>
        <w:div w:id="866213946">
          <w:marLeft w:val="640"/>
          <w:marRight w:val="0"/>
          <w:marTop w:val="0"/>
          <w:marBottom w:val="0"/>
          <w:divBdr>
            <w:top w:val="none" w:sz="0" w:space="0" w:color="auto"/>
            <w:left w:val="none" w:sz="0" w:space="0" w:color="auto"/>
            <w:bottom w:val="none" w:sz="0" w:space="0" w:color="auto"/>
            <w:right w:val="none" w:sz="0" w:space="0" w:color="auto"/>
          </w:divBdr>
        </w:div>
        <w:div w:id="900293623">
          <w:marLeft w:val="640"/>
          <w:marRight w:val="0"/>
          <w:marTop w:val="0"/>
          <w:marBottom w:val="0"/>
          <w:divBdr>
            <w:top w:val="none" w:sz="0" w:space="0" w:color="auto"/>
            <w:left w:val="none" w:sz="0" w:space="0" w:color="auto"/>
            <w:bottom w:val="none" w:sz="0" w:space="0" w:color="auto"/>
            <w:right w:val="none" w:sz="0" w:space="0" w:color="auto"/>
          </w:divBdr>
        </w:div>
        <w:div w:id="844439919">
          <w:marLeft w:val="640"/>
          <w:marRight w:val="0"/>
          <w:marTop w:val="0"/>
          <w:marBottom w:val="0"/>
          <w:divBdr>
            <w:top w:val="none" w:sz="0" w:space="0" w:color="auto"/>
            <w:left w:val="none" w:sz="0" w:space="0" w:color="auto"/>
            <w:bottom w:val="none" w:sz="0" w:space="0" w:color="auto"/>
            <w:right w:val="none" w:sz="0" w:space="0" w:color="auto"/>
          </w:divBdr>
        </w:div>
        <w:div w:id="992679312">
          <w:marLeft w:val="640"/>
          <w:marRight w:val="0"/>
          <w:marTop w:val="0"/>
          <w:marBottom w:val="0"/>
          <w:divBdr>
            <w:top w:val="none" w:sz="0" w:space="0" w:color="auto"/>
            <w:left w:val="none" w:sz="0" w:space="0" w:color="auto"/>
            <w:bottom w:val="none" w:sz="0" w:space="0" w:color="auto"/>
            <w:right w:val="none" w:sz="0" w:space="0" w:color="auto"/>
          </w:divBdr>
        </w:div>
        <w:div w:id="1313482490">
          <w:marLeft w:val="640"/>
          <w:marRight w:val="0"/>
          <w:marTop w:val="0"/>
          <w:marBottom w:val="0"/>
          <w:divBdr>
            <w:top w:val="none" w:sz="0" w:space="0" w:color="auto"/>
            <w:left w:val="none" w:sz="0" w:space="0" w:color="auto"/>
            <w:bottom w:val="none" w:sz="0" w:space="0" w:color="auto"/>
            <w:right w:val="none" w:sz="0" w:space="0" w:color="auto"/>
          </w:divBdr>
        </w:div>
        <w:div w:id="1186749453">
          <w:marLeft w:val="640"/>
          <w:marRight w:val="0"/>
          <w:marTop w:val="0"/>
          <w:marBottom w:val="0"/>
          <w:divBdr>
            <w:top w:val="none" w:sz="0" w:space="0" w:color="auto"/>
            <w:left w:val="none" w:sz="0" w:space="0" w:color="auto"/>
            <w:bottom w:val="none" w:sz="0" w:space="0" w:color="auto"/>
            <w:right w:val="none" w:sz="0" w:space="0" w:color="auto"/>
          </w:divBdr>
        </w:div>
        <w:div w:id="2059939536">
          <w:marLeft w:val="640"/>
          <w:marRight w:val="0"/>
          <w:marTop w:val="0"/>
          <w:marBottom w:val="0"/>
          <w:divBdr>
            <w:top w:val="none" w:sz="0" w:space="0" w:color="auto"/>
            <w:left w:val="none" w:sz="0" w:space="0" w:color="auto"/>
            <w:bottom w:val="none" w:sz="0" w:space="0" w:color="auto"/>
            <w:right w:val="none" w:sz="0" w:space="0" w:color="auto"/>
          </w:divBdr>
        </w:div>
        <w:div w:id="34548767">
          <w:marLeft w:val="640"/>
          <w:marRight w:val="0"/>
          <w:marTop w:val="0"/>
          <w:marBottom w:val="0"/>
          <w:divBdr>
            <w:top w:val="none" w:sz="0" w:space="0" w:color="auto"/>
            <w:left w:val="none" w:sz="0" w:space="0" w:color="auto"/>
            <w:bottom w:val="none" w:sz="0" w:space="0" w:color="auto"/>
            <w:right w:val="none" w:sz="0" w:space="0" w:color="auto"/>
          </w:divBdr>
        </w:div>
        <w:div w:id="1180856302">
          <w:marLeft w:val="640"/>
          <w:marRight w:val="0"/>
          <w:marTop w:val="0"/>
          <w:marBottom w:val="0"/>
          <w:divBdr>
            <w:top w:val="none" w:sz="0" w:space="0" w:color="auto"/>
            <w:left w:val="none" w:sz="0" w:space="0" w:color="auto"/>
            <w:bottom w:val="none" w:sz="0" w:space="0" w:color="auto"/>
            <w:right w:val="none" w:sz="0" w:space="0" w:color="auto"/>
          </w:divBdr>
        </w:div>
        <w:div w:id="475490523">
          <w:marLeft w:val="640"/>
          <w:marRight w:val="0"/>
          <w:marTop w:val="0"/>
          <w:marBottom w:val="0"/>
          <w:divBdr>
            <w:top w:val="none" w:sz="0" w:space="0" w:color="auto"/>
            <w:left w:val="none" w:sz="0" w:space="0" w:color="auto"/>
            <w:bottom w:val="none" w:sz="0" w:space="0" w:color="auto"/>
            <w:right w:val="none" w:sz="0" w:space="0" w:color="auto"/>
          </w:divBdr>
        </w:div>
        <w:div w:id="1155295033">
          <w:marLeft w:val="640"/>
          <w:marRight w:val="0"/>
          <w:marTop w:val="0"/>
          <w:marBottom w:val="0"/>
          <w:divBdr>
            <w:top w:val="none" w:sz="0" w:space="0" w:color="auto"/>
            <w:left w:val="none" w:sz="0" w:space="0" w:color="auto"/>
            <w:bottom w:val="none" w:sz="0" w:space="0" w:color="auto"/>
            <w:right w:val="none" w:sz="0" w:space="0" w:color="auto"/>
          </w:divBdr>
        </w:div>
        <w:div w:id="375354362">
          <w:marLeft w:val="640"/>
          <w:marRight w:val="0"/>
          <w:marTop w:val="0"/>
          <w:marBottom w:val="0"/>
          <w:divBdr>
            <w:top w:val="none" w:sz="0" w:space="0" w:color="auto"/>
            <w:left w:val="none" w:sz="0" w:space="0" w:color="auto"/>
            <w:bottom w:val="none" w:sz="0" w:space="0" w:color="auto"/>
            <w:right w:val="none" w:sz="0" w:space="0" w:color="auto"/>
          </w:divBdr>
        </w:div>
        <w:div w:id="2047099108">
          <w:marLeft w:val="640"/>
          <w:marRight w:val="0"/>
          <w:marTop w:val="0"/>
          <w:marBottom w:val="0"/>
          <w:divBdr>
            <w:top w:val="none" w:sz="0" w:space="0" w:color="auto"/>
            <w:left w:val="none" w:sz="0" w:space="0" w:color="auto"/>
            <w:bottom w:val="none" w:sz="0" w:space="0" w:color="auto"/>
            <w:right w:val="none" w:sz="0" w:space="0" w:color="auto"/>
          </w:divBdr>
        </w:div>
        <w:div w:id="1950892272">
          <w:marLeft w:val="640"/>
          <w:marRight w:val="0"/>
          <w:marTop w:val="0"/>
          <w:marBottom w:val="0"/>
          <w:divBdr>
            <w:top w:val="none" w:sz="0" w:space="0" w:color="auto"/>
            <w:left w:val="none" w:sz="0" w:space="0" w:color="auto"/>
            <w:bottom w:val="none" w:sz="0" w:space="0" w:color="auto"/>
            <w:right w:val="none" w:sz="0" w:space="0" w:color="auto"/>
          </w:divBdr>
        </w:div>
        <w:div w:id="1195922659">
          <w:marLeft w:val="640"/>
          <w:marRight w:val="0"/>
          <w:marTop w:val="0"/>
          <w:marBottom w:val="0"/>
          <w:divBdr>
            <w:top w:val="none" w:sz="0" w:space="0" w:color="auto"/>
            <w:left w:val="none" w:sz="0" w:space="0" w:color="auto"/>
            <w:bottom w:val="none" w:sz="0" w:space="0" w:color="auto"/>
            <w:right w:val="none" w:sz="0" w:space="0" w:color="auto"/>
          </w:divBdr>
        </w:div>
        <w:div w:id="518278267">
          <w:marLeft w:val="640"/>
          <w:marRight w:val="0"/>
          <w:marTop w:val="0"/>
          <w:marBottom w:val="0"/>
          <w:divBdr>
            <w:top w:val="none" w:sz="0" w:space="0" w:color="auto"/>
            <w:left w:val="none" w:sz="0" w:space="0" w:color="auto"/>
            <w:bottom w:val="none" w:sz="0" w:space="0" w:color="auto"/>
            <w:right w:val="none" w:sz="0" w:space="0" w:color="auto"/>
          </w:divBdr>
        </w:div>
        <w:div w:id="616714216">
          <w:marLeft w:val="640"/>
          <w:marRight w:val="0"/>
          <w:marTop w:val="0"/>
          <w:marBottom w:val="0"/>
          <w:divBdr>
            <w:top w:val="none" w:sz="0" w:space="0" w:color="auto"/>
            <w:left w:val="none" w:sz="0" w:space="0" w:color="auto"/>
            <w:bottom w:val="none" w:sz="0" w:space="0" w:color="auto"/>
            <w:right w:val="none" w:sz="0" w:space="0" w:color="auto"/>
          </w:divBdr>
        </w:div>
        <w:div w:id="606623168">
          <w:marLeft w:val="640"/>
          <w:marRight w:val="0"/>
          <w:marTop w:val="0"/>
          <w:marBottom w:val="0"/>
          <w:divBdr>
            <w:top w:val="none" w:sz="0" w:space="0" w:color="auto"/>
            <w:left w:val="none" w:sz="0" w:space="0" w:color="auto"/>
            <w:bottom w:val="none" w:sz="0" w:space="0" w:color="auto"/>
            <w:right w:val="none" w:sz="0" w:space="0" w:color="auto"/>
          </w:divBdr>
        </w:div>
        <w:div w:id="1000350978">
          <w:marLeft w:val="640"/>
          <w:marRight w:val="0"/>
          <w:marTop w:val="0"/>
          <w:marBottom w:val="0"/>
          <w:divBdr>
            <w:top w:val="none" w:sz="0" w:space="0" w:color="auto"/>
            <w:left w:val="none" w:sz="0" w:space="0" w:color="auto"/>
            <w:bottom w:val="none" w:sz="0" w:space="0" w:color="auto"/>
            <w:right w:val="none" w:sz="0" w:space="0" w:color="auto"/>
          </w:divBdr>
        </w:div>
        <w:div w:id="1125387538">
          <w:marLeft w:val="640"/>
          <w:marRight w:val="0"/>
          <w:marTop w:val="0"/>
          <w:marBottom w:val="0"/>
          <w:divBdr>
            <w:top w:val="none" w:sz="0" w:space="0" w:color="auto"/>
            <w:left w:val="none" w:sz="0" w:space="0" w:color="auto"/>
            <w:bottom w:val="none" w:sz="0" w:space="0" w:color="auto"/>
            <w:right w:val="none" w:sz="0" w:space="0" w:color="auto"/>
          </w:divBdr>
        </w:div>
        <w:div w:id="1947956717">
          <w:marLeft w:val="640"/>
          <w:marRight w:val="0"/>
          <w:marTop w:val="0"/>
          <w:marBottom w:val="0"/>
          <w:divBdr>
            <w:top w:val="none" w:sz="0" w:space="0" w:color="auto"/>
            <w:left w:val="none" w:sz="0" w:space="0" w:color="auto"/>
            <w:bottom w:val="none" w:sz="0" w:space="0" w:color="auto"/>
            <w:right w:val="none" w:sz="0" w:space="0" w:color="auto"/>
          </w:divBdr>
        </w:div>
      </w:divsChild>
    </w:div>
    <w:div w:id="595479159">
      <w:bodyDiv w:val="1"/>
      <w:marLeft w:val="0"/>
      <w:marRight w:val="0"/>
      <w:marTop w:val="0"/>
      <w:marBottom w:val="0"/>
      <w:divBdr>
        <w:top w:val="none" w:sz="0" w:space="0" w:color="auto"/>
        <w:left w:val="none" w:sz="0" w:space="0" w:color="auto"/>
        <w:bottom w:val="none" w:sz="0" w:space="0" w:color="auto"/>
        <w:right w:val="none" w:sz="0" w:space="0" w:color="auto"/>
      </w:divBdr>
      <w:divsChild>
        <w:div w:id="1567883845">
          <w:marLeft w:val="640"/>
          <w:marRight w:val="0"/>
          <w:marTop w:val="0"/>
          <w:marBottom w:val="0"/>
          <w:divBdr>
            <w:top w:val="none" w:sz="0" w:space="0" w:color="auto"/>
            <w:left w:val="none" w:sz="0" w:space="0" w:color="auto"/>
            <w:bottom w:val="none" w:sz="0" w:space="0" w:color="auto"/>
            <w:right w:val="none" w:sz="0" w:space="0" w:color="auto"/>
          </w:divBdr>
        </w:div>
        <w:div w:id="522086171">
          <w:marLeft w:val="640"/>
          <w:marRight w:val="0"/>
          <w:marTop w:val="0"/>
          <w:marBottom w:val="0"/>
          <w:divBdr>
            <w:top w:val="none" w:sz="0" w:space="0" w:color="auto"/>
            <w:left w:val="none" w:sz="0" w:space="0" w:color="auto"/>
            <w:bottom w:val="none" w:sz="0" w:space="0" w:color="auto"/>
            <w:right w:val="none" w:sz="0" w:space="0" w:color="auto"/>
          </w:divBdr>
        </w:div>
        <w:div w:id="472328663">
          <w:marLeft w:val="640"/>
          <w:marRight w:val="0"/>
          <w:marTop w:val="0"/>
          <w:marBottom w:val="0"/>
          <w:divBdr>
            <w:top w:val="none" w:sz="0" w:space="0" w:color="auto"/>
            <w:left w:val="none" w:sz="0" w:space="0" w:color="auto"/>
            <w:bottom w:val="none" w:sz="0" w:space="0" w:color="auto"/>
            <w:right w:val="none" w:sz="0" w:space="0" w:color="auto"/>
          </w:divBdr>
        </w:div>
        <w:div w:id="628321576">
          <w:marLeft w:val="640"/>
          <w:marRight w:val="0"/>
          <w:marTop w:val="0"/>
          <w:marBottom w:val="0"/>
          <w:divBdr>
            <w:top w:val="none" w:sz="0" w:space="0" w:color="auto"/>
            <w:left w:val="none" w:sz="0" w:space="0" w:color="auto"/>
            <w:bottom w:val="none" w:sz="0" w:space="0" w:color="auto"/>
            <w:right w:val="none" w:sz="0" w:space="0" w:color="auto"/>
          </w:divBdr>
        </w:div>
        <w:div w:id="1395616571">
          <w:marLeft w:val="640"/>
          <w:marRight w:val="0"/>
          <w:marTop w:val="0"/>
          <w:marBottom w:val="0"/>
          <w:divBdr>
            <w:top w:val="none" w:sz="0" w:space="0" w:color="auto"/>
            <w:left w:val="none" w:sz="0" w:space="0" w:color="auto"/>
            <w:bottom w:val="none" w:sz="0" w:space="0" w:color="auto"/>
            <w:right w:val="none" w:sz="0" w:space="0" w:color="auto"/>
          </w:divBdr>
        </w:div>
        <w:div w:id="1351880401">
          <w:marLeft w:val="640"/>
          <w:marRight w:val="0"/>
          <w:marTop w:val="0"/>
          <w:marBottom w:val="0"/>
          <w:divBdr>
            <w:top w:val="none" w:sz="0" w:space="0" w:color="auto"/>
            <w:left w:val="none" w:sz="0" w:space="0" w:color="auto"/>
            <w:bottom w:val="none" w:sz="0" w:space="0" w:color="auto"/>
            <w:right w:val="none" w:sz="0" w:space="0" w:color="auto"/>
          </w:divBdr>
        </w:div>
        <w:div w:id="1708215941">
          <w:marLeft w:val="640"/>
          <w:marRight w:val="0"/>
          <w:marTop w:val="0"/>
          <w:marBottom w:val="0"/>
          <w:divBdr>
            <w:top w:val="none" w:sz="0" w:space="0" w:color="auto"/>
            <w:left w:val="none" w:sz="0" w:space="0" w:color="auto"/>
            <w:bottom w:val="none" w:sz="0" w:space="0" w:color="auto"/>
            <w:right w:val="none" w:sz="0" w:space="0" w:color="auto"/>
          </w:divBdr>
        </w:div>
        <w:div w:id="1669989017">
          <w:marLeft w:val="640"/>
          <w:marRight w:val="0"/>
          <w:marTop w:val="0"/>
          <w:marBottom w:val="0"/>
          <w:divBdr>
            <w:top w:val="none" w:sz="0" w:space="0" w:color="auto"/>
            <w:left w:val="none" w:sz="0" w:space="0" w:color="auto"/>
            <w:bottom w:val="none" w:sz="0" w:space="0" w:color="auto"/>
            <w:right w:val="none" w:sz="0" w:space="0" w:color="auto"/>
          </w:divBdr>
        </w:div>
        <w:div w:id="562448572">
          <w:marLeft w:val="640"/>
          <w:marRight w:val="0"/>
          <w:marTop w:val="0"/>
          <w:marBottom w:val="0"/>
          <w:divBdr>
            <w:top w:val="none" w:sz="0" w:space="0" w:color="auto"/>
            <w:left w:val="none" w:sz="0" w:space="0" w:color="auto"/>
            <w:bottom w:val="none" w:sz="0" w:space="0" w:color="auto"/>
            <w:right w:val="none" w:sz="0" w:space="0" w:color="auto"/>
          </w:divBdr>
        </w:div>
        <w:div w:id="51513166">
          <w:marLeft w:val="640"/>
          <w:marRight w:val="0"/>
          <w:marTop w:val="0"/>
          <w:marBottom w:val="0"/>
          <w:divBdr>
            <w:top w:val="none" w:sz="0" w:space="0" w:color="auto"/>
            <w:left w:val="none" w:sz="0" w:space="0" w:color="auto"/>
            <w:bottom w:val="none" w:sz="0" w:space="0" w:color="auto"/>
            <w:right w:val="none" w:sz="0" w:space="0" w:color="auto"/>
          </w:divBdr>
        </w:div>
        <w:div w:id="1127970488">
          <w:marLeft w:val="640"/>
          <w:marRight w:val="0"/>
          <w:marTop w:val="0"/>
          <w:marBottom w:val="0"/>
          <w:divBdr>
            <w:top w:val="none" w:sz="0" w:space="0" w:color="auto"/>
            <w:left w:val="none" w:sz="0" w:space="0" w:color="auto"/>
            <w:bottom w:val="none" w:sz="0" w:space="0" w:color="auto"/>
            <w:right w:val="none" w:sz="0" w:space="0" w:color="auto"/>
          </w:divBdr>
        </w:div>
        <w:div w:id="649097266">
          <w:marLeft w:val="640"/>
          <w:marRight w:val="0"/>
          <w:marTop w:val="0"/>
          <w:marBottom w:val="0"/>
          <w:divBdr>
            <w:top w:val="none" w:sz="0" w:space="0" w:color="auto"/>
            <w:left w:val="none" w:sz="0" w:space="0" w:color="auto"/>
            <w:bottom w:val="none" w:sz="0" w:space="0" w:color="auto"/>
            <w:right w:val="none" w:sz="0" w:space="0" w:color="auto"/>
          </w:divBdr>
        </w:div>
        <w:div w:id="1468086072">
          <w:marLeft w:val="640"/>
          <w:marRight w:val="0"/>
          <w:marTop w:val="0"/>
          <w:marBottom w:val="0"/>
          <w:divBdr>
            <w:top w:val="none" w:sz="0" w:space="0" w:color="auto"/>
            <w:left w:val="none" w:sz="0" w:space="0" w:color="auto"/>
            <w:bottom w:val="none" w:sz="0" w:space="0" w:color="auto"/>
            <w:right w:val="none" w:sz="0" w:space="0" w:color="auto"/>
          </w:divBdr>
        </w:div>
        <w:div w:id="1766538325">
          <w:marLeft w:val="640"/>
          <w:marRight w:val="0"/>
          <w:marTop w:val="0"/>
          <w:marBottom w:val="0"/>
          <w:divBdr>
            <w:top w:val="none" w:sz="0" w:space="0" w:color="auto"/>
            <w:left w:val="none" w:sz="0" w:space="0" w:color="auto"/>
            <w:bottom w:val="none" w:sz="0" w:space="0" w:color="auto"/>
            <w:right w:val="none" w:sz="0" w:space="0" w:color="auto"/>
          </w:divBdr>
        </w:div>
        <w:div w:id="801848821">
          <w:marLeft w:val="640"/>
          <w:marRight w:val="0"/>
          <w:marTop w:val="0"/>
          <w:marBottom w:val="0"/>
          <w:divBdr>
            <w:top w:val="none" w:sz="0" w:space="0" w:color="auto"/>
            <w:left w:val="none" w:sz="0" w:space="0" w:color="auto"/>
            <w:bottom w:val="none" w:sz="0" w:space="0" w:color="auto"/>
            <w:right w:val="none" w:sz="0" w:space="0" w:color="auto"/>
          </w:divBdr>
        </w:div>
        <w:div w:id="2072993878">
          <w:marLeft w:val="640"/>
          <w:marRight w:val="0"/>
          <w:marTop w:val="0"/>
          <w:marBottom w:val="0"/>
          <w:divBdr>
            <w:top w:val="none" w:sz="0" w:space="0" w:color="auto"/>
            <w:left w:val="none" w:sz="0" w:space="0" w:color="auto"/>
            <w:bottom w:val="none" w:sz="0" w:space="0" w:color="auto"/>
            <w:right w:val="none" w:sz="0" w:space="0" w:color="auto"/>
          </w:divBdr>
        </w:div>
        <w:div w:id="1433743364">
          <w:marLeft w:val="640"/>
          <w:marRight w:val="0"/>
          <w:marTop w:val="0"/>
          <w:marBottom w:val="0"/>
          <w:divBdr>
            <w:top w:val="none" w:sz="0" w:space="0" w:color="auto"/>
            <w:left w:val="none" w:sz="0" w:space="0" w:color="auto"/>
            <w:bottom w:val="none" w:sz="0" w:space="0" w:color="auto"/>
            <w:right w:val="none" w:sz="0" w:space="0" w:color="auto"/>
          </w:divBdr>
        </w:div>
        <w:div w:id="682514398">
          <w:marLeft w:val="640"/>
          <w:marRight w:val="0"/>
          <w:marTop w:val="0"/>
          <w:marBottom w:val="0"/>
          <w:divBdr>
            <w:top w:val="none" w:sz="0" w:space="0" w:color="auto"/>
            <w:left w:val="none" w:sz="0" w:space="0" w:color="auto"/>
            <w:bottom w:val="none" w:sz="0" w:space="0" w:color="auto"/>
            <w:right w:val="none" w:sz="0" w:space="0" w:color="auto"/>
          </w:divBdr>
        </w:div>
        <w:div w:id="2066176762">
          <w:marLeft w:val="640"/>
          <w:marRight w:val="0"/>
          <w:marTop w:val="0"/>
          <w:marBottom w:val="0"/>
          <w:divBdr>
            <w:top w:val="none" w:sz="0" w:space="0" w:color="auto"/>
            <w:left w:val="none" w:sz="0" w:space="0" w:color="auto"/>
            <w:bottom w:val="none" w:sz="0" w:space="0" w:color="auto"/>
            <w:right w:val="none" w:sz="0" w:space="0" w:color="auto"/>
          </w:divBdr>
        </w:div>
        <w:div w:id="1520776957">
          <w:marLeft w:val="640"/>
          <w:marRight w:val="0"/>
          <w:marTop w:val="0"/>
          <w:marBottom w:val="0"/>
          <w:divBdr>
            <w:top w:val="none" w:sz="0" w:space="0" w:color="auto"/>
            <w:left w:val="none" w:sz="0" w:space="0" w:color="auto"/>
            <w:bottom w:val="none" w:sz="0" w:space="0" w:color="auto"/>
            <w:right w:val="none" w:sz="0" w:space="0" w:color="auto"/>
          </w:divBdr>
        </w:div>
        <w:div w:id="844439139">
          <w:marLeft w:val="640"/>
          <w:marRight w:val="0"/>
          <w:marTop w:val="0"/>
          <w:marBottom w:val="0"/>
          <w:divBdr>
            <w:top w:val="none" w:sz="0" w:space="0" w:color="auto"/>
            <w:left w:val="none" w:sz="0" w:space="0" w:color="auto"/>
            <w:bottom w:val="none" w:sz="0" w:space="0" w:color="auto"/>
            <w:right w:val="none" w:sz="0" w:space="0" w:color="auto"/>
          </w:divBdr>
        </w:div>
        <w:div w:id="1325354240">
          <w:marLeft w:val="640"/>
          <w:marRight w:val="0"/>
          <w:marTop w:val="0"/>
          <w:marBottom w:val="0"/>
          <w:divBdr>
            <w:top w:val="none" w:sz="0" w:space="0" w:color="auto"/>
            <w:left w:val="none" w:sz="0" w:space="0" w:color="auto"/>
            <w:bottom w:val="none" w:sz="0" w:space="0" w:color="auto"/>
            <w:right w:val="none" w:sz="0" w:space="0" w:color="auto"/>
          </w:divBdr>
        </w:div>
        <w:div w:id="595406216">
          <w:marLeft w:val="640"/>
          <w:marRight w:val="0"/>
          <w:marTop w:val="0"/>
          <w:marBottom w:val="0"/>
          <w:divBdr>
            <w:top w:val="none" w:sz="0" w:space="0" w:color="auto"/>
            <w:left w:val="none" w:sz="0" w:space="0" w:color="auto"/>
            <w:bottom w:val="none" w:sz="0" w:space="0" w:color="auto"/>
            <w:right w:val="none" w:sz="0" w:space="0" w:color="auto"/>
          </w:divBdr>
        </w:div>
        <w:div w:id="1296328861">
          <w:marLeft w:val="640"/>
          <w:marRight w:val="0"/>
          <w:marTop w:val="0"/>
          <w:marBottom w:val="0"/>
          <w:divBdr>
            <w:top w:val="none" w:sz="0" w:space="0" w:color="auto"/>
            <w:left w:val="none" w:sz="0" w:space="0" w:color="auto"/>
            <w:bottom w:val="none" w:sz="0" w:space="0" w:color="auto"/>
            <w:right w:val="none" w:sz="0" w:space="0" w:color="auto"/>
          </w:divBdr>
        </w:div>
        <w:div w:id="1722942923">
          <w:marLeft w:val="640"/>
          <w:marRight w:val="0"/>
          <w:marTop w:val="0"/>
          <w:marBottom w:val="0"/>
          <w:divBdr>
            <w:top w:val="none" w:sz="0" w:space="0" w:color="auto"/>
            <w:left w:val="none" w:sz="0" w:space="0" w:color="auto"/>
            <w:bottom w:val="none" w:sz="0" w:space="0" w:color="auto"/>
            <w:right w:val="none" w:sz="0" w:space="0" w:color="auto"/>
          </w:divBdr>
        </w:div>
        <w:div w:id="1385254071">
          <w:marLeft w:val="640"/>
          <w:marRight w:val="0"/>
          <w:marTop w:val="0"/>
          <w:marBottom w:val="0"/>
          <w:divBdr>
            <w:top w:val="none" w:sz="0" w:space="0" w:color="auto"/>
            <w:left w:val="none" w:sz="0" w:space="0" w:color="auto"/>
            <w:bottom w:val="none" w:sz="0" w:space="0" w:color="auto"/>
            <w:right w:val="none" w:sz="0" w:space="0" w:color="auto"/>
          </w:divBdr>
        </w:div>
        <w:div w:id="400831243">
          <w:marLeft w:val="640"/>
          <w:marRight w:val="0"/>
          <w:marTop w:val="0"/>
          <w:marBottom w:val="0"/>
          <w:divBdr>
            <w:top w:val="none" w:sz="0" w:space="0" w:color="auto"/>
            <w:left w:val="none" w:sz="0" w:space="0" w:color="auto"/>
            <w:bottom w:val="none" w:sz="0" w:space="0" w:color="auto"/>
            <w:right w:val="none" w:sz="0" w:space="0" w:color="auto"/>
          </w:divBdr>
        </w:div>
        <w:div w:id="1216237214">
          <w:marLeft w:val="640"/>
          <w:marRight w:val="0"/>
          <w:marTop w:val="0"/>
          <w:marBottom w:val="0"/>
          <w:divBdr>
            <w:top w:val="none" w:sz="0" w:space="0" w:color="auto"/>
            <w:left w:val="none" w:sz="0" w:space="0" w:color="auto"/>
            <w:bottom w:val="none" w:sz="0" w:space="0" w:color="auto"/>
            <w:right w:val="none" w:sz="0" w:space="0" w:color="auto"/>
          </w:divBdr>
        </w:div>
        <w:div w:id="812715380">
          <w:marLeft w:val="640"/>
          <w:marRight w:val="0"/>
          <w:marTop w:val="0"/>
          <w:marBottom w:val="0"/>
          <w:divBdr>
            <w:top w:val="none" w:sz="0" w:space="0" w:color="auto"/>
            <w:left w:val="none" w:sz="0" w:space="0" w:color="auto"/>
            <w:bottom w:val="none" w:sz="0" w:space="0" w:color="auto"/>
            <w:right w:val="none" w:sz="0" w:space="0" w:color="auto"/>
          </w:divBdr>
        </w:div>
        <w:div w:id="946350030">
          <w:marLeft w:val="640"/>
          <w:marRight w:val="0"/>
          <w:marTop w:val="0"/>
          <w:marBottom w:val="0"/>
          <w:divBdr>
            <w:top w:val="none" w:sz="0" w:space="0" w:color="auto"/>
            <w:left w:val="none" w:sz="0" w:space="0" w:color="auto"/>
            <w:bottom w:val="none" w:sz="0" w:space="0" w:color="auto"/>
            <w:right w:val="none" w:sz="0" w:space="0" w:color="auto"/>
          </w:divBdr>
        </w:div>
        <w:div w:id="348603975">
          <w:marLeft w:val="640"/>
          <w:marRight w:val="0"/>
          <w:marTop w:val="0"/>
          <w:marBottom w:val="0"/>
          <w:divBdr>
            <w:top w:val="none" w:sz="0" w:space="0" w:color="auto"/>
            <w:left w:val="none" w:sz="0" w:space="0" w:color="auto"/>
            <w:bottom w:val="none" w:sz="0" w:space="0" w:color="auto"/>
            <w:right w:val="none" w:sz="0" w:space="0" w:color="auto"/>
          </w:divBdr>
        </w:div>
        <w:div w:id="1026323648">
          <w:marLeft w:val="640"/>
          <w:marRight w:val="0"/>
          <w:marTop w:val="0"/>
          <w:marBottom w:val="0"/>
          <w:divBdr>
            <w:top w:val="none" w:sz="0" w:space="0" w:color="auto"/>
            <w:left w:val="none" w:sz="0" w:space="0" w:color="auto"/>
            <w:bottom w:val="none" w:sz="0" w:space="0" w:color="auto"/>
            <w:right w:val="none" w:sz="0" w:space="0" w:color="auto"/>
          </w:divBdr>
        </w:div>
        <w:div w:id="299654608">
          <w:marLeft w:val="640"/>
          <w:marRight w:val="0"/>
          <w:marTop w:val="0"/>
          <w:marBottom w:val="0"/>
          <w:divBdr>
            <w:top w:val="none" w:sz="0" w:space="0" w:color="auto"/>
            <w:left w:val="none" w:sz="0" w:space="0" w:color="auto"/>
            <w:bottom w:val="none" w:sz="0" w:space="0" w:color="auto"/>
            <w:right w:val="none" w:sz="0" w:space="0" w:color="auto"/>
          </w:divBdr>
        </w:div>
      </w:divsChild>
    </w:div>
    <w:div w:id="599988662">
      <w:bodyDiv w:val="1"/>
      <w:marLeft w:val="0"/>
      <w:marRight w:val="0"/>
      <w:marTop w:val="0"/>
      <w:marBottom w:val="0"/>
      <w:divBdr>
        <w:top w:val="none" w:sz="0" w:space="0" w:color="auto"/>
        <w:left w:val="none" w:sz="0" w:space="0" w:color="auto"/>
        <w:bottom w:val="none" w:sz="0" w:space="0" w:color="auto"/>
        <w:right w:val="none" w:sz="0" w:space="0" w:color="auto"/>
      </w:divBdr>
    </w:div>
    <w:div w:id="600067763">
      <w:bodyDiv w:val="1"/>
      <w:marLeft w:val="0"/>
      <w:marRight w:val="0"/>
      <w:marTop w:val="0"/>
      <w:marBottom w:val="0"/>
      <w:divBdr>
        <w:top w:val="none" w:sz="0" w:space="0" w:color="auto"/>
        <w:left w:val="none" w:sz="0" w:space="0" w:color="auto"/>
        <w:bottom w:val="none" w:sz="0" w:space="0" w:color="auto"/>
        <w:right w:val="none" w:sz="0" w:space="0" w:color="auto"/>
      </w:divBdr>
      <w:divsChild>
        <w:div w:id="328027195">
          <w:marLeft w:val="640"/>
          <w:marRight w:val="0"/>
          <w:marTop w:val="0"/>
          <w:marBottom w:val="0"/>
          <w:divBdr>
            <w:top w:val="none" w:sz="0" w:space="0" w:color="auto"/>
            <w:left w:val="none" w:sz="0" w:space="0" w:color="auto"/>
            <w:bottom w:val="none" w:sz="0" w:space="0" w:color="auto"/>
            <w:right w:val="none" w:sz="0" w:space="0" w:color="auto"/>
          </w:divBdr>
        </w:div>
        <w:div w:id="313418486">
          <w:marLeft w:val="640"/>
          <w:marRight w:val="0"/>
          <w:marTop w:val="0"/>
          <w:marBottom w:val="0"/>
          <w:divBdr>
            <w:top w:val="none" w:sz="0" w:space="0" w:color="auto"/>
            <w:left w:val="none" w:sz="0" w:space="0" w:color="auto"/>
            <w:bottom w:val="none" w:sz="0" w:space="0" w:color="auto"/>
            <w:right w:val="none" w:sz="0" w:space="0" w:color="auto"/>
          </w:divBdr>
        </w:div>
        <w:div w:id="532810180">
          <w:marLeft w:val="640"/>
          <w:marRight w:val="0"/>
          <w:marTop w:val="0"/>
          <w:marBottom w:val="0"/>
          <w:divBdr>
            <w:top w:val="none" w:sz="0" w:space="0" w:color="auto"/>
            <w:left w:val="none" w:sz="0" w:space="0" w:color="auto"/>
            <w:bottom w:val="none" w:sz="0" w:space="0" w:color="auto"/>
            <w:right w:val="none" w:sz="0" w:space="0" w:color="auto"/>
          </w:divBdr>
        </w:div>
        <w:div w:id="629046238">
          <w:marLeft w:val="640"/>
          <w:marRight w:val="0"/>
          <w:marTop w:val="0"/>
          <w:marBottom w:val="0"/>
          <w:divBdr>
            <w:top w:val="none" w:sz="0" w:space="0" w:color="auto"/>
            <w:left w:val="none" w:sz="0" w:space="0" w:color="auto"/>
            <w:bottom w:val="none" w:sz="0" w:space="0" w:color="auto"/>
            <w:right w:val="none" w:sz="0" w:space="0" w:color="auto"/>
          </w:divBdr>
        </w:div>
        <w:div w:id="758260635">
          <w:marLeft w:val="640"/>
          <w:marRight w:val="0"/>
          <w:marTop w:val="0"/>
          <w:marBottom w:val="0"/>
          <w:divBdr>
            <w:top w:val="none" w:sz="0" w:space="0" w:color="auto"/>
            <w:left w:val="none" w:sz="0" w:space="0" w:color="auto"/>
            <w:bottom w:val="none" w:sz="0" w:space="0" w:color="auto"/>
            <w:right w:val="none" w:sz="0" w:space="0" w:color="auto"/>
          </w:divBdr>
        </w:div>
        <w:div w:id="317342423">
          <w:marLeft w:val="640"/>
          <w:marRight w:val="0"/>
          <w:marTop w:val="0"/>
          <w:marBottom w:val="0"/>
          <w:divBdr>
            <w:top w:val="none" w:sz="0" w:space="0" w:color="auto"/>
            <w:left w:val="none" w:sz="0" w:space="0" w:color="auto"/>
            <w:bottom w:val="none" w:sz="0" w:space="0" w:color="auto"/>
            <w:right w:val="none" w:sz="0" w:space="0" w:color="auto"/>
          </w:divBdr>
        </w:div>
        <w:div w:id="1257523054">
          <w:marLeft w:val="640"/>
          <w:marRight w:val="0"/>
          <w:marTop w:val="0"/>
          <w:marBottom w:val="0"/>
          <w:divBdr>
            <w:top w:val="none" w:sz="0" w:space="0" w:color="auto"/>
            <w:left w:val="none" w:sz="0" w:space="0" w:color="auto"/>
            <w:bottom w:val="none" w:sz="0" w:space="0" w:color="auto"/>
            <w:right w:val="none" w:sz="0" w:space="0" w:color="auto"/>
          </w:divBdr>
        </w:div>
        <w:div w:id="1870559450">
          <w:marLeft w:val="640"/>
          <w:marRight w:val="0"/>
          <w:marTop w:val="0"/>
          <w:marBottom w:val="0"/>
          <w:divBdr>
            <w:top w:val="none" w:sz="0" w:space="0" w:color="auto"/>
            <w:left w:val="none" w:sz="0" w:space="0" w:color="auto"/>
            <w:bottom w:val="none" w:sz="0" w:space="0" w:color="auto"/>
            <w:right w:val="none" w:sz="0" w:space="0" w:color="auto"/>
          </w:divBdr>
        </w:div>
        <w:div w:id="1569653385">
          <w:marLeft w:val="640"/>
          <w:marRight w:val="0"/>
          <w:marTop w:val="0"/>
          <w:marBottom w:val="0"/>
          <w:divBdr>
            <w:top w:val="none" w:sz="0" w:space="0" w:color="auto"/>
            <w:left w:val="none" w:sz="0" w:space="0" w:color="auto"/>
            <w:bottom w:val="none" w:sz="0" w:space="0" w:color="auto"/>
            <w:right w:val="none" w:sz="0" w:space="0" w:color="auto"/>
          </w:divBdr>
        </w:div>
        <w:div w:id="1206330144">
          <w:marLeft w:val="640"/>
          <w:marRight w:val="0"/>
          <w:marTop w:val="0"/>
          <w:marBottom w:val="0"/>
          <w:divBdr>
            <w:top w:val="none" w:sz="0" w:space="0" w:color="auto"/>
            <w:left w:val="none" w:sz="0" w:space="0" w:color="auto"/>
            <w:bottom w:val="none" w:sz="0" w:space="0" w:color="auto"/>
            <w:right w:val="none" w:sz="0" w:space="0" w:color="auto"/>
          </w:divBdr>
        </w:div>
        <w:div w:id="41641416">
          <w:marLeft w:val="640"/>
          <w:marRight w:val="0"/>
          <w:marTop w:val="0"/>
          <w:marBottom w:val="0"/>
          <w:divBdr>
            <w:top w:val="none" w:sz="0" w:space="0" w:color="auto"/>
            <w:left w:val="none" w:sz="0" w:space="0" w:color="auto"/>
            <w:bottom w:val="none" w:sz="0" w:space="0" w:color="auto"/>
            <w:right w:val="none" w:sz="0" w:space="0" w:color="auto"/>
          </w:divBdr>
        </w:div>
        <w:div w:id="1288120815">
          <w:marLeft w:val="640"/>
          <w:marRight w:val="0"/>
          <w:marTop w:val="0"/>
          <w:marBottom w:val="0"/>
          <w:divBdr>
            <w:top w:val="none" w:sz="0" w:space="0" w:color="auto"/>
            <w:left w:val="none" w:sz="0" w:space="0" w:color="auto"/>
            <w:bottom w:val="none" w:sz="0" w:space="0" w:color="auto"/>
            <w:right w:val="none" w:sz="0" w:space="0" w:color="auto"/>
          </w:divBdr>
        </w:div>
        <w:div w:id="1247567986">
          <w:marLeft w:val="640"/>
          <w:marRight w:val="0"/>
          <w:marTop w:val="0"/>
          <w:marBottom w:val="0"/>
          <w:divBdr>
            <w:top w:val="none" w:sz="0" w:space="0" w:color="auto"/>
            <w:left w:val="none" w:sz="0" w:space="0" w:color="auto"/>
            <w:bottom w:val="none" w:sz="0" w:space="0" w:color="auto"/>
            <w:right w:val="none" w:sz="0" w:space="0" w:color="auto"/>
          </w:divBdr>
        </w:div>
        <w:div w:id="134372665">
          <w:marLeft w:val="640"/>
          <w:marRight w:val="0"/>
          <w:marTop w:val="0"/>
          <w:marBottom w:val="0"/>
          <w:divBdr>
            <w:top w:val="none" w:sz="0" w:space="0" w:color="auto"/>
            <w:left w:val="none" w:sz="0" w:space="0" w:color="auto"/>
            <w:bottom w:val="none" w:sz="0" w:space="0" w:color="auto"/>
            <w:right w:val="none" w:sz="0" w:space="0" w:color="auto"/>
          </w:divBdr>
        </w:div>
        <w:div w:id="1802068436">
          <w:marLeft w:val="640"/>
          <w:marRight w:val="0"/>
          <w:marTop w:val="0"/>
          <w:marBottom w:val="0"/>
          <w:divBdr>
            <w:top w:val="none" w:sz="0" w:space="0" w:color="auto"/>
            <w:left w:val="none" w:sz="0" w:space="0" w:color="auto"/>
            <w:bottom w:val="none" w:sz="0" w:space="0" w:color="auto"/>
            <w:right w:val="none" w:sz="0" w:space="0" w:color="auto"/>
          </w:divBdr>
        </w:div>
        <w:div w:id="939874940">
          <w:marLeft w:val="640"/>
          <w:marRight w:val="0"/>
          <w:marTop w:val="0"/>
          <w:marBottom w:val="0"/>
          <w:divBdr>
            <w:top w:val="none" w:sz="0" w:space="0" w:color="auto"/>
            <w:left w:val="none" w:sz="0" w:space="0" w:color="auto"/>
            <w:bottom w:val="none" w:sz="0" w:space="0" w:color="auto"/>
            <w:right w:val="none" w:sz="0" w:space="0" w:color="auto"/>
          </w:divBdr>
        </w:div>
        <w:div w:id="1621833788">
          <w:marLeft w:val="640"/>
          <w:marRight w:val="0"/>
          <w:marTop w:val="0"/>
          <w:marBottom w:val="0"/>
          <w:divBdr>
            <w:top w:val="none" w:sz="0" w:space="0" w:color="auto"/>
            <w:left w:val="none" w:sz="0" w:space="0" w:color="auto"/>
            <w:bottom w:val="none" w:sz="0" w:space="0" w:color="auto"/>
            <w:right w:val="none" w:sz="0" w:space="0" w:color="auto"/>
          </w:divBdr>
        </w:div>
        <w:div w:id="2066682669">
          <w:marLeft w:val="640"/>
          <w:marRight w:val="0"/>
          <w:marTop w:val="0"/>
          <w:marBottom w:val="0"/>
          <w:divBdr>
            <w:top w:val="none" w:sz="0" w:space="0" w:color="auto"/>
            <w:left w:val="none" w:sz="0" w:space="0" w:color="auto"/>
            <w:bottom w:val="none" w:sz="0" w:space="0" w:color="auto"/>
            <w:right w:val="none" w:sz="0" w:space="0" w:color="auto"/>
          </w:divBdr>
        </w:div>
        <w:div w:id="975839709">
          <w:marLeft w:val="640"/>
          <w:marRight w:val="0"/>
          <w:marTop w:val="0"/>
          <w:marBottom w:val="0"/>
          <w:divBdr>
            <w:top w:val="none" w:sz="0" w:space="0" w:color="auto"/>
            <w:left w:val="none" w:sz="0" w:space="0" w:color="auto"/>
            <w:bottom w:val="none" w:sz="0" w:space="0" w:color="auto"/>
            <w:right w:val="none" w:sz="0" w:space="0" w:color="auto"/>
          </w:divBdr>
        </w:div>
        <w:div w:id="867717226">
          <w:marLeft w:val="640"/>
          <w:marRight w:val="0"/>
          <w:marTop w:val="0"/>
          <w:marBottom w:val="0"/>
          <w:divBdr>
            <w:top w:val="none" w:sz="0" w:space="0" w:color="auto"/>
            <w:left w:val="none" w:sz="0" w:space="0" w:color="auto"/>
            <w:bottom w:val="none" w:sz="0" w:space="0" w:color="auto"/>
            <w:right w:val="none" w:sz="0" w:space="0" w:color="auto"/>
          </w:divBdr>
        </w:div>
        <w:div w:id="254215196">
          <w:marLeft w:val="640"/>
          <w:marRight w:val="0"/>
          <w:marTop w:val="0"/>
          <w:marBottom w:val="0"/>
          <w:divBdr>
            <w:top w:val="none" w:sz="0" w:space="0" w:color="auto"/>
            <w:left w:val="none" w:sz="0" w:space="0" w:color="auto"/>
            <w:bottom w:val="none" w:sz="0" w:space="0" w:color="auto"/>
            <w:right w:val="none" w:sz="0" w:space="0" w:color="auto"/>
          </w:divBdr>
        </w:div>
        <w:div w:id="490603343">
          <w:marLeft w:val="640"/>
          <w:marRight w:val="0"/>
          <w:marTop w:val="0"/>
          <w:marBottom w:val="0"/>
          <w:divBdr>
            <w:top w:val="none" w:sz="0" w:space="0" w:color="auto"/>
            <w:left w:val="none" w:sz="0" w:space="0" w:color="auto"/>
            <w:bottom w:val="none" w:sz="0" w:space="0" w:color="auto"/>
            <w:right w:val="none" w:sz="0" w:space="0" w:color="auto"/>
          </w:divBdr>
        </w:div>
        <w:div w:id="2019380900">
          <w:marLeft w:val="640"/>
          <w:marRight w:val="0"/>
          <w:marTop w:val="0"/>
          <w:marBottom w:val="0"/>
          <w:divBdr>
            <w:top w:val="none" w:sz="0" w:space="0" w:color="auto"/>
            <w:left w:val="none" w:sz="0" w:space="0" w:color="auto"/>
            <w:bottom w:val="none" w:sz="0" w:space="0" w:color="auto"/>
            <w:right w:val="none" w:sz="0" w:space="0" w:color="auto"/>
          </w:divBdr>
        </w:div>
        <w:div w:id="2027167807">
          <w:marLeft w:val="640"/>
          <w:marRight w:val="0"/>
          <w:marTop w:val="0"/>
          <w:marBottom w:val="0"/>
          <w:divBdr>
            <w:top w:val="none" w:sz="0" w:space="0" w:color="auto"/>
            <w:left w:val="none" w:sz="0" w:space="0" w:color="auto"/>
            <w:bottom w:val="none" w:sz="0" w:space="0" w:color="auto"/>
            <w:right w:val="none" w:sz="0" w:space="0" w:color="auto"/>
          </w:divBdr>
        </w:div>
      </w:divsChild>
    </w:div>
    <w:div w:id="605432807">
      <w:bodyDiv w:val="1"/>
      <w:marLeft w:val="0"/>
      <w:marRight w:val="0"/>
      <w:marTop w:val="0"/>
      <w:marBottom w:val="0"/>
      <w:divBdr>
        <w:top w:val="none" w:sz="0" w:space="0" w:color="auto"/>
        <w:left w:val="none" w:sz="0" w:space="0" w:color="auto"/>
        <w:bottom w:val="none" w:sz="0" w:space="0" w:color="auto"/>
        <w:right w:val="none" w:sz="0" w:space="0" w:color="auto"/>
      </w:divBdr>
      <w:divsChild>
        <w:div w:id="293601568">
          <w:marLeft w:val="640"/>
          <w:marRight w:val="0"/>
          <w:marTop w:val="0"/>
          <w:marBottom w:val="0"/>
          <w:divBdr>
            <w:top w:val="none" w:sz="0" w:space="0" w:color="auto"/>
            <w:left w:val="none" w:sz="0" w:space="0" w:color="auto"/>
            <w:bottom w:val="none" w:sz="0" w:space="0" w:color="auto"/>
            <w:right w:val="none" w:sz="0" w:space="0" w:color="auto"/>
          </w:divBdr>
        </w:div>
        <w:div w:id="875504552">
          <w:marLeft w:val="640"/>
          <w:marRight w:val="0"/>
          <w:marTop w:val="0"/>
          <w:marBottom w:val="0"/>
          <w:divBdr>
            <w:top w:val="none" w:sz="0" w:space="0" w:color="auto"/>
            <w:left w:val="none" w:sz="0" w:space="0" w:color="auto"/>
            <w:bottom w:val="none" w:sz="0" w:space="0" w:color="auto"/>
            <w:right w:val="none" w:sz="0" w:space="0" w:color="auto"/>
          </w:divBdr>
        </w:div>
        <w:div w:id="1817725678">
          <w:marLeft w:val="640"/>
          <w:marRight w:val="0"/>
          <w:marTop w:val="0"/>
          <w:marBottom w:val="0"/>
          <w:divBdr>
            <w:top w:val="none" w:sz="0" w:space="0" w:color="auto"/>
            <w:left w:val="none" w:sz="0" w:space="0" w:color="auto"/>
            <w:bottom w:val="none" w:sz="0" w:space="0" w:color="auto"/>
            <w:right w:val="none" w:sz="0" w:space="0" w:color="auto"/>
          </w:divBdr>
        </w:div>
        <w:div w:id="643311950">
          <w:marLeft w:val="640"/>
          <w:marRight w:val="0"/>
          <w:marTop w:val="0"/>
          <w:marBottom w:val="0"/>
          <w:divBdr>
            <w:top w:val="none" w:sz="0" w:space="0" w:color="auto"/>
            <w:left w:val="none" w:sz="0" w:space="0" w:color="auto"/>
            <w:bottom w:val="none" w:sz="0" w:space="0" w:color="auto"/>
            <w:right w:val="none" w:sz="0" w:space="0" w:color="auto"/>
          </w:divBdr>
        </w:div>
        <w:div w:id="459617127">
          <w:marLeft w:val="640"/>
          <w:marRight w:val="0"/>
          <w:marTop w:val="0"/>
          <w:marBottom w:val="0"/>
          <w:divBdr>
            <w:top w:val="none" w:sz="0" w:space="0" w:color="auto"/>
            <w:left w:val="none" w:sz="0" w:space="0" w:color="auto"/>
            <w:bottom w:val="none" w:sz="0" w:space="0" w:color="auto"/>
            <w:right w:val="none" w:sz="0" w:space="0" w:color="auto"/>
          </w:divBdr>
        </w:div>
        <w:div w:id="50009911">
          <w:marLeft w:val="640"/>
          <w:marRight w:val="0"/>
          <w:marTop w:val="0"/>
          <w:marBottom w:val="0"/>
          <w:divBdr>
            <w:top w:val="none" w:sz="0" w:space="0" w:color="auto"/>
            <w:left w:val="none" w:sz="0" w:space="0" w:color="auto"/>
            <w:bottom w:val="none" w:sz="0" w:space="0" w:color="auto"/>
            <w:right w:val="none" w:sz="0" w:space="0" w:color="auto"/>
          </w:divBdr>
        </w:div>
        <w:div w:id="657807014">
          <w:marLeft w:val="640"/>
          <w:marRight w:val="0"/>
          <w:marTop w:val="0"/>
          <w:marBottom w:val="0"/>
          <w:divBdr>
            <w:top w:val="none" w:sz="0" w:space="0" w:color="auto"/>
            <w:left w:val="none" w:sz="0" w:space="0" w:color="auto"/>
            <w:bottom w:val="none" w:sz="0" w:space="0" w:color="auto"/>
            <w:right w:val="none" w:sz="0" w:space="0" w:color="auto"/>
          </w:divBdr>
        </w:div>
        <w:div w:id="1274440886">
          <w:marLeft w:val="640"/>
          <w:marRight w:val="0"/>
          <w:marTop w:val="0"/>
          <w:marBottom w:val="0"/>
          <w:divBdr>
            <w:top w:val="none" w:sz="0" w:space="0" w:color="auto"/>
            <w:left w:val="none" w:sz="0" w:space="0" w:color="auto"/>
            <w:bottom w:val="none" w:sz="0" w:space="0" w:color="auto"/>
            <w:right w:val="none" w:sz="0" w:space="0" w:color="auto"/>
          </w:divBdr>
        </w:div>
        <w:div w:id="440729721">
          <w:marLeft w:val="640"/>
          <w:marRight w:val="0"/>
          <w:marTop w:val="0"/>
          <w:marBottom w:val="0"/>
          <w:divBdr>
            <w:top w:val="none" w:sz="0" w:space="0" w:color="auto"/>
            <w:left w:val="none" w:sz="0" w:space="0" w:color="auto"/>
            <w:bottom w:val="none" w:sz="0" w:space="0" w:color="auto"/>
            <w:right w:val="none" w:sz="0" w:space="0" w:color="auto"/>
          </w:divBdr>
        </w:div>
        <w:div w:id="637808259">
          <w:marLeft w:val="640"/>
          <w:marRight w:val="0"/>
          <w:marTop w:val="0"/>
          <w:marBottom w:val="0"/>
          <w:divBdr>
            <w:top w:val="none" w:sz="0" w:space="0" w:color="auto"/>
            <w:left w:val="none" w:sz="0" w:space="0" w:color="auto"/>
            <w:bottom w:val="none" w:sz="0" w:space="0" w:color="auto"/>
            <w:right w:val="none" w:sz="0" w:space="0" w:color="auto"/>
          </w:divBdr>
        </w:div>
        <w:div w:id="1901666563">
          <w:marLeft w:val="640"/>
          <w:marRight w:val="0"/>
          <w:marTop w:val="0"/>
          <w:marBottom w:val="0"/>
          <w:divBdr>
            <w:top w:val="none" w:sz="0" w:space="0" w:color="auto"/>
            <w:left w:val="none" w:sz="0" w:space="0" w:color="auto"/>
            <w:bottom w:val="none" w:sz="0" w:space="0" w:color="auto"/>
            <w:right w:val="none" w:sz="0" w:space="0" w:color="auto"/>
          </w:divBdr>
        </w:div>
        <w:div w:id="2042705425">
          <w:marLeft w:val="640"/>
          <w:marRight w:val="0"/>
          <w:marTop w:val="0"/>
          <w:marBottom w:val="0"/>
          <w:divBdr>
            <w:top w:val="none" w:sz="0" w:space="0" w:color="auto"/>
            <w:left w:val="none" w:sz="0" w:space="0" w:color="auto"/>
            <w:bottom w:val="none" w:sz="0" w:space="0" w:color="auto"/>
            <w:right w:val="none" w:sz="0" w:space="0" w:color="auto"/>
          </w:divBdr>
        </w:div>
        <w:div w:id="1266232586">
          <w:marLeft w:val="640"/>
          <w:marRight w:val="0"/>
          <w:marTop w:val="0"/>
          <w:marBottom w:val="0"/>
          <w:divBdr>
            <w:top w:val="none" w:sz="0" w:space="0" w:color="auto"/>
            <w:left w:val="none" w:sz="0" w:space="0" w:color="auto"/>
            <w:bottom w:val="none" w:sz="0" w:space="0" w:color="auto"/>
            <w:right w:val="none" w:sz="0" w:space="0" w:color="auto"/>
          </w:divBdr>
        </w:div>
        <w:div w:id="1966807267">
          <w:marLeft w:val="640"/>
          <w:marRight w:val="0"/>
          <w:marTop w:val="0"/>
          <w:marBottom w:val="0"/>
          <w:divBdr>
            <w:top w:val="none" w:sz="0" w:space="0" w:color="auto"/>
            <w:left w:val="none" w:sz="0" w:space="0" w:color="auto"/>
            <w:bottom w:val="none" w:sz="0" w:space="0" w:color="auto"/>
            <w:right w:val="none" w:sz="0" w:space="0" w:color="auto"/>
          </w:divBdr>
        </w:div>
        <w:div w:id="1266183579">
          <w:marLeft w:val="640"/>
          <w:marRight w:val="0"/>
          <w:marTop w:val="0"/>
          <w:marBottom w:val="0"/>
          <w:divBdr>
            <w:top w:val="none" w:sz="0" w:space="0" w:color="auto"/>
            <w:left w:val="none" w:sz="0" w:space="0" w:color="auto"/>
            <w:bottom w:val="none" w:sz="0" w:space="0" w:color="auto"/>
            <w:right w:val="none" w:sz="0" w:space="0" w:color="auto"/>
          </w:divBdr>
        </w:div>
        <w:div w:id="28646428">
          <w:marLeft w:val="640"/>
          <w:marRight w:val="0"/>
          <w:marTop w:val="0"/>
          <w:marBottom w:val="0"/>
          <w:divBdr>
            <w:top w:val="none" w:sz="0" w:space="0" w:color="auto"/>
            <w:left w:val="none" w:sz="0" w:space="0" w:color="auto"/>
            <w:bottom w:val="none" w:sz="0" w:space="0" w:color="auto"/>
            <w:right w:val="none" w:sz="0" w:space="0" w:color="auto"/>
          </w:divBdr>
        </w:div>
        <w:div w:id="1592735792">
          <w:marLeft w:val="640"/>
          <w:marRight w:val="0"/>
          <w:marTop w:val="0"/>
          <w:marBottom w:val="0"/>
          <w:divBdr>
            <w:top w:val="none" w:sz="0" w:space="0" w:color="auto"/>
            <w:left w:val="none" w:sz="0" w:space="0" w:color="auto"/>
            <w:bottom w:val="none" w:sz="0" w:space="0" w:color="auto"/>
            <w:right w:val="none" w:sz="0" w:space="0" w:color="auto"/>
          </w:divBdr>
        </w:div>
        <w:div w:id="485054642">
          <w:marLeft w:val="640"/>
          <w:marRight w:val="0"/>
          <w:marTop w:val="0"/>
          <w:marBottom w:val="0"/>
          <w:divBdr>
            <w:top w:val="none" w:sz="0" w:space="0" w:color="auto"/>
            <w:left w:val="none" w:sz="0" w:space="0" w:color="auto"/>
            <w:bottom w:val="none" w:sz="0" w:space="0" w:color="auto"/>
            <w:right w:val="none" w:sz="0" w:space="0" w:color="auto"/>
          </w:divBdr>
        </w:div>
        <w:div w:id="1094126695">
          <w:marLeft w:val="640"/>
          <w:marRight w:val="0"/>
          <w:marTop w:val="0"/>
          <w:marBottom w:val="0"/>
          <w:divBdr>
            <w:top w:val="none" w:sz="0" w:space="0" w:color="auto"/>
            <w:left w:val="none" w:sz="0" w:space="0" w:color="auto"/>
            <w:bottom w:val="none" w:sz="0" w:space="0" w:color="auto"/>
            <w:right w:val="none" w:sz="0" w:space="0" w:color="auto"/>
          </w:divBdr>
        </w:div>
        <w:div w:id="1284191963">
          <w:marLeft w:val="640"/>
          <w:marRight w:val="0"/>
          <w:marTop w:val="0"/>
          <w:marBottom w:val="0"/>
          <w:divBdr>
            <w:top w:val="none" w:sz="0" w:space="0" w:color="auto"/>
            <w:left w:val="none" w:sz="0" w:space="0" w:color="auto"/>
            <w:bottom w:val="none" w:sz="0" w:space="0" w:color="auto"/>
            <w:right w:val="none" w:sz="0" w:space="0" w:color="auto"/>
          </w:divBdr>
        </w:div>
        <w:div w:id="400179006">
          <w:marLeft w:val="640"/>
          <w:marRight w:val="0"/>
          <w:marTop w:val="0"/>
          <w:marBottom w:val="0"/>
          <w:divBdr>
            <w:top w:val="none" w:sz="0" w:space="0" w:color="auto"/>
            <w:left w:val="none" w:sz="0" w:space="0" w:color="auto"/>
            <w:bottom w:val="none" w:sz="0" w:space="0" w:color="auto"/>
            <w:right w:val="none" w:sz="0" w:space="0" w:color="auto"/>
          </w:divBdr>
        </w:div>
        <w:div w:id="1307125789">
          <w:marLeft w:val="640"/>
          <w:marRight w:val="0"/>
          <w:marTop w:val="0"/>
          <w:marBottom w:val="0"/>
          <w:divBdr>
            <w:top w:val="none" w:sz="0" w:space="0" w:color="auto"/>
            <w:left w:val="none" w:sz="0" w:space="0" w:color="auto"/>
            <w:bottom w:val="none" w:sz="0" w:space="0" w:color="auto"/>
            <w:right w:val="none" w:sz="0" w:space="0" w:color="auto"/>
          </w:divBdr>
        </w:div>
        <w:div w:id="1938099866">
          <w:marLeft w:val="640"/>
          <w:marRight w:val="0"/>
          <w:marTop w:val="0"/>
          <w:marBottom w:val="0"/>
          <w:divBdr>
            <w:top w:val="none" w:sz="0" w:space="0" w:color="auto"/>
            <w:left w:val="none" w:sz="0" w:space="0" w:color="auto"/>
            <w:bottom w:val="none" w:sz="0" w:space="0" w:color="auto"/>
            <w:right w:val="none" w:sz="0" w:space="0" w:color="auto"/>
          </w:divBdr>
        </w:div>
        <w:div w:id="831412258">
          <w:marLeft w:val="640"/>
          <w:marRight w:val="0"/>
          <w:marTop w:val="0"/>
          <w:marBottom w:val="0"/>
          <w:divBdr>
            <w:top w:val="none" w:sz="0" w:space="0" w:color="auto"/>
            <w:left w:val="none" w:sz="0" w:space="0" w:color="auto"/>
            <w:bottom w:val="none" w:sz="0" w:space="0" w:color="auto"/>
            <w:right w:val="none" w:sz="0" w:space="0" w:color="auto"/>
          </w:divBdr>
        </w:div>
        <w:div w:id="772939617">
          <w:marLeft w:val="640"/>
          <w:marRight w:val="0"/>
          <w:marTop w:val="0"/>
          <w:marBottom w:val="0"/>
          <w:divBdr>
            <w:top w:val="none" w:sz="0" w:space="0" w:color="auto"/>
            <w:left w:val="none" w:sz="0" w:space="0" w:color="auto"/>
            <w:bottom w:val="none" w:sz="0" w:space="0" w:color="auto"/>
            <w:right w:val="none" w:sz="0" w:space="0" w:color="auto"/>
          </w:divBdr>
        </w:div>
        <w:div w:id="1255213563">
          <w:marLeft w:val="640"/>
          <w:marRight w:val="0"/>
          <w:marTop w:val="0"/>
          <w:marBottom w:val="0"/>
          <w:divBdr>
            <w:top w:val="none" w:sz="0" w:space="0" w:color="auto"/>
            <w:left w:val="none" w:sz="0" w:space="0" w:color="auto"/>
            <w:bottom w:val="none" w:sz="0" w:space="0" w:color="auto"/>
            <w:right w:val="none" w:sz="0" w:space="0" w:color="auto"/>
          </w:divBdr>
        </w:div>
        <w:div w:id="1610770957">
          <w:marLeft w:val="640"/>
          <w:marRight w:val="0"/>
          <w:marTop w:val="0"/>
          <w:marBottom w:val="0"/>
          <w:divBdr>
            <w:top w:val="none" w:sz="0" w:space="0" w:color="auto"/>
            <w:left w:val="none" w:sz="0" w:space="0" w:color="auto"/>
            <w:bottom w:val="none" w:sz="0" w:space="0" w:color="auto"/>
            <w:right w:val="none" w:sz="0" w:space="0" w:color="auto"/>
          </w:divBdr>
        </w:div>
        <w:div w:id="404835795">
          <w:marLeft w:val="640"/>
          <w:marRight w:val="0"/>
          <w:marTop w:val="0"/>
          <w:marBottom w:val="0"/>
          <w:divBdr>
            <w:top w:val="none" w:sz="0" w:space="0" w:color="auto"/>
            <w:left w:val="none" w:sz="0" w:space="0" w:color="auto"/>
            <w:bottom w:val="none" w:sz="0" w:space="0" w:color="auto"/>
            <w:right w:val="none" w:sz="0" w:space="0" w:color="auto"/>
          </w:divBdr>
        </w:div>
        <w:div w:id="1052461768">
          <w:marLeft w:val="640"/>
          <w:marRight w:val="0"/>
          <w:marTop w:val="0"/>
          <w:marBottom w:val="0"/>
          <w:divBdr>
            <w:top w:val="none" w:sz="0" w:space="0" w:color="auto"/>
            <w:left w:val="none" w:sz="0" w:space="0" w:color="auto"/>
            <w:bottom w:val="none" w:sz="0" w:space="0" w:color="auto"/>
            <w:right w:val="none" w:sz="0" w:space="0" w:color="auto"/>
          </w:divBdr>
        </w:div>
        <w:div w:id="92939250">
          <w:marLeft w:val="640"/>
          <w:marRight w:val="0"/>
          <w:marTop w:val="0"/>
          <w:marBottom w:val="0"/>
          <w:divBdr>
            <w:top w:val="none" w:sz="0" w:space="0" w:color="auto"/>
            <w:left w:val="none" w:sz="0" w:space="0" w:color="auto"/>
            <w:bottom w:val="none" w:sz="0" w:space="0" w:color="auto"/>
            <w:right w:val="none" w:sz="0" w:space="0" w:color="auto"/>
          </w:divBdr>
        </w:div>
        <w:div w:id="506603932">
          <w:marLeft w:val="640"/>
          <w:marRight w:val="0"/>
          <w:marTop w:val="0"/>
          <w:marBottom w:val="0"/>
          <w:divBdr>
            <w:top w:val="none" w:sz="0" w:space="0" w:color="auto"/>
            <w:left w:val="none" w:sz="0" w:space="0" w:color="auto"/>
            <w:bottom w:val="none" w:sz="0" w:space="0" w:color="auto"/>
            <w:right w:val="none" w:sz="0" w:space="0" w:color="auto"/>
          </w:divBdr>
        </w:div>
        <w:div w:id="1805006979">
          <w:marLeft w:val="640"/>
          <w:marRight w:val="0"/>
          <w:marTop w:val="0"/>
          <w:marBottom w:val="0"/>
          <w:divBdr>
            <w:top w:val="none" w:sz="0" w:space="0" w:color="auto"/>
            <w:left w:val="none" w:sz="0" w:space="0" w:color="auto"/>
            <w:bottom w:val="none" w:sz="0" w:space="0" w:color="auto"/>
            <w:right w:val="none" w:sz="0" w:space="0" w:color="auto"/>
          </w:divBdr>
        </w:div>
        <w:div w:id="64380345">
          <w:marLeft w:val="640"/>
          <w:marRight w:val="0"/>
          <w:marTop w:val="0"/>
          <w:marBottom w:val="0"/>
          <w:divBdr>
            <w:top w:val="none" w:sz="0" w:space="0" w:color="auto"/>
            <w:left w:val="none" w:sz="0" w:space="0" w:color="auto"/>
            <w:bottom w:val="none" w:sz="0" w:space="0" w:color="auto"/>
            <w:right w:val="none" w:sz="0" w:space="0" w:color="auto"/>
          </w:divBdr>
        </w:div>
      </w:divsChild>
    </w:div>
    <w:div w:id="615330728">
      <w:bodyDiv w:val="1"/>
      <w:marLeft w:val="0"/>
      <w:marRight w:val="0"/>
      <w:marTop w:val="0"/>
      <w:marBottom w:val="0"/>
      <w:divBdr>
        <w:top w:val="none" w:sz="0" w:space="0" w:color="auto"/>
        <w:left w:val="none" w:sz="0" w:space="0" w:color="auto"/>
        <w:bottom w:val="none" w:sz="0" w:space="0" w:color="auto"/>
        <w:right w:val="none" w:sz="0" w:space="0" w:color="auto"/>
      </w:divBdr>
      <w:divsChild>
        <w:div w:id="1282490032">
          <w:marLeft w:val="640"/>
          <w:marRight w:val="0"/>
          <w:marTop w:val="0"/>
          <w:marBottom w:val="0"/>
          <w:divBdr>
            <w:top w:val="none" w:sz="0" w:space="0" w:color="auto"/>
            <w:left w:val="none" w:sz="0" w:space="0" w:color="auto"/>
            <w:bottom w:val="none" w:sz="0" w:space="0" w:color="auto"/>
            <w:right w:val="none" w:sz="0" w:space="0" w:color="auto"/>
          </w:divBdr>
        </w:div>
        <w:div w:id="229462409">
          <w:marLeft w:val="640"/>
          <w:marRight w:val="0"/>
          <w:marTop w:val="0"/>
          <w:marBottom w:val="0"/>
          <w:divBdr>
            <w:top w:val="none" w:sz="0" w:space="0" w:color="auto"/>
            <w:left w:val="none" w:sz="0" w:space="0" w:color="auto"/>
            <w:bottom w:val="none" w:sz="0" w:space="0" w:color="auto"/>
            <w:right w:val="none" w:sz="0" w:space="0" w:color="auto"/>
          </w:divBdr>
        </w:div>
        <w:div w:id="398330766">
          <w:marLeft w:val="640"/>
          <w:marRight w:val="0"/>
          <w:marTop w:val="0"/>
          <w:marBottom w:val="0"/>
          <w:divBdr>
            <w:top w:val="none" w:sz="0" w:space="0" w:color="auto"/>
            <w:left w:val="none" w:sz="0" w:space="0" w:color="auto"/>
            <w:bottom w:val="none" w:sz="0" w:space="0" w:color="auto"/>
            <w:right w:val="none" w:sz="0" w:space="0" w:color="auto"/>
          </w:divBdr>
        </w:div>
        <w:div w:id="1083336448">
          <w:marLeft w:val="640"/>
          <w:marRight w:val="0"/>
          <w:marTop w:val="0"/>
          <w:marBottom w:val="0"/>
          <w:divBdr>
            <w:top w:val="none" w:sz="0" w:space="0" w:color="auto"/>
            <w:left w:val="none" w:sz="0" w:space="0" w:color="auto"/>
            <w:bottom w:val="none" w:sz="0" w:space="0" w:color="auto"/>
            <w:right w:val="none" w:sz="0" w:space="0" w:color="auto"/>
          </w:divBdr>
        </w:div>
        <w:div w:id="170799078">
          <w:marLeft w:val="640"/>
          <w:marRight w:val="0"/>
          <w:marTop w:val="0"/>
          <w:marBottom w:val="0"/>
          <w:divBdr>
            <w:top w:val="none" w:sz="0" w:space="0" w:color="auto"/>
            <w:left w:val="none" w:sz="0" w:space="0" w:color="auto"/>
            <w:bottom w:val="none" w:sz="0" w:space="0" w:color="auto"/>
            <w:right w:val="none" w:sz="0" w:space="0" w:color="auto"/>
          </w:divBdr>
        </w:div>
        <w:div w:id="775559439">
          <w:marLeft w:val="640"/>
          <w:marRight w:val="0"/>
          <w:marTop w:val="0"/>
          <w:marBottom w:val="0"/>
          <w:divBdr>
            <w:top w:val="none" w:sz="0" w:space="0" w:color="auto"/>
            <w:left w:val="none" w:sz="0" w:space="0" w:color="auto"/>
            <w:bottom w:val="none" w:sz="0" w:space="0" w:color="auto"/>
            <w:right w:val="none" w:sz="0" w:space="0" w:color="auto"/>
          </w:divBdr>
        </w:div>
        <w:div w:id="1667399562">
          <w:marLeft w:val="640"/>
          <w:marRight w:val="0"/>
          <w:marTop w:val="0"/>
          <w:marBottom w:val="0"/>
          <w:divBdr>
            <w:top w:val="none" w:sz="0" w:space="0" w:color="auto"/>
            <w:left w:val="none" w:sz="0" w:space="0" w:color="auto"/>
            <w:bottom w:val="none" w:sz="0" w:space="0" w:color="auto"/>
            <w:right w:val="none" w:sz="0" w:space="0" w:color="auto"/>
          </w:divBdr>
        </w:div>
        <w:div w:id="305277755">
          <w:marLeft w:val="640"/>
          <w:marRight w:val="0"/>
          <w:marTop w:val="0"/>
          <w:marBottom w:val="0"/>
          <w:divBdr>
            <w:top w:val="none" w:sz="0" w:space="0" w:color="auto"/>
            <w:left w:val="none" w:sz="0" w:space="0" w:color="auto"/>
            <w:bottom w:val="none" w:sz="0" w:space="0" w:color="auto"/>
            <w:right w:val="none" w:sz="0" w:space="0" w:color="auto"/>
          </w:divBdr>
        </w:div>
        <w:div w:id="2097632585">
          <w:marLeft w:val="640"/>
          <w:marRight w:val="0"/>
          <w:marTop w:val="0"/>
          <w:marBottom w:val="0"/>
          <w:divBdr>
            <w:top w:val="none" w:sz="0" w:space="0" w:color="auto"/>
            <w:left w:val="none" w:sz="0" w:space="0" w:color="auto"/>
            <w:bottom w:val="none" w:sz="0" w:space="0" w:color="auto"/>
            <w:right w:val="none" w:sz="0" w:space="0" w:color="auto"/>
          </w:divBdr>
        </w:div>
        <w:div w:id="1940407660">
          <w:marLeft w:val="640"/>
          <w:marRight w:val="0"/>
          <w:marTop w:val="0"/>
          <w:marBottom w:val="0"/>
          <w:divBdr>
            <w:top w:val="none" w:sz="0" w:space="0" w:color="auto"/>
            <w:left w:val="none" w:sz="0" w:space="0" w:color="auto"/>
            <w:bottom w:val="none" w:sz="0" w:space="0" w:color="auto"/>
            <w:right w:val="none" w:sz="0" w:space="0" w:color="auto"/>
          </w:divBdr>
        </w:div>
        <w:div w:id="1829129917">
          <w:marLeft w:val="640"/>
          <w:marRight w:val="0"/>
          <w:marTop w:val="0"/>
          <w:marBottom w:val="0"/>
          <w:divBdr>
            <w:top w:val="none" w:sz="0" w:space="0" w:color="auto"/>
            <w:left w:val="none" w:sz="0" w:space="0" w:color="auto"/>
            <w:bottom w:val="none" w:sz="0" w:space="0" w:color="auto"/>
            <w:right w:val="none" w:sz="0" w:space="0" w:color="auto"/>
          </w:divBdr>
        </w:div>
        <w:div w:id="1461419214">
          <w:marLeft w:val="640"/>
          <w:marRight w:val="0"/>
          <w:marTop w:val="0"/>
          <w:marBottom w:val="0"/>
          <w:divBdr>
            <w:top w:val="none" w:sz="0" w:space="0" w:color="auto"/>
            <w:left w:val="none" w:sz="0" w:space="0" w:color="auto"/>
            <w:bottom w:val="none" w:sz="0" w:space="0" w:color="auto"/>
            <w:right w:val="none" w:sz="0" w:space="0" w:color="auto"/>
          </w:divBdr>
        </w:div>
        <w:div w:id="674114373">
          <w:marLeft w:val="640"/>
          <w:marRight w:val="0"/>
          <w:marTop w:val="0"/>
          <w:marBottom w:val="0"/>
          <w:divBdr>
            <w:top w:val="none" w:sz="0" w:space="0" w:color="auto"/>
            <w:left w:val="none" w:sz="0" w:space="0" w:color="auto"/>
            <w:bottom w:val="none" w:sz="0" w:space="0" w:color="auto"/>
            <w:right w:val="none" w:sz="0" w:space="0" w:color="auto"/>
          </w:divBdr>
        </w:div>
        <w:div w:id="128090055">
          <w:marLeft w:val="640"/>
          <w:marRight w:val="0"/>
          <w:marTop w:val="0"/>
          <w:marBottom w:val="0"/>
          <w:divBdr>
            <w:top w:val="none" w:sz="0" w:space="0" w:color="auto"/>
            <w:left w:val="none" w:sz="0" w:space="0" w:color="auto"/>
            <w:bottom w:val="none" w:sz="0" w:space="0" w:color="auto"/>
            <w:right w:val="none" w:sz="0" w:space="0" w:color="auto"/>
          </w:divBdr>
        </w:div>
        <w:div w:id="824586734">
          <w:marLeft w:val="640"/>
          <w:marRight w:val="0"/>
          <w:marTop w:val="0"/>
          <w:marBottom w:val="0"/>
          <w:divBdr>
            <w:top w:val="none" w:sz="0" w:space="0" w:color="auto"/>
            <w:left w:val="none" w:sz="0" w:space="0" w:color="auto"/>
            <w:bottom w:val="none" w:sz="0" w:space="0" w:color="auto"/>
            <w:right w:val="none" w:sz="0" w:space="0" w:color="auto"/>
          </w:divBdr>
        </w:div>
        <w:div w:id="147524409">
          <w:marLeft w:val="640"/>
          <w:marRight w:val="0"/>
          <w:marTop w:val="0"/>
          <w:marBottom w:val="0"/>
          <w:divBdr>
            <w:top w:val="none" w:sz="0" w:space="0" w:color="auto"/>
            <w:left w:val="none" w:sz="0" w:space="0" w:color="auto"/>
            <w:bottom w:val="none" w:sz="0" w:space="0" w:color="auto"/>
            <w:right w:val="none" w:sz="0" w:space="0" w:color="auto"/>
          </w:divBdr>
        </w:div>
        <w:div w:id="124588858">
          <w:marLeft w:val="640"/>
          <w:marRight w:val="0"/>
          <w:marTop w:val="0"/>
          <w:marBottom w:val="0"/>
          <w:divBdr>
            <w:top w:val="none" w:sz="0" w:space="0" w:color="auto"/>
            <w:left w:val="none" w:sz="0" w:space="0" w:color="auto"/>
            <w:bottom w:val="none" w:sz="0" w:space="0" w:color="auto"/>
            <w:right w:val="none" w:sz="0" w:space="0" w:color="auto"/>
          </w:divBdr>
        </w:div>
        <w:div w:id="488180055">
          <w:marLeft w:val="640"/>
          <w:marRight w:val="0"/>
          <w:marTop w:val="0"/>
          <w:marBottom w:val="0"/>
          <w:divBdr>
            <w:top w:val="none" w:sz="0" w:space="0" w:color="auto"/>
            <w:left w:val="none" w:sz="0" w:space="0" w:color="auto"/>
            <w:bottom w:val="none" w:sz="0" w:space="0" w:color="auto"/>
            <w:right w:val="none" w:sz="0" w:space="0" w:color="auto"/>
          </w:divBdr>
        </w:div>
        <w:div w:id="1245189098">
          <w:marLeft w:val="640"/>
          <w:marRight w:val="0"/>
          <w:marTop w:val="0"/>
          <w:marBottom w:val="0"/>
          <w:divBdr>
            <w:top w:val="none" w:sz="0" w:space="0" w:color="auto"/>
            <w:left w:val="none" w:sz="0" w:space="0" w:color="auto"/>
            <w:bottom w:val="none" w:sz="0" w:space="0" w:color="auto"/>
            <w:right w:val="none" w:sz="0" w:space="0" w:color="auto"/>
          </w:divBdr>
        </w:div>
        <w:div w:id="336033285">
          <w:marLeft w:val="640"/>
          <w:marRight w:val="0"/>
          <w:marTop w:val="0"/>
          <w:marBottom w:val="0"/>
          <w:divBdr>
            <w:top w:val="none" w:sz="0" w:space="0" w:color="auto"/>
            <w:left w:val="none" w:sz="0" w:space="0" w:color="auto"/>
            <w:bottom w:val="none" w:sz="0" w:space="0" w:color="auto"/>
            <w:right w:val="none" w:sz="0" w:space="0" w:color="auto"/>
          </w:divBdr>
        </w:div>
        <w:div w:id="1418599861">
          <w:marLeft w:val="640"/>
          <w:marRight w:val="0"/>
          <w:marTop w:val="0"/>
          <w:marBottom w:val="0"/>
          <w:divBdr>
            <w:top w:val="none" w:sz="0" w:space="0" w:color="auto"/>
            <w:left w:val="none" w:sz="0" w:space="0" w:color="auto"/>
            <w:bottom w:val="none" w:sz="0" w:space="0" w:color="auto"/>
            <w:right w:val="none" w:sz="0" w:space="0" w:color="auto"/>
          </w:divBdr>
        </w:div>
        <w:div w:id="915819402">
          <w:marLeft w:val="640"/>
          <w:marRight w:val="0"/>
          <w:marTop w:val="0"/>
          <w:marBottom w:val="0"/>
          <w:divBdr>
            <w:top w:val="none" w:sz="0" w:space="0" w:color="auto"/>
            <w:left w:val="none" w:sz="0" w:space="0" w:color="auto"/>
            <w:bottom w:val="none" w:sz="0" w:space="0" w:color="auto"/>
            <w:right w:val="none" w:sz="0" w:space="0" w:color="auto"/>
          </w:divBdr>
        </w:div>
        <w:div w:id="411700773">
          <w:marLeft w:val="640"/>
          <w:marRight w:val="0"/>
          <w:marTop w:val="0"/>
          <w:marBottom w:val="0"/>
          <w:divBdr>
            <w:top w:val="none" w:sz="0" w:space="0" w:color="auto"/>
            <w:left w:val="none" w:sz="0" w:space="0" w:color="auto"/>
            <w:bottom w:val="none" w:sz="0" w:space="0" w:color="auto"/>
            <w:right w:val="none" w:sz="0" w:space="0" w:color="auto"/>
          </w:divBdr>
        </w:div>
        <w:div w:id="475807420">
          <w:marLeft w:val="640"/>
          <w:marRight w:val="0"/>
          <w:marTop w:val="0"/>
          <w:marBottom w:val="0"/>
          <w:divBdr>
            <w:top w:val="none" w:sz="0" w:space="0" w:color="auto"/>
            <w:left w:val="none" w:sz="0" w:space="0" w:color="auto"/>
            <w:bottom w:val="none" w:sz="0" w:space="0" w:color="auto"/>
            <w:right w:val="none" w:sz="0" w:space="0" w:color="auto"/>
          </w:divBdr>
        </w:div>
        <w:div w:id="1422485235">
          <w:marLeft w:val="640"/>
          <w:marRight w:val="0"/>
          <w:marTop w:val="0"/>
          <w:marBottom w:val="0"/>
          <w:divBdr>
            <w:top w:val="none" w:sz="0" w:space="0" w:color="auto"/>
            <w:left w:val="none" w:sz="0" w:space="0" w:color="auto"/>
            <w:bottom w:val="none" w:sz="0" w:space="0" w:color="auto"/>
            <w:right w:val="none" w:sz="0" w:space="0" w:color="auto"/>
          </w:divBdr>
        </w:div>
        <w:div w:id="230046156">
          <w:marLeft w:val="640"/>
          <w:marRight w:val="0"/>
          <w:marTop w:val="0"/>
          <w:marBottom w:val="0"/>
          <w:divBdr>
            <w:top w:val="none" w:sz="0" w:space="0" w:color="auto"/>
            <w:left w:val="none" w:sz="0" w:space="0" w:color="auto"/>
            <w:bottom w:val="none" w:sz="0" w:space="0" w:color="auto"/>
            <w:right w:val="none" w:sz="0" w:space="0" w:color="auto"/>
          </w:divBdr>
        </w:div>
        <w:div w:id="1837375778">
          <w:marLeft w:val="640"/>
          <w:marRight w:val="0"/>
          <w:marTop w:val="0"/>
          <w:marBottom w:val="0"/>
          <w:divBdr>
            <w:top w:val="none" w:sz="0" w:space="0" w:color="auto"/>
            <w:left w:val="none" w:sz="0" w:space="0" w:color="auto"/>
            <w:bottom w:val="none" w:sz="0" w:space="0" w:color="auto"/>
            <w:right w:val="none" w:sz="0" w:space="0" w:color="auto"/>
          </w:divBdr>
        </w:div>
        <w:div w:id="393092652">
          <w:marLeft w:val="640"/>
          <w:marRight w:val="0"/>
          <w:marTop w:val="0"/>
          <w:marBottom w:val="0"/>
          <w:divBdr>
            <w:top w:val="none" w:sz="0" w:space="0" w:color="auto"/>
            <w:left w:val="none" w:sz="0" w:space="0" w:color="auto"/>
            <w:bottom w:val="none" w:sz="0" w:space="0" w:color="auto"/>
            <w:right w:val="none" w:sz="0" w:space="0" w:color="auto"/>
          </w:divBdr>
        </w:div>
        <w:div w:id="43022240">
          <w:marLeft w:val="640"/>
          <w:marRight w:val="0"/>
          <w:marTop w:val="0"/>
          <w:marBottom w:val="0"/>
          <w:divBdr>
            <w:top w:val="none" w:sz="0" w:space="0" w:color="auto"/>
            <w:left w:val="none" w:sz="0" w:space="0" w:color="auto"/>
            <w:bottom w:val="none" w:sz="0" w:space="0" w:color="auto"/>
            <w:right w:val="none" w:sz="0" w:space="0" w:color="auto"/>
          </w:divBdr>
        </w:div>
        <w:div w:id="1906408764">
          <w:marLeft w:val="640"/>
          <w:marRight w:val="0"/>
          <w:marTop w:val="0"/>
          <w:marBottom w:val="0"/>
          <w:divBdr>
            <w:top w:val="none" w:sz="0" w:space="0" w:color="auto"/>
            <w:left w:val="none" w:sz="0" w:space="0" w:color="auto"/>
            <w:bottom w:val="none" w:sz="0" w:space="0" w:color="auto"/>
            <w:right w:val="none" w:sz="0" w:space="0" w:color="auto"/>
          </w:divBdr>
        </w:div>
      </w:divsChild>
    </w:div>
    <w:div w:id="615983009">
      <w:bodyDiv w:val="1"/>
      <w:marLeft w:val="0"/>
      <w:marRight w:val="0"/>
      <w:marTop w:val="0"/>
      <w:marBottom w:val="0"/>
      <w:divBdr>
        <w:top w:val="none" w:sz="0" w:space="0" w:color="auto"/>
        <w:left w:val="none" w:sz="0" w:space="0" w:color="auto"/>
        <w:bottom w:val="none" w:sz="0" w:space="0" w:color="auto"/>
        <w:right w:val="none" w:sz="0" w:space="0" w:color="auto"/>
      </w:divBdr>
      <w:divsChild>
        <w:div w:id="1611358144">
          <w:marLeft w:val="640"/>
          <w:marRight w:val="0"/>
          <w:marTop w:val="0"/>
          <w:marBottom w:val="0"/>
          <w:divBdr>
            <w:top w:val="none" w:sz="0" w:space="0" w:color="auto"/>
            <w:left w:val="none" w:sz="0" w:space="0" w:color="auto"/>
            <w:bottom w:val="none" w:sz="0" w:space="0" w:color="auto"/>
            <w:right w:val="none" w:sz="0" w:space="0" w:color="auto"/>
          </w:divBdr>
        </w:div>
        <w:div w:id="1607998890">
          <w:marLeft w:val="640"/>
          <w:marRight w:val="0"/>
          <w:marTop w:val="0"/>
          <w:marBottom w:val="0"/>
          <w:divBdr>
            <w:top w:val="none" w:sz="0" w:space="0" w:color="auto"/>
            <w:left w:val="none" w:sz="0" w:space="0" w:color="auto"/>
            <w:bottom w:val="none" w:sz="0" w:space="0" w:color="auto"/>
            <w:right w:val="none" w:sz="0" w:space="0" w:color="auto"/>
          </w:divBdr>
        </w:div>
        <w:div w:id="454956438">
          <w:marLeft w:val="640"/>
          <w:marRight w:val="0"/>
          <w:marTop w:val="0"/>
          <w:marBottom w:val="0"/>
          <w:divBdr>
            <w:top w:val="none" w:sz="0" w:space="0" w:color="auto"/>
            <w:left w:val="none" w:sz="0" w:space="0" w:color="auto"/>
            <w:bottom w:val="none" w:sz="0" w:space="0" w:color="auto"/>
            <w:right w:val="none" w:sz="0" w:space="0" w:color="auto"/>
          </w:divBdr>
        </w:div>
        <w:div w:id="876700592">
          <w:marLeft w:val="640"/>
          <w:marRight w:val="0"/>
          <w:marTop w:val="0"/>
          <w:marBottom w:val="0"/>
          <w:divBdr>
            <w:top w:val="none" w:sz="0" w:space="0" w:color="auto"/>
            <w:left w:val="none" w:sz="0" w:space="0" w:color="auto"/>
            <w:bottom w:val="none" w:sz="0" w:space="0" w:color="auto"/>
            <w:right w:val="none" w:sz="0" w:space="0" w:color="auto"/>
          </w:divBdr>
        </w:div>
        <w:div w:id="2018773059">
          <w:marLeft w:val="640"/>
          <w:marRight w:val="0"/>
          <w:marTop w:val="0"/>
          <w:marBottom w:val="0"/>
          <w:divBdr>
            <w:top w:val="none" w:sz="0" w:space="0" w:color="auto"/>
            <w:left w:val="none" w:sz="0" w:space="0" w:color="auto"/>
            <w:bottom w:val="none" w:sz="0" w:space="0" w:color="auto"/>
            <w:right w:val="none" w:sz="0" w:space="0" w:color="auto"/>
          </w:divBdr>
        </w:div>
        <w:div w:id="1810129919">
          <w:marLeft w:val="640"/>
          <w:marRight w:val="0"/>
          <w:marTop w:val="0"/>
          <w:marBottom w:val="0"/>
          <w:divBdr>
            <w:top w:val="none" w:sz="0" w:space="0" w:color="auto"/>
            <w:left w:val="none" w:sz="0" w:space="0" w:color="auto"/>
            <w:bottom w:val="none" w:sz="0" w:space="0" w:color="auto"/>
            <w:right w:val="none" w:sz="0" w:space="0" w:color="auto"/>
          </w:divBdr>
        </w:div>
        <w:div w:id="1321739870">
          <w:marLeft w:val="640"/>
          <w:marRight w:val="0"/>
          <w:marTop w:val="0"/>
          <w:marBottom w:val="0"/>
          <w:divBdr>
            <w:top w:val="none" w:sz="0" w:space="0" w:color="auto"/>
            <w:left w:val="none" w:sz="0" w:space="0" w:color="auto"/>
            <w:bottom w:val="none" w:sz="0" w:space="0" w:color="auto"/>
            <w:right w:val="none" w:sz="0" w:space="0" w:color="auto"/>
          </w:divBdr>
        </w:div>
        <w:div w:id="1703479796">
          <w:marLeft w:val="640"/>
          <w:marRight w:val="0"/>
          <w:marTop w:val="0"/>
          <w:marBottom w:val="0"/>
          <w:divBdr>
            <w:top w:val="none" w:sz="0" w:space="0" w:color="auto"/>
            <w:left w:val="none" w:sz="0" w:space="0" w:color="auto"/>
            <w:bottom w:val="none" w:sz="0" w:space="0" w:color="auto"/>
            <w:right w:val="none" w:sz="0" w:space="0" w:color="auto"/>
          </w:divBdr>
        </w:div>
        <w:div w:id="1708219559">
          <w:marLeft w:val="640"/>
          <w:marRight w:val="0"/>
          <w:marTop w:val="0"/>
          <w:marBottom w:val="0"/>
          <w:divBdr>
            <w:top w:val="none" w:sz="0" w:space="0" w:color="auto"/>
            <w:left w:val="none" w:sz="0" w:space="0" w:color="auto"/>
            <w:bottom w:val="none" w:sz="0" w:space="0" w:color="auto"/>
            <w:right w:val="none" w:sz="0" w:space="0" w:color="auto"/>
          </w:divBdr>
        </w:div>
        <w:div w:id="528757539">
          <w:marLeft w:val="640"/>
          <w:marRight w:val="0"/>
          <w:marTop w:val="0"/>
          <w:marBottom w:val="0"/>
          <w:divBdr>
            <w:top w:val="none" w:sz="0" w:space="0" w:color="auto"/>
            <w:left w:val="none" w:sz="0" w:space="0" w:color="auto"/>
            <w:bottom w:val="none" w:sz="0" w:space="0" w:color="auto"/>
            <w:right w:val="none" w:sz="0" w:space="0" w:color="auto"/>
          </w:divBdr>
        </w:div>
        <w:div w:id="1390035657">
          <w:marLeft w:val="640"/>
          <w:marRight w:val="0"/>
          <w:marTop w:val="0"/>
          <w:marBottom w:val="0"/>
          <w:divBdr>
            <w:top w:val="none" w:sz="0" w:space="0" w:color="auto"/>
            <w:left w:val="none" w:sz="0" w:space="0" w:color="auto"/>
            <w:bottom w:val="none" w:sz="0" w:space="0" w:color="auto"/>
            <w:right w:val="none" w:sz="0" w:space="0" w:color="auto"/>
          </w:divBdr>
        </w:div>
        <w:div w:id="1088768097">
          <w:marLeft w:val="640"/>
          <w:marRight w:val="0"/>
          <w:marTop w:val="0"/>
          <w:marBottom w:val="0"/>
          <w:divBdr>
            <w:top w:val="none" w:sz="0" w:space="0" w:color="auto"/>
            <w:left w:val="none" w:sz="0" w:space="0" w:color="auto"/>
            <w:bottom w:val="none" w:sz="0" w:space="0" w:color="auto"/>
            <w:right w:val="none" w:sz="0" w:space="0" w:color="auto"/>
          </w:divBdr>
        </w:div>
        <w:div w:id="1057438251">
          <w:marLeft w:val="640"/>
          <w:marRight w:val="0"/>
          <w:marTop w:val="0"/>
          <w:marBottom w:val="0"/>
          <w:divBdr>
            <w:top w:val="none" w:sz="0" w:space="0" w:color="auto"/>
            <w:left w:val="none" w:sz="0" w:space="0" w:color="auto"/>
            <w:bottom w:val="none" w:sz="0" w:space="0" w:color="auto"/>
            <w:right w:val="none" w:sz="0" w:space="0" w:color="auto"/>
          </w:divBdr>
        </w:div>
        <w:div w:id="338654751">
          <w:marLeft w:val="640"/>
          <w:marRight w:val="0"/>
          <w:marTop w:val="0"/>
          <w:marBottom w:val="0"/>
          <w:divBdr>
            <w:top w:val="none" w:sz="0" w:space="0" w:color="auto"/>
            <w:left w:val="none" w:sz="0" w:space="0" w:color="auto"/>
            <w:bottom w:val="none" w:sz="0" w:space="0" w:color="auto"/>
            <w:right w:val="none" w:sz="0" w:space="0" w:color="auto"/>
          </w:divBdr>
        </w:div>
        <w:div w:id="907883405">
          <w:marLeft w:val="640"/>
          <w:marRight w:val="0"/>
          <w:marTop w:val="0"/>
          <w:marBottom w:val="0"/>
          <w:divBdr>
            <w:top w:val="none" w:sz="0" w:space="0" w:color="auto"/>
            <w:left w:val="none" w:sz="0" w:space="0" w:color="auto"/>
            <w:bottom w:val="none" w:sz="0" w:space="0" w:color="auto"/>
            <w:right w:val="none" w:sz="0" w:space="0" w:color="auto"/>
          </w:divBdr>
        </w:div>
        <w:div w:id="868378032">
          <w:marLeft w:val="640"/>
          <w:marRight w:val="0"/>
          <w:marTop w:val="0"/>
          <w:marBottom w:val="0"/>
          <w:divBdr>
            <w:top w:val="none" w:sz="0" w:space="0" w:color="auto"/>
            <w:left w:val="none" w:sz="0" w:space="0" w:color="auto"/>
            <w:bottom w:val="none" w:sz="0" w:space="0" w:color="auto"/>
            <w:right w:val="none" w:sz="0" w:space="0" w:color="auto"/>
          </w:divBdr>
        </w:div>
        <w:div w:id="853496491">
          <w:marLeft w:val="640"/>
          <w:marRight w:val="0"/>
          <w:marTop w:val="0"/>
          <w:marBottom w:val="0"/>
          <w:divBdr>
            <w:top w:val="none" w:sz="0" w:space="0" w:color="auto"/>
            <w:left w:val="none" w:sz="0" w:space="0" w:color="auto"/>
            <w:bottom w:val="none" w:sz="0" w:space="0" w:color="auto"/>
            <w:right w:val="none" w:sz="0" w:space="0" w:color="auto"/>
          </w:divBdr>
        </w:div>
        <w:div w:id="2058624934">
          <w:marLeft w:val="640"/>
          <w:marRight w:val="0"/>
          <w:marTop w:val="0"/>
          <w:marBottom w:val="0"/>
          <w:divBdr>
            <w:top w:val="none" w:sz="0" w:space="0" w:color="auto"/>
            <w:left w:val="none" w:sz="0" w:space="0" w:color="auto"/>
            <w:bottom w:val="none" w:sz="0" w:space="0" w:color="auto"/>
            <w:right w:val="none" w:sz="0" w:space="0" w:color="auto"/>
          </w:divBdr>
        </w:div>
      </w:divsChild>
    </w:div>
    <w:div w:id="617952773">
      <w:bodyDiv w:val="1"/>
      <w:marLeft w:val="0"/>
      <w:marRight w:val="0"/>
      <w:marTop w:val="0"/>
      <w:marBottom w:val="0"/>
      <w:divBdr>
        <w:top w:val="none" w:sz="0" w:space="0" w:color="auto"/>
        <w:left w:val="none" w:sz="0" w:space="0" w:color="auto"/>
        <w:bottom w:val="none" w:sz="0" w:space="0" w:color="auto"/>
        <w:right w:val="none" w:sz="0" w:space="0" w:color="auto"/>
      </w:divBdr>
      <w:divsChild>
        <w:div w:id="570581816">
          <w:marLeft w:val="640"/>
          <w:marRight w:val="0"/>
          <w:marTop w:val="0"/>
          <w:marBottom w:val="0"/>
          <w:divBdr>
            <w:top w:val="none" w:sz="0" w:space="0" w:color="auto"/>
            <w:left w:val="none" w:sz="0" w:space="0" w:color="auto"/>
            <w:bottom w:val="none" w:sz="0" w:space="0" w:color="auto"/>
            <w:right w:val="none" w:sz="0" w:space="0" w:color="auto"/>
          </w:divBdr>
        </w:div>
        <w:div w:id="84307307">
          <w:marLeft w:val="640"/>
          <w:marRight w:val="0"/>
          <w:marTop w:val="0"/>
          <w:marBottom w:val="0"/>
          <w:divBdr>
            <w:top w:val="none" w:sz="0" w:space="0" w:color="auto"/>
            <w:left w:val="none" w:sz="0" w:space="0" w:color="auto"/>
            <w:bottom w:val="none" w:sz="0" w:space="0" w:color="auto"/>
            <w:right w:val="none" w:sz="0" w:space="0" w:color="auto"/>
          </w:divBdr>
        </w:div>
        <w:div w:id="1126433654">
          <w:marLeft w:val="640"/>
          <w:marRight w:val="0"/>
          <w:marTop w:val="0"/>
          <w:marBottom w:val="0"/>
          <w:divBdr>
            <w:top w:val="none" w:sz="0" w:space="0" w:color="auto"/>
            <w:left w:val="none" w:sz="0" w:space="0" w:color="auto"/>
            <w:bottom w:val="none" w:sz="0" w:space="0" w:color="auto"/>
            <w:right w:val="none" w:sz="0" w:space="0" w:color="auto"/>
          </w:divBdr>
        </w:div>
        <w:div w:id="1116830752">
          <w:marLeft w:val="640"/>
          <w:marRight w:val="0"/>
          <w:marTop w:val="0"/>
          <w:marBottom w:val="0"/>
          <w:divBdr>
            <w:top w:val="none" w:sz="0" w:space="0" w:color="auto"/>
            <w:left w:val="none" w:sz="0" w:space="0" w:color="auto"/>
            <w:bottom w:val="none" w:sz="0" w:space="0" w:color="auto"/>
            <w:right w:val="none" w:sz="0" w:space="0" w:color="auto"/>
          </w:divBdr>
        </w:div>
        <w:div w:id="242304147">
          <w:marLeft w:val="640"/>
          <w:marRight w:val="0"/>
          <w:marTop w:val="0"/>
          <w:marBottom w:val="0"/>
          <w:divBdr>
            <w:top w:val="none" w:sz="0" w:space="0" w:color="auto"/>
            <w:left w:val="none" w:sz="0" w:space="0" w:color="auto"/>
            <w:bottom w:val="none" w:sz="0" w:space="0" w:color="auto"/>
            <w:right w:val="none" w:sz="0" w:space="0" w:color="auto"/>
          </w:divBdr>
        </w:div>
        <w:div w:id="1754277023">
          <w:marLeft w:val="640"/>
          <w:marRight w:val="0"/>
          <w:marTop w:val="0"/>
          <w:marBottom w:val="0"/>
          <w:divBdr>
            <w:top w:val="none" w:sz="0" w:space="0" w:color="auto"/>
            <w:left w:val="none" w:sz="0" w:space="0" w:color="auto"/>
            <w:bottom w:val="none" w:sz="0" w:space="0" w:color="auto"/>
            <w:right w:val="none" w:sz="0" w:space="0" w:color="auto"/>
          </w:divBdr>
        </w:div>
        <w:div w:id="1864712465">
          <w:marLeft w:val="640"/>
          <w:marRight w:val="0"/>
          <w:marTop w:val="0"/>
          <w:marBottom w:val="0"/>
          <w:divBdr>
            <w:top w:val="none" w:sz="0" w:space="0" w:color="auto"/>
            <w:left w:val="none" w:sz="0" w:space="0" w:color="auto"/>
            <w:bottom w:val="none" w:sz="0" w:space="0" w:color="auto"/>
            <w:right w:val="none" w:sz="0" w:space="0" w:color="auto"/>
          </w:divBdr>
        </w:div>
        <w:div w:id="1243761780">
          <w:marLeft w:val="640"/>
          <w:marRight w:val="0"/>
          <w:marTop w:val="0"/>
          <w:marBottom w:val="0"/>
          <w:divBdr>
            <w:top w:val="none" w:sz="0" w:space="0" w:color="auto"/>
            <w:left w:val="none" w:sz="0" w:space="0" w:color="auto"/>
            <w:bottom w:val="none" w:sz="0" w:space="0" w:color="auto"/>
            <w:right w:val="none" w:sz="0" w:space="0" w:color="auto"/>
          </w:divBdr>
        </w:div>
        <w:div w:id="700057495">
          <w:marLeft w:val="640"/>
          <w:marRight w:val="0"/>
          <w:marTop w:val="0"/>
          <w:marBottom w:val="0"/>
          <w:divBdr>
            <w:top w:val="none" w:sz="0" w:space="0" w:color="auto"/>
            <w:left w:val="none" w:sz="0" w:space="0" w:color="auto"/>
            <w:bottom w:val="none" w:sz="0" w:space="0" w:color="auto"/>
            <w:right w:val="none" w:sz="0" w:space="0" w:color="auto"/>
          </w:divBdr>
        </w:div>
        <w:div w:id="820536858">
          <w:marLeft w:val="640"/>
          <w:marRight w:val="0"/>
          <w:marTop w:val="0"/>
          <w:marBottom w:val="0"/>
          <w:divBdr>
            <w:top w:val="none" w:sz="0" w:space="0" w:color="auto"/>
            <w:left w:val="none" w:sz="0" w:space="0" w:color="auto"/>
            <w:bottom w:val="none" w:sz="0" w:space="0" w:color="auto"/>
            <w:right w:val="none" w:sz="0" w:space="0" w:color="auto"/>
          </w:divBdr>
        </w:div>
        <w:div w:id="175071994">
          <w:marLeft w:val="640"/>
          <w:marRight w:val="0"/>
          <w:marTop w:val="0"/>
          <w:marBottom w:val="0"/>
          <w:divBdr>
            <w:top w:val="none" w:sz="0" w:space="0" w:color="auto"/>
            <w:left w:val="none" w:sz="0" w:space="0" w:color="auto"/>
            <w:bottom w:val="none" w:sz="0" w:space="0" w:color="auto"/>
            <w:right w:val="none" w:sz="0" w:space="0" w:color="auto"/>
          </w:divBdr>
        </w:div>
        <w:div w:id="1209606847">
          <w:marLeft w:val="640"/>
          <w:marRight w:val="0"/>
          <w:marTop w:val="0"/>
          <w:marBottom w:val="0"/>
          <w:divBdr>
            <w:top w:val="none" w:sz="0" w:space="0" w:color="auto"/>
            <w:left w:val="none" w:sz="0" w:space="0" w:color="auto"/>
            <w:bottom w:val="none" w:sz="0" w:space="0" w:color="auto"/>
            <w:right w:val="none" w:sz="0" w:space="0" w:color="auto"/>
          </w:divBdr>
        </w:div>
        <w:div w:id="409427523">
          <w:marLeft w:val="640"/>
          <w:marRight w:val="0"/>
          <w:marTop w:val="0"/>
          <w:marBottom w:val="0"/>
          <w:divBdr>
            <w:top w:val="none" w:sz="0" w:space="0" w:color="auto"/>
            <w:left w:val="none" w:sz="0" w:space="0" w:color="auto"/>
            <w:bottom w:val="none" w:sz="0" w:space="0" w:color="auto"/>
            <w:right w:val="none" w:sz="0" w:space="0" w:color="auto"/>
          </w:divBdr>
        </w:div>
        <w:div w:id="1411002418">
          <w:marLeft w:val="640"/>
          <w:marRight w:val="0"/>
          <w:marTop w:val="0"/>
          <w:marBottom w:val="0"/>
          <w:divBdr>
            <w:top w:val="none" w:sz="0" w:space="0" w:color="auto"/>
            <w:left w:val="none" w:sz="0" w:space="0" w:color="auto"/>
            <w:bottom w:val="none" w:sz="0" w:space="0" w:color="auto"/>
            <w:right w:val="none" w:sz="0" w:space="0" w:color="auto"/>
          </w:divBdr>
        </w:div>
        <w:div w:id="268663258">
          <w:marLeft w:val="640"/>
          <w:marRight w:val="0"/>
          <w:marTop w:val="0"/>
          <w:marBottom w:val="0"/>
          <w:divBdr>
            <w:top w:val="none" w:sz="0" w:space="0" w:color="auto"/>
            <w:left w:val="none" w:sz="0" w:space="0" w:color="auto"/>
            <w:bottom w:val="none" w:sz="0" w:space="0" w:color="auto"/>
            <w:right w:val="none" w:sz="0" w:space="0" w:color="auto"/>
          </w:divBdr>
        </w:div>
        <w:div w:id="1241283366">
          <w:marLeft w:val="640"/>
          <w:marRight w:val="0"/>
          <w:marTop w:val="0"/>
          <w:marBottom w:val="0"/>
          <w:divBdr>
            <w:top w:val="none" w:sz="0" w:space="0" w:color="auto"/>
            <w:left w:val="none" w:sz="0" w:space="0" w:color="auto"/>
            <w:bottom w:val="none" w:sz="0" w:space="0" w:color="auto"/>
            <w:right w:val="none" w:sz="0" w:space="0" w:color="auto"/>
          </w:divBdr>
        </w:div>
        <w:div w:id="170681863">
          <w:marLeft w:val="640"/>
          <w:marRight w:val="0"/>
          <w:marTop w:val="0"/>
          <w:marBottom w:val="0"/>
          <w:divBdr>
            <w:top w:val="none" w:sz="0" w:space="0" w:color="auto"/>
            <w:left w:val="none" w:sz="0" w:space="0" w:color="auto"/>
            <w:bottom w:val="none" w:sz="0" w:space="0" w:color="auto"/>
            <w:right w:val="none" w:sz="0" w:space="0" w:color="auto"/>
          </w:divBdr>
        </w:div>
        <w:div w:id="1028530660">
          <w:marLeft w:val="640"/>
          <w:marRight w:val="0"/>
          <w:marTop w:val="0"/>
          <w:marBottom w:val="0"/>
          <w:divBdr>
            <w:top w:val="none" w:sz="0" w:space="0" w:color="auto"/>
            <w:left w:val="none" w:sz="0" w:space="0" w:color="auto"/>
            <w:bottom w:val="none" w:sz="0" w:space="0" w:color="auto"/>
            <w:right w:val="none" w:sz="0" w:space="0" w:color="auto"/>
          </w:divBdr>
        </w:div>
        <w:div w:id="1170830784">
          <w:marLeft w:val="640"/>
          <w:marRight w:val="0"/>
          <w:marTop w:val="0"/>
          <w:marBottom w:val="0"/>
          <w:divBdr>
            <w:top w:val="none" w:sz="0" w:space="0" w:color="auto"/>
            <w:left w:val="none" w:sz="0" w:space="0" w:color="auto"/>
            <w:bottom w:val="none" w:sz="0" w:space="0" w:color="auto"/>
            <w:right w:val="none" w:sz="0" w:space="0" w:color="auto"/>
          </w:divBdr>
        </w:div>
        <w:div w:id="1593928525">
          <w:marLeft w:val="640"/>
          <w:marRight w:val="0"/>
          <w:marTop w:val="0"/>
          <w:marBottom w:val="0"/>
          <w:divBdr>
            <w:top w:val="none" w:sz="0" w:space="0" w:color="auto"/>
            <w:left w:val="none" w:sz="0" w:space="0" w:color="auto"/>
            <w:bottom w:val="none" w:sz="0" w:space="0" w:color="auto"/>
            <w:right w:val="none" w:sz="0" w:space="0" w:color="auto"/>
          </w:divBdr>
        </w:div>
        <w:div w:id="583301262">
          <w:marLeft w:val="640"/>
          <w:marRight w:val="0"/>
          <w:marTop w:val="0"/>
          <w:marBottom w:val="0"/>
          <w:divBdr>
            <w:top w:val="none" w:sz="0" w:space="0" w:color="auto"/>
            <w:left w:val="none" w:sz="0" w:space="0" w:color="auto"/>
            <w:bottom w:val="none" w:sz="0" w:space="0" w:color="auto"/>
            <w:right w:val="none" w:sz="0" w:space="0" w:color="auto"/>
          </w:divBdr>
        </w:div>
        <w:div w:id="2071686771">
          <w:marLeft w:val="640"/>
          <w:marRight w:val="0"/>
          <w:marTop w:val="0"/>
          <w:marBottom w:val="0"/>
          <w:divBdr>
            <w:top w:val="none" w:sz="0" w:space="0" w:color="auto"/>
            <w:left w:val="none" w:sz="0" w:space="0" w:color="auto"/>
            <w:bottom w:val="none" w:sz="0" w:space="0" w:color="auto"/>
            <w:right w:val="none" w:sz="0" w:space="0" w:color="auto"/>
          </w:divBdr>
        </w:div>
        <w:div w:id="1615020516">
          <w:marLeft w:val="640"/>
          <w:marRight w:val="0"/>
          <w:marTop w:val="0"/>
          <w:marBottom w:val="0"/>
          <w:divBdr>
            <w:top w:val="none" w:sz="0" w:space="0" w:color="auto"/>
            <w:left w:val="none" w:sz="0" w:space="0" w:color="auto"/>
            <w:bottom w:val="none" w:sz="0" w:space="0" w:color="auto"/>
            <w:right w:val="none" w:sz="0" w:space="0" w:color="auto"/>
          </w:divBdr>
        </w:div>
        <w:div w:id="1378625821">
          <w:marLeft w:val="640"/>
          <w:marRight w:val="0"/>
          <w:marTop w:val="0"/>
          <w:marBottom w:val="0"/>
          <w:divBdr>
            <w:top w:val="none" w:sz="0" w:space="0" w:color="auto"/>
            <w:left w:val="none" w:sz="0" w:space="0" w:color="auto"/>
            <w:bottom w:val="none" w:sz="0" w:space="0" w:color="auto"/>
            <w:right w:val="none" w:sz="0" w:space="0" w:color="auto"/>
          </w:divBdr>
        </w:div>
        <w:div w:id="1059330030">
          <w:marLeft w:val="640"/>
          <w:marRight w:val="0"/>
          <w:marTop w:val="0"/>
          <w:marBottom w:val="0"/>
          <w:divBdr>
            <w:top w:val="none" w:sz="0" w:space="0" w:color="auto"/>
            <w:left w:val="none" w:sz="0" w:space="0" w:color="auto"/>
            <w:bottom w:val="none" w:sz="0" w:space="0" w:color="auto"/>
            <w:right w:val="none" w:sz="0" w:space="0" w:color="auto"/>
          </w:divBdr>
        </w:div>
        <w:div w:id="381901915">
          <w:marLeft w:val="640"/>
          <w:marRight w:val="0"/>
          <w:marTop w:val="0"/>
          <w:marBottom w:val="0"/>
          <w:divBdr>
            <w:top w:val="none" w:sz="0" w:space="0" w:color="auto"/>
            <w:left w:val="none" w:sz="0" w:space="0" w:color="auto"/>
            <w:bottom w:val="none" w:sz="0" w:space="0" w:color="auto"/>
            <w:right w:val="none" w:sz="0" w:space="0" w:color="auto"/>
          </w:divBdr>
        </w:div>
        <w:div w:id="932519074">
          <w:marLeft w:val="640"/>
          <w:marRight w:val="0"/>
          <w:marTop w:val="0"/>
          <w:marBottom w:val="0"/>
          <w:divBdr>
            <w:top w:val="none" w:sz="0" w:space="0" w:color="auto"/>
            <w:left w:val="none" w:sz="0" w:space="0" w:color="auto"/>
            <w:bottom w:val="none" w:sz="0" w:space="0" w:color="auto"/>
            <w:right w:val="none" w:sz="0" w:space="0" w:color="auto"/>
          </w:divBdr>
        </w:div>
        <w:div w:id="1904556597">
          <w:marLeft w:val="640"/>
          <w:marRight w:val="0"/>
          <w:marTop w:val="0"/>
          <w:marBottom w:val="0"/>
          <w:divBdr>
            <w:top w:val="none" w:sz="0" w:space="0" w:color="auto"/>
            <w:left w:val="none" w:sz="0" w:space="0" w:color="auto"/>
            <w:bottom w:val="none" w:sz="0" w:space="0" w:color="auto"/>
            <w:right w:val="none" w:sz="0" w:space="0" w:color="auto"/>
          </w:divBdr>
        </w:div>
        <w:div w:id="320086618">
          <w:marLeft w:val="640"/>
          <w:marRight w:val="0"/>
          <w:marTop w:val="0"/>
          <w:marBottom w:val="0"/>
          <w:divBdr>
            <w:top w:val="none" w:sz="0" w:space="0" w:color="auto"/>
            <w:left w:val="none" w:sz="0" w:space="0" w:color="auto"/>
            <w:bottom w:val="none" w:sz="0" w:space="0" w:color="auto"/>
            <w:right w:val="none" w:sz="0" w:space="0" w:color="auto"/>
          </w:divBdr>
        </w:div>
        <w:div w:id="1835678369">
          <w:marLeft w:val="640"/>
          <w:marRight w:val="0"/>
          <w:marTop w:val="0"/>
          <w:marBottom w:val="0"/>
          <w:divBdr>
            <w:top w:val="none" w:sz="0" w:space="0" w:color="auto"/>
            <w:left w:val="none" w:sz="0" w:space="0" w:color="auto"/>
            <w:bottom w:val="none" w:sz="0" w:space="0" w:color="auto"/>
            <w:right w:val="none" w:sz="0" w:space="0" w:color="auto"/>
          </w:divBdr>
        </w:div>
        <w:div w:id="1377315718">
          <w:marLeft w:val="640"/>
          <w:marRight w:val="0"/>
          <w:marTop w:val="0"/>
          <w:marBottom w:val="0"/>
          <w:divBdr>
            <w:top w:val="none" w:sz="0" w:space="0" w:color="auto"/>
            <w:left w:val="none" w:sz="0" w:space="0" w:color="auto"/>
            <w:bottom w:val="none" w:sz="0" w:space="0" w:color="auto"/>
            <w:right w:val="none" w:sz="0" w:space="0" w:color="auto"/>
          </w:divBdr>
        </w:div>
        <w:div w:id="1027293087">
          <w:marLeft w:val="640"/>
          <w:marRight w:val="0"/>
          <w:marTop w:val="0"/>
          <w:marBottom w:val="0"/>
          <w:divBdr>
            <w:top w:val="none" w:sz="0" w:space="0" w:color="auto"/>
            <w:left w:val="none" w:sz="0" w:space="0" w:color="auto"/>
            <w:bottom w:val="none" w:sz="0" w:space="0" w:color="auto"/>
            <w:right w:val="none" w:sz="0" w:space="0" w:color="auto"/>
          </w:divBdr>
        </w:div>
        <w:div w:id="1176961293">
          <w:marLeft w:val="640"/>
          <w:marRight w:val="0"/>
          <w:marTop w:val="0"/>
          <w:marBottom w:val="0"/>
          <w:divBdr>
            <w:top w:val="none" w:sz="0" w:space="0" w:color="auto"/>
            <w:left w:val="none" w:sz="0" w:space="0" w:color="auto"/>
            <w:bottom w:val="none" w:sz="0" w:space="0" w:color="auto"/>
            <w:right w:val="none" w:sz="0" w:space="0" w:color="auto"/>
          </w:divBdr>
        </w:div>
        <w:div w:id="1325862500">
          <w:marLeft w:val="640"/>
          <w:marRight w:val="0"/>
          <w:marTop w:val="0"/>
          <w:marBottom w:val="0"/>
          <w:divBdr>
            <w:top w:val="none" w:sz="0" w:space="0" w:color="auto"/>
            <w:left w:val="none" w:sz="0" w:space="0" w:color="auto"/>
            <w:bottom w:val="none" w:sz="0" w:space="0" w:color="auto"/>
            <w:right w:val="none" w:sz="0" w:space="0" w:color="auto"/>
          </w:divBdr>
        </w:div>
      </w:divsChild>
    </w:div>
    <w:div w:id="622611538">
      <w:bodyDiv w:val="1"/>
      <w:marLeft w:val="0"/>
      <w:marRight w:val="0"/>
      <w:marTop w:val="0"/>
      <w:marBottom w:val="0"/>
      <w:divBdr>
        <w:top w:val="none" w:sz="0" w:space="0" w:color="auto"/>
        <w:left w:val="none" w:sz="0" w:space="0" w:color="auto"/>
        <w:bottom w:val="none" w:sz="0" w:space="0" w:color="auto"/>
        <w:right w:val="none" w:sz="0" w:space="0" w:color="auto"/>
      </w:divBdr>
      <w:divsChild>
        <w:div w:id="2026249014">
          <w:marLeft w:val="640"/>
          <w:marRight w:val="0"/>
          <w:marTop w:val="0"/>
          <w:marBottom w:val="0"/>
          <w:divBdr>
            <w:top w:val="none" w:sz="0" w:space="0" w:color="auto"/>
            <w:left w:val="none" w:sz="0" w:space="0" w:color="auto"/>
            <w:bottom w:val="none" w:sz="0" w:space="0" w:color="auto"/>
            <w:right w:val="none" w:sz="0" w:space="0" w:color="auto"/>
          </w:divBdr>
        </w:div>
        <w:div w:id="1942912726">
          <w:marLeft w:val="640"/>
          <w:marRight w:val="0"/>
          <w:marTop w:val="0"/>
          <w:marBottom w:val="0"/>
          <w:divBdr>
            <w:top w:val="none" w:sz="0" w:space="0" w:color="auto"/>
            <w:left w:val="none" w:sz="0" w:space="0" w:color="auto"/>
            <w:bottom w:val="none" w:sz="0" w:space="0" w:color="auto"/>
            <w:right w:val="none" w:sz="0" w:space="0" w:color="auto"/>
          </w:divBdr>
        </w:div>
        <w:div w:id="24982563">
          <w:marLeft w:val="640"/>
          <w:marRight w:val="0"/>
          <w:marTop w:val="0"/>
          <w:marBottom w:val="0"/>
          <w:divBdr>
            <w:top w:val="none" w:sz="0" w:space="0" w:color="auto"/>
            <w:left w:val="none" w:sz="0" w:space="0" w:color="auto"/>
            <w:bottom w:val="none" w:sz="0" w:space="0" w:color="auto"/>
            <w:right w:val="none" w:sz="0" w:space="0" w:color="auto"/>
          </w:divBdr>
        </w:div>
        <w:div w:id="964390166">
          <w:marLeft w:val="640"/>
          <w:marRight w:val="0"/>
          <w:marTop w:val="0"/>
          <w:marBottom w:val="0"/>
          <w:divBdr>
            <w:top w:val="none" w:sz="0" w:space="0" w:color="auto"/>
            <w:left w:val="none" w:sz="0" w:space="0" w:color="auto"/>
            <w:bottom w:val="none" w:sz="0" w:space="0" w:color="auto"/>
            <w:right w:val="none" w:sz="0" w:space="0" w:color="auto"/>
          </w:divBdr>
        </w:div>
        <w:div w:id="395980450">
          <w:marLeft w:val="640"/>
          <w:marRight w:val="0"/>
          <w:marTop w:val="0"/>
          <w:marBottom w:val="0"/>
          <w:divBdr>
            <w:top w:val="none" w:sz="0" w:space="0" w:color="auto"/>
            <w:left w:val="none" w:sz="0" w:space="0" w:color="auto"/>
            <w:bottom w:val="none" w:sz="0" w:space="0" w:color="auto"/>
            <w:right w:val="none" w:sz="0" w:space="0" w:color="auto"/>
          </w:divBdr>
        </w:div>
        <w:div w:id="633798667">
          <w:marLeft w:val="640"/>
          <w:marRight w:val="0"/>
          <w:marTop w:val="0"/>
          <w:marBottom w:val="0"/>
          <w:divBdr>
            <w:top w:val="none" w:sz="0" w:space="0" w:color="auto"/>
            <w:left w:val="none" w:sz="0" w:space="0" w:color="auto"/>
            <w:bottom w:val="none" w:sz="0" w:space="0" w:color="auto"/>
            <w:right w:val="none" w:sz="0" w:space="0" w:color="auto"/>
          </w:divBdr>
        </w:div>
        <w:div w:id="1082488922">
          <w:marLeft w:val="640"/>
          <w:marRight w:val="0"/>
          <w:marTop w:val="0"/>
          <w:marBottom w:val="0"/>
          <w:divBdr>
            <w:top w:val="none" w:sz="0" w:space="0" w:color="auto"/>
            <w:left w:val="none" w:sz="0" w:space="0" w:color="auto"/>
            <w:bottom w:val="none" w:sz="0" w:space="0" w:color="auto"/>
            <w:right w:val="none" w:sz="0" w:space="0" w:color="auto"/>
          </w:divBdr>
        </w:div>
        <w:div w:id="1369454268">
          <w:marLeft w:val="640"/>
          <w:marRight w:val="0"/>
          <w:marTop w:val="0"/>
          <w:marBottom w:val="0"/>
          <w:divBdr>
            <w:top w:val="none" w:sz="0" w:space="0" w:color="auto"/>
            <w:left w:val="none" w:sz="0" w:space="0" w:color="auto"/>
            <w:bottom w:val="none" w:sz="0" w:space="0" w:color="auto"/>
            <w:right w:val="none" w:sz="0" w:space="0" w:color="auto"/>
          </w:divBdr>
        </w:div>
        <w:div w:id="1742605608">
          <w:marLeft w:val="640"/>
          <w:marRight w:val="0"/>
          <w:marTop w:val="0"/>
          <w:marBottom w:val="0"/>
          <w:divBdr>
            <w:top w:val="none" w:sz="0" w:space="0" w:color="auto"/>
            <w:left w:val="none" w:sz="0" w:space="0" w:color="auto"/>
            <w:bottom w:val="none" w:sz="0" w:space="0" w:color="auto"/>
            <w:right w:val="none" w:sz="0" w:space="0" w:color="auto"/>
          </w:divBdr>
        </w:div>
        <w:div w:id="1051424484">
          <w:marLeft w:val="640"/>
          <w:marRight w:val="0"/>
          <w:marTop w:val="0"/>
          <w:marBottom w:val="0"/>
          <w:divBdr>
            <w:top w:val="none" w:sz="0" w:space="0" w:color="auto"/>
            <w:left w:val="none" w:sz="0" w:space="0" w:color="auto"/>
            <w:bottom w:val="none" w:sz="0" w:space="0" w:color="auto"/>
            <w:right w:val="none" w:sz="0" w:space="0" w:color="auto"/>
          </w:divBdr>
        </w:div>
        <w:div w:id="727529662">
          <w:marLeft w:val="640"/>
          <w:marRight w:val="0"/>
          <w:marTop w:val="0"/>
          <w:marBottom w:val="0"/>
          <w:divBdr>
            <w:top w:val="none" w:sz="0" w:space="0" w:color="auto"/>
            <w:left w:val="none" w:sz="0" w:space="0" w:color="auto"/>
            <w:bottom w:val="none" w:sz="0" w:space="0" w:color="auto"/>
            <w:right w:val="none" w:sz="0" w:space="0" w:color="auto"/>
          </w:divBdr>
        </w:div>
        <w:div w:id="1530490177">
          <w:marLeft w:val="640"/>
          <w:marRight w:val="0"/>
          <w:marTop w:val="0"/>
          <w:marBottom w:val="0"/>
          <w:divBdr>
            <w:top w:val="none" w:sz="0" w:space="0" w:color="auto"/>
            <w:left w:val="none" w:sz="0" w:space="0" w:color="auto"/>
            <w:bottom w:val="none" w:sz="0" w:space="0" w:color="auto"/>
            <w:right w:val="none" w:sz="0" w:space="0" w:color="auto"/>
          </w:divBdr>
        </w:div>
        <w:div w:id="1996912573">
          <w:marLeft w:val="640"/>
          <w:marRight w:val="0"/>
          <w:marTop w:val="0"/>
          <w:marBottom w:val="0"/>
          <w:divBdr>
            <w:top w:val="none" w:sz="0" w:space="0" w:color="auto"/>
            <w:left w:val="none" w:sz="0" w:space="0" w:color="auto"/>
            <w:bottom w:val="none" w:sz="0" w:space="0" w:color="auto"/>
            <w:right w:val="none" w:sz="0" w:space="0" w:color="auto"/>
          </w:divBdr>
        </w:div>
        <w:div w:id="1162358867">
          <w:marLeft w:val="640"/>
          <w:marRight w:val="0"/>
          <w:marTop w:val="0"/>
          <w:marBottom w:val="0"/>
          <w:divBdr>
            <w:top w:val="none" w:sz="0" w:space="0" w:color="auto"/>
            <w:left w:val="none" w:sz="0" w:space="0" w:color="auto"/>
            <w:bottom w:val="none" w:sz="0" w:space="0" w:color="auto"/>
            <w:right w:val="none" w:sz="0" w:space="0" w:color="auto"/>
          </w:divBdr>
        </w:div>
        <w:div w:id="1789423718">
          <w:marLeft w:val="640"/>
          <w:marRight w:val="0"/>
          <w:marTop w:val="0"/>
          <w:marBottom w:val="0"/>
          <w:divBdr>
            <w:top w:val="none" w:sz="0" w:space="0" w:color="auto"/>
            <w:left w:val="none" w:sz="0" w:space="0" w:color="auto"/>
            <w:bottom w:val="none" w:sz="0" w:space="0" w:color="auto"/>
            <w:right w:val="none" w:sz="0" w:space="0" w:color="auto"/>
          </w:divBdr>
        </w:div>
        <w:div w:id="871530138">
          <w:marLeft w:val="640"/>
          <w:marRight w:val="0"/>
          <w:marTop w:val="0"/>
          <w:marBottom w:val="0"/>
          <w:divBdr>
            <w:top w:val="none" w:sz="0" w:space="0" w:color="auto"/>
            <w:left w:val="none" w:sz="0" w:space="0" w:color="auto"/>
            <w:bottom w:val="none" w:sz="0" w:space="0" w:color="auto"/>
            <w:right w:val="none" w:sz="0" w:space="0" w:color="auto"/>
          </w:divBdr>
        </w:div>
        <w:div w:id="3022031">
          <w:marLeft w:val="640"/>
          <w:marRight w:val="0"/>
          <w:marTop w:val="0"/>
          <w:marBottom w:val="0"/>
          <w:divBdr>
            <w:top w:val="none" w:sz="0" w:space="0" w:color="auto"/>
            <w:left w:val="none" w:sz="0" w:space="0" w:color="auto"/>
            <w:bottom w:val="none" w:sz="0" w:space="0" w:color="auto"/>
            <w:right w:val="none" w:sz="0" w:space="0" w:color="auto"/>
          </w:divBdr>
        </w:div>
        <w:div w:id="1219364625">
          <w:marLeft w:val="640"/>
          <w:marRight w:val="0"/>
          <w:marTop w:val="0"/>
          <w:marBottom w:val="0"/>
          <w:divBdr>
            <w:top w:val="none" w:sz="0" w:space="0" w:color="auto"/>
            <w:left w:val="none" w:sz="0" w:space="0" w:color="auto"/>
            <w:bottom w:val="none" w:sz="0" w:space="0" w:color="auto"/>
            <w:right w:val="none" w:sz="0" w:space="0" w:color="auto"/>
          </w:divBdr>
        </w:div>
      </w:divsChild>
    </w:div>
    <w:div w:id="631136490">
      <w:bodyDiv w:val="1"/>
      <w:marLeft w:val="0"/>
      <w:marRight w:val="0"/>
      <w:marTop w:val="0"/>
      <w:marBottom w:val="0"/>
      <w:divBdr>
        <w:top w:val="none" w:sz="0" w:space="0" w:color="auto"/>
        <w:left w:val="none" w:sz="0" w:space="0" w:color="auto"/>
        <w:bottom w:val="none" w:sz="0" w:space="0" w:color="auto"/>
        <w:right w:val="none" w:sz="0" w:space="0" w:color="auto"/>
      </w:divBdr>
      <w:divsChild>
        <w:div w:id="174268024">
          <w:marLeft w:val="640"/>
          <w:marRight w:val="0"/>
          <w:marTop w:val="0"/>
          <w:marBottom w:val="0"/>
          <w:divBdr>
            <w:top w:val="none" w:sz="0" w:space="0" w:color="auto"/>
            <w:left w:val="none" w:sz="0" w:space="0" w:color="auto"/>
            <w:bottom w:val="none" w:sz="0" w:space="0" w:color="auto"/>
            <w:right w:val="none" w:sz="0" w:space="0" w:color="auto"/>
          </w:divBdr>
        </w:div>
        <w:div w:id="1946116337">
          <w:marLeft w:val="640"/>
          <w:marRight w:val="0"/>
          <w:marTop w:val="0"/>
          <w:marBottom w:val="0"/>
          <w:divBdr>
            <w:top w:val="none" w:sz="0" w:space="0" w:color="auto"/>
            <w:left w:val="none" w:sz="0" w:space="0" w:color="auto"/>
            <w:bottom w:val="none" w:sz="0" w:space="0" w:color="auto"/>
            <w:right w:val="none" w:sz="0" w:space="0" w:color="auto"/>
          </w:divBdr>
        </w:div>
        <w:div w:id="310253125">
          <w:marLeft w:val="640"/>
          <w:marRight w:val="0"/>
          <w:marTop w:val="0"/>
          <w:marBottom w:val="0"/>
          <w:divBdr>
            <w:top w:val="none" w:sz="0" w:space="0" w:color="auto"/>
            <w:left w:val="none" w:sz="0" w:space="0" w:color="auto"/>
            <w:bottom w:val="none" w:sz="0" w:space="0" w:color="auto"/>
            <w:right w:val="none" w:sz="0" w:space="0" w:color="auto"/>
          </w:divBdr>
        </w:div>
        <w:div w:id="1961180618">
          <w:marLeft w:val="640"/>
          <w:marRight w:val="0"/>
          <w:marTop w:val="0"/>
          <w:marBottom w:val="0"/>
          <w:divBdr>
            <w:top w:val="none" w:sz="0" w:space="0" w:color="auto"/>
            <w:left w:val="none" w:sz="0" w:space="0" w:color="auto"/>
            <w:bottom w:val="none" w:sz="0" w:space="0" w:color="auto"/>
            <w:right w:val="none" w:sz="0" w:space="0" w:color="auto"/>
          </w:divBdr>
        </w:div>
        <w:div w:id="268584119">
          <w:marLeft w:val="640"/>
          <w:marRight w:val="0"/>
          <w:marTop w:val="0"/>
          <w:marBottom w:val="0"/>
          <w:divBdr>
            <w:top w:val="none" w:sz="0" w:space="0" w:color="auto"/>
            <w:left w:val="none" w:sz="0" w:space="0" w:color="auto"/>
            <w:bottom w:val="none" w:sz="0" w:space="0" w:color="auto"/>
            <w:right w:val="none" w:sz="0" w:space="0" w:color="auto"/>
          </w:divBdr>
        </w:div>
        <w:div w:id="1114985574">
          <w:marLeft w:val="640"/>
          <w:marRight w:val="0"/>
          <w:marTop w:val="0"/>
          <w:marBottom w:val="0"/>
          <w:divBdr>
            <w:top w:val="none" w:sz="0" w:space="0" w:color="auto"/>
            <w:left w:val="none" w:sz="0" w:space="0" w:color="auto"/>
            <w:bottom w:val="none" w:sz="0" w:space="0" w:color="auto"/>
            <w:right w:val="none" w:sz="0" w:space="0" w:color="auto"/>
          </w:divBdr>
        </w:div>
        <w:div w:id="1557163259">
          <w:marLeft w:val="640"/>
          <w:marRight w:val="0"/>
          <w:marTop w:val="0"/>
          <w:marBottom w:val="0"/>
          <w:divBdr>
            <w:top w:val="none" w:sz="0" w:space="0" w:color="auto"/>
            <w:left w:val="none" w:sz="0" w:space="0" w:color="auto"/>
            <w:bottom w:val="none" w:sz="0" w:space="0" w:color="auto"/>
            <w:right w:val="none" w:sz="0" w:space="0" w:color="auto"/>
          </w:divBdr>
        </w:div>
        <w:div w:id="20978681">
          <w:marLeft w:val="640"/>
          <w:marRight w:val="0"/>
          <w:marTop w:val="0"/>
          <w:marBottom w:val="0"/>
          <w:divBdr>
            <w:top w:val="none" w:sz="0" w:space="0" w:color="auto"/>
            <w:left w:val="none" w:sz="0" w:space="0" w:color="auto"/>
            <w:bottom w:val="none" w:sz="0" w:space="0" w:color="auto"/>
            <w:right w:val="none" w:sz="0" w:space="0" w:color="auto"/>
          </w:divBdr>
        </w:div>
        <w:div w:id="516115557">
          <w:marLeft w:val="640"/>
          <w:marRight w:val="0"/>
          <w:marTop w:val="0"/>
          <w:marBottom w:val="0"/>
          <w:divBdr>
            <w:top w:val="none" w:sz="0" w:space="0" w:color="auto"/>
            <w:left w:val="none" w:sz="0" w:space="0" w:color="auto"/>
            <w:bottom w:val="none" w:sz="0" w:space="0" w:color="auto"/>
            <w:right w:val="none" w:sz="0" w:space="0" w:color="auto"/>
          </w:divBdr>
        </w:div>
        <w:div w:id="1470173013">
          <w:marLeft w:val="640"/>
          <w:marRight w:val="0"/>
          <w:marTop w:val="0"/>
          <w:marBottom w:val="0"/>
          <w:divBdr>
            <w:top w:val="none" w:sz="0" w:space="0" w:color="auto"/>
            <w:left w:val="none" w:sz="0" w:space="0" w:color="auto"/>
            <w:bottom w:val="none" w:sz="0" w:space="0" w:color="auto"/>
            <w:right w:val="none" w:sz="0" w:space="0" w:color="auto"/>
          </w:divBdr>
        </w:div>
        <w:div w:id="1262566695">
          <w:marLeft w:val="640"/>
          <w:marRight w:val="0"/>
          <w:marTop w:val="0"/>
          <w:marBottom w:val="0"/>
          <w:divBdr>
            <w:top w:val="none" w:sz="0" w:space="0" w:color="auto"/>
            <w:left w:val="none" w:sz="0" w:space="0" w:color="auto"/>
            <w:bottom w:val="none" w:sz="0" w:space="0" w:color="auto"/>
            <w:right w:val="none" w:sz="0" w:space="0" w:color="auto"/>
          </w:divBdr>
        </w:div>
        <w:div w:id="742798992">
          <w:marLeft w:val="640"/>
          <w:marRight w:val="0"/>
          <w:marTop w:val="0"/>
          <w:marBottom w:val="0"/>
          <w:divBdr>
            <w:top w:val="none" w:sz="0" w:space="0" w:color="auto"/>
            <w:left w:val="none" w:sz="0" w:space="0" w:color="auto"/>
            <w:bottom w:val="none" w:sz="0" w:space="0" w:color="auto"/>
            <w:right w:val="none" w:sz="0" w:space="0" w:color="auto"/>
          </w:divBdr>
        </w:div>
        <w:div w:id="1129782631">
          <w:marLeft w:val="640"/>
          <w:marRight w:val="0"/>
          <w:marTop w:val="0"/>
          <w:marBottom w:val="0"/>
          <w:divBdr>
            <w:top w:val="none" w:sz="0" w:space="0" w:color="auto"/>
            <w:left w:val="none" w:sz="0" w:space="0" w:color="auto"/>
            <w:bottom w:val="none" w:sz="0" w:space="0" w:color="auto"/>
            <w:right w:val="none" w:sz="0" w:space="0" w:color="auto"/>
          </w:divBdr>
        </w:div>
        <w:div w:id="1990481393">
          <w:marLeft w:val="640"/>
          <w:marRight w:val="0"/>
          <w:marTop w:val="0"/>
          <w:marBottom w:val="0"/>
          <w:divBdr>
            <w:top w:val="none" w:sz="0" w:space="0" w:color="auto"/>
            <w:left w:val="none" w:sz="0" w:space="0" w:color="auto"/>
            <w:bottom w:val="none" w:sz="0" w:space="0" w:color="auto"/>
            <w:right w:val="none" w:sz="0" w:space="0" w:color="auto"/>
          </w:divBdr>
        </w:div>
        <w:div w:id="532421851">
          <w:marLeft w:val="640"/>
          <w:marRight w:val="0"/>
          <w:marTop w:val="0"/>
          <w:marBottom w:val="0"/>
          <w:divBdr>
            <w:top w:val="none" w:sz="0" w:space="0" w:color="auto"/>
            <w:left w:val="none" w:sz="0" w:space="0" w:color="auto"/>
            <w:bottom w:val="none" w:sz="0" w:space="0" w:color="auto"/>
            <w:right w:val="none" w:sz="0" w:space="0" w:color="auto"/>
          </w:divBdr>
        </w:div>
        <w:div w:id="70204494">
          <w:marLeft w:val="640"/>
          <w:marRight w:val="0"/>
          <w:marTop w:val="0"/>
          <w:marBottom w:val="0"/>
          <w:divBdr>
            <w:top w:val="none" w:sz="0" w:space="0" w:color="auto"/>
            <w:left w:val="none" w:sz="0" w:space="0" w:color="auto"/>
            <w:bottom w:val="none" w:sz="0" w:space="0" w:color="auto"/>
            <w:right w:val="none" w:sz="0" w:space="0" w:color="auto"/>
          </w:divBdr>
        </w:div>
        <w:div w:id="105738653">
          <w:marLeft w:val="640"/>
          <w:marRight w:val="0"/>
          <w:marTop w:val="0"/>
          <w:marBottom w:val="0"/>
          <w:divBdr>
            <w:top w:val="none" w:sz="0" w:space="0" w:color="auto"/>
            <w:left w:val="none" w:sz="0" w:space="0" w:color="auto"/>
            <w:bottom w:val="none" w:sz="0" w:space="0" w:color="auto"/>
            <w:right w:val="none" w:sz="0" w:space="0" w:color="auto"/>
          </w:divBdr>
        </w:div>
        <w:div w:id="1266226824">
          <w:marLeft w:val="640"/>
          <w:marRight w:val="0"/>
          <w:marTop w:val="0"/>
          <w:marBottom w:val="0"/>
          <w:divBdr>
            <w:top w:val="none" w:sz="0" w:space="0" w:color="auto"/>
            <w:left w:val="none" w:sz="0" w:space="0" w:color="auto"/>
            <w:bottom w:val="none" w:sz="0" w:space="0" w:color="auto"/>
            <w:right w:val="none" w:sz="0" w:space="0" w:color="auto"/>
          </w:divBdr>
        </w:div>
        <w:div w:id="1643775673">
          <w:marLeft w:val="640"/>
          <w:marRight w:val="0"/>
          <w:marTop w:val="0"/>
          <w:marBottom w:val="0"/>
          <w:divBdr>
            <w:top w:val="none" w:sz="0" w:space="0" w:color="auto"/>
            <w:left w:val="none" w:sz="0" w:space="0" w:color="auto"/>
            <w:bottom w:val="none" w:sz="0" w:space="0" w:color="auto"/>
            <w:right w:val="none" w:sz="0" w:space="0" w:color="auto"/>
          </w:divBdr>
        </w:div>
        <w:div w:id="2048680030">
          <w:marLeft w:val="640"/>
          <w:marRight w:val="0"/>
          <w:marTop w:val="0"/>
          <w:marBottom w:val="0"/>
          <w:divBdr>
            <w:top w:val="none" w:sz="0" w:space="0" w:color="auto"/>
            <w:left w:val="none" w:sz="0" w:space="0" w:color="auto"/>
            <w:bottom w:val="none" w:sz="0" w:space="0" w:color="auto"/>
            <w:right w:val="none" w:sz="0" w:space="0" w:color="auto"/>
          </w:divBdr>
        </w:div>
        <w:div w:id="760371122">
          <w:marLeft w:val="640"/>
          <w:marRight w:val="0"/>
          <w:marTop w:val="0"/>
          <w:marBottom w:val="0"/>
          <w:divBdr>
            <w:top w:val="none" w:sz="0" w:space="0" w:color="auto"/>
            <w:left w:val="none" w:sz="0" w:space="0" w:color="auto"/>
            <w:bottom w:val="none" w:sz="0" w:space="0" w:color="auto"/>
            <w:right w:val="none" w:sz="0" w:space="0" w:color="auto"/>
          </w:divBdr>
        </w:div>
        <w:div w:id="1822966894">
          <w:marLeft w:val="640"/>
          <w:marRight w:val="0"/>
          <w:marTop w:val="0"/>
          <w:marBottom w:val="0"/>
          <w:divBdr>
            <w:top w:val="none" w:sz="0" w:space="0" w:color="auto"/>
            <w:left w:val="none" w:sz="0" w:space="0" w:color="auto"/>
            <w:bottom w:val="none" w:sz="0" w:space="0" w:color="auto"/>
            <w:right w:val="none" w:sz="0" w:space="0" w:color="auto"/>
          </w:divBdr>
        </w:div>
        <w:div w:id="1296907589">
          <w:marLeft w:val="640"/>
          <w:marRight w:val="0"/>
          <w:marTop w:val="0"/>
          <w:marBottom w:val="0"/>
          <w:divBdr>
            <w:top w:val="none" w:sz="0" w:space="0" w:color="auto"/>
            <w:left w:val="none" w:sz="0" w:space="0" w:color="auto"/>
            <w:bottom w:val="none" w:sz="0" w:space="0" w:color="auto"/>
            <w:right w:val="none" w:sz="0" w:space="0" w:color="auto"/>
          </w:divBdr>
        </w:div>
      </w:divsChild>
    </w:div>
    <w:div w:id="640503720">
      <w:bodyDiv w:val="1"/>
      <w:marLeft w:val="0"/>
      <w:marRight w:val="0"/>
      <w:marTop w:val="0"/>
      <w:marBottom w:val="0"/>
      <w:divBdr>
        <w:top w:val="none" w:sz="0" w:space="0" w:color="auto"/>
        <w:left w:val="none" w:sz="0" w:space="0" w:color="auto"/>
        <w:bottom w:val="none" w:sz="0" w:space="0" w:color="auto"/>
        <w:right w:val="none" w:sz="0" w:space="0" w:color="auto"/>
      </w:divBdr>
      <w:divsChild>
        <w:div w:id="1961766627">
          <w:marLeft w:val="640"/>
          <w:marRight w:val="0"/>
          <w:marTop w:val="0"/>
          <w:marBottom w:val="0"/>
          <w:divBdr>
            <w:top w:val="none" w:sz="0" w:space="0" w:color="auto"/>
            <w:left w:val="none" w:sz="0" w:space="0" w:color="auto"/>
            <w:bottom w:val="none" w:sz="0" w:space="0" w:color="auto"/>
            <w:right w:val="none" w:sz="0" w:space="0" w:color="auto"/>
          </w:divBdr>
        </w:div>
        <w:div w:id="1449080833">
          <w:marLeft w:val="640"/>
          <w:marRight w:val="0"/>
          <w:marTop w:val="0"/>
          <w:marBottom w:val="0"/>
          <w:divBdr>
            <w:top w:val="none" w:sz="0" w:space="0" w:color="auto"/>
            <w:left w:val="none" w:sz="0" w:space="0" w:color="auto"/>
            <w:bottom w:val="none" w:sz="0" w:space="0" w:color="auto"/>
            <w:right w:val="none" w:sz="0" w:space="0" w:color="auto"/>
          </w:divBdr>
        </w:div>
        <w:div w:id="149906022">
          <w:marLeft w:val="640"/>
          <w:marRight w:val="0"/>
          <w:marTop w:val="0"/>
          <w:marBottom w:val="0"/>
          <w:divBdr>
            <w:top w:val="none" w:sz="0" w:space="0" w:color="auto"/>
            <w:left w:val="none" w:sz="0" w:space="0" w:color="auto"/>
            <w:bottom w:val="none" w:sz="0" w:space="0" w:color="auto"/>
            <w:right w:val="none" w:sz="0" w:space="0" w:color="auto"/>
          </w:divBdr>
        </w:div>
        <w:div w:id="86393129">
          <w:marLeft w:val="640"/>
          <w:marRight w:val="0"/>
          <w:marTop w:val="0"/>
          <w:marBottom w:val="0"/>
          <w:divBdr>
            <w:top w:val="none" w:sz="0" w:space="0" w:color="auto"/>
            <w:left w:val="none" w:sz="0" w:space="0" w:color="auto"/>
            <w:bottom w:val="none" w:sz="0" w:space="0" w:color="auto"/>
            <w:right w:val="none" w:sz="0" w:space="0" w:color="auto"/>
          </w:divBdr>
        </w:div>
        <w:div w:id="1594632113">
          <w:marLeft w:val="640"/>
          <w:marRight w:val="0"/>
          <w:marTop w:val="0"/>
          <w:marBottom w:val="0"/>
          <w:divBdr>
            <w:top w:val="none" w:sz="0" w:space="0" w:color="auto"/>
            <w:left w:val="none" w:sz="0" w:space="0" w:color="auto"/>
            <w:bottom w:val="none" w:sz="0" w:space="0" w:color="auto"/>
            <w:right w:val="none" w:sz="0" w:space="0" w:color="auto"/>
          </w:divBdr>
        </w:div>
        <w:div w:id="1293949617">
          <w:marLeft w:val="640"/>
          <w:marRight w:val="0"/>
          <w:marTop w:val="0"/>
          <w:marBottom w:val="0"/>
          <w:divBdr>
            <w:top w:val="none" w:sz="0" w:space="0" w:color="auto"/>
            <w:left w:val="none" w:sz="0" w:space="0" w:color="auto"/>
            <w:bottom w:val="none" w:sz="0" w:space="0" w:color="auto"/>
            <w:right w:val="none" w:sz="0" w:space="0" w:color="auto"/>
          </w:divBdr>
        </w:div>
        <w:div w:id="138427604">
          <w:marLeft w:val="640"/>
          <w:marRight w:val="0"/>
          <w:marTop w:val="0"/>
          <w:marBottom w:val="0"/>
          <w:divBdr>
            <w:top w:val="none" w:sz="0" w:space="0" w:color="auto"/>
            <w:left w:val="none" w:sz="0" w:space="0" w:color="auto"/>
            <w:bottom w:val="none" w:sz="0" w:space="0" w:color="auto"/>
            <w:right w:val="none" w:sz="0" w:space="0" w:color="auto"/>
          </w:divBdr>
        </w:div>
        <w:div w:id="474227444">
          <w:marLeft w:val="640"/>
          <w:marRight w:val="0"/>
          <w:marTop w:val="0"/>
          <w:marBottom w:val="0"/>
          <w:divBdr>
            <w:top w:val="none" w:sz="0" w:space="0" w:color="auto"/>
            <w:left w:val="none" w:sz="0" w:space="0" w:color="auto"/>
            <w:bottom w:val="none" w:sz="0" w:space="0" w:color="auto"/>
            <w:right w:val="none" w:sz="0" w:space="0" w:color="auto"/>
          </w:divBdr>
        </w:div>
        <w:div w:id="1805542892">
          <w:marLeft w:val="640"/>
          <w:marRight w:val="0"/>
          <w:marTop w:val="0"/>
          <w:marBottom w:val="0"/>
          <w:divBdr>
            <w:top w:val="none" w:sz="0" w:space="0" w:color="auto"/>
            <w:left w:val="none" w:sz="0" w:space="0" w:color="auto"/>
            <w:bottom w:val="none" w:sz="0" w:space="0" w:color="auto"/>
            <w:right w:val="none" w:sz="0" w:space="0" w:color="auto"/>
          </w:divBdr>
        </w:div>
        <w:div w:id="1068383679">
          <w:marLeft w:val="640"/>
          <w:marRight w:val="0"/>
          <w:marTop w:val="0"/>
          <w:marBottom w:val="0"/>
          <w:divBdr>
            <w:top w:val="none" w:sz="0" w:space="0" w:color="auto"/>
            <w:left w:val="none" w:sz="0" w:space="0" w:color="auto"/>
            <w:bottom w:val="none" w:sz="0" w:space="0" w:color="auto"/>
            <w:right w:val="none" w:sz="0" w:space="0" w:color="auto"/>
          </w:divBdr>
        </w:div>
        <w:div w:id="1608851372">
          <w:marLeft w:val="640"/>
          <w:marRight w:val="0"/>
          <w:marTop w:val="0"/>
          <w:marBottom w:val="0"/>
          <w:divBdr>
            <w:top w:val="none" w:sz="0" w:space="0" w:color="auto"/>
            <w:left w:val="none" w:sz="0" w:space="0" w:color="auto"/>
            <w:bottom w:val="none" w:sz="0" w:space="0" w:color="auto"/>
            <w:right w:val="none" w:sz="0" w:space="0" w:color="auto"/>
          </w:divBdr>
        </w:div>
        <w:div w:id="716979185">
          <w:marLeft w:val="640"/>
          <w:marRight w:val="0"/>
          <w:marTop w:val="0"/>
          <w:marBottom w:val="0"/>
          <w:divBdr>
            <w:top w:val="none" w:sz="0" w:space="0" w:color="auto"/>
            <w:left w:val="none" w:sz="0" w:space="0" w:color="auto"/>
            <w:bottom w:val="none" w:sz="0" w:space="0" w:color="auto"/>
            <w:right w:val="none" w:sz="0" w:space="0" w:color="auto"/>
          </w:divBdr>
        </w:div>
        <w:div w:id="781534493">
          <w:marLeft w:val="640"/>
          <w:marRight w:val="0"/>
          <w:marTop w:val="0"/>
          <w:marBottom w:val="0"/>
          <w:divBdr>
            <w:top w:val="none" w:sz="0" w:space="0" w:color="auto"/>
            <w:left w:val="none" w:sz="0" w:space="0" w:color="auto"/>
            <w:bottom w:val="none" w:sz="0" w:space="0" w:color="auto"/>
            <w:right w:val="none" w:sz="0" w:space="0" w:color="auto"/>
          </w:divBdr>
        </w:div>
        <w:div w:id="1949240288">
          <w:marLeft w:val="640"/>
          <w:marRight w:val="0"/>
          <w:marTop w:val="0"/>
          <w:marBottom w:val="0"/>
          <w:divBdr>
            <w:top w:val="none" w:sz="0" w:space="0" w:color="auto"/>
            <w:left w:val="none" w:sz="0" w:space="0" w:color="auto"/>
            <w:bottom w:val="none" w:sz="0" w:space="0" w:color="auto"/>
            <w:right w:val="none" w:sz="0" w:space="0" w:color="auto"/>
          </w:divBdr>
        </w:div>
        <w:div w:id="476992680">
          <w:marLeft w:val="640"/>
          <w:marRight w:val="0"/>
          <w:marTop w:val="0"/>
          <w:marBottom w:val="0"/>
          <w:divBdr>
            <w:top w:val="none" w:sz="0" w:space="0" w:color="auto"/>
            <w:left w:val="none" w:sz="0" w:space="0" w:color="auto"/>
            <w:bottom w:val="none" w:sz="0" w:space="0" w:color="auto"/>
            <w:right w:val="none" w:sz="0" w:space="0" w:color="auto"/>
          </w:divBdr>
        </w:div>
        <w:div w:id="1221747748">
          <w:marLeft w:val="640"/>
          <w:marRight w:val="0"/>
          <w:marTop w:val="0"/>
          <w:marBottom w:val="0"/>
          <w:divBdr>
            <w:top w:val="none" w:sz="0" w:space="0" w:color="auto"/>
            <w:left w:val="none" w:sz="0" w:space="0" w:color="auto"/>
            <w:bottom w:val="none" w:sz="0" w:space="0" w:color="auto"/>
            <w:right w:val="none" w:sz="0" w:space="0" w:color="auto"/>
          </w:divBdr>
        </w:div>
        <w:div w:id="1883251602">
          <w:marLeft w:val="640"/>
          <w:marRight w:val="0"/>
          <w:marTop w:val="0"/>
          <w:marBottom w:val="0"/>
          <w:divBdr>
            <w:top w:val="none" w:sz="0" w:space="0" w:color="auto"/>
            <w:left w:val="none" w:sz="0" w:space="0" w:color="auto"/>
            <w:bottom w:val="none" w:sz="0" w:space="0" w:color="auto"/>
            <w:right w:val="none" w:sz="0" w:space="0" w:color="auto"/>
          </w:divBdr>
        </w:div>
        <w:div w:id="687291245">
          <w:marLeft w:val="640"/>
          <w:marRight w:val="0"/>
          <w:marTop w:val="0"/>
          <w:marBottom w:val="0"/>
          <w:divBdr>
            <w:top w:val="none" w:sz="0" w:space="0" w:color="auto"/>
            <w:left w:val="none" w:sz="0" w:space="0" w:color="auto"/>
            <w:bottom w:val="none" w:sz="0" w:space="0" w:color="auto"/>
            <w:right w:val="none" w:sz="0" w:space="0" w:color="auto"/>
          </w:divBdr>
        </w:div>
        <w:div w:id="1903176776">
          <w:marLeft w:val="640"/>
          <w:marRight w:val="0"/>
          <w:marTop w:val="0"/>
          <w:marBottom w:val="0"/>
          <w:divBdr>
            <w:top w:val="none" w:sz="0" w:space="0" w:color="auto"/>
            <w:left w:val="none" w:sz="0" w:space="0" w:color="auto"/>
            <w:bottom w:val="none" w:sz="0" w:space="0" w:color="auto"/>
            <w:right w:val="none" w:sz="0" w:space="0" w:color="auto"/>
          </w:divBdr>
        </w:div>
        <w:div w:id="1309868946">
          <w:marLeft w:val="640"/>
          <w:marRight w:val="0"/>
          <w:marTop w:val="0"/>
          <w:marBottom w:val="0"/>
          <w:divBdr>
            <w:top w:val="none" w:sz="0" w:space="0" w:color="auto"/>
            <w:left w:val="none" w:sz="0" w:space="0" w:color="auto"/>
            <w:bottom w:val="none" w:sz="0" w:space="0" w:color="auto"/>
            <w:right w:val="none" w:sz="0" w:space="0" w:color="auto"/>
          </w:divBdr>
        </w:div>
        <w:div w:id="2111001389">
          <w:marLeft w:val="640"/>
          <w:marRight w:val="0"/>
          <w:marTop w:val="0"/>
          <w:marBottom w:val="0"/>
          <w:divBdr>
            <w:top w:val="none" w:sz="0" w:space="0" w:color="auto"/>
            <w:left w:val="none" w:sz="0" w:space="0" w:color="auto"/>
            <w:bottom w:val="none" w:sz="0" w:space="0" w:color="auto"/>
            <w:right w:val="none" w:sz="0" w:space="0" w:color="auto"/>
          </w:divBdr>
        </w:div>
        <w:div w:id="7027549">
          <w:marLeft w:val="640"/>
          <w:marRight w:val="0"/>
          <w:marTop w:val="0"/>
          <w:marBottom w:val="0"/>
          <w:divBdr>
            <w:top w:val="none" w:sz="0" w:space="0" w:color="auto"/>
            <w:left w:val="none" w:sz="0" w:space="0" w:color="auto"/>
            <w:bottom w:val="none" w:sz="0" w:space="0" w:color="auto"/>
            <w:right w:val="none" w:sz="0" w:space="0" w:color="auto"/>
          </w:divBdr>
        </w:div>
        <w:div w:id="1997804837">
          <w:marLeft w:val="640"/>
          <w:marRight w:val="0"/>
          <w:marTop w:val="0"/>
          <w:marBottom w:val="0"/>
          <w:divBdr>
            <w:top w:val="none" w:sz="0" w:space="0" w:color="auto"/>
            <w:left w:val="none" w:sz="0" w:space="0" w:color="auto"/>
            <w:bottom w:val="none" w:sz="0" w:space="0" w:color="auto"/>
            <w:right w:val="none" w:sz="0" w:space="0" w:color="auto"/>
          </w:divBdr>
        </w:div>
        <w:div w:id="1256475698">
          <w:marLeft w:val="640"/>
          <w:marRight w:val="0"/>
          <w:marTop w:val="0"/>
          <w:marBottom w:val="0"/>
          <w:divBdr>
            <w:top w:val="none" w:sz="0" w:space="0" w:color="auto"/>
            <w:left w:val="none" w:sz="0" w:space="0" w:color="auto"/>
            <w:bottom w:val="none" w:sz="0" w:space="0" w:color="auto"/>
            <w:right w:val="none" w:sz="0" w:space="0" w:color="auto"/>
          </w:divBdr>
        </w:div>
        <w:div w:id="965507454">
          <w:marLeft w:val="640"/>
          <w:marRight w:val="0"/>
          <w:marTop w:val="0"/>
          <w:marBottom w:val="0"/>
          <w:divBdr>
            <w:top w:val="none" w:sz="0" w:space="0" w:color="auto"/>
            <w:left w:val="none" w:sz="0" w:space="0" w:color="auto"/>
            <w:bottom w:val="none" w:sz="0" w:space="0" w:color="auto"/>
            <w:right w:val="none" w:sz="0" w:space="0" w:color="auto"/>
          </w:divBdr>
        </w:div>
        <w:div w:id="333803138">
          <w:marLeft w:val="640"/>
          <w:marRight w:val="0"/>
          <w:marTop w:val="0"/>
          <w:marBottom w:val="0"/>
          <w:divBdr>
            <w:top w:val="none" w:sz="0" w:space="0" w:color="auto"/>
            <w:left w:val="none" w:sz="0" w:space="0" w:color="auto"/>
            <w:bottom w:val="none" w:sz="0" w:space="0" w:color="auto"/>
            <w:right w:val="none" w:sz="0" w:space="0" w:color="auto"/>
          </w:divBdr>
        </w:div>
        <w:div w:id="531116830">
          <w:marLeft w:val="640"/>
          <w:marRight w:val="0"/>
          <w:marTop w:val="0"/>
          <w:marBottom w:val="0"/>
          <w:divBdr>
            <w:top w:val="none" w:sz="0" w:space="0" w:color="auto"/>
            <w:left w:val="none" w:sz="0" w:space="0" w:color="auto"/>
            <w:bottom w:val="none" w:sz="0" w:space="0" w:color="auto"/>
            <w:right w:val="none" w:sz="0" w:space="0" w:color="auto"/>
          </w:divBdr>
        </w:div>
        <w:div w:id="246421757">
          <w:marLeft w:val="640"/>
          <w:marRight w:val="0"/>
          <w:marTop w:val="0"/>
          <w:marBottom w:val="0"/>
          <w:divBdr>
            <w:top w:val="none" w:sz="0" w:space="0" w:color="auto"/>
            <w:left w:val="none" w:sz="0" w:space="0" w:color="auto"/>
            <w:bottom w:val="none" w:sz="0" w:space="0" w:color="auto"/>
            <w:right w:val="none" w:sz="0" w:space="0" w:color="auto"/>
          </w:divBdr>
        </w:div>
      </w:divsChild>
    </w:div>
    <w:div w:id="646709718">
      <w:bodyDiv w:val="1"/>
      <w:marLeft w:val="0"/>
      <w:marRight w:val="0"/>
      <w:marTop w:val="0"/>
      <w:marBottom w:val="0"/>
      <w:divBdr>
        <w:top w:val="none" w:sz="0" w:space="0" w:color="auto"/>
        <w:left w:val="none" w:sz="0" w:space="0" w:color="auto"/>
        <w:bottom w:val="none" w:sz="0" w:space="0" w:color="auto"/>
        <w:right w:val="none" w:sz="0" w:space="0" w:color="auto"/>
      </w:divBdr>
      <w:divsChild>
        <w:div w:id="606498966">
          <w:marLeft w:val="480"/>
          <w:marRight w:val="0"/>
          <w:marTop w:val="0"/>
          <w:marBottom w:val="0"/>
          <w:divBdr>
            <w:top w:val="none" w:sz="0" w:space="0" w:color="auto"/>
            <w:left w:val="none" w:sz="0" w:space="0" w:color="auto"/>
            <w:bottom w:val="none" w:sz="0" w:space="0" w:color="auto"/>
            <w:right w:val="none" w:sz="0" w:space="0" w:color="auto"/>
          </w:divBdr>
        </w:div>
        <w:div w:id="1704867407">
          <w:marLeft w:val="480"/>
          <w:marRight w:val="0"/>
          <w:marTop w:val="0"/>
          <w:marBottom w:val="0"/>
          <w:divBdr>
            <w:top w:val="none" w:sz="0" w:space="0" w:color="auto"/>
            <w:left w:val="none" w:sz="0" w:space="0" w:color="auto"/>
            <w:bottom w:val="none" w:sz="0" w:space="0" w:color="auto"/>
            <w:right w:val="none" w:sz="0" w:space="0" w:color="auto"/>
          </w:divBdr>
        </w:div>
        <w:div w:id="491258183">
          <w:marLeft w:val="480"/>
          <w:marRight w:val="0"/>
          <w:marTop w:val="0"/>
          <w:marBottom w:val="0"/>
          <w:divBdr>
            <w:top w:val="none" w:sz="0" w:space="0" w:color="auto"/>
            <w:left w:val="none" w:sz="0" w:space="0" w:color="auto"/>
            <w:bottom w:val="none" w:sz="0" w:space="0" w:color="auto"/>
            <w:right w:val="none" w:sz="0" w:space="0" w:color="auto"/>
          </w:divBdr>
        </w:div>
        <w:div w:id="1991709821">
          <w:marLeft w:val="480"/>
          <w:marRight w:val="0"/>
          <w:marTop w:val="0"/>
          <w:marBottom w:val="0"/>
          <w:divBdr>
            <w:top w:val="none" w:sz="0" w:space="0" w:color="auto"/>
            <w:left w:val="none" w:sz="0" w:space="0" w:color="auto"/>
            <w:bottom w:val="none" w:sz="0" w:space="0" w:color="auto"/>
            <w:right w:val="none" w:sz="0" w:space="0" w:color="auto"/>
          </w:divBdr>
        </w:div>
        <w:div w:id="418674756">
          <w:marLeft w:val="480"/>
          <w:marRight w:val="0"/>
          <w:marTop w:val="0"/>
          <w:marBottom w:val="0"/>
          <w:divBdr>
            <w:top w:val="none" w:sz="0" w:space="0" w:color="auto"/>
            <w:left w:val="none" w:sz="0" w:space="0" w:color="auto"/>
            <w:bottom w:val="none" w:sz="0" w:space="0" w:color="auto"/>
            <w:right w:val="none" w:sz="0" w:space="0" w:color="auto"/>
          </w:divBdr>
        </w:div>
        <w:div w:id="1783841265">
          <w:marLeft w:val="480"/>
          <w:marRight w:val="0"/>
          <w:marTop w:val="0"/>
          <w:marBottom w:val="0"/>
          <w:divBdr>
            <w:top w:val="none" w:sz="0" w:space="0" w:color="auto"/>
            <w:left w:val="none" w:sz="0" w:space="0" w:color="auto"/>
            <w:bottom w:val="none" w:sz="0" w:space="0" w:color="auto"/>
            <w:right w:val="none" w:sz="0" w:space="0" w:color="auto"/>
          </w:divBdr>
        </w:div>
        <w:div w:id="1510947950">
          <w:marLeft w:val="480"/>
          <w:marRight w:val="0"/>
          <w:marTop w:val="0"/>
          <w:marBottom w:val="0"/>
          <w:divBdr>
            <w:top w:val="none" w:sz="0" w:space="0" w:color="auto"/>
            <w:left w:val="none" w:sz="0" w:space="0" w:color="auto"/>
            <w:bottom w:val="none" w:sz="0" w:space="0" w:color="auto"/>
            <w:right w:val="none" w:sz="0" w:space="0" w:color="auto"/>
          </w:divBdr>
        </w:div>
        <w:div w:id="1803189415">
          <w:marLeft w:val="480"/>
          <w:marRight w:val="0"/>
          <w:marTop w:val="0"/>
          <w:marBottom w:val="0"/>
          <w:divBdr>
            <w:top w:val="none" w:sz="0" w:space="0" w:color="auto"/>
            <w:left w:val="none" w:sz="0" w:space="0" w:color="auto"/>
            <w:bottom w:val="none" w:sz="0" w:space="0" w:color="auto"/>
            <w:right w:val="none" w:sz="0" w:space="0" w:color="auto"/>
          </w:divBdr>
        </w:div>
        <w:div w:id="1174951328">
          <w:marLeft w:val="480"/>
          <w:marRight w:val="0"/>
          <w:marTop w:val="0"/>
          <w:marBottom w:val="0"/>
          <w:divBdr>
            <w:top w:val="none" w:sz="0" w:space="0" w:color="auto"/>
            <w:left w:val="none" w:sz="0" w:space="0" w:color="auto"/>
            <w:bottom w:val="none" w:sz="0" w:space="0" w:color="auto"/>
            <w:right w:val="none" w:sz="0" w:space="0" w:color="auto"/>
          </w:divBdr>
        </w:div>
        <w:div w:id="69083135">
          <w:marLeft w:val="480"/>
          <w:marRight w:val="0"/>
          <w:marTop w:val="0"/>
          <w:marBottom w:val="0"/>
          <w:divBdr>
            <w:top w:val="none" w:sz="0" w:space="0" w:color="auto"/>
            <w:left w:val="none" w:sz="0" w:space="0" w:color="auto"/>
            <w:bottom w:val="none" w:sz="0" w:space="0" w:color="auto"/>
            <w:right w:val="none" w:sz="0" w:space="0" w:color="auto"/>
          </w:divBdr>
        </w:div>
        <w:div w:id="2075349593">
          <w:marLeft w:val="480"/>
          <w:marRight w:val="0"/>
          <w:marTop w:val="0"/>
          <w:marBottom w:val="0"/>
          <w:divBdr>
            <w:top w:val="none" w:sz="0" w:space="0" w:color="auto"/>
            <w:left w:val="none" w:sz="0" w:space="0" w:color="auto"/>
            <w:bottom w:val="none" w:sz="0" w:space="0" w:color="auto"/>
            <w:right w:val="none" w:sz="0" w:space="0" w:color="auto"/>
          </w:divBdr>
        </w:div>
        <w:div w:id="856774657">
          <w:marLeft w:val="480"/>
          <w:marRight w:val="0"/>
          <w:marTop w:val="0"/>
          <w:marBottom w:val="0"/>
          <w:divBdr>
            <w:top w:val="none" w:sz="0" w:space="0" w:color="auto"/>
            <w:left w:val="none" w:sz="0" w:space="0" w:color="auto"/>
            <w:bottom w:val="none" w:sz="0" w:space="0" w:color="auto"/>
            <w:right w:val="none" w:sz="0" w:space="0" w:color="auto"/>
          </w:divBdr>
        </w:div>
        <w:div w:id="1206021396">
          <w:marLeft w:val="480"/>
          <w:marRight w:val="0"/>
          <w:marTop w:val="0"/>
          <w:marBottom w:val="0"/>
          <w:divBdr>
            <w:top w:val="none" w:sz="0" w:space="0" w:color="auto"/>
            <w:left w:val="none" w:sz="0" w:space="0" w:color="auto"/>
            <w:bottom w:val="none" w:sz="0" w:space="0" w:color="auto"/>
            <w:right w:val="none" w:sz="0" w:space="0" w:color="auto"/>
          </w:divBdr>
        </w:div>
        <w:div w:id="1140805235">
          <w:marLeft w:val="480"/>
          <w:marRight w:val="0"/>
          <w:marTop w:val="0"/>
          <w:marBottom w:val="0"/>
          <w:divBdr>
            <w:top w:val="none" w:sz="0" w:space="0" w:color="auto"/>
            <w:left w:val="none" w:sz="0" w:space="0" w:color="auto"/>
            <w:bottom w:val="none" w:sz="0" w:space="0" w:color="auto"/>
            <w:right w:val="none" w:sz="0" w:space="0" w:color="auto"/>
          </w:divBdr>
        </w:div>
        <w:div w:id="1018654319">
          <w:marLeft w:val="480"/>
          <w:marRight w:val="0"/>
          <w:marTop w:val="0"/>
          <w:marBottom w:val="0"/>
          <w:divBdr>
            <w:top w:val="none" w:sz="0" w:space="0" w:color="auto"/>
            <w:left w:val="none" w:sz="0" w:space="0" w:color="auto"/>
            <w:bottom w:val="none" w:sz="0" w:space="0" w:color="auto"/>
            <w:right w:val="none" w:sz="0" w:space="0" w:color="auto"/>
          </w:divBdr>
        </w:div>
        <w:div w:id="1122262035">
          <w:marLeft w:val="480"/>
          <w:marRight w:val="0"/>
          <w:marTop w:val="0"/>
          <w:marBottom w:val="0"/>
          <w:divBdr>
            <w:top w:val="none" w:sz="0" w:space="0" w:color="auto"/>
            <w:left w:val="none" w:sz="0" w:space="0" w:color="auto"/>
            <w:bottom w:val="none" w:sz="0" w:space="0" w:color="auto"/>
            <w:right w:val="none" w:sz="0" w:space="0" w:color="auto"/>
          </w:divBdr>
        </w:div>
        <w:div w:id="1652179220">
          <w:marLeft w:val="480"/>
          <w:marRight w:val="0"/>
          <w:marTop w:val="0"/>
          <w:marBottom w:val="0"/>
          <w:divBdr>
            <w:top w:val="none" w:sz="0" w:space="0" w:color="auto"/>
            <w:left w:val="none" w:sz="0" w:space="0" w:color="auto"/>
            <w:bottom w:val="none" w:sz="0" w:space="0" w:color="auto"/>
            <w:right w:val="none" w:sz="0" w:space="0" w:color="auto"/>
          </w:divBdr>
        </w:div>
        <w:div w:id="734160796">
          <w:marLeft w:val="480"/>
          <w:marRight w:val="0"/>
          <w:marTop w:val="0"/>
          <w:marBottom w:val="0"/>
          <w:divBdr>
            <w:top w:val="none" w:sz="0" w:space="0" w:color="auto"/>
            <w:left w:val="none" w:sz="0" w:space="0" w:color="auto"/>
            <w:bottom w:val="none" w:sz="0" w:space="0" w:color="auto"/>
            <w:right w:val="none" w:sz="0" w:space="0" w:color="auto"/>
          </w:divBdr>
        </w:div>
        <w:div w:id="2038386566">
          <w:marLeft w:val="480"/>
          <w:marRight w:val="0"/>
          <w:marTop w:val="0"/>
          <w:marBottom w:val="0"/>
          <w:divBdr>
            <w:top w:val="none" w:sz="0" w:space="0" w:color="auto"/>
            <w:left w:val="none" w:sz="0" w:space="0" w:color="auto"/>
            <w:bottom w:val="none" w:sz="0" w:space="0" w:color="auto"/>
            <w:right w:val="none" w:sz="0" w:space="0" w:color="auto"/>
          </w:divBdr>
        </w:div>
        <w:div w:id="2051957877">
          <w:marLeft w:val="480"/>
          <w:marRight w:val="0"/>
          <w:marTop w:val="0"/>
          <w:marBottom w:val="0"/>
          <w:divBdr>
            <w:top w:val="none" w:sz="0" w:space="0" w:color="auto"/>
            <w:left w:val="none" w:sz="0" w:space="0" w:color="auto"/>
            <w:bottom w:val="none" w:sz="0" w:space="0" w:color="auto"/>
            <w:right w:val="none" w:sz="0" w:space="0" w:color="auto"/>
          </w:divBdr>
        </w:div>
        <w:div w:id="40829074">
          <w:marLeft w:val="480"/>
          <w:marRight w:val="0"/>
          <w:marTop w:val="0"/>
          <w:marBottom w:val="0"/>
          <w:divBdr>
            <w:top w:val="none" w:sz="0" w:space="0" w:color="auto"/>
            <w:left w:val="none" w:sz="0" w:space="0" w:color="auto"/>
            <w:bottom w:val="none" w:sz="0" w:space="0" w:color="auto"/>
            <w:right w:val="none" w:sz="0" w:space="0" w:color="auto"/>
          </w:divBdr>
        </w:div>
        <w:div w:id="1632786798">
          <w:marLeft w:val="480"/>
          <w:marRight w:val="0"/>
          <w:marTop w:val="0"/>
          <w:marBottom w:val="0"/>
          <w:divBdr>
            <w:top w:val="none" w:sz="0" w:space="0" w:color="auto"/>
            <w:left w:val="none" w:sz="0" w:space="0" w:color="auto"/>
            <w:bottom w:val="none" w:sz="0" w:space="0" w:color="auto"/>
            <w:right w:val="none" w:sz="0" w:space="0" w:color="auto"/>
          </w:divBdr>
        </w:div>
        <w:div w:id="1939214991">
          <w:marLeft w:val="480"/>
          <w:marRight w:val="0"/>
          <w:marTop w:val="0"/>
          <w:marBottom w:val="0"/>
          <w:divBdr>
            <w:top w:val="none" w:sz="0" w:space="0" w:color="auto"/>
            <w:left w:val="none" w:sz="0" w:space="0" w:color="auto"/>
            <w:bottom w:val="none" w:sz="0" w:space="0" w:color="auto"/>
            <w:right w:val="none" w:sz="0" w:space="0" w:color="auto"/>
          </w:divBdr>
        </w:div>
        <w:div w:id="304434142">
          <w:marLeft w:val="480"/>
          <w:marRight w:val="0"/>
          <w:marTop w:val="0"/>
          <w:marBottom w:val="0"/>
          <w:divBdr>
            <w:top w:val="none" w:sz="0" w:space="0" w:color="auto"/>
            <w:left w:val="none" w:sz="0" w:space="0" w:color="auto"/>
            <w:bottom w:val="none" w:sz="0" w:space="0" w:color="auto"/>
            <w:right w:val="none" w:sz="0" w:space="0" w:color="auto"/>
          </w:divBdr>
        </w:div>
        <w:div w:id="755828253">
          <w:marLeft w:val="480"/>
          <w:marRight w:val="0"/>
          <w:marTop w:val="0"/>
          <w:marBottom w:val="0"/>
          <w:divBdr>
            <w:top w:val="none" w:sz="0" w:space="0" w:color="auto"/>
            <w:left w:val="none" w:sz="0" w:space="0" w:color="auto"/>
            <w:bottom w:val="none" w:sz="0" w:space="0" w:color="auto"/>
            <w:right w:val="none" w:sz="0" w:space="0" w:color="auto"/>
          </w:divBdr>
        </w:div>
        <w:div w:id="335695813">
          <w:marLeft w:val="480"/>
          <w:marRight w:val="0"/>
          <w:marTop w:val="0"/>
          <w:marBottom w:val="0"/>
          <w:divBdr>
            <w:top w:val="none" w:sz="0" w:space="0" w:color="auto"/>
            <w:left w:val="none" w:sz="0" w:space="0" w:color="auto"/>
            <w:bottom w:val="none" w:sz="0" w:space="0" w:color="auto"/>
            <w:right w:val="none" w:sz="0" w:space="0" w:color="auto"/>
          </w:divBdr>
        </w:div>
        <w:div w:id="1437096938">
          <w:marLeft w:val="480"/>
          <w:marRight w:val="0"/>
          <w:marTop w:val="0"/>
          <w:marBottom w:val="0"/>
          <w:divBdr>
            <w:top w:val="none" w:sz="0" w:space="0" w:color="auto"/>
            <w:left w:val="none" w:sz="0" w:space="0" w:color="auto"/>
            <w:bottom w:val="none" w:sz="0" w:space="0" w:color="auto"/>
            <w:right w:val="none" w:sz="0" w:space="0" w:color="auto"/>
          </w:divBdr>
        </w:div>
        <w:div w:id="1380977395">
          <w:marLeft w:val="480"/>
          <w:marRight w:val="0"/>
          <w:marTop w:val="0"/>
          <w:marBottom w:val="0"/>
          <w:divBdr>
            <w:top w:val="none" w:sz="0" w:space="0" w:color="auto"/>
            <w:left w:val="none" w:sz="0" w:space="0" w:color="auto"/>
            <w:bottom w:val="none" w:sz="0" w:space="0" w:color="auto"/>
            <w:right w:val="none" w:sz="0" w:space="0" w:color="auto"/>
          </w:divBdr>
        </w:div>
        <w:div w:id="611862981">
          <w:marLeft w:val="480"/>
          <w:marRight w:val="0"/>
          <w:marTop w:val="0"/>
          <w:marBottom w:val="0"/>
          <w:divBdr>
            <w:top w:val="none" w:sz="0" w:space="0" w:color="auto"/>
            <w:left w:val="none" w:sz="0" w:space="0" w:color="auto"/>
            <w:bottom w:val="none" w:sz="0" w:space="0" w:color="auto"/>
            <w:right w:val="none" w:sz="0" w:space="0" w:color="auto"/>
          </w:divBdr>
        </w:div>
        <w:div w:id="882787017">
          <w:marLeft w:val="480"/>
          <w:marRight w:val="0"/>
          <w:marTop w:val="0"/>
          <w:marBottom w:val="0"/>
          <w:divBdr>
            <w:top w:val="none" w:sz="0" w:space="0" w:color="auto"/>
            <w:left w:val="none" w:sz="0" w:space="0" w:color="auto"/>
            <w:bottom w:val="none" w:sz="0" w:space="0" w:color="auto"/>
            <w:right w:val="none" w:sz="0" w:space="0" w:color="auto"/>
          </w:divBdr>
        </w:div>
        <w:div w:id="1057586638">
          <w:marLeft w:val="480"/>
          <w:marRight w:val="0"/>
          <w:marTop w:val="0"/>
          <w:marBottom w:val="0"/>
          <w:divBdr>
            <w:top w:val="none" w:sz="0" w:space="0" w:color="auto"/>
            <w:left w:val="none" w:sz="0" w:space="0" w:color="auto"/>
            <w:bottom w:val="none" w:sz="0" w:space="0" w:color="auto"/>
            <w:right w:val="none" w:sz="0" w:space="0" w:color="auto"/>
          </w:divBdr>
        </w:div>
        <w:div w:id="1827938904">
          <w:marLeft w:val="480"/>
          <w:marRight w:val="0"/>
          <w:marTop w:val="0"/>
          <w:marBottom w:val="0"/>
          <w:divBdr>
            <w:top w:val="none" w:sz="0" w:space="0" w:color="auto"/>
            <w:left w:val="none" w:sz="0" w:space="0" w:color="auto"/>
            <w:bottom w:val="none" w:sz="0" w:space="0" w:color="auto"/>
            <w:right w:val="none" w:sz="0" w:space="0" w:color="auto"/>
          </w:divBdr>
        </w:div>
        <w:div w:id="675351731">
          <w:marLeft w:val="480"/>
          <w:marRight w:val="0"/>
          <w:marTop w:val="0"/>
          <w:marBottom w:val="0"/>
          <w:divBdr>
            <w:top w:val="none" w:sz="0" w:space="0" w:color="auto"/>
            <w:left w:val="none" w:sz="0" w:space="0" w:color="auto"/>
            <w:bottom w:val="none" w:sz="0" w:space="0" w:color="auto"/>
            <w:right w:val="none" w:sz="0" w:space="0" w:color="auto"/>
          </w:divBdr>
        </w:div>
        <w:div w:id="925920164">
          <w:marLeft w:val="480"/>
          <w:marRight w:val="0"/>
          <w:marTop w:val="0"/>
          <w:marBottom w:val="0"/>
          <w:divBdr>
            <w:top w:val="none" w:sz="0" w:space="0" w:color="auto"/>
            <w:left w:val="none" w:sz="0" w:space="0" w:color="auto"/>
            <w:bottom w:val="none" w:sz="0" w:space="0" w:color="auto"/>
            <w:right w:val="none" w:sz="0" w:space="0" w:color="auto"/>
          </w:divBdr>
        </w:div>
      </w:divsChild>
    </w:div>
    <w:div w:id="656347533">
      <w:bodyDiv w:val="1"/>
      <w:marLeft w:val="0"/>
      <w:marRight w:val="0"/>
      <w:marTop w:val="0"/>
      <w:marBottom w:val="0"/>
      <w:divBdr>
        <w:top w:val="none" w:sz="0" w:space="0" w:color="auto"/>
        <w:left w:val="none" w:sz="0" w:space="0" w:color="auto"/>
        <w:bottom w:val="none" w:sz="0" w:space="0" w:color="auto"/>
        <w:right w:val="none" w:sz="0" w:space="0" w:color="auto"/>
      </w:divBdr>
      <w:divsChild>
        <w:div w:id="967004001">
          <w:marLeft w:val="640"/>
          <w:marRight w:val="0"/>
          <w:marTop w:val="0"/>
          <w:marBottom w:val="0"/>
          <w:divBdr>
            <w:top w:val="none" w:sz="0" w:space="0" w:color="auto"/>
            <w:left w:val="none" w:sz="0" w:space="0" w:color="auto"/>
            <w:bottom w:val="none" w:sz="0" w:space="0" w:color="auto"/>
            <w:right w:val="none" w:sz="0" w:space="0" w:color="auto"/>
          </w:divBdr>
        </w:div>
        <w:div w:id="1583446378">
          <w:marLeft w:val="640"/>
          <w:marRight w:val="0"/>
          <w:marTop w:val="0"/>
          <w:marBottom w:val="0"/>
          <w:divBdr>
            <w:top w:val="none" w:sz="0" w:space="0" w:color="auto"/>
            <w:left w:val="none" w:sz="0" w:space="0" w:color="auto"/>
            <w:bottom w:val="none" w:sz="0" w:space="0" w:color="auto"/>
            <w:right w:val="none" w:sz="0" w:space="0" w:color="auto"/>
          </w:divBdr>
        </w:div>
        <w:div w:id="2122146114">
          <w:marLeft w:val="640"/>
          <w:marRight w:val="0"/>
          <w:marTop w:val="0"/>
          <w:marBottom w:val="0"/>
          <w:divBdr>
            <w:top w:val="none" w:sz="0" w:space="0" w:color="auto"/>
            <w:left w:val="none" w:sz="0" w:space="0" w:color="auto"/>
            <w:bottom w:val="none" w:sz="0" w:space="0" w:color="auto"/>
            <w:right w:val="none" w:sz="0" w:space="0" w:color="auto"/>
          </w:divBdr>
        </w:div>
        <w:div w:id="1379163011">
          <w:marLeft w:val="640"/>
          <w:marRight w:val="0"/>
          <w:marTop w:val="0"/>
          <w:marBottom w:val="0"/>
          <w:divBdr>
            <w:top w:val="none" w:sz="0" w:space="0" w:color="auto"/>
            <w:left w:val="none" w:sz="0" w:space="0" w:color="auto"/>
            <w:bottom w:val="none" w:sz="0" w:space="0" w:color="auto"/>
            <w:right w:val="none" w:sz="0" w:space="0" w:color="auto"/>
          </w:divBdr>
        </w:div>
        <w:div w:id="1543902093">
          <w:marLeft w:val="640"/>
          <w:marRight w:val="0"/>
          <w:marTop w:val="0"/>
          <w:marBottom w:val="0"/>
          <w:divBdr>
            <w:top w:val="none" w:sz="0" w:space="0" w:color="auto"/>
            <w:left w:val="none" w:sz="0" w:space="0" w:color="auto"/>
            <w:bottom w:val="none" w:sz="0" w:space="0" w:color="auto"/>
            <w:right w:val="none" w:sz="0" w:space="0" w:color="auto"/>
          </w:divBdr>
        </w:div>
        <w:div w:id="633221058">
          <w:marLeft w:val="640"/>
          <w:marRight w:val="0"/>
          <w:marTop w:val="0"/>
          <w:marBottom w:val="0"/>
          <w:divBdr>
            <w:top w:val="none" w:sz="0" w:space="0" w:color="auto"/>
            <w:left w:val="none" w:sz="0" w:space="0" w:color="auto"/>
            <w:bottom w:val="none" w:sz="0" w:space="0" w:color="auto"/>
            <w:right w:val="none" w:sz="0" w:space="0" w:color="auto"/>
          </w:divBdr>
        </w:div>
        <w:div w:id="833836567">
          <w:marLeft w:val="640"/>
          <w:marRight w:val="0"/>
          <w:marTop w:val="0"/>
          <w:marBottom w:val="0"/>
          <w:divBdr>
            <w:top w:val="none" w:sz="0" w:space="0" w:color="auto"/>
            <w:left w:val="none" w:sz="0" w:space="0" w:color="auto"/>
            <w:bottom w:val="none" w:sz="0" w:space="0" w:color="auto"/>
            <w:right w:val="none" w:sz="0" w:space="0" w:color="auto"/>
          </w:divBdr>
        </w:div>
        <w:div w:id="1120802087">
          <w:marLeft w:val="640"/>
          <w:marRight w:val="0"/>
          <w:marTop w:val="0"/>
          <w:marBottom w:val="0"/>
          <w:divBdr>
            <w:top w:val="none" w:sz="0" w:space="0" w:color="auto"/>
            <w:left w:val="none" w:sz="0" w:space="0" w:color="auto"/>
            <w:bottom w:val="none" w:sz="0" w:space="0" w:color="auto"/>
            <w:right w:val="none" w:sz="0" w:space="0" w:color="auto"/>
          </w:divBdr>
        </w:div>
        <w:div w:id="344289234">
          <w:marLeft w:val="640"/>
          <w:marRight w:val="0"/>
          <w:marTop w:val="0"/>
          <w:marBottom w:val="0"/>
          <w:divBdr>
            <w:top w:val="none" w:sz="0" w:space="0" w:color="auto"/>
            <w:left w:val="none" w:sz="0" w:space="0" w:color="auto"/>
            <w:bottom w:val="none" w:sz="0" w:space="0" w:color="auto"/>
            <w:right w:val="none" w:sz="0" w:space="0" w:color="auto"/>
          </w:divBdr>
        </w:div>
        <w:div w:id="1820614526">
          <w:marLeft w:val="640"/>
          <w:marRight w:val="0"/>
          <w:marTop w:val="0"/>
          <w:marBottom w:val="0"/>
          <w:divBdr>
            <w:top w:val="none" w:sz="0" w:space="0" w:color="auto"/>
            <w:left w:val="none" w:sz="0" w:space="0" w:color="auto"/>
            <w:bottom w:val="none" w:sz="0" w:space="0" w:color="auto"/>
            <w:right w:val="none" w:sz="0" w:space="0" w:color="auto"/>
          </w:divBdr>
        </w:div>
        <w:div w:id="423838833">
          <w:marLeft w:val="640"/>
          <w:marRight w:val="0"/>
          <w:marTop w:val="0"/>
          <w:marBottom w:val="0"/>
          <w:divBdr>
            <w:top w:val="none" w:sz="0" w:space="0" w:color="auto"/>
            <w:left w:val="none" w:sz="0" w:space="0" w:color="auto"/>
            <w:bottom w:val="none" w:sz="0" w:space="0" w:color="auto"/>
            <w:right w:val="none" w:sz="0" w:space="0" w:color="auto"/>
          </w:divBdr>
        </w:div>
        <w:div w:id="1189366564">
          <w:marLeft w:val="640"/>
          <w:marRight w:val="0"/>
          <w:marTop w:val="0"/>
          <w:marBottom w:val="0"/>
          <w:divBdr>
            <w:top w:val="none" w:sz="0" w:space="0" w:color="auto"/>
            <w:left w:val="none" w:sz="0" w:space="0" w:color="auto"/>
            <w:bottom w:val="none" w:sz="0" w:space="0" w:color="auto"/>
            <w:right w:val="none" w:sz="0" w:space="0" w:color="auto"/>
          </w:divBdr>
        </w:div>
        <w:div w:id="1430276750">
          <w:marLeft w:val="640"/>
          <w:marRight w:val="0"/>
          <w:marTop w:val="0"/>
          <w:marBottom w:val="0"/>
          <w:divBdr>
            <w:top w:val="none" w:sz="0" w:space="0" w:color="auto"/>
            <w:left w:val="none" w:sz="0" w:space="0" w:color="auto"/>
            <w:bottom w:val="none" w:sz="0" w:space="0" w:color="auto"/>
            <w:right w:val="none" w:sz="0" w:space="0" w:color="auto"/>
          </w:divBdr>
        </w:div>
        <w:div w:id="1193614956">
          <w:marLeft w:val="640"/>
          <w:marRight w:val="0"/>
          <w:marTop w:val="0"/>
          <w:marBottom w:val="0"/>
          <w:divBdr>
            <w:top w:val="none" w:sz="0" w:space="0" w:color="auto"/>
            <w:left w:val="none" w:sz="0" w:space="0" w:color="auto"/>
            <w:bottom w:val="none" w:sz="0" w:space="0" w:color="auto"/>
            <w:right w:val="none" w:sz="0" w:space="0" w:color="auto"/>
          </w:divBdr>
        </w:div>
        <w:div w:id="489907038">
          <w:marLeft w:val="640"/>
          <w:marRight w:val="0"/>
          <w:marTop w:val="0"/>
          <w:marBottom w:val="0"/>
          <w:divBdr>
            <w:top w:val="none" w:sz="0" w:space="0" w:color="auto"/>
            <w:left w:val="none" w:sz="0" w:space="0" w:color="auto"/>
            <w:bottom w:val="none" w:sz="0" w:space="0" w:color="auto"/>
            <w:right w:val="none" w:sz="0" w:space="0" w:color="auto"/>
          </w:divBdr>
        </w:div>
        <w:div w:id="913003530">
          <w:marLeft w:val="640"/>
          <w:marRight w:val="0"/>
          <w:marTop w:val="0"/>
          <w:marBottom w:val="0"/>
          <w:divBdr>
            <w:top w:val="none" w:sz="0" w:space="0" w:color="auto"/>
            <w:left w:val="none" w:sz="0" w:space="0" w:color="auto"/>
            <w:bottom w:val="none" w:sz="0" w:space="0" w:color="auto"/>
            <w:right w:val="none" w:sz="0" w:space="0" w:color="auto"/>
          </w:divBdr>
        </w:div>
        <w:div w:id="305480131">
          <w:marLeft w:val="640"/>
          <w:marRight w:val="0"/>
          <w:marTop w:val="0"/>
          <w:marBottom w:val="0"/>
          <w:divBdr>
            <w:top w:val="none" w:sz="0" w:space="0" w:color="auto"/>
            <w:left w:val="none" w:sz="0" w:space="0" w:color="auto"/>
            <w:bottom w:val="none" w:sz="0" w:space="0" w:color="auto"/>
            <w:right w:val="none" w:sz="0" w:space="0" w:color="auto"/>
          </w:divBdr>
        </w:div>
        <w:div w:id="1724522027">
          <w:marLeft w:val="640"/>
          <w:marRight w:val="0"/>
          <w:marTop w:val="0"/>
          <w:marBottom w:val="0"/>
          <w:divBdr>
            <w:top w:val="none" w:sz="0" w:space="0" w:color="auto"/>
            <w:left w:val="none" w:sz="0" w:space="0" w:color="auto"/>
            <w:bottom w:val="none" w:sz="0" w:space="0" w:color="auto"/>
            <w:right w:val="none" w:sz="0" w:space="0" w:color="auto"/>
          </w:divBdr>
        </w:div>
        <w:div w:id="1852454739">
          <w:marLeft w:val="640"/>
          <w:marRight w:val="0"/>
          <w:marTop w:val="0"/>
          <w:marBottom w:val="0"/>
          <w:divBdr>
            <w:top w:val="none" w:sz="0" w:space="0" w:color="auto"/>
            <w:left w:val="none" w:sz="0" w:space="0" w:color="auto"/>
            <w:bottom w:val="none" w:sz="0" w:space="0" w:color="auto"/>
            <w:right w:val="none" w:sz="0" w:space="0" w:color="auto"/>
          </w:divBdr>
        </w:div>
        <w:div w:id="2025588415">
          <w:marLeft w:val="640"/>
          <w:marRight w:val="0"/>
          <w:marTop w:val="0"/>
          <w:marBottom w:val="0"/>
          <w:divBdr>
            <w:top w:val="none" w:sz="0" w:space="0" w:color="auto"/>
            <w:left w:val="none" w:sz="0" w:space="0" w:color="auto"/>
            <w:bottom w:val="none" w:sz="0" w:space="0" w:color="auto"/>
            <w:right w:val="none" w:sz="0" w:space="0" w:color="auto"/>
          </w:divBdr>
        </w:div>
        <w:div w:id="1476797177">
          <w:marLeft w:val="640"/>
          <w:marRight w:val="0"/>
          <w:marTop w:val="0"/>
          <w:marBottom w:val="0"/>
          <w:divBdr>
            <w:top w:val="none" w:sz="0" w:space="0" w:color="auto"/>
            <w:left w:val="none" w:sz="0" w:space="0" w:color="auto"/>
            <w:bottom w:val="none" w:sz="0" w:space="0" w:color="auto"/>
            <w:right w:val="none" w:sz="0" w:space="0" w:color="auto"/>
          </w:divBdr>
        </w:div>
        <w:div w:id="758873867">
          <w:marLeft w:val="640"/>
          <w:marRight w:val="0"/>
          <w:marTop w:val="0"/>
          <w:marBottom w:val="0"/>
          <w:divBdr>
            <w:top w:val="none" w:sz="0" w:space="0" w:color="auto"/>
            <w:left w:val="none" w:sz="0" w:space="0" w:color="auto"/>
            <w:bottom w:val="none" w:sz="0" w:space="0" w:color="auto"/>
            <w:right w:val="none" w:sz="0" w:space="0" w:color="auto"/>
          </w:divBdr>
        </w:div>
        <w:div w:id="1745449440">
          <w:marLeft w:val="640"/>
          <w:marRight w:val="0"/>
          <w:marTop w:val="0"/>
          <w:marBottom w:val="0"/>
          <w:divBdr>
            <w:top w:val="none" w:sz="0" w:space="0" w:color="auto"/>
            <w:left w:val="none" w:sz="0" w:space="0" w:color="auto"/>
            <w:bottom w:val="none" w:sz="0" w:space="0" w:color="auto"/>
            <w:right w:val="none" w:sz="0" w:space="0" w:color="auto"/>
          </w:divBdr>
        </w:div>
        <w:div w:id="1260991842">
          <w:marLeft w:val="640"/>
          <w:marRight w:val="0"/>
          <w:marTop w:val="0"/>
          <w:marBottom w:val="0"/>
          <w:divBdr>
            <w:top w:val="none" w:sz="0" w:space="0" w:color="auto"/>
            <w:left w:val="none" w:sz="0" w:space="0" w:color="auto"/>
            <w:bottom w:val="none" w:sz="0" w:space="0" w:color="auto"/>
            <w:right w:val="none" w:sz="0" w:space="0" w:color="auto"/>
          </w:divBdr>
        </w:div>
        <w:div w:id="47841718">
          <w:marLeft w:val="640"/>
          <w:marRight w:val="0"/>
          <w:marTop w:val="0"/>
          <w:marBottom w:val="0"/>
          <w:divBdr>
            <w:top w:val="none" w:sz="0" w:space="0" w:color="auto"/>
            <w:left w:val="none" w:sz="0" w:space="0" w:color="auto"/>
            <w:bottom w:val="none" w:sz="0" w:space="0" w:color="auto"/>
            <w:right w:val="none" w:sz="0" w:space="0" w:color="auto"/>
          </w:divBdr>
        </w:div>
        <w:div w:id="617877764">
          <w:marLeft w:val="640"/>
          <w:marRight w:val="0"/>
          <w:marTop w:val="0"/>
          <w:marBottom w:val="0"/>
          <w:divBdr>
            <w:top w:val="none" w:sz="0" w:space="0" w:color="auto"/>
            <w:left w:val="none" w:sz="0" w:space="0" w:color="auto"/>
            <w:bottom w:val="none" w:sz="0" w:space="0" w:color="auto"/>
            <w:right w:val="none" w:sz="0" w:space="0" w:color="auto"/>
          </w:divBdr>
        </w:div>
        <w:div w:id="1511525804">
          <w:marLeft w:val="640"/>
          <w:marRight w:val="0"/>
          <w:marTop w:val="0"/>
          <w:marBottom w:val="0"/>
          <w:divBdr>
            <w:top w:val="none" w:sz="0" w:space="0" w:color="auto"/>
            <w:left w:val="none" w:sz="0" w:space="0" w:color="auto"/>
            <w:bottom w:val="none" w:sz="0" w:space="0" w:color="auto"/>
            <w:right w:val="none" w:sz="0" w:space="0" w:color="auto"/>
          </w:divBdr>
        </w:div>
        <w:div w:id="143203895">
          <w:marLeft w:val="640"/>
          <w:marRight w:val="0"/>
          <w:marTop w:val="0"/>
          <w:marBottom w:val="0"/>
          <w:divBdr>
            <w:top w:val="none" w:sz="0" w:space="0" w:color="auto"/>
            <w:left w:val="none" w:sz="0" w:space="0" w:color="auto"/>
            <w:bottom w:val="none" w:sz="0" w:space="0" w:color="auto"/>
            <w:right w:val="none" w:sz="0" w:space="0" w:color="auto"/>
          </w:divBdr>
        </w:div>
      </w:divsChild>
    </w:div>
    <w:div w:id="657538606">
      <w:bodyDiv w:val="1"/>
      <w:marLeft w:val="0"/>
      <w:marRight w:val="0"/>
      <w:marTop w:val="0"/>
      <w:marBottom w:val="0"/>
      <w:divBdr>
        <w:top w:val="none" w:sz="0" w:space="0" w:color="auto"/>
        <w:left w:val="none" w:sz="0" w:space="0" w:color="auto"/>
        <w:bottom w:val="none" w:sz="0" w:space="0" w:color="auto"/>
        <w:right w:val="none" w:sz="0" w:space="0" w:color="auto"/>
      </w:divBdr>
    </w:div>
    <w:div w:id="693967465">
      <w:bodyDiv w:val="1"/>
      <w:marLeft w:val="0"/>
      <w:marRight w:val="0"/>
      <w:marTop w:val="0"/>
      <w:marBottom w:val="0"/>
      <w:divBdr>
        <w:top w:val="none" w:sz="0" w:space="0" w:color="auto"/>
        <w:left w:val="none" w:sz="0" w:space="0" w:color="auto"/>
        <w:bottom w:val="none" w:sz="0" w:space="0" w:color="auto"/>
        <w:right w:val="none" w:sz="0" w:space="0" w:color="auto"/>
      </w:divBdr>
      <w:divsChild>
        <w:div w:id="631516830">
          <w:marLeft w:val="640"/>
          <w:marRight w:val="0"/>
          <w:marTop w:val="0"/>
          <w:marBottom w:val="0"/>
          <w:divBdr>
            <w:top w:val="none" w:sz="0" w:space="0" w:color="auto"/>
            <w:left w:val="none" w:sz="0" w:space="0" w:color="auto"/>
            <w:bottom w:val="none" w:sz="0" w:space="0" w:color="auto"/>
            <w:right w:val="none" w:sz="0" w:space="0" w:color="auto"/>
          </w:divBdr>
        </w:div>
        <w:div w:id="175927520">
          <w:marLeft w:val="640"/>
          <w:marRight w:val="0"/>
          <w:marTop w:val="0"/>
          <w:marBottom w:val="0"/>
          <w:divBdr>
            <w:top w:val="none" w:sz="0" w:space="0" w:color="auto"/>
            <w:left w:val="none" w:sz="0" w:space="0" w:color="auto"/>
            <w:bottom w:val="none" w:sz="0" w:space="0" w:color="auto"/>
            <w:right w:val="none" w:sz="0" w:space="0" w:color="auto"/>
          </w:divBdr>
        </w:div>
        <w:div w:id="1509825622">
          <w:marLeft w:val="640"/>
          <w:marRight w:val="0"/>
          <w:marTop w:val="0"/>
          <w:marBottom w:val="0"/>
          <w:divBdr>
            <w:top w:val="none" w:sz="0" w:space="0" w:color="auto"/>
            <w:left w:val="none" w:sz="0" w:space="0" w:color="auto"/>
            <w:bottom w:val="none" w:sz="0" w:space="0" w:color="auto"/>
            <w:right w:val="none" w:sz="0" w:space="0" w:color="auto"/>
          </w:divBdr>
        </w:div>
        <w:div w:id="643891879">
          <w:marLeft w:val="640"/>
          <w:marRight w:val="0"/>
          <w:marTop w:val="0"/>
          <w:marBottom w:val="0"/>
          <w:divBdr>
            <w:top w:val="none" w:sz="0" w:space="0" w:color="auto"/>
            <w:left w:val="none" w:sz="0" w:space="0" w:color="auto"/>
            <w:bottom w:val="none" w:sz="0" w:space="0" w:color="auto"/>
            <w:right w:val="none" w:sz="0" w:space="0" w:color="auto"/>
          </w:divBdr>
        </w:div>
        <w:div w:id="1345016790">
          <w:marLeft w:val="640"/>
          <w:marRight w:val="0"/>
          <w:marTop w:val="0"/>
          <w:marBottom w:val="0"/>
          <w:divBdr>
            <w:top w:val="none" w:sz="0" w:space="0" w:color="auto"/>
            <w:left w:val="none" w:sz="0" w:space="0" w:color="auto"/>
            <w:bottom w:val="none" w:sz="0" w:space="0" w:color="auto"/>
            <w:right w:val="none" w:sz="0" w:space="0" w:color="auto"/>
          </w:divBdr>
        </w:div>
        <w:div w:id="1421295984">
          <w:marLeft w:val="640"/>
          <w:marRight w:val="0"/>
          <w:marTop w:val="0"/>
          <w:marBottom w:val="0"/>
          <w:divBdr>
            <w:top w:val="none" w:sz="0" w:space="0" w:color="auto"/>
            <w:left w:val="none" w:sz="0" w:space="0" w:color="auto"/>
            <w:bottom w:val="none" w:sz="0" w:space="0" w:color="auto"/>
            <w:right w:val="none" w:sz="0" w:space="0" w:color="auto"/>
          </w:divBdr>
        </w:div>
        <w:div w:id="239366365">
          <w:marLeft w:val="640"/>
          <w:marRight w:val="0"/>
          <w:marTop w:val="0"/>
          <w:marBottom w:val="0"/>
          <w:divBdr>
            <w:top w:val="none" w:sz="0" w:space="0" w:color="auto"/>
            <w:left w:val="none" w:sz="0" w:space="0" w:color="auto"/>
            <w:bottom w:val="none" w:sz="0" w:space="0" w:color="auto"/>
            <w:right w:val="none" w:sz="0" w:space="0" w:color="auto"/>
          </w:divBdr>
        </w:div>
        <w:div w:id="1806656229">
          <w:marLeft w:val="640"/>
          <w:marRight w:val="0"/>
          <w:marTop w:val="0"/>
          <w:marBottom w:val="0"/>
          <w:divBdr>
            <w:top w:val="none" w:sz="0" w:space="0" w:color="auto"/>
            <w:left w:val="none" w:sz="0" w:space="0" w:color="auto"/>
            <w:bottom w:val="none" w:sz="0" w:space="0" w:color="auto"/>
            <w:right w:val="none" w:sz="0" w:space="0" w:color="auto"/>
          </w:divBdr>
        </w:div>
        <w:div w:id="209805690">
          <w:marLeft w:val="640"/>
          <w:marRight w:val="0"/>
          <w:marTop w:val="0"/>
          <w:marBottom w:val="0"/>
          <w:divBdr>
            <w:top w:val="none" w:sz="0" w:space="0" w:color="auto"/>
            <w:left w:val="none" w:sz="0" w:space="0" w:color="auto"/>
            <w:bottom w:val="none" w:sz="0" w:space="0" w:color="auto"/>
            <w:right w:val="none" w:sz="0" w:space="0" w:color="auto"/>
          </w:divBdr>
        </w:div>
        <w:div w:id="460851874">
          <w:marLeft w:val="640"/>
          <w:marRight w:val="0"/>
          <w:marTop w:val="0"/>
          <w:marBottom w:val="0"/>
          <w:divBdr>
            <w:top w:val="none" w:sz="0" w:space="0" w:color="auto"/>
            <w:left w:val="none" w:sz="0" w:space="0" w:color="auto"/>
            <w:bottom w:val="none" w:sz="0" w:space="0" w:color="auto"/>
            <w:right w:val="none" w:sz="0" w:space="0" w:color="auto"/>
          </w:divBdr>
        </w:div>
        <w:div w:id="2098868284">
          <w:marLeft w:val="640"/>
          <w:marRight w:val="0"/>
          <w:marTop w:val="0"/>
          <w:marBottom w:val="0"/>
          <w:divBdr>
            <w:top w:val="none" w:sz="0" w:space="0" w:color="auto"/>
            <w:left w:val="none" w:sz="0" w:space="0" w:color="auto"/>
            <w:bottom w:val="none" w:sz="0" w:space="0" w:color="auto"/>
            <w:right w:val="none" w:sz="0" w:space="0" w:color="auto"/>
          </w:divBdr>
        </w:div>
        <w:div w:id="76445820">
          <w:marLeft w:val="640"/>
          <w:marRight w:val="0"/>
          <w:marTop w:val="0"/>
          <w:marBottom w:val="0"/>
          <w:divBdr>
            <w:top w:val="none" w:sz="0" w:space="0" w:color="auto"/>
            <w:left w:val="none" w:sz="0" w:space="0" w:color="auto"/>
            <w:bottom w:val="none" w:sz="0" w:space="0" w:color="auto"/>
            <w:right w:val="none" w:sz="0" w:space="0" w:color="auto"/>
          </w:divBdr>
        </w:div>
        <w:div w:id="1183124692">
          <w:marLeft w:val="640"/>
          <w:marRight w:val="0"/>
          <w:marTop w:val="0"/>
          <w:marBottom w:val="0"/>
          <w:divBdr>
            <w:top w:val="none" w:sz="0" w:space="0" w:color="auto"/>
            <w:left w:val="none" w:sz="0" w:space="0" w:color="auto"/>
            <w:bottom w:val="none" w:sz="0" w:space="0" w:color="auto"/>
            <w:right w:val="none" w:sz="0" w:space="0" w:color="auto"/>
          </w:divBdr>
        </w:div>
        <w:div w:id="814490412">
          <w:marLeft w:val="640"/>
          <w:marRight w:val="0"/>
          <w:marTop w:val="0"/>
          <w:marBottom w:val="0"/>
          <w:divBdr>
            <w:top w:val="none" w:sz="0" w:space="0" w:color="auto"/>
            <w:left w:val="none" w:sz="0" w:space="0" w:color="auto"/>
            <w:bottom w:val="none" w:sz="0" w:space="0" w:color="auto"/>
            <w:right w:val="none" w:sz="0" w:space="0" w:color="auto"/>
          </w:divBdr>
        </w:div>
        <w:div w:id="1863586292">
          <w:marLeft w:val="640"/>
          <w:marRight w:val="0"/>
          <w:marTop w:val="0"/>
          <w:marBottom w:val="0"/>
          <w:divBdr>
            <w:top w:val="none" w:sz="0" w:space="0" w:color="auto"/>
            <w:left w:val="none" w:sz="0" w:space="0" w:color="auto"/>
            <w:bottom w:val="none" w:sz="0" w:space="0" w:color="auto"/>
            <w:right w:val="none" w:sz="0" w:space="0" w:color="auto"/>
          </w:divBdr>
        </w:div>
        <w:div w:id="1056515994">
          <w:marLeft w:val="640"/>
          <w:marRight w:val="0"/>
          <w:marTop w:val="0"/>
          <w:marBottom w:val="0"/>
          <w:divBdr>
            <w:top w:val="none" w:sz="0" w:space="0" w:color="auto"/>
            <w:left w:val="none" w:sz="0" w:space="0" w:color="auto"/>
            <w:bottom w:val="none" w:sz="0" w:space="0" w:color="auto"/>
            <w:right w:val="none" w:sz="0" w:space="0" w:color="auto"/>
          </w:divBdr>
        </w:div>
        <w:div w:id="1112360003">
          <w:marLeft w:val="640"/>
          <w:marRight w:val="0"/>
          <w:marTop w:val="0"/>
          <w:marBottom w:val="0"/>
          <w:divBdr>
            <w:top w:val="none" w:sz="0" w:space="0" w:color="auto"/>
            <w:left w:val="none" w:sz="0" w:space="0" w:color="auto"/>
            <w:bottom w:val="none" w:sz="0" w:space="0" w:color="auto"/>
            <w:right w:val="none" w:sz="0" w:space="0" w:color="auto"/>
          </w:divBdr>
        </w:div>
        <w:div w:id="1387073611">
          <w:marLeft w:val="640"/>
          <w:marRight w:val="0"/>
          <w:marTop w:val="0"/>
          <w:marBottom w:val="0"/>
          <w:divBdr>
            <w:top w:val="none" w:sz="0" w:space="0" w:color="auto"/>
            <w:left w:val="none" w:sz="0" w:space="0" w:color="auto"/>
            <w:bottom w:val="none" w:sz="0" w:space="0" w:color="auto"/>
            <w:right w:val="none" w:sz="0" w:space="0" w:color="auto"/>
          </w:divBdr>
        </w:div>
        <w:div w:id="381097731">
          <w:marLeft w:val="640"/>
          <w:marRight w:val="0"/>
          <w:marTop w:val="0"/>
          <w:marBottom w:val="0"/>
          <w:divBdr>
            <w:top w:val="none" w:sz="0" w:space="0" w:color="auto"/>
            <w:left w:val="none" w:sz="0" w:space="0" w:color="auto"/>
            <w:bottom w:val="none" w:sz="0" w:space="0" w:color="auto"/>
            <w:right w:val="none" w:sz="0" w:space="0" w:color="auto"/>
          </w:divBdr>
        </w:div>
        <w:div w:id="1784104818">
          <w:marLeft w:val="640"/>
          <w:marRight w:val="0"/>
          <w:marTop w:val="0"/>
          <w:marBottom w:val="0"/>
          <w:divBdr>
            <w:top w:val="none" w:sz="0" w:space="0" w:color="auto"/>
            <w:left w:val="none" w:sz="0" w:space="0" w:color="auto"/>
            <w:bottom w:val="none" w:sz="0" w:space="0" w:color="auto"/>
            <w:right w:val="none" w:sz="0" w:space="0" w:color="auto"/>
          </w:divBdr>
        </w:div>
        <w:div w:id="250239331">
          <w:marLeft w:val="640"/>
          <w:marRight w:val="0"/>
          <w:marTop w:val="0"/>
          <w:marBottom w:val="0"/>
          <w:divBdr>
            <w:top w:val="none" w:sz="0" w:space="0" w:color="auto"/>
            <w:left w:val="none" w:sz="0" w:space="0" w:color="auto"/>
            <w:bottom w:val="none" w:sz="0" w:space="0" w:color="auto"/>
            <w:right w:val="none" w:sz="0" w:space="0" w:color="auto"/>
          </w:divBdr>
        </w:div>
        <w:div w:id="1066952481">
          <w:marLeft w:val="640"/>
          <w:marRight w:val="0"/>
          <w:marTop w:val="0"/>
          <w:marBottom w:val="0"/>
          <w:divBdr>
            <w:top w:val="none" w:sz="0" w:space="0" w:color="auto"/>
            <w:left w:val="none" w:sz="0" w:space="0" w:color="auto"/>
            <w:bottom w:val="none" w:sz="0" w:space="0" w:color="auto"/>
            <w:right w:val="none" w:sz="0" w:space="0" w:color="auto"/>
          </w:divBdr>
        </w:div>
        <w:div w:id="108280575">
          <w:marLeft w:val="640"/>
          <w:marRight w:val="0"/>
          <w:marTop w:val="0"/>
          <w:marBottom w:val="0"/>
          <w:divBdr>
            <w:top w:val="none" w:sz="0" w:space="0" w:color="auto"/>
            <w:left w:val="none" w:sz="0" w:space="0" w:color="auto"/>
            <w:bottom w:val="none" w:sz="0" w:space="0" w:color="auto"/>
            <w:right w:val="none" w:sz="0" w:space="0" w:color="auto"/>
          </w:divBdr>
        </w:div>
        <w:div w:id="1337227204">
          <w:marLeft w:val="640"/>
          <w:marRight w:val="0"/>
          <w:marTop w:val="0"/>
          <w:marBottom w:val="0"/>
          <w:divBdr>
            <w:top w:val="none" w:sz="0" w:space="0" w:color="auto"/>
            <w:left w:val="none" w:sz="0" w:space="0" w:color="auto"/>
            <w:bottom w:val="none" w:sz="0" w:space="0" w:color="auto"/>
            <w:right w:val="none" w:sz="0" w:space="0" w:color="auto"/>
          </w:divBdr>
        </w:div>
        <w:div w:id="1460152679">
          <w:marLeft w:val="640"/>
          <w:marRight w:val="0"/>
          <w:marTop w:val="0"/>
          <w:marBottom w:val="0"/>
          <w:divBdr>
            <w:top w:val="none" w:sz="0" w:space="0" w:color="auto"/>
            <w:left w:val="none" w:sz="0" w:space="0" w:color="auto"/>
            <w:bottom w:val="none" w:sz="0" w:space="0" w:color="auto"/>
            <w:right w:val="none" w:sz="0" w:space="0" w:color="auto"/>
          </w:divBdr>
        </w:div>
        <w:div w:id="1890802417">
          <w:marLeft w:val="640"/>
          <w:marRight w:val="0"/>
          <w:marTop w:val="0"/>
          <w:marBottom w:val="0"/>
          <w:divBdr>
            <w:top w:val="none" w:sz="0" w:space="0" w:color="auto"/>
            <w:left w:val="none" w:sz="0" w:space="0" w:color="auto"/>
            <w:bottom w:val="none" w:sz="0" w:space="0" w:color="auto"/>
            <w:right w:val="none" w:sz="0" w:space="0" w:color="auto"/>
          </w:divBdr>
        </w:div>
        <w:div w:id="1988587832">
          <w:marLeft w:val="640"/>
          <w:marRight w:val="0"/>
          <w:marTop w:val="0"/>
          <w:marBottom w:val="0"/>
          <w:divBdr>
            <w:top w:val="none" w:sz="0" w:space="0" w:color="auto"/>
            <w:left w:val="none" w:sz="0" w:space="0" w:color="auto"/>
            <w:bottom w:val="none" w:sz="0" w:space="0" w:color="auto"/>
            <w:right w:val="none" w:sz="0" w:space="0" w:color="auto"/>
          </w:divBdr>
        </w:div>
        <w:div w:id="303893309">
          <w:marLeft w:val="640"/>
          <w:marRight w:val="0"/>
          <w:marTop w:val="0"/>
          <w:marBottom w:val="0"/>
          <w:divBdr>
            <w:top w:val="none" w:sz="0" w:space="0" w:color="auto"/>
            <w:left w:val="none" w:sz="0" w:space="0" w:color="auto"/>
            <w:bottom w:val="none" w:sz="0" w:space="0" w:color="auto"/>
            <w:right w:val="none" w:sz="0" w:space="0" w:color="auto"/>
          </w:divBdr>
        </w:div>
        <w:div w:id="813181006">
          <w:marLeft w:val="640"/>
          <w:marRight w:val="0"/>
          <w:marTop w:val="0"/>
          <w:marBottom w:val="0"/>
          <w:divBdr>
            <w:top w:val="none" w:sz="0" w:space="0" w:color="auto"/>
            <w:left w:val="none" w:sz="0" w:space="0" w:color="auto"/>
            <w:bottom w:val="none" w:sz="0" w:space="0" w:color="auto"/>
            <w:right w:val="none" w:sz="0" w:space="0" w:color="auto"/>
          </w:divBdr>
        </w:div>
        <w:div w:id="1254164929">
          <w:marLeft w:val="640"/>
          <w:marRight w:val="0"/>
          <w:marTop w:val="0"/>
          <w:marBottom w:val="0"/>
          <w:divBdr>
            <w:top w:val="none" w:sz="0" w:space="0" w:color="auto"/>
            <w:left w:val="none" w:sz="0" w:space="0" w:color="auto"/>
            <w:bottom w:val="none" w:sz="0" w:space="0" w:color="auto"/>
            <w:right w:val="none" w:sz="0" w:space="0" w:color="auto"/>
          </w:divBdr>
        </w:div>
        <w:div w:id="1259292391">
          <w:marLeft w:val="640"/>
          <w:marRight w:val="0"/>
          <w:marTop w:val="0"/>
          <w:marBottom w:val="0"/>
          <w:divBdr>
            <w:top w:val="none" w:sz="0" w:space="0" w:color="auto"/>
            <w:left w:val="none" w:sz="0" w:space="0" w:color="auto"/>
            <w:bottom w:val="none" w:sz="0" w:space="0" w:color="auto"/>
            <w:right w:val="none" w:sz="0" w:space="0" w:color="auto"/>
          </w:divBdr>
        </w:div>
        <w:div w:id="751505537">
          <w:marLeft w:val="640"/>
          <w:marRight w:val="0"/>
          <w:marTop w:val="0"/>
          <w:marBottom w:val="0"/>
          <w:divBdr>
            <w:top w:val="none" w:sz="0" w:space="0" w:color="auto"/>
            <w:left w:val="none" w:sz="0" w:space="0" w:color="auto"/>
            <w:bottom w:val="none" w:sz="0" w:space="0" w:color="auto"/>
            <w:right w:val="none" w:sz="0" w:space="0" w:color="auto"/>
          </w:divBdr>
        </w:div>
      </w:divsChild>
    </w:div>
    <w:div w:id="707873645">
      <w:bodyDiv w:val="1"/>
      <w:marLeft w:val="0"/>
      <w:marRight w:val="0"/>
      <w:marTop w:val="0"/>
      <w:marBottom w:val="0"/>
      <w:divBdr>
        <w:top w:val="none" w:sz="0" w:space="0" w:color="auto"/>
        <w:left w:val="none" w:sz="0" w:space="0" w:color="auto"/>
        <w:bottom w:val="none" w:sz="0" w:space="0" w:color="auto"/>
        <w:right w:val="none" w:sz="0" w:space="0" w:color="auto"/>
      </w:divBdr>
      <w:divsChild>
        <w:div w:id="778912606">
          <w:marLeft w:val="640"/>
          <w:marRight w:val="0"/>
          <w:marTop w:val="0"/>
          <w:marBottom w:val="0"/>
          <w:divBdr>
            <w:top w:val="none" w:sz="0" w:space="0" w:color="auto"/>
            <w:left w:val="none" w:sz="0" w:space="0" w:color="auto"/>
            <w:bottom w:val="none" w:sz="0" w:space="0" w:color="auto"/>
            <w:right w:val="none" w:sz="0" w:space="0" w:color="auto"/>
          </w:divBdr>
        </w:div>
        <w:div w:id="1999921259">
          <w:marLeft w:val="640"/>
          <w:marRight w:val="0"/>
          <w:marTop w:val="0"/>
          <w:marBottom w:val="0"/>
          <w:divBdr>
            <w:top w:val="none" w:sz="0" w:space="0" w:color="auto"/>
            <w:left w:val="none" w:sz="0" w:space="0" w:color="auto"/>
            <w:bottom w:val="none" w:sz="0" w:space="0" w:color="auto"/>
            <w:right w:val="none" w:sz="0" w:space="0" w:color="auto"/>
          </w:divBdr>
        </w:div>
        <w:div w:id="226652456">
          <w:marLeft w:val="640"/>
          <w:marRight w:val="0"/>
          <w:marTop w:val="0"/>
          <w:marBottom w:val="0"/>
          <w:divBdr>
            <w:top w:val="none" w:sz="0" w:space="0" w:color="auto"/>
            <w:left w:val="none" w:sz="0" w:space="0" w:color="auto"/>
            <w:bottom w:val="none" w:sz="0" w:space="0" w:color="auto"/>
            <w:right w:val="none" w:sz="0" w:space="0" w:color="auto"/>
          </w:divBdr>
        </w:div>
        <w:div w:id="966545496">
          <w:marLeft w:val="640"/>
          <w:marRight w:val="0"/>
          <w:marTop w:val="0"/>
          <w:marBottom w:val="0"/>
          <w:divBdr>
            <w:top w:val="none" w:sz="0" w:space="0" w:color="auto"/>
            <w:left w:val="none" w:sz="0" w:space="0" w:color="auto"/>
            <w:bottom w:val="none" w:sz="0" w:space="0" w:color="auto"/>
            <w:right w:val="none" w:sz="0" w:space="0" w:color="auto"/>
          </w:divBdr>
        </w:div>
        <w:div w:id="1924223723">
          <w:marLeft w:val="640"/>
          <w:marRight w:val="0"/>
          <w:marTop w:val="0"/>
          <w:marBottom w:val="0"/>
          <w:divBdr>
            <w:top w:val="none" w:sz="0" w:space="0" w:color="auto"/>
            <w:left w:val="none" w:sz="0" w:space="0" w:color="auto"/>
            <w:bottom w:val="none" w:sz="0" w:space="0" w:color="auto"/>
            <w:right w:val="none" w:sz="0" w:space="0" w:color="auto"/>
          </w:divBdr>
        </w:div>
        <w:div w:id="307177024">
          <w:marLeft w:val="640"/>
          <w:marRight w:val="0"/>
          <w:marTop w:val="0"/>
          <w:marBottom w:val="0"/>
          <w:divBdr>
            <w:top w:val="none" w:sz="0" w:space="0" w:color="auto"/>
            <w:left w:val="none" w:sz="0" w:space="0" w:color="auto"/>
            <w:bottom w:val="none" w:sz="0" w:space="0" w:color="auto"/>
            <w:right w:val="none" w:sz="0" w:space="0" w:color="auto"/>
          </w:divBdr>
        </w:div>
        <w:div w:id="2025472653">
          <w:marLeft w:val="640"/>
          <w:marRight w:val="0"/>
          <w:marTop w:val="0"/>
          <w:marBottom w:val="0"/>
          <w:divBdr>
            <w:top w:val="none" w:sz="0" w:space="0" w:color="auto"/>
            <w:left w:val="none" w:sz="0" w:space="0" w:color="auto"/>
            <w:bottom w:val="none" w:sz="0" w:space="0" w:color="auto"/>
            <w:right w:val="none" w:sz="0" w:space="0" w:color="auto"/>
          </w:divBdr>
        </w:div>
        <w:div w:id="1175264014">
          <w:marLeft w:val="640"/>
          <w:marRight w:val="0"/>
          <w:marTop w:val="0"/>
          <w:marBottom w:val="0"/>
          <w:divBdr>
            <w:top w:val="none" w:sz="0" w:space="0" w:color="auto"/>
            <w:left w:val="none" w:sz="0" w:space="0" w:color="auto"/>
            <w:bottom w:val="none" w:sz="0" w:space="0" w:color="auto"/>
            <w:right w:val="none" w:sz="0" w:space="0" w:color="auto"/>
          </w:divBdr>
        </w:div>
        <w:div w:id="2142382320">
          <w:marLeft w:val="640"/>
          <w:marRight w:val="0"/>
          <w:marTop w:val="0"/>
          <w:marBottom w:val="0"/>
          <w:divBdr>
            <w:top w:val="none" w:sz="0" w:space="0" w:color="auto"/>
            <w:left w:val="none" w:sz="0" w:space="0" w:color="auto"/>
            <w:bottom w:val="none" w:sz="0" w:space="0" w:color="auto"/>
            <w:right w:val="none" w:sz="0" w:space="0" w:color="auto"/>
          </w:divBdr>
        </w:div>
        <w:div w:id="546600247">
          <w:marLeft w:val="640"/>
          <w:marRight w:val="0"/>
          <w:marTop w:val="0"/>
          <w:marBottom w:val="0"/>
          <w:divBdr>
            <w:top w:val="none" w:sz="0" w:space="0" w:color="auto"/>
            <w:left w:val="none" w:sz="0" w:space="0" w:color="auto"/>
            <w:bottom w:val="none" w:sz="0" w:space="0" w:color="auto"/>
            <w:right w:val="none" w:sz="0" w:space="0" w:color="auto"/>
          </w:divBdr>
        </w:div>
        <w:div w:id="1680767245">
          <w:marLeft w:val="640"/>
          <w:marRight w:val="0"/>
          <w:marTop w:val="0"/>
          <w:marBottom w:val="0"/>
          <w:divBdr>
            <w:top w:val="none" w:sz="0" w:space="0" w:color="auto"/>
            <w:left w:val="none" w:sz="0" w:space="0" w:color="auto"/>
            <w:bottom w:val="none" w:sz="0" w:space="0" w:color="auto"/>
            <w:right w:val="none" w:sz="0" w:space="0" w:color="auto"/>
          </w:divBdr>
        </w:div>
        <w:div w:id="78454635">
          <w:marLeft w:val="640"/>
          <w:marRight w:val="0"/>
          <w:marTop w:val="0"/>
          <w:marBottom w:val="0"/>
          <w:divBdr>
            <w:top w:val="none" w:sz="0" w:space="0" w:color="auto"/>
            <w:left w:val="none" w:sz="0" w:space="0" w:color="auto"/>
            <w:bottom w:val="none" w:sz="0" w:space="0" w:color="auto"/>
            <w:right w:val="none" w:sz="0" w:space="0" w:color="auto"/>
          </w:divBdr>
        </w:div>
        <w:div w:id="1617366572">
          <w:marLeft w:val="640"/>
          <w:marRight w:val="0"/>
          <w:marTop w:val="0"/>
          <w:marBottom w:val="0"/>
          <w:divBdr>
            <w:top w:val="none" w:sz="0" w:space="0" w:color="auto"/>
            <w:left w:val="none" w:sz="0" w:space="0" w:color="auto"/>
            <w:bottom w:val="none" w:sz="0" w:space="0" w:color="auto"/>
            <w:right w:val="none" w:sz="0" w:space="0" w:color="auto"/>
          </w:divBdr>
        </w:div>
        <w:div w:id="1108037966">
          <w:marLeft w:val="640"/>
          <w:marRight w:val="0"/>
          <w:marTop w:val="0"/>
          <w:marBottom w:val="0"/>
          <w:divBdr>
            <w:top w:val="none" w:sz="0" w:space="0" w:color="auto"/>
            <w:left w:val="none" w:sz="0" w:space="0" w:color="auto"/>
            <w:bottom w:val="none" w:sz="0" w:space="0" w:color="auto"/>
            <w:right w:val="none" w:sz="0" w:space="0" w:color="auto"/>
          </w:divBdr>
        </w:div>
        <w:div w:id="957640786">
          <w:marLeft w:val="640"/>
          <w:marRight w:val="0"/>
          <w:marTop w:val="0"/>
          <w:marBottom w:val="0"/>
          <w:divBdr>
            <w:top w:val="none" w:sz="0" w:space="0" w:color="auto"/>
            <w:left w:val="none" w:sz="0" w:space="0" w:color="auto"/>
            <w:bottom w:val="none" w:sz="0" w:space="0" w:color="auto"/>
            <w:right w:val="none" w:sz="0" w:space="0" w:color="auto"/>
          </w:divBdr>
        </w:div>
        <w:div w:id="511651665">
          <w:marLeft w:val="640"/>
          <w:marRight w:val="0"/>
          <w:marTop w:val="0"/>
          <w:marBottom w:val="0"/>
          <w:divBdr>
            <w:top w:val="none" w:sz="0" w:space="0" w:color="auto"/>
            <w:left w:val="none" w:sz="0" w:space="0" w:color="auto"/>
            <w:bottom w:val="none" w:sz="0" w:space="0" w:color="auto"/>
            <w:right w:val="none" w:sz="0" w:space="0" w:color="auto"/>
          </w:divBdr>
        </w:div>
        <w:div w:id="1117219173">
          <w:marLeft w:val="640"/>
          <w:marRight w:val="0"/>
          <w:marTop w:val="0"/>
          <w:marBottom w:val="0"/>
          <w:divBdr>
            <w:top w:val="none" w:sz="0" w:space="0" w:color="auto"/>
            <w:left w:val="none" w:sz="0" w:space="0" w:color="auto"/>
            <w:bottom w:val="none" w:sz="0" w:space="0" w:color="auto"/>
            <w:right w:val="none" w:sz="0" w:space="0" w:color="auto"/>
          </w:divBdr>
        </w:div>
        <w:div w:id="1778521981">
          <w:marLeft w:val="640"/>
          <w:marRight w:val="0"/>
          <w:marTop w:val="0"/>
          <w:marBottom w:val="0"/>
          <w:divBdr>
            <w:top w:val="none" w:sz="0" w:space="0" w:color="auto"/>
            <w:left w:val="none" w:sz="0" w:space="0" w:color="auto"/>
            <w:bottom w:val="none" w:sz="0" w:space="0" w:color="auto"/>
            <w:right w:val="none" w:sz="0" w:space="0" w:color="auto"/>
          </w:divBdr>
        </w:div>
        <w:div w:id="881286083">
          <w:marLeft w:val="640"/>
          <w:marRight w:val="0"/>
          <w:marTop w:val="0"/>
          <w:marBottom w:val="0"/>
          <w:divBdr>
            <w:top w:val="none" w:sz="0" w:space="0" w:color="auto"/>
            <w:left w:val="none" w:sz="0" w:space="0" w:color="auto"/>
            <w:bottom w:val="none" w:sz="0" w:space="0" w:color="auto"/>
            <w:right w:val="none" w:sz="0" w:space="0" w:color="auto"/>
          </w:divBdr>
        </w:div>
        <w:div w:id="1541166289">
          <w:marLeft w:val="640"/>
          <w:marRight w:val="0"/>
          <w:marTop w:val="0"/>
          <w:marBottom w:val="0"/>
          <w:divBdr>
            <w:top w:val="none" w:sz="0" w:space="0" w:color="auto"/>
            <w:left w:val="none" w:sz="0" w:space="0" w:color="auto"/>
            <w:bottom w:val="none" w:sz="0" w:space="0" w:color="auto"/>
            <w:right w:val="none" w:sz="0" w:space="0" w:color="auto"/>
          </w:divBdr>
        </w:div>
        <w:div w:id="64498615">
          <w:marLeft w:val="640"/>
          <w:marRight w:val="0"/>
          <w:marTop w:val="0"/>
          <w:marBottom w:val="0"/>
          <w:divBdr>
            <w:top w:val="none" w:sz="0" w:space="0" w:color="auto"/>
            <w:left w:val="none" w:sz="0" w:space="0" w:color="auto"/>
            <w:bottom w:val="none" w:sz="0" w:space="0" w:color="auto"/>
            <w:right w:val="none" w:sz="0" w:space="0" w:color="auto"/>
          </w:divBdr>
        </w:div>
        <w:div w:id="618757167">
          <w:marLeft w:val="640"/>
          <w:marRight w:val="0"/>
          <w:marTop w:val="0"/>
          <w:marBottom w:val="0"/>
          <w:divBdr>
            <w:top w:val="none" w:sz="0" w:space="0" w:color="auto"/>
            <w:left w:val="none" w:sz="0" w:space="0" w:color="auto"/>
            <w:bottom w:val="none" w:sz="0" w:space="0" w:color="auto"/>
            <w:right w:val="none" w:sz="0" w:space="0" w:color="auto"/>
          </w:divBdr>
        </w:div>
        <w:div w:id="1240752433">
          <w:marLeft w:val="640"/>
          <w:marRight w:val="0"/>
          <w:marTop w:val="0"/>
          <w:marBottom w:val="0"/>
          <w:divBdr>
            <w:top w:val="none" w:sz="0" w:space="0" w:color="auto"/>
            <w:left w:val="none" w:sz="0" w:space="0" w:color="auto"/>
            <w:bottom w:val="none" w:sz="0" w:space="0" w:color="auto"/>
            <w:right w:val="none" w:sz="0" w:space="0" w:color="auto"/>
          </w:divBdr>
        </w:div>
        <w:div w:id="1114833765">
          <w:marLeft w:val="640"/>
          <w:marRight w:val="0"/>
          <w:marTop w:val="0"/>
          <w:marBottom w:val="0"/>
          <w:divBdr>
            <w:top w:val="none" w:sz="0" w:space="0" w:color="auto"/>
            <w:left w:val="none" w:sz="0" w:space="0" w:color="auto"/>
            <w:bottom w:val="none" w:sz="0" w:space="0" w:color="auto"/>
            <w:right w:val="none" w:sz="0" w:space="0" w:color="auto"/>
          </w:divBdr>
        </w:div>
        <w:div w:id="1421172634">
          <w:marLeft w:val="640"/>
          <w:marRight w:val="0"/>
          <w:marTop w:val="0"/>
          <w:marBottom w:val="0"/>
          <w:divBdr>
            <w:top w:val="none" w:sz="0" w:space="0" w:color="auto"/>
            <w:left w:val="none" w:sz="0" w:space="0" w:color="auto"/>
            <w:bottom w:val="none" w:sz="0" w:space="0" w:color="auto"/>
            <w:right w:val="none" w:sz="0" w:space="0" w:color="auto"/>
          </w:divBdr>
        </w:div>
        <w:div w:id="1190296452">
          <w:marLeft w:val="640"/>
          <w:marRight w:val="0"/>
          <w:marTop w:val="0"/>
          <w:marBottom w:val="0"/>
          <w:divBdr>
            <w:top w:val="none" w:sz="0" w:space="0" w:color="auto"/>
            <w:left w:val="none" w:sz="0" w:space="0" w:color="auto"/>
            <w:bottom w:val="none" w:sz="0" w:space="0" w:color="auto"/>
            <w:right w:val="none" w:sz="0" w:space="0" w:color="auto"/>
          </w:divBdr>
        </w:div>
      </w:divsChild>
    </w:div>
    <w:div w:id="708335768">
      <w:bodyDiv w:val="1"/>
      <w:marLeft w:val="0"/>
      <w:marRight w:val="0"/>
      <w:marTop w:val="0"/>
      <w:marBottom w:val="0"/>
      <w:divBdr>
        <w:top w:val="none" w:sz="0" w:space="0" w:color="auto"/>
        <w:left w:val="none" w:sz="0" w:space="0" w:color="auto"/>
        <w:bottom w:val="none" w:sz="0" w:space="0" w:color="auto"/>
        <w:right w:val="none" w:sz="0" w:space="0" w:color="auto"/>
      </w:divBdr>
      <w:divsChild>
        <w:div w:id="417797867">
          <w:marLeft w:val="640"/>
          <w:marRight w:val="0"/>
          <w:marTop w:val="0"/>
          <w:marBottom w:val="0"/>
          <w:divBdr>
            <w:top w:val="none" w:sz="0" w:space="0" w:color="auto"/>
            <w:left w:val="none" w:sz="0" w:space="0" w:color="auto"/>
            <w:bottom w:val="none" w:sz="0" w:space="0" w:color="auto"/>
            <w:right w:val="none" w:sz="0" w:space="0" w:color="auto"/>
          </w:divBdr>
        </w:div>
        <w:div w:id="1446077197">
          <w:marLeft w:val="640"/>
          <w:marRight w:val="0"/>
          <w:marTop w:val="0"/>
          <w:marBottom w:val="0"/>
          <w:divBdr>
            <w:top w:val="none" w:sz="0" w:space="0" w:color="auto"/>
            <w:left w:val="none" w:sz="0" w:space="0" w:color="auto"/>
            <w:bottom w:val="none" w:sz="0" w:space="0" w:color="auto"/>
            <w:right w:val="none" w:sz="0" w:space="0" w:color="auto"/>
          </w:divBdr>
        </w:div>
        <w:div w:id="520433109">
          <w:marLeft w:val="640"/>
          <w:marRight w:val="0"/>
          <w:marTop w:val="0"/>
          <w:marBottom w:val="0"/>
          <w:divBdr>
            <w:top w:val="none" w:sz="0" w:space="0" w:color="auto"/>
            <w:left w:val="none" w:sz="0" w:space="0" w:color="auto"/>
            <w:bottom w:val="none" w:sz="0" w:space="0" w:color="auto"/>
            <w:right w:val="none" w:sz="0" w:space="0" w:color="auto"/>
          </w:divBdr>
        </w:div>
        <w:div w:id="1798601776">
          <w:marLeft w:val="640"/>
          <w:marRight w:val="0"/>
          <w:marTop w:val="0"/>
          <w:marBottom w:val="0"/>
          <w:divBdr>
            <w:top w:val="none" w:sz="0" w:space="0" w:color="auto"/>
            <w:left w:val="none" w:sz="0" w:space="0" w:color="auto"/>
            <w:bottom w:val="none" w:sz="0" w:space="0" w:color="auto"/>
            <w:right w:val="none" w:sz="0" w:space="0" w:color="auto"/>
          </w:divBdr>
        </w:div>
        <w:div w:id="1550454123">
          <w:marLeft w:val="640"/>
          <w:marRight w:val="0"/>
          <w:marTop w:val="0"/>
          <w:marBottom w:val="0"/>
          <w:divBdr>
            <w:top w:val="none" w:sz="0" w:space="0" w:color="auto"/>
            <w:left w:val="none" w:sz="0" w:space="0" w:color="auto"/>
            <w:bottom w:val="none" w:sz="0" w:space="0" w:color="auto"/>
            <w:right w:val="none" w:sz="0" w:space="0" w:color="auto"/>
          </w:divBdr>
        </w:div>
        <w:div w:id="995569643">
          <w:marLeft w:val="640"/>
          <w:marRight w:val="0"/>
          <w:marTop w:val="0"/>
          <w:marBottom w:val="0"/>
          <w:divBdr>
            <w:top w:val="none" w:sz="0" w:space="0" w:color="auto"/>
            <w:left w:val="none" w:sz="0" w:space="0" w:color="auto"/>
            <w:bottom w:val="none" w:sz="0" w:space="0" w:color="auto"/>
            <w:right w:val="none" w:sz="0" w:space="0" w:color="auto"/>
          </w:divBdr>
        </w:div>
        <w:div w:id="1442913135">
          <w:marLeft w:val="640"/>
          <w:marRight w:val="0"/>
          <w:marTop w:val="0"/>
          <w:marBottom w:val="0"/>
          <w:divBdr>
            <w:top w:val="none" w:sz="0" w:space="0" w:color="auto"/>
            <w:left w:val="none" w:sz="0" w:space="0" w:color="auto"/>
            <w:bottom w:val="none" w:sz="0" w:space="0" w:color="auto"/>
            <w:right w:val="none" w:sz="0" w:space="0" w:color="auto"/>
          </w:divBdr>
        </w:div>
        <w:div w:id="2020890162">
          <w:marLeft w:val="640"/>
          <w:marRight w:val="0"/>
          <w:marTop w:val="0"/>
          <w:marBottom w:val="0"/>
          <w:divBdr>
            <w:top w:val="none" w:sz="0" w:space="0" w:color="auto"/>
            <w:left w:val="none" w:sz="0" w:space="0" w:color="auto"/>
            <w:bottom w:val="none" w:sz="0" w:space="0" w:color="auto"/>
            <w:right w:val="none" w:sz="0" w:space="0" w:color="auto"/>
          </w:divBdr>
        </w:div>
        <w:div w:id="1874615397">
          <w:marLeft w:val="640"/>
          <w:marRight w:val="0"/>
          <w:marTop w:val="0"/>
          <w:marBottom w:val="0"/>
          <w:divBdr>
            <w:top w:val="none" w:sz="0" w:space="0" w:color="auto"/>
            <w:left w:val="none" w:sz="0" w:space="0" w:color="auto"/>
            <w:bottom w:val="none" w:sz="0" w:space="0" w:color="auto"/>
            <w:right w:val="none" w:sz="0" w:space="0" w:color="auto"/>
          </w:divBdr>
        </w:div>
        <w:div w:id="1066299626">
          <w:marLeft w:val="640"/>
          <w:marRight w:val="0"/>
          <w:marTop w:val="0"/>
          <w:marBottom w:val="0"/>
          <w:divBdr>
            <w:top w:val="none" w:sz="0" w:space="0" w:color="auto"/>
            <w:left w:val="none" w:sz="0" w:space="0" w:color="auto"/>
            <w:bottom w:val="none" w:sz="0" w:space="0" w:color="auto"/>
            <w:right w:val="none" w:sz="0" w:space="0" w:color="auto"/>
          </w:divBdr>
        </w:div>
        <w:div w:id="1678265157">
          <w:marLeft w:val="640"/>
          <w:marRight w:val="0"/>
          <w:marTop w:val="0"/>
          <w:marBottom w:val="0"/>
          <w:divBdr>
            <w:top w:val="none" w:sz="0" w:space="0" w:color="auto"/>
            <w:left w:val="none" w:sz="0" w:space="0" w:color="auto"/>
            <w:bottom w:val="none" w:sz="0" w:space="0" w:color="auto"/>
            <w:right w:val="none" w:sz="0" w:space="0" w:color="auto"/>
          </w:divBdr>
        </w:div>
        <w:div w:id="983657612">
          <w:marLeft w:val="640"/>
          <w:marRight w:val="0"/>
          <w:marTop w:val="0"/>
          <w:marBottom w:val="0"/>
          <w:divBdr>
            <w:top w:val="none" w:sz="0" w:space="0" w:color="auto"/>
            <w:left w:val="none" w:sz="0" w:space="0" w:color="auto"/>
            <w:bottom w:val="none" w:sz="0" w:space="0" w:color="auto"/>
            <w:right w:val="none" w:sz="0" w:space="0" w:color="auto"/>
          </w:divBdr>
        </w:div>
        <w:div w:id="1885218285">
          <w:marLeft w:val="640"/>
          <w:marRight w:val="0"/>
          <w:marTop w:val="0"/>
          <w:marBottom w:val="0"/>
          <w:divBdr>
            <w:top w:val="none" w:sz="0" w:space="0" w:color="auto"/>
            <w:left w:val="none" w:sz="0" w:space="0" w:color="auto"/>
            <w:bottom w:val="none" w:sz="0" w:space="0" w:color="auto"/>
            <w:right w:val="none" w:sz="0" w:space="0" w:color="auto"/>
          </w:divBdr>
        </w:div>
        <w:div w:id="310134627">
          <w:marLeft w:val="640"/>
          <w:marRight w:val="0"/>
          <w:marTop w:val="0"/>
          <w:marBottom w:val="0"/>
          <w:divBdr>
            <w:top w:val="none" w:sz="0" w:space="0" w:color="auto"/>
            <w:left w:val="none" w:sz="0" w:space="0" w:color="auto"/>
            <w:bottom w:val="none" w:sz="0" w:space="0" w:color="auto"/>
            <w:right w:val="none" w:sz="0" w:space="0" w:color="auto"/>
          </w:divBdr>
        </w:div>
        <w:div w:id="1244801969">
          <w:marLeft w:val="640"/>
          <w:marRight w:val="0"/>
          <w:marTop w:val="0"/>
          <w:marBottom w:val="0"/>
          <w:divBdr>
            <w:top w:val="none" w:sz="0" w:space="0" w:color="auto"/>
            <w:left w:val="none" w:sz="0" w:space="0" w:color="auto"/>
            <w:bottom w:val="none" w:sz="0" w:space="0" w:color="auto"/>
            <w:right w:val="none" w:sz="0" w:space="0" w:color="auto"/>
          </w:divBdr>
        </w:div>
        <w:div w:id="1284773903">
          <w:marLeft w:val="640"/>
          <w:marRight w:val="0"/>
          <w:marTop w:val="0"/>
          <w:marBottom w:val="0"/>
          <w:divBdr>
            <w:top w:val="none" w:sz="0" w:space="0" w:color="auto"/>
            <w:left w:val="none" w:sz="0" w:space="0" w:color="auto"/>
            <w:bottom w:val="none" w:sz="0" w:space="0" w:color="auto"/>
            <w:right w:val="none" w:sz="0" w:space="0" w:color="auto"/>
          </w:divBdr>
        </w:div>
        <w:div w:id="273099493">
          <w:marLeft w:val="640"/>
          <w:marRight w:val="0"/>
          <w:marTop w:val="0"/>
          <w:marBottom w:val="0"/>
          <w:divBdr>
            <w:top w:val="none" w:sz="0" w:space="0" w:color="auto"/>
            <w:left w:val="none" w:sz="0" w:space="0" w:color="auto"/>
            <w:bottom w:val="none" w:sz="0" w:space="0" w:color="auto"/>
            <w:right w:val="none" w:sz="0" w:space="0" w:color="auto"/>
          </w:divBdr>
        </w:div>
        <w:div w:id="899444217">
          <w:marLeft w:val="640"/>
          <w:marRight w:val="0"/>
          <w:marTop w:val="0"/>
          <w:marBottom w:val="0"/>
          <w:divBdr>
            <w:top w:val="none" w:sz="0" w:space="0" w:color="auto"/>
            <w:left w:val="none" w:sz="0" w:space="0" w:color="auto"/>
            <w:bottom w:val="none" w:sz="0" w:space="0" w:color="auto"/>
            <w:right w:val="none" w:sz="0" w:space="0" w:color="auto"/>
          </w:divBdr>
        </w:div>
        <w:div w:id="506680544">
          <w:marLeft w:val="640"/>
          <w:marRight w:val="0"/>
          <w:marTop w:val="0"/>
          <w:marBottom w:val="0"/>
          <w:divBdr>
            <w:top w:val="none" w:sz="0" w:space="0" w:color="auto"/>
            <w:left w:val="none" w:sz="0" w:space="0" w:color="auto"/>
            <w:bottom w:val="none" w:sz="0" w:space="0" w:color="auto"/>
            <w:right w:val="none" w:sz="0" w:space="0" w:color="auto"/>
          </w:divBdr>
        </w:div>
        <w:div w:id="724917021">
          <w:marLeft w:val="640"/>
          <w:marRight w:val="0"/>
          <w:marTop w:val="0"/>
          <w:marBottom w:val="0"/>
          <w:divBdr>
            <w:top w:val="none" w:sz="0" w:space="0" w:color="auto"/>
            <w:left w:val="none" w:sz="0" w:space="0" w:color="auto"/>
            <w:bottom w:val="none" w:sz="0" w:space="0" w:color="auto"/>
            <w:right w:val="none" w:sz="0" w:space="0" w:color="auto"/>
          </w:divBdr>
        </w:div>
        <w:div w:id="2040692613">
          <w:marLeft w:val="640"/>
          <w:marRight w:val="0"/>
          <w:marTop w:val="0"/>
          <w:marBottom w:val="0"/>
          <w:divBdr>
            <w:top w:val="none" w:sz="0" w:space="0" w:color="auto"/>
            <w:left w:val="none" w:sz="0" w:space="0" w:color="auto"/>
            <w:bottom w:val="none" w:sz="0" w:space="0" w:color="auto"/>
            <w:right w:val="none" w:sz="0" w:space="0" w:color="auto"/>
          </w:divBdr>
        </w:div>
        <w:div w:id="1318150757">
          <w:marLeft w:val="640"/>
          <w:marRight w:val="0"/>
          <w:marTop w:val="0"/>
          <w:marBottom w:val="0"/>
          <w:divBdr>
            <w:top w:val="none" w:sz="0" w:space="0" w:color="auto"/>
            <w:left w:val="none" w:sz="0" w:space="0" w:color="auto"/>
            <w:bottom w:val="none" w:sz="0" w:space="0" w:color="auto"/>
            <w:right w:val="none" w:sz="0" w:space="0" w:color="auto"/>
          </w:divBdr>
        </w:div>
        <w:div w:id="1352756540">
          <w:marLeft w:val="640"/>
          <w:marRight w:val="0"/>
          <w:marTop w:val="0"/>
          <w:marBottom w:val="0"/>
          <w:divBdr>
            <w:top w:val="none" w:sz="0" w:space="0" w:color="auto"/>
            <w:left w:val="none" w:sz="0" w:space="0" w:color="auto"/>
            <w:bottom w:val="none" w:sz="0" w:space="0" w:color="auto"/>
            <w:right w:val="none" w:sz="0" w:space="0" w:color="auto"/>
          </w:divBdr>
        </w:div>
        <w:div w:id="842284156">
          <w:marLeft w:val="640"/>
          <w:marRight w:val="0"/>
          <w:marTop w:val="0"/>
          <w:marBottom w:val="0"/>
          <w:divBdr>
            <w:top w:val="none" w:sz="0" w:space="0" w:color="auto"/>
            <w:left w:val="none" w:sz="0" w:space="0" w:color="auto"/>
            <w:bottom w:val="none" w:sz="0" w:space="0" w:color="auto"/>
            <w:right w:val="none" w:sz="0" w:space="0" w:color="auto"/>
          </w:divBdr>
        </w:div>
        <w:div w:id="43214807">
          <w:marLeft w:val="640"/>
          <w:marRight w:val="0"/>
          <w:marTop w:val="0"/>
          <w:marBottom w:val="0"/>
          <w:divBdr>
            <w:top w:val="none" w:sz="0" w:space="0" w:color="auto"/>
            <w:left w:val="none" w:sz="0" w:space="0" w:color="auto"/>
            <w:bottom w:val="none" w:sz="0" w:space="0" w:color="auto"/>
            <w:right w:val="none" w:sz="0" w:space="0" w:color="auto"/>
          </w:divBdr>
        </w:div>
        <w:div w:id="1380855673">
          <w:marLeft w:val="640"/>
          <w:marRight w:val="0"/>
          <w:marTop w:val="0"/>
          <w:marBottom w:val="0"/>
          <w:divBdr>
            <w:top w:val="none" w:sz="0" w:space="0" w:color="auto"/>
            <w:left w:val="none" w:sz="0" w:space="0" w:color="auto"/>
            <w:bottom w:val="none" w:sz="0" w:space="0" w:color="auto"/>
            <w:right w:val="none" w:sz="0" w:space="0" w:color="auto"/>
          </w:divBdr>
        </w:div>
        <w:div w:id="1162241008">
          <w:marLeft w:val="640"/>
          <w:marRight w:val="0"/>
          <w:marTop w:val="0"/>
          <w:marBottom w:val="0"/>
          <w:divBdr>
            <w:top w:val="none" w:sz="0" w:space="0" w:color="auto"/>
            <w:left w:val="none" w:sz="0" w:space="0" w:color="auto"/>
            <w:bottom w:val="none" w:sz="0" w:space="0" w:color="auto"/>
            <w:right w:val="none" w:sz="0" w:space="0" w:color="auto"/>
          </w:divBdr>
        </w:div>
        <w:div w:id="649141040">
          <w:marLeft w:val="640"/>
          <w:marRight w:val="0"/>
          <w:marTop w:val="0"/>
          <w:marBottom w:val="0"/>
          <w:divBdr>
            <w:top w:val="none" w:sz="0" w:space="0" w:color="auto"/>
            <w:left w:val="none" w:sz="0" w:space="0" w:color="auto"/>
            <w:bottom w:val="none" w:sz="0" w:space="0" w:color="auto"/>
            <w:right w:val="none" w:sz="0" w:space="0" w:color="auto"/>
          </w:divBdr>
        </w:div>
        <w:div w:id="548684586">
          <w:marLeft w:val="640"/>
          <w:marRight w:val="0"/>
          <w:marTop w:val="0"/>
          <w:marBottom w:val="0"/>
          <w:divBdr>
            <w:top w:val="none" w:sz="0" w:space="0" w:color="auto"/>
            <w:left w:val="none" w:sz="0" w:space="0" w:color="auto"/>
            <w:bottom w:val="none" w:sz="0" w:space="0" w:color="auto"/>
            <w:right w:val="none" w:sz="0" w:space="0" w:color="auto"/>
          </w:divBdr>
        </w:div>
        <w:div w:id="1026447220">
          <w:marLeft w:val="640"/>
          <w:marRight w:val="0"/>
          <w:marTop w:val="0"/>
          <w:marBottom w:val="0"/>
          <w:divBdr>
            <w:top w:val="none" w:sz="0" w:space="0" w:color="auto"/>
            <w:left w:val="none" w:sz="0" w:space="0" w:color="auto"/>
            <w:bottom w:val="none" w:sz="0" w:space="0" w:color="auto"/>
            <w:right w:val="none" w:sz="0" w:space="0" w:color="auto"/>
          </w:divBdr>
        </w:div>
      </w:divsChild>
    </w:div>
    <w:div w:id="713189000">
      <w:bodyDiv w:val="1"/>
      <w:marLeft w:val="0"/>
      <w:marRight w:val="0"/>
      <w:marTop w:val="0"/>
      <w:marBottom w:val="0"/>
      <w:divBdr>
        <w:top w:val="none" w:sz="0" w:space="0" w:color="auto"/>
        <w:left w:val="none" w:sz="0" w:space="0" w:color="auto"/>
        <w:bottom w:val="none" w:sz="0" w:space="0" w:color="auto"/>
        <w:right w:val="none" w:sz="0" w:space="0" w:color="auto"/>
      </w:divBdr>
      <w:divsChild>
        <w:div w:id="926773521">
          <w:marLeft w:val="640"/>
          <w:marRight w:val="0"/>
          <w:marTop w:val="0"/>
          <w:marBottom w:val="0"/>
          <w:divBdr>
            <w:top w:val="none" w:sz="0" w:space="0" w:color="auto"/>
            <w:left w:val="none" w:sz="0" w:space="0" w:color="auto"/>
            <w:bottom w:val="none" w:sz="0" w:space="0" w:color="auto"/>
            <w:right w:val="none" w:sz="0" w:space="0" w:color="auto"/>
          </w:divBdr>
        </w:div>
        <w:div w:id="1289822881">
          <w:marLeft w:val="640"/>
          <w:marRight w:val="0"/>
          <w:marTop w:val="0"/>
          <w:marBottom w:val="0"/>
          <w:divBdr>
            <w:top w:val="none" w:sz="0" w:space="0" w:color="auto"/>
            <w:left w:val="none" w:sz="0" w:space="0" w:color="auto"/>
            <w:bottom w:val="none" w:sz="0" w:space="0" w:color="auto"/>
            <w:right w:val="none" w:sz="0" w:space="0" w:color="auto"/>
          </w:divBdr>
        </w:div>
        <w:div w:id="457652929">
          <w:marLeft w:val="640"/>
          <w:marRight w:val="0"/>
          <w:marTop w:val="0"/>
          <w:marBottom w:val="0"/>
          <w:divBdr>
            <w:top w:val="none" w:sz="0" w:space="0" w:color="auto"/>
            <w:left w:val="none" w:sz="0" w:space="0" w:color="auto"/>
            <w:bottom w:val="none" w:sz="0" w:space="0" w:color="auto"/>
            <w:right w:val="none" w:sz="0" w:space="0" w:color="auto"/>
          </w:divBdr>
        </w:div>
        <w:div w:id="570311445">
          <w:marLeft w:val="640"/>
          <w:marRight w:val="0"/>
          <w:marTop w:val="0"/>
          <w:marBottom w:val="0"/>
          <w:divBdr>
            <w:top w:val="none" w:sz="0" w:space="0" w:color="auto"/>
            <w:left w:val="none" w:sz="0" w:space="0" w:color="auto"/>
            <w:bottom w:val="none" w:sz="0" w:space="0" w:color="auto"/>
            <w:right w:val="none" w:sz="0" w:space="0" w:color="auto"/>
          </w:divBdr>
        </w:div>
        <w:div w:id="97795691">
          <w:marLeft w:val="640"/>
          <w:marRight w:val="0"/>
          <w:marTop w:val="0"/>
          <w:marBottom w:val="0"/>
          <w:divBdr>
            <w:top w:val="none" w:sz="0" w:space="0" w:color="auto"/>
            <w:left w:val="none" w:sz="0" w:space="0" w:color="auto"/>
            <w:bottom w:val="none" w:sz="0" w:space="0" w:color="auto"/>
            <w:right w:val="none" w:sz="0" w:space="0" w:color="auto"/>
          </w:divBdr>
        </w:div>
        <w:div w:id="983703644">
          <w:marLeft w:val="640"/>
          <w:marRight w:val="0"/>
          <w:marTop w:val="0"/>
          <w:marBottom w:val="0"/>
          <w:divBdr>
            <w:top w:val="none" w:sz="0" w:space="0" w:color="auto"/>
            <w:left w:val="none" w:sz="0" w:space="0" w:color="auto"/>
            <w:bottom w:val="none" w:sz="0" w:space="0" w:color="auto"/>
            <w:right w:val="none" w:sz="0" w:space="0" w:color="auto"/>
          </w:divBdr>
        </w:div>
        <w:div w:id="190724554">
          <w:marLeft w:val="640"/>
          <w:marRight w:val="0"/>
          <w:marTop w:val="0"/>
          <w:marBottom w:val="0"/>
          <w:divBdr>
            <w:top w:val="none" w:sz="0" w:space="0" w:color="auto"/>
            <w:left w:val="none" w:sz="0" w:space="0" w:color="auto"/>
            <w:bottom w:val="none" w:sz="0" w:space="0" w:color="auto"/>
            <w:right w:val="none" w:sz="0" w:space="0" w:color="auto"/>
          </w:divBdr>
        </w:div>
        <w:div w:id="311104363">
          <w:marLeft w:val="640"/>
          <w:marRight w:val="0"/>
          <w:marTop w:val="0"/>
          <w:marBottom w:val="0"/>
          <w:divBdr>
            <w:top w:val="none" w:sz="0" w:space="0" w:color="auto"/>
            <w:left w:val="none" w:sz="0" w:space="0" w:color="auto"/>
            <w:bottom w:val="none" w:sz="0" w:space="0" w:color="auto"/>
            <w:right w:val="none" w:sz="0" w:space="0" w:color="auto"/>
          </w:divBdr>
        </w:div>
        <w:div w:id="2047825630">
          <w:marLeft w:val="640"/>
          <w:marRight w:val="0"/>
          <w:marTop w:val="0"/>
          <w:marBottom w:val="0"/>
          <w:divBdr>
            <w:top w:val="none" w:sz="0" w:space="0" w:color="auto"/>
            <w:left w:val="none" w:sz="0" w:space="0" w:color="auto"/>
            <w:bottom w:val="none" w:sz="0" w:space="0" w:color="auto"/>
            <w:right w:val="none" w:sz="0" w:space="0" w:color="auto"/>
          </w:divBdr>
        </w:div>
        <w:div w:id="790124408">
          <w:marLeft w:val="640"/>
          <w:marRight w:val="0"/>
          <w:marTop w:val="0"/>
          <w:marBottom w:val="0"/>
          <w:divBdr>
            <w:top w:val="none" w:sz="0" w:space="0" w:color="auto"/>
            <w:left w:val="none" w:sz="0" w:space="0" w:color="auto"/>
            <w:bottom w:val="none" w:sz="0" w:space="0" w:color="auto"/>
            <w:right w:val="none" w:sz="0" w:space="0" w:color="auto"/>
          </w:divBdr>
        </w:div>
        <w:div w:id="996542858">
          <w:marLeft w:val="640"/>
          <w:marRight w:val="0"/>
          <w:marTop w:val="0"/>
          <w:marBottom w:val="0"/>
          <w:divBdr>
            <w:top w:val="none" w:sz="0" w:space="0" w:color="auto"/>
            <w:left w:val="none" w:sz="0" w:space="0" w:color="auto"/>
            <w:bottom w:val="none" w:sz="0" w:space="0" w:color="auto"/>
            <w:right w:val="none" w:sz="0" w:space="0" w:color="auto"/>
          </w:divBdr>
        </w:div>
        <w:div w:id="1969359198">
          <w:marLeft w:val="640"/>
          <w:marRight w:val="0"/>
          <w:marTop w:val="0"/>
          <w:marBottom w:val="0"/>
          <w:divBdr>
            <w:top w:val="none" w:sz="0" w:space="0" w:color="auto"/>
            <w:left w:val="none" w:sz="0" w:space="0" w:color="auto"/>
            <w:bottom w:val="none" w:sz="0" w:space="0" w:color="auto"/>
            <w:right w:val="none" w:sz="0" w:space="0" w:color="auto"/>
          </w:divBdr>
        </w:div>
        <w:div w:id="1938320884">
          <w:marLeft w:val="640"/>
          <w:marRight w:val="0"/>
          <w:marTop w:val="0"/>
          <w:marBottom w:val="0"/>
          <w:divBdr>
            <w:top w:val="none" w:sz="0" w:space="0" w:color="auto"/>
            <w:left w:val="none" w:sz="0" w:space="0" w:color="auto"/>
            <w:bottom w:val="none" w:sz="0" w:space="0" w:color="auto"/>
            <w:right w:val="none" w:sz="0" w:space="0" w:color="auto"/>
          </w:divBdr>
        </w:div>
        <w:div w:id="1188258496">
          <w:marLeft w:val="640"/>
          <w:marRight w:val="0"/>
          <w:marTop w:val="0"/>
          <w:marBottom w:val="0"/>
          <w:divBdr>
            <w:top w:val="none" w:sz="0" w:space="0" w:color="auto"/>
            <w:left w:val="none" w:sz="0" w:space="0" w:color="auto"/>
            <w:bottom w:val="none" w:sz="0" w:space="0" w:color="auto"/>
            <w:right w:val="none" w:sz="0" w:space="0" w:color="auto"/>
          </w:divBdr>
        </w:div>
        <w:div w:id="275143247">
          <w:marLeft w:val="640"/>
          <w:marRight w:val="0"/>
          <w:marTop w:val="0"/>
          <w:marBottom w:val="0"/>
          <w:divBdr>
            <w:top w:val="none" w:sz="0" w:space="0" w:color="auto"/>
            <w:left w:val="none" w:sz="0" w:space="0" w:color="auto"/>
            <w:bottom w:val="none" w:sz="0" w:space="0" w:color="auto"/>
            <w:right w:val="none" w:sz="0" w:space="0" w:color="auto"/>
          </w:divBdr>
        </w:div>
        <w:div w:id="593975855">
          <w:marLeft w:val="640"/>
          <w:marRight w:val="0"/>
          <w:marTop w:val="0"/>
          <w:marBottom w:val="0"/>
          <w:divBdr>
            <w:top w:val="none" w:sz="0" w:space="0" w:color="auto"/>
            <w:left w:val="none" w:sz="0" w:space="0" w:color="auto"/>
            <w:bottom w:val="none" w:sz="0" w:space="0" w:color="auto"/>
            <w:right w:val="none" w:sz="0" w:space="0" w:color="auto"/>
          </w:divBdr>
        </w:div>
        <w:div w:id="1471707437">
          <w:marLeft w:val="640"/>
          <w:marRight w:val="0"/>
          <w:marTop w:val="0"/>
          <w:marBottom w:val="0"/>
          <w:divBdr>
            <w:top w:val="none" w:sz="0" w:space="0" w:color="auto"/>
            <w:left w:val="none" w:sz="0" w:space="0" w:color="auto"/>
            <w:bottom w:val="none" w:sz="0" w:space="0" w:color="auto"/>
            <w:right w:val="none" w:sz="0" w:space="0" w:color="auto"/>
          </w:divBdr>
        </w:div>
        <w:div w:id="1681541503">
          <w:marLeft w:val="640"/>
          <w:marRight w:val="0"/>
          <w:marTop w:val="0"/>
          <w:marBottom w:val="0"/>
          <w:divBdr>
            <w:top w:val="none" w:sz="0" w:space="0" w:color="auto"/>
            <w:left w:val="none" w:sz="0" w:space="0" w:color="auto"/>
            <w:bottom w:val="none" w:sz="0" w:space="0" w:color="auto"/>
            <w:right w:val="none" w:sz="0" w:space="0" w:color="auto"/>
          </w:divBdr>
        </w:div>
        <w:div w:id="844440830">
          <w:marLeft w:val="640"/>
          <w:marRight w:val="0"/>
          <w:marTop w:val="0"/>
          <w:marBottom w:val="0"/>
          <w:divBdr>
            <w:top w:val="none" w:sz="0" w:space="0" w:color="auto"/>
            <w:left w:val="none" w:sz="0" w:space="0" w:color="auto"/>
            <w:bottom w:val="none" w:sz="0" w:space="0" w:color="auto"/>
            <w:right w:val="none" w:sz="0" w:space="0" w:color="auto"/>
          </w:divBdr>
        </w:div>
        <w:div w:id="901866828">
          <w:marLeft w:val="640"/>
          <w:marRight w:val="0"/>
          <w:marTop w:val="0"/>
          <w:marBottom w:val="0"/>
          <w:divBdr>
            <w:top w:val="none" w:sz="0" w:space="0" w:color="auto"/>
            <w:left w:val="none" w:sz="0" w:space="0" w:color="auto"/>
            <w:bottom w:val="none" w:sz="0" w:space="0" w:color="auto"/>
            <w:right w:val="none" w:sz="0" w:space="0" w:color="auto"/>
          </w:divBdr>
        </w:div>
      </w:divsChild>
    </w:div>
    <w:div w:id="713194043">
      <w:bodyDiv w:val="1"/>
      <w:marLeft w:val="0"/>
      <w:marRight w:val="0"/>
      <w:marTop w:val="0"/>
      <w:marBottom w:val="0"/>
      <w:divBdr>
        <w:top w:val="none" w:sz="0" w:space="0" w:color="auto"/>
        <w:left w:val="none" w:sz="0" w:space="0" w:color="auto"/>
        <w:bottom w:val="none" w:sz="0" w:space="0" w:color="auto"/>
        <w:right w:val="none" w:sz="0" w:space="0" w:color="auto"/>
      </w:divBdr>
      <w:divsChild>
        <w:div w:id="1530796409">
          <w:marLeft w:val="640"/>
          <w:marRight w:val="0"/>
          <w:marTop w:val="0"/>
          <w:marBottom w:val="0"/>
          <w:divBdr>
            <w:top w:val="none" w:sz="0" w:space="0" w:color="auto"/>
            <w:left w:val="none" w:sz="0" w:space="0" w:color="auto"/>
            <w:bottom w:val="none" w:sz="0" w:space="0" w:color="auto"/>
            <w:right w:val="none" w:sz="0" w:space="0" w:color="auto"/>
          </w:divBdr>
        </w:div>
        <w:div w:id="1106802815">
          <w:marLeft w:val="640"/>
          <w:marRight w:val="0"/>
          <w:marTop w:val="0"/>
          <w:marBottom w:val="0"/>
          <w:divBdr>
            <w:top w:val="none" w:sz="0" w:space="0" w:color="auto"/>
            <w:left w:val="none" w:sz="0" w:space="0" w:color="auto"/>
            <w:bottom w:val="none" w:sz="0" w:space="0" w:color="auto"/>
            <w:right w:val="none" w:sz="0" w:space="0" w:color="auto"/>
          </w:divBdr>
        </w:div>
        <w:div w:id="1101757361">
          <w:marLeft w:val="640"/>
          <w:marRight w:val="0"/>
          <w:marTop w:val="0"/>
          <w:marBottom w:val="0"/>
          <w:divBdr>
            <w:top w:val="none" w:sz="0" w:space="0" w:color="auto"/>
            <w:left w:val="none" w:sz="0" w:space="0" w:color="auto"/>
            <w:bottom w:val="none" w:sz="0" w:space="0" w:color="auto"/>
            <w:right w:val="none" w:sz="0" w:space="0" w:color="auto"/>
          </w:divBdr>
        </w:div>
        <w:div w:id="1968117796">
          <w:marLeft w:val="640"/>
          <w:marRight w:val="0"/>
          <w:marTop w:val="0"/>
          <w:marBottom w:val="0"/>
          <w:divBdr>
            <w:top w:val="none" w:sz="0" w:space="0" w:color="auto"/>
            <w:left w:val="none" w:sz="0" w:space="0" w:color="auto"/>
            <w:bottom w:val="none" w:sz="0" w:space="0" w:color="auto"/>
            <w:right w:val="none" w:sz="0" w:space="0" w:color="auto"/>
          </w:divBdr>
        </w:div>
        <w:div w:id="564948413">
          <w:marLeft w:val="640"/>
          <w:marRight w:val="0"/>
          <w:marTop w:val="0"/>
          <w:marBottom w:val="0"/>
          <w:divBdr>
            <w:top w:val="none" w:sz="0" w:space="0" w:color="auto"/>
            <w:left w:val="none" w:sz="0" w:space="0" w:color="auto"/>
            <w:bottom w:val="none" w:sz="0" w:space="0" w:color="auto"/>
            <w:right w:val="none" w:sz="0" w:space="0" w:color="auto"/>
          </w:divBdr>
        </w:div>
        <w:div w:id="225803664">
          <w:marLeft w:val="640"/>
          <w:marRight w:val="0"/>
          <w:marTop w:val="0"/>
          <w:marBottom w:val="0"/>
          <w:divBdr>
            <w:top w:val="none" w:sz="0" w:space="0" w:color="auto"/>
            <w:left w:val="none" w:sz="0" w:space="0" w:color="auto"/>
            <w:bottom w:val="none" w:sz="0" w:space="0" w:color="auto"/>
            <w:right w:val="none" w:sz="0" w:space="0" w:color="auto"/>
          </w:divBdr>
        </w:div>
        <w:div w:id="784691520">
          <w:marLeft w:val="640"/>
          <w:marRight w:val="0"/>
          <w:marTop w:val="0"/>
          <w:marBottom w:val="0"/>
          <w:divBdr>
            <w:top w:val="none" w:sz="0" w:space="0" w:color="auto"/>
            <w:left w:val="none" w:sz="0" w:space="0" w:color="auto"/>
            <w:bottom w:val="none" w:sz="0" w:space="0" w:color="auto"/>
            <w:right w:val="none" w:sz="0" w:space="0" w:color="auto"/>
          </w:divBdr>
        </w:div>
        <w:div w:id="1371152168">
          <w:marLeft w:val="640"/>
          <w:marRight w:val="0"/>
          <w:marTop w:val="0"/>
          <w:marBottom w:val="0"/>
          <w:divBdr>
            <w:top w:val="none" w:sz="0" w:space="0" w:color="auto"/>
            <w:left w:val="none" w:sz="0" w:space="0" w:color="auto"/>
            <w:bottom w:val="none" w:sz="0" w:space="0" w:color="auto"/>
            <w:right w:val="none" w:sz="0" w:space="0" w:color="auto"/>
          </w:divBdr>
        </w:div>
        <w:div w:id="1373001719">
          <w:marLeft w:val="640"/>
          <w:marRight w:val="0"/>
          <w:marTop w:val="0"/>
          <w:marBottom w:val="0"/>
          <w:divBdr>
            <w:top w:val="none" w:sz="0" w:space="0" w:color="auto"/>
            <w:left w:val="none" w:sz="0" w:space="0" w:color="auto"/>
            <w:bottom w:val="none" w:sz="0" w:space="0" w:color="auto"/>
            <w:right w:val="none" w:sz="0" w:space="0" w:color="auto"/>
          </w:divBdr>
        </w:div>
        <w:div w:id="1390110775">
          <w:marLeft w:val="640"/>
          <w:marRight w:val="0"/>
          <w:marTop w:val="0"/>
          <w:marBottom w:val="0"/>
          <w:divBdr>
            <w:top w:val="none" w:sz="0" w:space="0" w:color="auto"/>
            <w:left w:val="none" w:sz="0" w:space="0" w:color="auto"/>
            <w:bottom w:val="none" w:sz="0" w:space="0" w:color="auto"/>
            <w:right w:val="none" w:sz="0" w:space="0" w:color="auto"/>
          </w:divBdr>
        </w:div>
        <w:div w:id="935209223">
          <w:marLeft w:val="640"/>
          <w:marRight w:val="0"/>
          <w:marTop w:val="0"/>
          <w:marBottom w:val="0"/>
          <w:divBdr>
            <w:top w:val="none" w:sz="0" w:space="0" w:color="auto"/>
            <w:left w:val="none" w:sz="0" w:space="0" w:color="auto"/>
            <w:bottom w:val="none" w:sz="0" w:space="0" w:color="auto"/>
            <w:right w:val="none" w:sz="0" w:space="0" w:color="auto"/>
          </w:divBdr>
        </w:div>
        <w:div w:id="2122803238">
          <w:marLeft w:val="640"/>
          <w:marRight w:val="0"/>
          <w:marTop w:val="0"/>
          <w:marBottom w:val="0"/>
          <w:divBdr>
            <w:top w:val="none" w:sz="0" w:space="0" w:color="auto"/>
            <w:left w:val="none" w:sz="0" w:space="0" w:color="auto"/>
            <w:bottom w:val="none" w:sz="0" w:space="0" w:color="auto"/>
            <w:right w:val="none" w:sz="0" w:space="0" w:color="auto"/>
          </w:divBdr>
        </w:div>
        <w:div w:id="591356682">
          <w:marLeft w:val="640"/>
          <w:marRight w:val="0"/>
          <w:marTop w:val="0"/>
          <w:marBottom w:val="0"/>
          <w:divBdr>
            <w:top w:val="none" w:sz="0" w:space="0" w:color="auto"/>
            <w:left w:val="none" w:sz="0" w:space="0" w:color="auto"/>
            <w:bottom w:val="none" w:sz="0" w:space="0" w:color="auto"/>
            <w:right w:val="none" w:sz="0" w:space="0" w:color="auto"/>
          </w:divBdr>
        </w:div>
        <w:div w:id="362244522">
          <w:marLeft w:val="640"/>
          <w:marRight w:val="0"/>
          <w:marTop w:val="0"/>
          <w:marBottom w:val="0"/>
          <w:divBdr>
            <w:top w:val="none" w:sz="0" w:space="0" w:color="auto"/>
            <w:left w:val="none" w:sz="0" w:space="0" w:color="auto"/>
            <w:bottom w:val="none" w:sz="0" w:space="0" w:color="auto"/>
            <w:right w:val="none" w:sz="0" w:space="0" w:color="auto"/>
          </w:divBdr>
        </w:div>
        <w:div w:id="1158765058">
          <w:marLeft w:val="640"/>
          <w:marRight w:val="0"/>
          <w:marTop w:val="0"/>
          <w:marBottom w:val="0"/>
          <w:divBdr>
            <w:top w:val="none" w:sz="0" w:space="0" w:color="auto"/>
            <w:left w:val="none" w:sz="0" w:space="0" w:color="auto"/>
            <w:bottom w:val="none" w:sz="0" w:space="0" w:color="auto"/>
            <w:right w:val="none" w:sz="0" w:space="0" w:color="auto"/>
          </w:divBdr>
        </w:div>
        <w:div w:id="287392373">
          <w:marLeft w:val="640"/>
          <w:marRight w:val="0"/>
          <w:marTop w:val="0"/>
          <w:marBottom w:val="0"/>
          <w:divBdr>
            <w:top w:val="none" w:sz="0" w:space="0" w:color="auto"/>
            <w:left w:val="none" w:sz="0" w:space="0" w:color="auto"/>
            <w:bottom w:val="none" w:sz="0" w:space="0" w:color="auto"/>
            <w:right w:val="none" w:sz="0" w:space="0" w:color="auto"/>
          </w:divBdr>
        </w:div>
      </w:divsChild>
    </w:div>
    <w:div w:id="722949587">
      <w:bodyDiv w:val="1"/>
      <w:marLeft w:val="0"/>
      <w:marRight w:val="0"/>
      <w:marTop w:val="0"/>
      <w:marBottom w:val="0"/>
      <w:divBdr>
        <w:top w:val="none" w:sz="0" w:space="0" w:color="auto"/>
        <w:left w:val="none" w:sz="0" w:space="0" w:color="auto"/>
        <w:bottom w:val="none" w:sz="0" w:space="0" w:color="auto"/>
        <w:right w:val="none" w:sz="0" w:space="0" w:color="auto"/>
      </w:divBdr>
      <w:divsChild>
        <w:div w:id="639071797">
          <w:marLeft w:val="640"/>
          <w:marRight w:val="0"/>
          <w:marTop w:val="0"/>
          <w:marBottom w:val="0"/>
          <w:divBdr>
            <w:top w:val="none" w:sz="0" w:space="0" w:color="auto"/>
            <w:left w:val="none" w:sz="0" w:space="0" w:color="auto"/>
            <w:bottom w:val="none" w:sz="0" w:space="0" w:color="auto"/>
            <w:right w:val="none" w:sz="0" w:space="0" w:color="auto"/>
          </w:divBdr>
        </w:div>
        <w:div w:id="198053390">
          <w:marLeft w:val="640"/>
          <w:marRight w:val="0"/>
          <w:marTop w:val="0"/>
          <w:marBottom w:val="0"/>
          <w:divBdr>
            <w:top w:val="none" w:sz="0" w:space="0" w:color="auto"/>
            <w:left w:val="none" w:sz="0" w:space="0" w:color="auto"/>
            <w:bottom w:val="none" w:sz="0" w:space="0" w:color="auto"/>
            <w:right w:val="none" w:sz="0" w:space="0" w:color="auto"/>
          </w:divBdr>
        </w:div>
        <w:div w:id="1018700311">
          <w:marLeft w:val="640"/>
          <w:marRight w:val="0"/>
          <w:marTop w:val="0"/>
          <w:marBottom w:val="0"/>
          <w:divBdr>
            <w:top w:val="none" w:sz="0" w:space="0" w:color="auto"/>
            <w:left w:val="none" w:sz="0" w:space="0" w:color="auto"/>
            <w:bottom w:val="none" w:sz="0" w:space="0" w:color="auto"/>
            <w:right w:val="none" w:sz="0" w:space="0" w:color="auto"/>
          </w:divBdr>
        </w:div>
        <w:div w:id="1878544675">
          <w:marLeft w:val="640"/>
          <w:marRight w:val="0"/>
          <w:marTop w:val="0"/>
          <w:marBottom w:val="0"/>
          <w:divBdr>
            <w:top w:val="none" w:sz="0" w:space="0" w:color="auto"/>
            <w:left w:val="none" w:sz="0" w:space="0" w:color="auto"/>
            <w:bottom w:val="none" w:sz="0" w:space="0" w:color="auto"/>
            <w:right w:val="none" w:sz="0" w:space="0" w:color="auto"/>
          </w:divBdr>
        </w:div>
        <w:div w:id="1214268269">
          <w:marLeft w:val="640"/>
          <w:marRight w:val="0"/>
          <w:marTop w:val="0"/>
          <w:marBottom w:val="0"/>
          <w:divBdr>
            <w:top w:val="none" w:sz="0" w:space="0" w:color="auto"/>
            <w:left w:val="none" w:sz="0" w:space="0" w:color="auto"/>
            <w:bottom w:val="none" w:sz="0" w:space="0" w:color="auto"/>
            <w:right w:val="none" w:sz="0" w:space="0" w:color="auto"/>
          </w:divBdr>
        </w:div>
        <w:div w:id="1314990343">
          <w:marLeft w:val="640"/>
          <w:marRight w:val="0"/>
          <w:marTop w:val="0"/>
          <w:marBottom w:val="0"/>
          <w:divBdr>
            <w:top w:val="none" w:sz="0" w:space="0" w:color="auto"/>
            <w:left w:val="none" w:sz="0" w:space="0" w:color="auto"/>
            <w:bottom w:val="none" w:sz="0" w:space="0" w:color="auto"/>
            <w:right w:val="none" w:sz="0" w:space="0" w:color="auto"/>
          </w:divBdr>
        </w:div>
        <w:div w:id="1953396255">
          <w:marLeft w:val="640"/>
          <w:marRight w:val="0"/>
          <w:marTop w:val="0"/>
          <w:marBottom w:val="0"/>
          <w:divBdr>
            <w:top w:val="none" w:sz="0" w:space="0" w:color="auto"/>
            <w:left w:val="none" w:sz="0" w:space="0" w:color="auto"/>
            <w:bottom w:val="none" w:sz="0" w:space="0" w:color="auto"/>
            <w:right w:val="none" w:sz="0" w:space="0" w:color="auto"/>
          </w:divBdr>
        </w:div>
        <w:div w:id="804858849">
          <w:marLeft w:val="640"/>
          <w:marRight w:val="0"/>
          <w:marTop w:val="0"/>
          <w:marBottom w:val="0"/>
          <w:divBdr>
            <w:top w:val="none" w:sz="0" w:space="0" w:color="auto"/>
            <w:left w:val="none" w:sz="0" w:space="0" w:color="auto"/>
            <w:bottom w:val="none" w:sz="0" w:space="0" w:color="auto"/>
            <w:right w:val="none" w:sz="0" w:space="0" w:color="auto"/>
          </w:divBdr>
        </w:div>
        <w:div w:id="1488857836">
          <w:marLeft w:val="640"/>
          <w:marRight w:val="0"/>
          <w:marTop w:val="0"/>
          <w:marBottom w:val="0"/>
          <w:divBdr>
            <w:top w:val="none" w:sz="0" w:space="0" w:color="auto"/>
            <w:left w:val="none" w:sz="0" w:space="0" w:color="auto"/>
            <w:bottom w:val="none" w:sz="0" w:space="0" w:color="auto"/>
            <w:right w:val="none" w:sz="0" w:space="0" w:color="auto"/>
          </w:divBdr>
        </w:div>
        <w:div w:id="620723950">
          <w:marLeft w:val="640"/>
          <w:marRight w:val="0"/>
          <w:marTop w:val="0"/>
          <w:marBottom w:val="0"/>
          <w:divBdr>
            <w:top w:val="none" w:sz="0" w:space="0" w:color="auto"/>
            <w:left w:val="none" w:sz="0" w:space="0" w:color="auto"/>
            <w:bottom w:val="none" w:sz="0" w:space="0" w:color="auto"/>
            <w:right w:val="none" w:sz="0" w:space="0" w:color="auto"/>
          </w:divBdr>
        </w:div>
        <w:div w:id="807087434">
          <w:marLeft w:val="640"/>
          <w:marRight w:val="0"/>
          <w:marTop w:val="0"/>
          <w:marBottom w:val="0"/>
          <w:divBdr>
            <w:top w:val="none" w:sz="0" w:space="0" w:color="auto"/>
            <w:left w:val="none" w:sz="0" w:space="0" w:color="auto"/>
            <w:bottom w:val="none" w:sz="0" w:space="0" w:color="auto"/>
            <w:right w:val="none" w:sz="0" w:space="0" w:color="auto"/>
          </w:divBdr>
        </w:div>
        <w:div w:id="251159899">
          <w:marLeft w:val="640"/>
          <w:marRight w:val="0"/>
          <w:marTop w:val="0"/>
          <w:marBottom w:val="0"/>
          <w:divBdr>
            <w:top w:val="none" w:sz="0" w:space="0" w:color="auto"/>
            <w:left w:val="none" w:sz="0" w:space="0" w:color="auto"/>
            <w:bottom w:val="none" w:sz="0" w:space="0" w:color="auto"/>
            <w:right w:val="none" w:sz="0" w:space="0" w:color="auto"/>
          </w:divBdr>
        </w:div>
        <w:div w:id="2073385378">
          <w:marLeft w:val="640"/>
          <w:marRight w:val="0"/>
          <w:marTop w:val="0"/>
          <w:marBottom w:val="0"/>
          <w:divBdr>
            <w:top w:val="none" w:sz="0" w:space="0" w:color="auto"/>
            <w:left w:val="none" w:sz="0" w:space="0" w:color="auto"/>
            <w:bottom w:val="none" w:sz="0" w:space="0" w:color="auto"/>
            <w:right w:val="none" w:sz="0" w:space="0" w:color="auto"/>
          </w:divBdr>
        </w:div>
        <w:div w:id="734469678">
          <w:marLeft w:val="640"/>
          <w:marRight w:val="0"/>
          <w:marTop w:val="0"/>
          <w:marBottom w:val="0"/>
          <w:divBdr>
            <w:top w:val="none" w:sz="0" w:space="0" w:color="auto"/>
            <w:left w:val="none" w:sz="0" w:space="0" w:color="auto"/>
            <w:bottom w:val="none" w:sz="0" w:space="0" w:color="auto"/>
            <w:right w:val="none" w:sz="0" w:space="0" w:color="auto"/>
          </w:divBdr>
        </w:div>
        <w:div w:id="1671904436">
          <w:marLeft w:val="640"/>
          <w:marRight w:val="0"/>
          <w:marTop w:val="0"/>
          <w:marBottom w:val="0"/>
          <w:divBdr>
            <w:top w:val="none" w:sz="0" w:space="0" w:color="auto"/>
            <w:left w:val="none" w:sz="0" w:space="0" w:color="auto"/>
            <w:bottom w:val="none" w:sz="0" w:space="0" w:color="auto"/>
            <w:right w:val="none" w:sz="0" w:space="0" w:color="auto"/>
          </w:divBdr>
        </w:div>
        <w:div w:id="1799060727">
          <w:marLeft w:val="640"/>
          <w:marRight w:val="0"/>
          <w:marTop w:val="0"/>
          <w:marBottom w:val="0"/>
          <w:divBdr>
            <w:top w:val="none" w:sz="0" w:space="0" w:color="auto"/>
            <w:left w:val="none" w:sz="0" w:space="0" w:color="auto"/>
            <w:bottom w:val="none" w:sz="0" w:space="0" w:color="auto"/>
            <w:right w:val="none" w:sz="0" w:space="0" w:color="auto"/>
          </w:divBdr>
        </w:div>
        <w:div w:id="1012151061">
          <w:marLeft w:val="640"/>
          <w:marRight w:val="0"/>
          <w:marTop w:val="0"/>
          <w:marBottom w:val="0"/>
          <w:divBdr>
            <w:top w:val="none" w:sz="0" w:space="0" w:color="auto"/>
            <w:left w:val="none" w:sz="0" w:space="0" w:color="auto"/>
            <w:bottom w:val="none" w:sz="0" w:space="0" w:color="auto"/>
            <w:right w:val="none" w:sz="0" w:space="0" w:color="auto"/>
          </w:divBdr>
        </w:div>
        <w:div w:id="902956406">
          <w:marLeft w:val="640"/>
          <w:marRight w:val="0"/>
          <w:marTop w:val="0"/>
          <w:marBottom w:val="0"/>
          <w:divBdr>
            <w:top w:val="none" w:sz="0" w:space="0" w:color="auto"/>
            <w:left w:val="none" w:sz="0" w:space="0" w:color="auto"/>
            <w:bottom w:val="none" w:sz="0" w:space="0" w:color="auto"/>
            <w:right w:val="none" w:sz="0" w:space="0" w:color="auto"/>
          </w:divBdr>
        </w:div>
        <w:div w:id="2134708454">
          <w:marLeft w:val="640"/>
          <w:marRight w:val="0"/>
          <w:marTop w:val="0"/>
          <w:marBottom w:val="0"/>
          <w:divBdr>
            <w:top w:val="none" w:sz="0" w:space="0" w:color="auto"/>
            <w:left w:val="none" w:sz="0" w:space="0" w:color="auto"/>
            <w:bottom w:val="none" w:sz="0" w:space="0" w:color="auto"/>
            <w:right w:val="none" w:sz="0" w:space="0" w:color="auto"/>
          </w:divBdr>
        </w:div>
        <w:div w:id="1197504659">
          <w:marLeft w:val="640"/>
          <w:marRight w:val="0"/>
          <w:marTop w:val="0"/>
          <w:marBottom w:val="0"/>
          <w:divBdr>
            <w:top w:val="none" w:sz="0" w:space="0" w:color="auto"/>
            <w:left w:val="none" w:sz="0" w:space="0" w:color="auto"/>
            <w:bottom w:val="none" w:sz="0" w:space="0" w:color="auto"/>
            <w:right w:val="none" w:sz="0" w:space="0" w:color="auto"/>
          </w:divBdr>
        </w:div>
        <w:div w:id="1226794838">
          <w:marLeft w:val="640"/>
          <w:marRight w:val="0"/>
          <w:marTop w:val="0"/>
          <w:marBottom w:val="0"/>
          <w:divBdr>
            <w:top w:val="none" w:sz="0" w:space="0" w:color="auto"/>
            <w:left w:val="none" w:sz="0" w:space="0" w:color="auto"/>
            <w:bottom w:val="none" w:sz="0" w:space="0" w:color="auto"/>
            <w:right w:val="none" w:sz="0" w:space="0" w:color="auto"/>
          </w:divBdr>
        </w:div>
        <w:div w:id="82379114">
          <w:marLeft w:val="640"/>
          <w:marRight w:val="0"/>
          <w:marTop w:val="0"/>
          <w:marBottom w:val="0"/>
          <w:divBdr>
            <w:top w:val="none" w:sz="0" w:space="0" w:color="auto"/>
            <w:left w:val="none" w:sz="0" w:space="0" w:color="auto"/>
            <w:bottom w:val="none" w:sz="0" w:space="0" w:color="auto"/>
            <w:right w:val="none" w:sz="0" w:space="0" w:color="auto"/>
          </w:divBdr>
        </w:div>
        <w:div w:id="1103381455">
          <w:marLeft w:val="640"/>
          <w:marRight w:val="0"/>
          <w:marTop w:val="0"/>
          <w:marBottom w:val="0"/>
          <w:divBdr>
            <w:top w:val="none" w:sz="0" w:space="0" w:color="auto"/>
            <w:left w:val="none" w:sz="0" w:space="0" w:color="auto"/>
            <w:bottom w:val="none" w:sz="0" w:space="0" w:color="auto"/>
            <w:right w:val="none" w:sz="0" w:space="0" w:color="auto"/>
          </w:divBdr>
        </w:div>
        <w:div w:id="2081441270">
          <w:marLeft w:val="640"/>
          <w:marRight w:val="0"/>
          <w:marTop w:val="0"/>
          <w:marBottom w:val="0"/>
          <w:divBdr>
            <w:top w:val="none" w:sz="0" w:space="0" w:color="auto"/>
            <w:left w:val="none" w:sz="0" w:space="0" w:color="auto"/>
            <w:bottom w:val="none" w:sz="0" w:space="0" w:color="auto"/>
            <w:right w:val="none" w:sz="0" w:space="0" w:color="auto"/>
          </w:divBdr>
        </w:div>
        <w:div w:id="72900439">
          <w:marLeft w:val="640"/>
          <w:marRight w:val="0"/>
          <w:marTop w:val="0"/>
          <w:marBottom w:val="0"/>
          <w:divBdr>
            <w:top w:val="none" w:sz="0" w:space="0" w:color="auto"/>
            <w:left w:val="none" w:sz="0" w:space="0" w:color="auto"/>
            <w:bottom w:val="none" w:sz="0" w:space="0" w:color="auto"/>
            <w:right w:val="none" w:sz="0" w:space="0" w:color="auto"/>
          </w:divBdr>
        </w:div>
        <w:div w:id="811140677">
          <w:marLeft w:val="640"/>
          <w:marRight w:val="0"/>
          <w:marTop w:val="0"/>
          <w:marBottom w:val="0"/>
          <w:divBdr>
            <w:top w:val="none" w:sz="0" w:space="0" w:color="auto"/>
            <w:left w:val="none" w:sz="0" w:space="0" w:color="auto"/>
            <w:bottom w:val="none" w:sz="0" w:space="0" w:color="auto"/>
            <w:right w:val="none" w:sz="0" w:space="0" w:color="auto"/>
          </w:divBdr>
        </w:div>
        <w:div w:id="129400784">
          <w:marLeft w:val="640"/>
          <w:marRight w:val="0"/>
          <w:marTop w:val="0"/>
          <w:marBottom w:val="0"/>
          <w:divBdr>
            <w:top w:val="none" w:sz="0" w:space="0" w:color="auto"/>
            <w:left w:val="none" w:sz="0" w:space="0" w:color="auto"/>
            <w:bottom w:val="none" w:sz="0" w:space="0" w:color="auto"/>
            <w:right w:val="none" w:sz="0" w:space="0" w:color="auto"/>
          </w:divBdr>
        </w:div>
        <w:div w:id="1931307951">
          <w:marLeft w:val="640"/>
          <w:marRight w:val="0"/>
          <w:marTop w:val="0"/>
          <w:marBottom w:val="0"/>
          <w:divBdr>
            <w:top w:val="none" w:sz="0" w:space="0" w:color="auto"/>
            <w:left w:val="none" w:sz="0" w:space="0" w:color="auto"/>
            <w:bottom w:val="none" w:sz="0" w:space="0" w:color="auto"/>
            <w:right w:val="none" w:sz="0" w:space="0" w:color="auto"/>
          </w:divBdr>
        </w:div>
        <w:div w:id="887691883">
          <w:marLeft w:val="640"/>
          <w:marRight w:val="0"/>
          <w:marTop w:val="0"/>
          <w:marBottom w:val="0"/>
          <w:divBdr>
            <w:top w:val="none" w:sz="0" w:space="0" w:color="auto"/>
            <w:left w:val="none" w:sz="0" w:space="0" w:color="auto"/>
            <w:bottom w:val="none" w:sz="0" w:space="0" w:color="auto"/>
            <w:right w:val="none" w:sz="0" w:space="0" w:color="auto"/>
          </w:divBdr>
        </w:div>
        <w:div w:id="251085230">
          <w:marLeft w:val="640"/>
          <w:marRight w:val="0"/>
          <w:marTop w:val="0"/>
          <w:marBottom w:val="0"/>
          <w:divBdr>
            <w:top w:val="none" w:sz="0" w:space="0" w:color="auto"/>
            <w:left w:val="none" w:sz="0" w:space="0" w:color="auto"/>
            <w:bottom w:val="none" w:sz="0" w:space="0" w:color="auto"/>
            <w:right w:val="none" w:sz="0" w:space="0" w:color="auto"/>
          </w:divBdr>
        </w:div>
        <w:div w:id="1523397294">
          <w:marLeft w:val="640"/>
          <w:marRight w:val="0"/>
          <w:marTop w:val="0"/>
          <w:marBottom w:val="0"/>
          <w:divBdr>
            <w:top w:val="none" w:sz="0" w:space="0" w:color="auto"/>
            <w:left w:val="none" w:sz="0" w:space="0" w:color="auto"/>
            <w:bottom w:val="none" w:sz="0" w:space="0" w:color="auto"/>
            <w:right w:val="none" w:sz="0" w:space="0" w:color="auto"/>
          </w:divBdr>
        </w:div>
        <w:div w:id="1285693355">
          <w:marLeft w:val="640"/>
          <w:marRight w:val="0"/>
          <w:marTop w:val="0"/>
          <w:marBottom w:val="0"/>
          <w:divBdr>
            <w:top w:val="none" w:sz="0" w:space="0" w:color="auto"/>
            <w:left w:val="none" w:sz="0" w:space="0" w:color="auto"/>
            <w:bottom w:val="none" w:sz="0" w:space="0" w:color="auto"/>
            <w:right w:val="none" w:sz="0" w:space="0" w:color="auto"/>
          </w:divBdr>
        </w:div>
        <w:div w:id="1638490328">
          <w:marLeft w:val="640"/>
          <w:marRight w:val="0"/>
          <w:marTop w:val="0"/>
          <w:marBottom w:val="0"/>
          <w:divBdr>
            <w:top w:val="none" w:sz="0" w:space="0" w:color="auto"/>
            <w:left w:val="none" w:sz="0" w:space="0" w:color="auto"/>
            <w:bottom w:val="none" w:sz="0" w:space="0" w:color="auto"/>
            <w:right w:val="none" w:sz="0" w:space="0" w:color="auto"/>
          </w:divBdr>
        </w:div>
        <w:div w:id="1421562847">
          <w:marLeft w:val="640"/>
          <w:marRight w:val="0"/>
          <w:marTop w:val="0"/>
          <w:marBottom w:val="0"/>
          <w:divBdr>
            <w:top w:val="none" w:sz="0" w:space="0" w:color="auto"/>
            <w:left w:val="none" w:sz="0" w:space="0" w:color="auto"/>
            <w:bottom w:val="none" w:sz="0" w:space="0" w:color="auto"/>
            <w:right w:val="none" w:sz="0" w:space="0" w:color="auto"/>
          </w:divBdr>
        </w:div>
      </w:divsChild>
    </w:div>
    <w:div w:id="739865878">
      <w:bodyDiv w:val="1"/>
      <w:marLeft w:val="0"/>
      <w:marRight w:val="0"/>
      <w:marTop w:val="0"/>
      <w:marBottom w:val="0"/>
      <w:divBdr>
        <w:top w:val="none" w:sz="0" w:space="0" w:color="auto"/>
        <w:left w:val="none" w:sz="0" w:space="0" w:color="auto"/>
        <w:bottom w:val="none" w:sz="0" w:space="0" w:color="auto"/>
        <w:right w:val="none" w:sz="0" w:space="0" w:color="auto"/>
      </w:divBdr>
      <w:divsChild>
        <w:div w:id="113015582">
          <w:marLeft w:val="640"/>
          <w:marRight w:val="0"/>
          <w:marTop w:val="0"/>
          <w:marBottom w:val="0"/>
          <w:divBdr>
            <w:top w:val="none" w:sz="0" w:space="0" w:color="auto"/>
            <w:left w:val="none" w:sz="0" w:space="0" w:color="auto"/>
            <w:bottom w:val="none" w:sz="0" w:space="0" w:color="auto"/>
            <w:right w:val="none" w:sz="0" w:space="0" w:color="auto"/>
          </w:divBdr>
        </w:div>
        <w:div w:id="1314796849">
          <w:marLeft w:val="640"/>
          <w:marRight w:val="0"/>
          <w:marTop w:val="0"/>
          <w:marBottom w:val="0"/>
          <w:divBdr>
            <w:top w:val="none" w:sz="0" w:space="0" w:color="auto"/>
            <w:left w:val="none" w:sz="0" w:space="0" w:color="auto"/>
            <w:bottom w:val="none" w:sz="0" w:space="0" w:color="auto"/>
            <w:right w:val="none" w:sz="0" w:space="0" w:color="auto"/>
          </w:divBdr>
        </w:div>
        <w:div w:id="765925470">
          <w:marLeft w:val="640"/>
          <w:marRight w:val="0"/>
          <w:marTop w:val="0"/>
          <w:marBottom w:val="0"/>
          <w:divBdr>
            <w:top w:val="none" w:sz="0" w:space="0" w:color="auto"/>
            <w:left w:val="none" w:sz="0" w:space="0" w:color="auto"/>
            <w:bottom w:val="none" w:sz="0" w:space="0" w:color="auto"/>
            <w:right w:val="none" w:sz="0" w:space="0" w:color="auto"/>
          </w:divBdr>
        </w:div>
        <w:div w:id="1641688816">
          <w:marLeft w:val="640"/>
          <w:marRight w:val="0"/>
          <w:marTop w:val="0"/>
          <w:marBottom w:val="0"/>
          <w:divBdr>
            <w:top w:val="none" w:sz="0" w:space="0" w:color="auto"/>
            <w:left w:val="none" w:sz="0" w:space="0" w:color="auto"/>
            <w:bottom w:val="none" w:sz="0" w:space="0" w:color="auto"/>
            <w:right w:val="none" w:sz="0" w:space="0" w:color="auto"/>
          </w:divBdr>
        </w:div>
        <w:div w:id="806121988">
          <w:marLeft w:val="640"/>
          <w:marRight w:val="0"/>
          <w:marTop w:val="0"/>
          <w:marBottom w:val="0"/>
          <w:divBdr>
            <w:top w:val="none" w:sz="0" w:space="0" w:color="auto"/>
            <w:left w:val="none" w:sz="0" w:space="0" w:color="auto"/>
            <w:bottom w:val="none" w:sz="0" w:space="0" w:color="auto"/>
            <w:right w:val="none" w:sz="0" w:space="0" w:color="auto"/>
          </w:divBdr>
        </w:div>
        <w:div w:id="756176064">
          <w:marLeft w:val="640"/>
          <w:marRight w:val="0"/>
          <w:marTop w:val="0"/>
          <w:marBottom w:val="0"/>
          <w:divBdr>
            <w:top w:val="none" w:sz="0" w:space="0" w:color="auto"/>
            <w:left w:val="none" w:sz="0" w:space="0" w:color="auto"/>
            <w:bottom w:val="none" w:sz="0" w:space="0" w:color="auto"/>
            <w:right w:val="none" w:sz="0" w:space="0" w:color="auto"/>
          </w:divBdr>
        </w:div>
        <w:div w:id="1642924154">
          <w:marLeft w:val="640"/>
          <w:marRight w:val="0"/>
          <w:marTop w:val="0"/>
          <w:marBottom w:val="0"/>
          <w:divBdr>
            <w:top w:val="none" w:sz="0" w:space="0" w:color="auto"/>
            <w:left w:val="none" w:sz="0" w:space="0" w:color="auto"/>
            <w:bottom w:val="none" w:sz="0" w:space="0" w:color="auto"/>
            <w:right w:val="none" w:sz="0" w:space="0" w:color="auto"/>
          </w:divBdr>
        </w:div>
        <w:div w:id="669913497">
          <w:marLeft w:val="640"/>
          <w:marRight w:val="0"/>
          <w:marTop w:val="0"/>
          <w:marBottom w:val="0"/>
          <w:divBdr>
            <w:top w:val="none" w:sz="0" w:space="0" w:color="auto"/>
            <w:left w:val="none" w:sz="0" w:space="0" w:color="auto"/>
            <w:bottom w:val="none" w:sz="0" w:space="0" w:color="auto"/>
            <w:right w:val="none" w:sz="0" w:space="0" w:color="auto"/>
          </w:divBdr>
        </w:div>
        <w:div w:id="870722865">
          <w:marLeft w:val="640"/>
          <w:marRight w:val="0"/>
          <w:marTop w:val="0"/>
          <w:marBottom w:val="0"/>
          <w:divBdr>
            <w:top w:val="none" w:sz="0" w:space="0" w:color="auto"/>
            <w:left w:val="none" w:sz="0" w:space="0" w:color="auto"/>
            <w:bottom w:val="none" w:sz="0" w:space="0" w:color="auto"/>
            <w:right w:val="none" w:sz="0" w:space="0" w:color="auto"/>
          </w:divBdr>
        </w:div>
        <w:div w:id="1078595179">
          <w:marLeft w:val="640"/>
          <w:marRight w:val="0"/>
          <w:marTop w:val="0"/>
          <w:marBottom w:val="0"/>
          <w:divBdr>
            <w:top w:val="none" w:sz="0" w:space="0" w:color="auto"/>
            <w:left w:val="none" w:sz="0" w:space="0" w:color="auto"/>
            <w:bottom w:val="none" w:sz="0" w:space="0" w:color="auto"/>
            <w:right w:val="none" w:sz="0" w:space="0" w:color="auto"/>
          </w:divBdr>
        </w:div>
        <w:div w:id="748115164">
          <w:marLeft w:val="640"/>
          <w:marRight w:val="0"/>
          <w:marTop w:val="0"/>
          <w:marBottom w:val="0"/>
          <w:divBdr>
            <w:top w:val="none" w:sz="0" w:space="0" w:color="auto"/>
            <w:left w:val="none" w:sz="0" w:space="0" w:color="auto"/>
            <w:bottom w:val="none" w:sz="0" w:space="0" w:color="auto"/>
            <w:right w:val="none" w:sz="0" w:space="0" w:color="auto"/>
          </w:divBdr>
        </w:div>
        <w:div w:id="550961220">
          <w:marLeft w:val="640"/>
          <w:marRight w:val="0"/>
          <w:marTop w:val="0"/>
          <w:marBottom w:val="0"/>
          <w:divBdr>
            <w:top w:val="none" w:sz="0" w:space="0" w:color="auto"/>
            <w:left w:val="none" w:sz="0" w:space="0" w:color="auto"/>
            <w:bottom w:val="none" w:sz="0" w:space="0" w:color="auto"/>
            <w:right w:val="none" w:sz="0" w:space="0" w:color="auto"/>
          </w:divBdr>
        </w:div>
        <w:div w:id="649213422">
          <w:marLeft w:val="640"/>
          <w:marRight w:val="0"/>
          <w:marTop w:val="0"/>
          <w:marBottom w:val="0"/>
          <w:divBdr>
            <w:top w:val="none" w:sz="0" w:space="0" w:color="auto"/>
            <w:left w:val="none" w:sz="0" w:space="0" w:color="auto"/>
            <w:bottom w:val="none" w:sz="0" w:space="0" w:color="auto"/>
            <w:right w:val="none" w:sz="0" w:space="0" w:color="auto"/>
          </w:divBdr>
        </w:div>
        <w:div w:id="306205595">
          <w:marLeft w:val="640"/>
          <w:marRight w:val="0"/>
          <w:marTop w:val="0"/>
          <w:marBottom w:val="0"/>
          <w:divBdr>
            <w:top w:val="none" w:sz="0" w:space="0" w:color="auto"/>
            <w:left w:val="none" w:sz="0" w:space="0" w:color="auto"/>
            <w:bottom w:val="none" w:sz="0" w:space="0" w:color="auto"/>
            <w:right w:val="none" w:sz="0" w:space="0" w:color="auto"/>
          </w:divBdr>
        </w:div>
        <w:div w:id="147090555">
          <w:marLeft w:val="640"/>
          <w:marRight w:val="0"/>
          <w:marTop w:val="0"/>
          <w:marBottom w:val="0"/>
          <w:divBdr>
            <w:top w:val="none" w:sz="0" w:space="0" w:color="auto"/>
            <w:left w:val="none" w:sz="0" w:space="0" w:color="auto"/>
            <w:bottom w:val="none" w:sz="0" w:space="0" w:color="auto"/>
            <w:right w:val="none" w:sz="0" w:space="0" w:color="auto"/>
          </w:divBdr>
        </w:div>
        <w:div w:id="1502354785">
          <w:marLeft w:val="640"/>
          <w:marRight w:val="0"/>
          <w:marTop w:val="0"/>
          <w:marBottom w:val="0"/>
          <w:divBdr>
            <w:top w:val="none" w:sz="0" w:space="0" w:color="auto"/>
            <w:left w:val="none" w:sz="0" w:space="0" w:color="auto"/>
            <w:bottom w:val="none" w:sz="0" w:space="0" w:color="auto"/>
            <w:right w:val="none" w:sz="0" w:space="0" w:color="auto"/>
          </w:divBdr>
        </w:div>
      </w:divsChild>
    </w:div>
    <w:div w:id="745688062">
      <w:bodyDiv w:val="1"/>
      <w:marLeft w:val="0"/>
      <w:marRight w:val="0"/>
      <w:marTop w:val="0"/>
      <w:marBottom w:val="0"/>
      <w:divBdr>
        <w:top w:val="none" w:sz="0" w:space="0" w:color="auto"/>
        <w:left w:val="none" w:sz="0" w:space="0" w:color="auto"/>
        <w:bottom w:val="none" w:sz="0" w:space="0" w:color="auto"/>
        <w:right w:val="none" w:sz="0" w:space="0" w:color="auto"/>
      </w:divBdr>
      <w:divsChild>
        <w:div w:id="295646457">
          <w:marLeft w:val="640"/>
          <w:marRight w:val="0"/>
          <w:marTop w:val="0"/>
          <w:marBottom w:val="0"/>
          <w:divBdr>
            <w:top w:val="none" w:sz="0" w:space="0" w:color="auto"/>
            <w:left w:val="none" w:sz="0" w:space="0" w:color="auto"/>
            <w:bottom w:val="none" w:sz="0" w:space="0" w:color="auto"/>
            <w:right w:val="none" w:sz="0" w:space="0" w:color="auto"/>
          </w:divBdr>
        </w:div>
        <w:div w:id="967467069">
          <w:marLeft w:val="640"/>
          <w:marRight w:val="0"/>
          <w:marTop w:val="0"/>
          <w:marBottom w:val="0"/>
          <w:divBdr>
            <w:top w:val="none" w:sz="0" w:space="0" w:color="auto"/>
            <w:left w:val="none" w:sz="0" w:space="0" w:color="auto"/>
            <w:bottom w:val="none" w:sz="0" w:space="0" w:color="auto"/>
            <w:right w:val="none" w:sz="0" w:space="0" w:color="auto"/>
          </w:divBdr>
        </w:div>
        <w:div w:id="922297963">
          <w:marLeft w:val="640"/>
          <w:marRight w:val="0"/>
          <w:marTop w:val="0"/>
          <w:marBottom w:val="0"/>
          <w:divBdr>
            <w:top w:val="none" w:sz="0" w:space="0" w:color="auto"/>
            <w:left w:val="none" w:sz="0" w:space="0" w:color="auto"/>
            <w:bottom w:val="none" w:sz="0" w:space="0" w:color="auto"/>
            <w:right w:val="none" w:sz="0" w:space="0" w:color="auto"/>
          </w:divBdr>
        </w:div>
        <w:div w:id="1964455147">
          <w:marLeft w:val="640"/>
          <w:marRight w:val="0"/>
          <w:marTop w:val="0"/>
          <w:marBottom w:val="0"/>
          <w:divBdr>
            <w:top w:val="none" w:sz="0" w:space="0" w:color="auto"/>
            <w:left w:val="none" w:sz="0" w:space="0" w:color="auto"/>
            <w:bottom w:val="none" w:sz="0" w:space="0" w:color="auto"/>
            <w:right w:val="none" w:sz="0" w:space="0" w:color="auto"/>
          </w:divBdr>
        </w:div>
        <w:div w:id="815220049">
          <w:marLeft w:val="640"/>
          <w:marRight w:val="0"/>
          <w:marTop w:val="0"/>
          <w:marBottom w:val="0"/>
          <w:divBdr>
            <w:top w:val="none" w:sz="0" w:space="0" w:color="auto"/>
            <w:left w:val="none" w:sz="0" w:space="0" w:color="auto"/>
            <w:bottom w:val="none" w:sz="0" w:space="0" w:color="auto"/>
            <w:right w:val="none" w:sz="0" w:space="0" w:color="auto"/>
          </w:divBdr>
        </w:div>
        <w:div w:id="1256522193">
          <w:marLeft w:val="640"/>
          <w:marRight w:val="0"/>
          <w:marTop w:val="0"/>
          <w:marBottom w:val="0"/>
          <w:divBdr>
            <w:top w:val="none" w:sz="0" w:space="0" w:color="auto"/>
            <w:left w:val="none" w:sz="0" w:space="0" w:color="auto"/>
            <w:bottom w:val="none" w:sz="0" w:space="0" w:color="auto"/>
            <w:right w:val="none" w:sz="0" w:space="0" w:color="auto"/>
          </w:divBdr>
        </w:div>
        <w:div w:id="684478118">
          <w:marLeft w:val="640"/>
          <w:marRight w:val="0"/>
          <w:marTop w:val="0"/>
          <w:marBottom w:val="0"/>
          <w:divBdr>
            <w:top w:val="none" w:sz="0" w:space="0" w:color="auto"/>
            <w:left w:val="none" w:sz="0" w:space="0" w:color="auto"/>
            <w:bottom w:val="none" w:sz="0" w:space="0" w:color="auto"/>
            <w:right w:val="none" w:sz="0" w:space="0" w:color="auto"/>
          </w:divBdr>
        </w:div>
        <w:div w:id="1410153336">
          <w:marLeft w:val="640"/>
          <w:marRight w:val="0"/>
          <w:marTop w:val="0"/>
          <w:marBottom w:val="0"/>
          <w:divBdr>
            <w:top w:val="none" w:sz="0" w:space="0" w:color="auto"/>
            <w:left w:val="none" w:sz="0" w:space="0" w:color="auto"/>
            <w:bottom w:val="none" w:sz="0" w:space="0" w:color="auto"/>
            <w:right w:val="none" w:sz="0" w:space="0" w:color="auto"/>
          </w:divBdr>
        </w:div>
        <w:div w:id="207453035">
          <w:marLeft w:val="640"/>
          <w:marRight w:val="0"/>
          <w:marTop w:val="0"/>
          <w:marBottom w:val="0"/>
          <w:divBdr>
            <w:top w:val="none" w:sz="0" w:space="0" w:color="auto"/>
            <w:left w:val="none" w:sz="0" w:space="0" w:color="auto"/>
            <w:bottom w:val="none" w:sz="0" w:space="0" w:color="auto"/>
            <w:right w:val="none" w:sz="0" w:space="0" w:color="auto"/>
          </w:divBdr>
        </w:div>
        <w:div w:id="1455445329">
          <w:marLeft w:val="640"/>
          <w:marRight w:val="0"/>
          <w:marTop w:val="0"/>
          <w:marBottom w:val="0"/>
          <w:divBdr>
            <w:top w:val="none" w:sz="0" w:space="0" w:color="auto"/>
            <w:left w:val="none" w:sz="0" w:space="0" w:color="auto"/>
            <w:bottom w:val="none" w:sz="0" w:space="0" w:color="auto"/>
            <w:right w:val="none" w:sz="0" w:space="0" w:color="auto"/>
          </w:divBdr>
        </w:div>
        <w:div w:id="888298532">
          <w:marLeft w:val="640"/>
          <w:marRight w:val="0"/>
          <w:marTop w:val="0"/>
          <w:marBottom w:val="0"/>
          <w:divBdr>
            <w:top w:val="none" w:sz="0" w:space="0" w:color="auto"/>
            <w:left w:val="none" w:sz="0" w:space="0" w:color="auto"/>
            <w:bottom w:val="none" w:sz="0" w:space="0" w:color="auto"/>
            <w:right w:val="none" w:sz="0" w:space="0" w:color="auto"/>
          </w:divBdr>
        </w:div>
        <w:div w:id="1836530106">
          <w:marLeft w:val="640"/>
          <w:marRight w:val="0"/>
          <w:marTop w:val="0"/>
          <w:marBottom w:val="0"/>
          <w:divBdr>
            <w:top w:val="none" w:sz="0" w:space="0" w:color="auto"/>
            <w:left w:val="none" w:sz="0" w:space="0" w:color="auto"/>
            <w:bottom w:val="none" w:sz="0" w:space="0" w:color="auto"/>
            <w:right w:val="none" w:sz="0" w:space="0" w:color="auto"/>
          </w:divBdr>
        </w:div>
        <w:div w:id="488643543">
          <w:marLeft w:val="640"/>
          <w:marRight w:val="0"/>
          <w:marTop w:val="0"/>
          <w:marBottom w:val="0"/>
          <w:divBdr>
            <w:top w:val="none" w:sz="0" w:space="0" w:color="auto"/>
            <w:left w:val="none" w:sz="0" w:space="0" w:color="auto"/>
            <w:bottom w:val="none" w:sz="0" w:space="0" w:color="auto"/>
            <w:right w:val="none" w:sz="0" w:space="0" w:color="auto"/>
          </w:divBdr>
        </w:div>
        <w:div w:id="710571809">
          <w:marLeft w:val="640"/>
          <w:marRight w:val="0"/>
          <w:marTop w:val="0"/>
          <w:marBottom w:val="0"/>
          <w:divBdr>
            <w:top w:val="none" w:sz="0" w:space="0" w:color="auto"/>
            <w:left w:val="none" w:sz="0" w:space="0" w:color="auto"/>
            <w:bottom w:val="none" w:sz="0" w:space="0" w:color="auto"/>
            <w:right w:val="none" w:sz="0" w:space="0" w:color="auto"/>
          </w:divBdr>
        </w:div>
        <w:div w:id="1789471163">
          <w:marLeft w:val="640"/>
          <w:marRight w:val="0"/>
          <w:marTop w:val="0"/>
          <w:marBottom w:val="0"/>
          <w:divBdr>
            <w:top w:val="none" w:sz="0" w:space="0" w:color="auto"/>
            <w:left w:val="none" w:sz="0" w:space="0" w:color="auto"/>
            <w:bottom w:val="none" w:sz="0" w:space="0" w:color="auto"/>
            <w:right w:val="none" w:sz="0" w:space="0" w:color="auto"/>
          </w:divBdr>
        </w:div>
        <w:div w:id="125708140">
          <w:marLeft w:val="640"/>
          <w:marRight w:val="0"/>
          <w:marTop w:val="0"/>
          <w:marBottom w:val="0"/>
          <w:divBdr>
            <w:top w:val="none" w:sz="0" w:space="0" w:color="auto"/>
            <w:left w:val="none" w:sz="0" w:space="0" w:color="auto"/>
            <w:bottom w:val="none" w:sz="0" w:space="0" w:color="auto"/>
            <w:right w:val="none" w:sz="0" w:space="0" w:color="auto"/>
          </w:divBdr>
        </w:div>
        <w:div w:id="1698700583">
          <w:marLeft w:val="640"/>
          <w:marRight w:val="0"/>
          <w:marTop w:val="0"/>
          <w:marBottom w:val="0"/>
          <w:divBdr>
            <w:top w:val="none" w:sz="0" w:space="0" w:color="auto"/>
            <w:left w:val="none" w:sz="0" w:space="0" w:color="auto"/>
            <w:bottom w:val="none" w:sz="0" w:space="0" w:color="auto"/>
            <w:right w:val="none" w:sz="0" w:space="0" w:color="auto"/>
          </w:divBdr>
        </w:div>
        <w:div w:id="1823892218">
          <w:marLeft w:val="640"/>
          <w:marRight w:val="0"/>
          <w:marTop w:val="0"/>
          <w:marBottom w:val="0"/>
          <w:divBdr>
            <w:top w:val="none" w:sz="0" w:space="0" w:color="auto"/>
            <w:left w:val="none" w:sz="0" w:space="0" w:color="auto"/>
            <w:bottom w:val="none" w:sz="0" w:space="0" w:color="auto"/>
            <w:right w:val="none" w:sz="0" w:space="0" w:color="auto"/>
          </w:divBdr>
        </w:div>
        <w:div w:id="606353541">
          <w:marLeft w:val="640"/>
          <w:marRight w:val="0"/>
          <w:marTop w:val="0"/>
          <w:marBottom w:val="0"/>
          <w:divBdr>
            <w:top w:val="none" w:sz="0" w:space="0" w:color="auto"/>
            <w:left w:val="none" w:sz="0" w:space="0" w:color="auto"/>
            <w:bottom w:val="none" w:sz="0" w:space="0" w:color="auto"/>
            <w:right w:val="none" w:sz="0" w:space="0" w:color="auto"/>
          </w:divBdr>
        </w:div>
        <w:div w:id="1292638998">
          <w:marLeft w:val="640"/>
          <w:marRight w:val="0"/>
          <w:marTop w:val="0"/>
          <w:marBottom w:val="0"/>
          <w:divBdr>
            <w:top w:val="none" w:sz="0" w:space="0" w:color="auto"/>
            <w:left w:val="none" w:sz="0" w:space="0" w:color="auto"/>
            <w:bottom w:val="none" w:sz="0" w:space="0" w:color="auto"/>
            <w:right w:val="none" w:sz="0" w:space="0" w:color="auto"/>
          </w:divBdr>
        </w:div>
        <w:div w:id="971406559">
          <w:marLeft w:val="640"/>
          <w:marRight w:val="0"/>
          <w:marTop w:val="0"/>
          <w:marBottom w:val="0"/>
          <w:divBdr>
            <w:top w:val="none" w:sz="0" w:space="0" w:color="auto"/>
            <w:left w:val="none" w:sz="0" w:space="0" w:color="auto"/>
            <w:bottom w:val="none" w:sz="0" w:space="0" w:color="auto"/>
            <w:right w:val="none" w:sz="0" w:space="0" w:color="auto"/>
          </w:divBdr>
        </w:div>
        <w:div w:id="887960317">
          <w:marLeft w:val="640"/>
          <w:marRight w:val="0"/>
          <w:marTop w:val="0"/>
          <w:marBottom w:val="0"/>
          <w:divBdr>
            <w:top w:val="none" w:sz="0" w:space="0" w:color="auto"/>
            <w:left w:val="none" w:sz="0" w:space="0" w:color="auto"/>
            <w:bottom w:val="none" w:sz="0" w:space="0" w:color="auto"/>
            <w:right w:val="none" w:sz="0" w:space="0" w:color="auto"/>
          </w:divBdr>
        </w:div>
        <w:div w:id="757365966">
          <w:marLeft w:val="640"/>
          <w:marRight w:val="0"/>
          <w:marTop w:val="0"/>
          <w:marBottom w:val="0"/>
          <w:divBdr>
            <w:top w:val="none" w:sz="0" w:space="0" w:color="auto"/>
            <w:left w:val="none" w:sz="0" w:space="0" w:color="auto"/>
            <w:bottom w:val="none" w:sz="0" w:space="0" w:color="auto"/>
            <w:right w:val="none" w:sz="0" w:space="0" w:color="auto"/>
          </w:divBdr>
        </w:div>
        <w:div w:id="386147747">
          <w:marLeft w:val="640"/>
          <w:marRight w:val="0"/>
          <w:marTop w:val="0"/>
          <w:marBottom w:val="0"/>
          <w:divBdr>
            <w:top w:val="none" w:sz="0" w:space="0" w:color="auto"/>
            <w:left w:val="none" w:sz="0" w:space="0" w:color="auto"/>
            <w:bottom w:val="none" w:sz="0" w:space="0" w:color="auto"/>
            <w:right w:val="none" w:sz="0" w:space="0" w:color="auto"/>
          </w:divBdr>
        </w:div>
        <w:div w:id="2036148930">
          <w:marLeft w:val="640"/>
          <w:marRight w:val="0"/>
          <w:marTop w:val="0"/>
          <w:marBottom w:val="0"/>
          <w:divBdr>
            <w:top w:val="none" w:sz="0" w:space="0" w:color="auto"/>
            <w:left w:val="none" w:sz="0" w:space="0" w:color="auto"/>
            <w:bottom w:val="none" w:sz="0" w:space="0" w:color="auto"/>
            <w:right w:val="none" w:sz="0" w:space="0" w:color="auto"/>
          </w:divBdr>
        </w:div>
        <w:div w:id="1971982690">
          <w:marLeft w:val="640"/>
          <w:marRight w:val="0"/>
          <w:marTop w:val="0"/>
          <w:marBottom w:val="0"/>
          <w:divBdr>
            <w:top w:val="none" w:sz="0" w:space="0" w:color="auto"/>
            <w:left w:val="none" w:sz="0" w:space="0" w:color="auto"/>
            <w:bottom w:val="none" w:sz="0" w:space="0" w:color="auto"/>
            <w:right w:val="none" w:sz="0" w:space="0" w:color="auto"/>
          </w:divBdr>
        </w:div>
        <w:div w:id="1590886855">
          <w:marLeft w:val="640"/>
          <w:marRight w:val="0"/>
          <w:marTop w:val="0"/>
          <w:marBottom w:val="0"/>
          <w:divBdr>
            <w:top w:val="none" w:sz="0" w:space="0" w:color="auto"/>
            <w:left w:val="none" w:sz="0" w:space="0" w:color="auto"/>
            <w:bottom w:val="none" w:sz="0" w:space="0" w:color="auto"/>
            <w:right w:val="none" w:sz="0" w:space="0" w:color="auto"/>
          </w:divBdr>
        </w:div>
        <w:div w:id="929392652">
          <w:marLeft w:val="640"/>
          <w:marRight w:val="0"/>
          <w:marTop w:val="0"/>
          <w:marBottom w:val="0"/>
          <w:divBdr>
            <w:top w:val="none" w:sz="0" w:space="0" w:color="auto"/>
            <w:left w:val="none" w:sz="0" w:space="0" w:color="auto"/>
            <w:bottom w:val="none" w:sz="0" w:space="0" w:color="auto"/>
            <w:right w:val="none" w:sz="0" w:space="0" w:color="auto"/>
          </w:divBdr>
        </w:div>
        <w:div w:id="819736923">
          <w:marLeft w:val="640"/>
          <w:marRight w:val="0"/>
          <w:marTop w:val="0"/>
          <w:marBottom w:val="0"/>
          <w:divBdr>
            <w:top w:val="none" w:sz="0" w:space="0" w:color="auto"/>
            <w:left w:val="none" w:sz="0" w:space="0" w:color="auto"/>
            <w:bottom w:val="none" w:sz="0" w:space="0" w:color="auto"/>
            <w:right w:val="none" w:sz="0" w:space="0" w:color="auto"/>
          </w:divBdr>
        </w:div>
        <w:div w:id="383798172">
          <w:marLeft w:val="640"/>
          <w:marRight w:val="0"/>
          <w:marTop w:val="0"/>
          <w:marBottom w:val="0"/>
          <w:divBdr>
            <w:top w:val="none" w:sz="0" w:space="0" w:color="auto"/>
            <w:left w:val="none" w:sz="0" w:space="0" w:color="auto"/>
            <w:bottom w:val="none" w:sz="0" w:space="0" w:color="auto"/>
            <w:right w:val="none" w:sz="0" w:space="0" w:color="auto"/>
          </w:divBdr>
        </w:div>
        <w:div w:id="1176338208">
          <w:marLeft w:val="640"/>
          <w:marRight w:val="0"/>
          <w:marTop w:val="0"/>
          <w:marBottom w:val="0"/>
          <w:divBdr>
            <w:top w:val="none" w:sz="0" w:space="0" w:color="auto"/>
            <w:left w:val="none" w:sz="0" w:space="0" w:color="auto"/>
            <w:bottom w:val="none" w:sz="0" w:space="0" w:color="auto"/>
            <w:right w:val="none" w:sz="0" w:space="0" w:color="auto"/>
          </w:divBdr>
        </w:div>
      </w:divsChild>
    </w:div>
    <w:div w:id="787554974">
      <w:bodyDiv w:val="1"/>
      <w:marLeft w:val="0"/>
      <w:marRight w:val="0"/>
      <w:marTop w:val="0"/>
      <w:marBottom w:val="0"/>
      <w:divBdr>
        <w:top w:val="none" w:sz="0" w:space="0" w:color="auto"/>
        <w:left w:val="none" w:sz="0" w:space="0" w:color="auto"/>
        <w:bottom w:val="none" w:sz="0" w:space="0" w:color="auto"/>
        <w:right w:val="none" w:sz="0" w:space="0" w:color="auto"/>
      </w:divBdr>
      <w:divsChild>
        <w:div w:id="925578778">
          <w:marLeft w:val="640"/>
          <w:marRight w:val="0"/>
          <w:marTop w:val="0"/>
          <w:marBottom w:val="0"/>
          <w:divBdr>
            <w:top w:val="none" w:sz="0" w:space="0" w:color="auto"/>
            <w:left w:val="none" w:sz="0" w:space="0" w:color="auto"/>
            <w:bottom w:val="none" w:sz="0" w:space="0" w:color="auto"/>
            <w:right w:val="none" w:sz="0" w:space="0" w:color="auto"/>
          </w:divBdr>
        </w:div>
        <w:div w:id="557522156">
          <w:marLeft w:val="640"/>
          <w:marRight w:val="0"/>
          <w:marTop w:val="0"/>
          <w:marBottom w:val="0"/>
          <w:divBdr>
            <w:top w:val="none" w:sz="0" w:space="0" w:color="auto"/>
            <w:left w:val="none" w:sz="0" w:space="0" w:color="auto"/>
            <w:bottom w:val="none" w:sz="0" w:space="0" w:color="auto"/>
            <w:right w:val="none" w:sz="0" w:space="0" w:color="auto"/>
          </w:divBdr>
        </w:div>
        <w:div w:id="212931132">
          <w:marLeft w:val="640"/>
          <w:marRight w:val="0"/>
          <w:marTop w:val="0"/>
          <w:marBottom w:val="0"/>
          <w:divBdr>
            <w:top w:val="none" w:sz="0" w:space="0" w:color="auto"/>
            <w:left w:val="none" w:sz="0" w:space="0" w:color="auto"/>
            <w:bottom w:val="none" w:sz="0" w:space="0" w:color="auto"/>
            <w:right w:val="none" w:sz="0" w:space="0" w:color="auto"/>
          </w:divBdr>
        </w:div>
        <w:div w:id="174349456">
          <w:marLeft w:val="640"/>
          <w:marRight w:val="0"/>
          <w:marTop w:val="0"/>
          <w:marBottom w:val="0"/>
          <w:divBdr>
            <w:top w:val="none" w:sz="0" w:space="0" w:color="auto"/>
            <w:left w:val="none" w:sz="0" w:space="0" w:color="auto"/>
            <w:bottom w:val="none" w:sz="0" w:space="0" w:color="auto"/>
            <w:right w:val="none" w:sz="0" w:space="0" w:color="auto"/>
          </w:divBdr>
        </w:div>
        <w:div w:id="450440589">
          <w:marLeft w:val="640"/>
          <w:marRight w:val="0"/>
          <w:marTop w:val="0"/>
          <w:marBottom w:val="0"/>
          <w:divBdr>
            <w:top w:val="none" w:sz="0" w:space="0" w:color="auto"/>
            <w:left w:val="none" w:sz="0" w:space="0" w:color="auto"/>
            <w:bottom w:val="none" w:sz="0" w:space="0" w:color="auto"/>
            <w:right w:val="none" w:sz="0" w:space="0" w:color="auto"/>
          </w:divBdr>
        </w:div>
        <w:div w:id="2630082">
          <w:marLeft w:val="640"/>
          <w:marRight w:val="0"/>
          <w:marTop w:val="0"/>
          <w:marBottom w:val="0"/>
          <w:divBdr>
            <w:top w:val="none" w:sz="0" w:space="0" w:color="auto"/>
            <w:left w:val="none" w:sz="0" w:space="0" w:color="auto"/>
            <w:bottom w:val="none" w:sz="0" w:space="0" w:color="auto"/>
            <w:right w:val="none" w:sz="0" w:space="0" w:color="auto"/>
          </w:divBdr>
        </w:div>
        <w:div w:id="697853150">
          <w:marLeft w:val="640"/>
          <w:marRight w:val="0"/>
          <w:marTop w:val="0"/>
          <w:marBottom w:val="0"/>
          <w:divBdr>
            <w:top w:val="none" w:sz="0" w:space="0" w:color="auto"/>
            <w:left w:val="none" w:sz="0" w:space="0" w:color="auto"/>
            <w:bottom w:val="none" w:sz="0" w:space="0" w:color="auto"/>
            <w:right w:val="none" w:sz="0" w:space="0" w:color="auto"/>
          </w:divBdr>
        </w:div>
        <w:div w:id="1253662693">
          <w:marLeft w:val="640"/>
          <w:marRight w:val="0"/>
          <w:marTop w:val="0"/>
          <w:marBottom w:val="0"/>
          <w:divBdr>
            <w:top w:val="none" w:sz="0" w:space="0" w:color="auto"/>
            <w:left w:val="none" w:sz="0" w:space="0" w:color="auto"/>
            <w:bottom w:val="none" w:sz="0" w:space="0" w:color="auto"/>
            <w:right w:val="none" w:sz="0" w:space="0" w:color="auto"/>
          </w:divBdr>
        </w:div>
        <w:div w:id="2009936815">
          <w:marLeft w:val="640"/>
          <w:marRight w:val="0"/>
          <w:marTop w:val="0"/>
          <w:marBottom w:val="0"/>
          <w:divBdr>
            <w:top w:val="none" w:sz="0" w:space="0" w:color="auto"/>
            <w:left w:val="none" w:sz="0" w:space="0" w:color="auto"/>
            <w:bottom w:val="none" w:sz="0" w:space="0" w:color="auto"/>
            <w:right w:val="none" w:sz="0" w:space="0" w:color="auto"/>
          </w:divBdr>
        </w:div>
        <w:div w:id="1238127756">
          <w:marLeft w:val="640"/>
          <w:marRight w:val="0"/>
          <w:marTop w:val="0"/>
          <w:marBottom w:val="0"/>
          <w:divBdr>
            <w:top w:val="none" w:sz="0" w:space="0" w:color="auto"/>
            <w:left w:val="none" w:sz="0" w:space="0" w:color="auto"/>
            <w:bottom w:val="none" w:sz="0" w:space="0" w:color="auto"/>
            <w:right w:val="none" w:sz="0" w:space="0" w:color="auto"/>
          </w:divBdr>
        </w:div>
        <w:div w:id="761872499">
          <w:marLeft w:val="640"/>
          <w:marRight w:val="0"/>
          <w:marTop w:val="0"/>
          <w:marBottom w:val="0"/>
          <w:divBdr>
            <w:top w:val="none" w:sz="0" w:space="0" w:color="auto"/>
            <w:left w:val="none" w:sz="0" w:space="0" w:color="auto"/>
            <w:bottom w:val="none" w:sz="0" w:space="0" w:color="auto"/>
            <w:right w:val="none" w:sz="0" w:space="0" w:color="auto"/>
          </w:divBdr>
        </w:div>
        <w:div w:id="680929769">
          <w:marLeft w:val="640"/>
          <w:marRight w:val="0"/>
          <w:marTop w:val="0"/>
          <w:marBottom w:val="0"/>
          <w:divBdr>
            <w:top w:val="none" w:sz="0" w:space="0" w:color="auto"/>
            <w:left w:val="none" w:sz="0" w:space="0" w:color="auto"/>
            <w:bottom w:val="none" w:sz="0" w:space="0" w:color="auto"/>
            <w:right w:val="none" w:sz="0" w:space="0" w:color="auto"/>
          </w:divBdr>
        </w:div>
        <w:div w:id="1906984248">
          <w:marLeft w:val="640"/>
          <w:marRight w:val="0"/>
          <w:marTop w:val="0"/>
          <w:marBottom w:val="0"/>
          <w:divBdr>
            <w:top w:val="none" w:sz="0" w:space="0" w:color="auto"/>
            <w:left w:val="none" w:sz="0" w:space="0" w:color="auto"/>
            <w:bottom w:val="none" w:sz="0" w:space="0" w:color="auto"/>
            <w:right w:val="none" w:sz="0" w:space="0" w:color="auto"/>
          </w:divBdr>
        </w:div>
        <w:div w:id="335612990">
          <w:marLeft w:val="640"/>
          <w:marRight w:val="0"/>
          <w:marTop w:val="0"/>
          <w:marBottom w:val="0"/>
          <w:divBdr>
            <w:top w:val="none" w:sz="0" w:space="0" w:color="auto"/>
            <w:left w:val="none" w:sz="0" w:space="0" w:color="auto"/>
            <w:bottom w:val="none" w:sz="0" w:space="0" w:color="auto"/>
            <w:right w:val="none" w:sz="0" w:space="0" w:color="auto"/>
          </w:divBdr>
        </w:div>
        <w:div w:id="769355580">
          <w:marLeft w:val="640"/>
          <w:marRight w:val="0"/>
          <w:marTop w:val="0"/>
          <w:marBottom w:val="0"/>
          <w:divBdr>
            <w:top w:val="none" w:sz="0" w:space="0" w:color="auto"/>
            <w:left w:val="none" w:sz="0" w:space="0" w:color="auto"/>
            <w:bottom w:val="none" w:sz="0" w:space="0" w:color="auto"/>
            <w:right w:val="none" w:sz="0" w:space="0" w:color="auto"/>
          </w:divBdr>
        </w:div>
        <w:div w:id="2011711966">
          <w:marLeft w:val="640"/>
          <w:marRight w:val="0"/>
          <w:marTop w:val="0"/>
          <w:marBottom w:val="0"/>
          <w:divBdr>
            <w:top w:val="none" w:sz="0" w:space="0" w:color="auto"/>
            <w:left w:val="none" w:sz="0" w:space="0" w:color="auto"/>
            <w:bottom w:val="none" w:sz="0" w:space="0" w:color="auto"/>
            <w:right w:val="none" w:sz="0" w:space="0" w:color="auto"/>
          </w:divBdr>
        </w:div>
        <w:div w:id="1578053991">
          <w:marLeft w:val="640"/>
          <w:marRight w:val="0"/>
          <w:marTop w:val="0"/>
          <w:marBottom w:val="0"/>
          <w:divBdr>
            <w:top w:val="none" w:sz="0" w:space="0" w:color="auto"/>
            <w:left w:val="none" w:sz="0" w:space="0" w:color="auto"/>
            <w:bottom w:val="none" w:sz="0" w:space="0" w:color="auto"/>
            <w:right w:val="none" w:sz="0" w:space="0" w:color="auto"/>
          </w:divBdr>
        </w:div>
        <w:div w:id="1534877343">
          <w:marLeft w:val="640"/>
          <w:marRight w:val="0"/>
          <w:marTop w:val="0"/>
          <w:marBottom w:val="0"/>
          <w:divBdr>
            <w:top w:val="none" w:sz="0" w:space="0" w:color="auto"/>
            <w:left w:val="none" w:sz="0" w:space="0" w:color="auto"/>
            <w:bottom w:val="none" w:sz="0" w:space="0" w:color="auto"/>
            <w:right w:val="none" w:sz="0" w:space="0" w:color="auto"/>
          </w:divBdr>
        </w:div>
        <w:div w:id="427310765">
          <w:marLeft w:val="640"/>
          <w:marRight w:val="0"/>
          <w:marTop w:val="0"/>
          <w:marBottom w:val="0"/>
          <w:divBdr>
            <w:top w:val="none" w:sz="0" w:space="0" w:color="auto"/>
            <w:left w:val="none" w:sz="0" w:space="0" w:color="auto"/>
            <w:bottom w:val="none" w:sz="0" w:space="0" w:color="auto"/>
            <w:right w:val="none" w:sz="0" w:space="0" w:color="auto"/>
          </w:divBdr>
        </w:div>
        <w:div w:id="471407418">
          <w:marLeft w:val="640"/>
          <w:marRight w:val="0"/>
          <w:marTop w:val="0"/>
          <w:marBottom w:val="0"/>
          <w:divBdr>
            <w:top w:val="none" w:sz="0" w:space="0" w:color="auto"/>
            <w:left w:val="none" w:sz="0" w:space="0" w:color="auto"/>
            <w:bottom w:val="none" w:sz="0" w:space="0" w:color="auto"/>
            <w:right w:val="none" w:sz="0" w:space="0" w:color="auto"/>
          </w:divBdr>
        </w:div>
        <w:div w:id="82340564">
          <w:marLeft w:val="640"/>
          <w:marRight w:val="0"/>
          <w:marTop w:val="0"/>
          <w:marBottom w:val="0"/>
          <w:divBdr>
            <w:top w:val="none" w:sz="0" w:space="0" w:color="auto"/>
            <w:left w:val="none" w:sz="0" w:space="0" w:color="auto"/>
            <w:bottom w:val="none" w:sz="0" w:space="0" w:color="auto"/>
            <w:right w:val="none" w:sz="0" w:space="0" w:color="auto"/>
          </w:divBdr>
        </w:div>
        <w:div w:id="6908618">
          <w:marLeft w:val="640"/>
          <w:marRight w:val="0"/>
          <w:marTop w:val="0"/>
          <w:marBottom w:val="0"/>
          <w:divBdr>
            <w:top w:val="none" w:sz="0" w:space="0" w:color="auto"/>
            <w:left w:val="none" w:sz="0" w:space="0" w:color="auto"/>
            <w:bottom w:val="none" w:sz="0" w:space="0" w:color="auto"/>
            <w:right w:val="none" w:sz="0" w:space="0" w:color="auto"/>
          </w:divBdr>
        </w:div>
        <w:div w:id="1940983418">
          <w:marLeft w:val="640"/>
          <w:marRight w:val="0"/>
          <w:marTop w:val="0"/>
          <w:marBottom w:val="0"/>
          <w:divBdr>
            <w:top w:val="none" w:sz="0" w:space="0" w:color="auto"/>
            <w:left w:val="none" w:sz="0" w:space="0" w:color="auto"/>
            <w:bottom w:val="none" w:sz="0" w:space="0" w:color="auto"/>
            <w:right w:val="none" w:sz="0" w:space="0" w:color="auto"/>
          </w:divBdr>
        </w:div>
        <w:div w:id="1959949529">
          <w:marLeft w:val="640"/>
          <w:marRight w:val="0"/>
          <w:marTop w:val="0"/>
          <w:marBottom w:val="0"/>
          <w:divBdr>
            <w:top w:val="none" w:sz="0" w:space="0" w:color="auto"/>
            <w:left w:val="none" w:sz="0" w:space="0" w:color="auto"/>
            <w:bottom w:val="none" w:sz="0" w:space="0" w:color="auto"/>
            <w:right w:val="none" w:sz="0" w:space="0" w:color="auto"/>
          </w:divBdr>
        </w:div>
        <w:div w:id="1544294886">
          <w:marLeft w:val="640"/>
          <w:marRight w:val="0"/>
          <w:marTop w:val="0"/>
          <w:marBottom w:val="0"/>
          <w:divBdr>
            <w:top w:val="none" w:sz="0" w:space="0" w:color="auto"/>
            <w:left w:val="none" w:sz="0" w:space="0" w:color="auto"/>
            <w:bottom w:val="none" w:sz="0" w:space="0" w:color="auto"/>
            <w:right w:val="none" w:sz="0" w:space="0" w:color="auto"/>
          </w:divBdr>
        </w:div>
        <w:div w:id="613251536">
          <w:marLeft w:val="640"/>
          <w:marRight w:val="0"/>
          <w:marTop w:val="0"/>
          <w:marBottom w:val="0"/>
          <w:divBdr>
            <w:top w:val="none" w:sz="0" w:space="0" w:color="auto"/>
            <w:left w:val="none" w:sz="0" w:space="0" w:color="auto"/>
            <w:bottom w:val="none" w:sz="0" w:space="0" w:color="auto"/>
            <w:right w:val="none" w:sz="0" w:space="0" w:color="auto"/>
          </w:divBdr>
        </w:div>
        <w:div w:id="1394308856">
          <w:marLeft w:val="640"/>
          <w:marRight w:val="0"/>
          <w:marTop w:val="0"/>
          <w:marBottom w:val="0"/>
          <w:divBdr>
            <w:top w:val="none" w:sz="0" w:space="0" w:color="auto"/>
            <w:left w:val="none" w:sz="0" w:space="0" w:color="auto"/>
            <w:bottom w:val="none" w:sz="0" w:space="0" w:color="auto"/>
            <w:right w:val="none" w:sz="0" w:space="0" w:color="auto"/>
          </w:divBdr>
        </w:div>
        <w:div w:id="591204957">
          <w:marLeft w:val="640"/>
          <w:marRight w:val="0"/>
          <w:marTop w:val="0"/>
          <w:marBottom w:val="0"/>
          <w:divBdr>
            <w:top w:val="none" w:sz="0" w:space="0" w:color="auto"/>
            <w:left w:val="none" w:sz="0" w:space="0" w:color="auto"/>
            <w:bottom w:val="none" w:sz="0" w:space="0" w:color="auto"/>
            <w:right w:val="none" w:sz="0" w:space="0" w:color="auto"/>
          </w:divBdr>
        </w:div>
        <w:div w:id="380440758">
          <w:marLeft w:val="640"/>
          <w:marRight w:val="0"/>
          <w:marTop w:val="0"/>
          <w:marBottom w:val="0"/>
          <w:divBdr>
            <w:top w:val="none" w:sz="0" w:space="0" w:color="auto"/>
            <w:left w:val="none" w:sz="0" w:space="0" w:color="auto"/>
            <w:bottom w:val="none" w:sz="0" w:space="0" w:color="auto"/>
            <w:right w:val="none" w:sz="0" w:space="0" w:color="auto"/>
          </w:divBdr>
        </w:div>
        <w:div w:id="701057740">
          <w:marLeft w:val="640"/>
          <w:marRight w:val="0"/>
          <w:marTop w:val="0"/>
          <w:marBottom w:val="0"/>
          <w:divBdr>
            <w:top w:val="none" w:sz="0" w:space="0" w:color="auto"/>
            <w:left w:val="none" w:sz="0" w:space="0" w:color="auto"/>
            <w:bottom w:val="none" w:sz="0" w:space="0" w:color="auto"/>
            <w:right w:val="none" w:sz="0" w:space="0" w:color="auto"/>
          </w:divBdr>
        </w:div>
        <w:div w:id="351960707">
          <w:marLeft w:val="640"/>
          <w:marRight w:val="0"/>
          <w:marTop w:val="0"/>
          <w:marBottom w:val="0"/>
          <w:divBdr>
            <w:top w:val="none" w:sz="0" w:space="0" w:color="auto"/>
            <w:left w:val="none" w:sz="0" w:space="0" w:color="auto"/>
            <w:bottom w:val="none" w:sz="0" w:space="0" w:color="auto"/>
            <w:right w:val="none" w:sz="0" w:space="0" w:color="auto"/>
          </w:divBdr>
        </w:div>
        <w:div w:id="624970648">
          <w:marLeft w:val="640"/>
          <w:marRight w:val="0"/>
          <w:marTop w:val="0"/>
          <w:marBottom w:val="0"/>
          <w:divBdr>
            <w:top w:val="none" w:sz="0" w:space="0" w:color="auto"/>
            <w:left w:val="none" w:sz="0" w:space="0" w:color="auto"/>
            <w:bottom w:val="none" w:sz="0" w:space="0" w:color="auto"/>
            <w:right w:val="none" w:sz="0" w:space="0" w:color="auto"/>
          </w:divBdr>
        </w:div>
      </w:divsChild>
    </w:div>
    <w:div w:id="788400961">
      <w:bodyDiv w:val="1"/>
      <w:marLeft w:val="0"/>
      <w:marRight w:val="0"/>
      <w:marTop w:val="0"/>
      <w:marBottom w:val="0"/>
      <w:divBdr>
        <w:top w:val="none" w:sz="0" w:space="0" w:color="auto"/>
        <w:left w:val="none" w:sz="0" w:space="0" w:color="auto"/>
        <w:bottom w:val="none" w:sz="0" w:space="0" w:color="auto"/>
        <w:right w:val="none" w:sz="0" w:space="0" w:color="auto"/>
      </w:divBdr>
      <w:divsChild>
        <w:div w:id="1482305830">
          <w:marLeft w:val="480"/>
          <w:marRight w:val="0"/>
          <w:marTop w:val="0"/>
          <w:marBottom w:val="0"/>
          <w:divBdr>
            <w:top w:val="none" w:sz="0" w:space="0" w:color="auto"/>
            <w:left w:val="none" w:sz="0" w:space="0" w:color="auto"/>
            <w:bottom w:val="none" w:sz="0" w:space="0" w:color="auto"/>
            <w:right w:val="none" w:sz="0" w:space="0" w:color="auto"/>
          </w:divBdr>
        </w:div>
        <w:div w:id="339744774">
          <w:marLeft w:val="480"/>
          <w:marRight w:val="0"/>
          <w:marTop w:val="0"/>
          <w:marBottom w:val="0"/>
          <w:divBdr>
            <w:top w:val="none" w:sz="0" w:space="0" w:color="auto"/>
            <w:left w:val="none" w:sz="0" w:space="0" w:color="auto"/>
            <w:bottom w:val="none" w:sz="0" w:space="0" w:color="auto"/>
            <w:right w:val="none" w:sz="0" w:space="0" w:color="auto"/>
          </w:divBdr>
        </w:div>
        <w:div w:id="653798586">
          <w:marLeft w:val="480"/>
          <w:marRight w:val="0"/>
          <w:marTop w:val="0"/>
          <w:marBottom w:val="0"/>
          <w:divBdr>
            <w:top w:val="none" w:sz="0" w:space="0" w:color="auto"/>
            <w:left w:val="none" w:sz="0" w:space="0" w:color="auto"/>
            <w:bottom w:val="none" w:sz="0" w:space="0" w:color="auto"/>
            <w:right w:val="none" w:sz="0" w:space="0" w:color="auto"/>
          </w:divBdr>
        </w:div>
        <w:div w:id="1903179235">
          <w:marLeft w:val="480"/>
          <w:marRight w:val="0"/>
          <w:marTop w:val="0"/>
          <w:marBottom w:val="0"/>
          <w:divBdr>
            <w:top w:val="none" w:sz="0" w:space="0" w:color="auto"/>
            <w:left w:val="none" w:sz="0" w:space="0" w:color="auto"/>
            <w:bottom w:val="none" w:sz="0" w:space="0" w:color="auto"/>
            <w:right w:val="none" w:sz="0" w:space="0" w:color="auto"/>
          </w:divBdr>
        </w:div>
        <w:div w:id="1633751408">
          <w:marLeft w:val="480"/>
          <w:marRight w:val="0"/>
          <w:marTop w:val="0"/>
          <w:marBottom w:val="0"/>
          <w:divBdr>
            <w:top w:val="none" w:sz="0" w:space="0" w:color="auto"/>
            <w:left w:val="none" w:sz="0" w:space="0" w:color="auto"/>
            <w:bottom w:val="none" w:sz="0" w:space="0" w:color="auto"/>
            <w:right w:val="none" w:sz="0" w:space="0" w:color="auto"/>
          </w:divBdr>
        </w:div>
        <w:div w:id="121003081">
          <w:marLeft w:val="480"/>
          <w:marRight w:val="0"/>
          <w:marTop w:val="0"/>
          <w:marBottom w:val="0"/>
          <w:divBdr>
            <w:top w:val="none" w:sz="0" w:space="0" w:color="auto"/>
            <w:left w:val="none" w:sz="0" w:space="0" w:color="auto"/>
            <w:bottom w:val="none" w:sz="0" w:space="0" w:color="auto"/>
            <w:right w:val="none" w:sz="0" w:space="0" w:color="auto"/>
          </w:divBdr>
        </w:div>
        <w:div w:id="140390758">
          <w:marLeft w:val="480"/>
          <w:marRight w:val="0"/>
          <w:marTop w:val="0"/>
          <w:marBottom w:val="0"/>
          <w:divBdr>
            <w:top w:val="none" w:sz="0" w:space="0" w:color="auto"/>
            <w:left w:val="none" w:sz="0" w:space="0" w:color="auto"/>
            <w:bottom w:val="none" w:sz="0" w:space="0" w:color="auto"/>
            <w:right w:val="none" w:sz="0" w:space="0" w:color="auto"/>
          </w:divBdr>
        </w:div>
        <w:div w:id="820121052">
          <w:marLeft w:val="480"/>
          <w:marRight w:val="0"/>
          <w:marTop w:val="0"/>
          <w:marBottom w:val="0"/>
          <w:divBdr>
            <w:top w:val="none" w:sz="0" w:space="0" w:color="auto"/>
            <w:left w:val="none" w:sz="0" w:space="0" w:color="auto"/>
            <w:bottom w:val="none" w:sz="0" w:space="0" w:color="auto"/>
            <w:right w:val="none" w:sz="0" w:space="0" w:color="auto"/>
          </w:divBdr>
        </w:div>
        <w:div w:id="851844804">
          <w:marLeft w:val="480"/>
          <w:marRight w:val="0"/>
          <w:marTop w:val="0"/>
          <w:marBottom w:val="0"/>
          <w:divBdr>
            <w:top w:val="none" w:sz="0" w:space="0" w:color="auto"/>
            <w:left w:val="none" w:sz="0" w:space="0" w:color="auto"/>
            <w:bottom w:val="none" w:sz="0" w:space="0" w:color="auto"/>
            <w:right w:val="none" w:sz="0" w:space="0" w:color="auto"/>
          </w:divBdr>
        </w:div>
        <w:div w:id="1420981901">
          <w:marLeft w:val="480"/>
          <w:marRight w:val="0"/>
          <w:marTop w:val="0"/>
          <w:marBottom w:val="0"/>
          <w:divBdr>
            <w:top w:val="none" w:sz="0" w:space="0" w:color="auto"/>
            <w:left w:val="none" w:sz="0" w:space="0" w:color="auto"/>
            <w:bottom w:val="none" w:sz="0" w:space="0" w:color="auto"/>
            <w:right w:val="none" w:sz="0" w:space="0" w:color="auto"/>
          </w:divBdr>
        </w:div>
        <w:div w:id="701902706">
          <w:marLeft w:val="480"/>
          <w:marRight w:val="0"/>
          <w:marTop w:val="0"/>
          <w:marBottom w:val="0"/>
          <w:divBdr>
            <w:top w:val="none" w:sz="0" w:space="0" w:color="auto"/>
            <w:left w:val="none" w:sz="0" w:space="0" w:color="auto"/>
            <w:bottom w:val="none" w:sz="0" w:space="0" w:color="auto"/>
            <w:right w:val="none" w:sz="0" w:space="0" w:color="auto"/>
          </w:divBdr>
        </w:div>
        <w:div w:id="1237205337">
          <w:marLeft w:val="480"/>
          <w:marRight w:val="0"/>
          <w:marTop w:val="0"/>
          <w:marBottom w:val="0"/>
          <w:divBdr>
            <w:top w:val="none" w:sz="0" w:space="0" w:color="auto"/>
            <w:left w:val="none" w:sz="0" w:space="0" w:color="auto"/>
            <w:bottom w:val="none" w:sz="0" w:space="0" w:color="auto"/>
            <w:right w:val="none" w:sz="0" w:space="0" w:color="auto"/>
          </w:divBdr>
        </w:div>
        <w:div w:id="563957374">
          <w:marLeft w:val="480"/>
          <w:marRight w:val="0"/>
          <w:marTop w:val="0"/>
          <w:marBottom w:val="0"/>
          <w:divBdr>
            <w:top w:val="none" w:sz="0" w:space="0" w:color="auto"/>
            <w:left w:val="none" w:sz="0" w:space="0" w:color="auto"/>
            <w:bottom w:val="none" w:sz="0" w:space="0" w:color="auto"/>
            <w:right w:val="none" w:sz="0" w:space="0" w:color="auto"/>
          </w:divBdr>
        </w:div>
        <w:div w:id="1730612967">
          <w:marLeft w:val="480"/>
          <w:marRight w:val="0"/>
          <w:marTop w:val="0"/>
          <w:marBottom w:val="0"/>
          <w:divBdr>
            <w:top w:val="none" w:sz="0" w:space="0" w:color="auto"/>
            <w:left w:val="none" w:sz="0" w:space="0" w:color="auto"/>
            <w:bottom w:val="none" w:sz="0" w:space="0" w:color="auto"/>
            <w:right w:val="none" w:sz="0" w:space="0" w:color="auto"/>
          </w:divBdr>
        </w:div>
        <w:div w:id="821581571">
          <w:marLeft w:val="480"/>
          <w:marRight w:val="0"/>
          <w:marTop w:val="0"/>
          <w:marBottom w:val="0"/>
          <w:divBdr>
            <w:top w:val="none" w:sz="0" w:space="0" w:color="auto"/>
            <w:left w:val="none" w:sz="0" w:space="0" w:color="auto"/>
            <w:bottom w:val="none" w:sz="0" w:space="0" w:color="auto"/>
            <w:right w:val="none" w:sz="0" w:space="0" w:color="auto"/>
          </w:divBdr>
        </w:div>
        <w:div w:id="920682190">
          <w:marLeft w:val="480"/>
          <w:marRight w:val="0"/>
          <w:marTop w:val="0"/>
          <w:marBottom w:val="0"/>
          <w:divBdr>
            <w:top w:val="none" w:sz="0" w:space="0" w:color="auto"/>
            <w:left w:val="none" w:sz="0" w:space="0" w:color="auto"/>
            <w:bottom w:val="none" w:sz="0" w:space="0" w:color="auto"/>
            <w:right w:val="none" w:sz="0" w:space="0" w:color="auto"/>
          </w:divBdr>
        </w:div>
        <w:div w:id="1092242183">
          <w:marLeft w:val="480"/>
          <w:marRight w:val="0"/>
          <w:marTop w:val="0"/>
          <w:marBottom w:val="0"/>
          <w:divBdr>
            <w:top w:val="none" w:sz="0" w:space="0" w:color="auto"/>
            <w:left w:val="none" w:sz="0" w:space="0" w:color="auto"/>
            <w:bottom w:val="none" w:sz="0" w:space="0" w:color="auto"/>
            <w:right w:val="none" w:sz="0" w:space="0" w:color="auto"/>
          </w:divBdr>
        </w:div>
        <w:div w:id="1660309204">
          <w:marLeft w:val="480"/>
          <w:marRight w:val="0"/>
          <w:marTop w:val="0"/>
          <w:marBottom w:val="0"/>
          <w:divBdr>
            <w:top w:val="none" w:sz="0" w:space="0" w:color="auto"/>
            <w:left w:val="none" w:sz="0" w:space="0" w:color="auto"/>
            <w:bottom w:val="none" w:sz="0" w:space="0" w:color="auto"/>
            <w:right w:val="none" w:sz="0" w:space="0" w:color="auto"/>
          </w:divBdr>
        </w:div>
        <w:div w:id="711223192">
          <w:marLeft w:val="480"/>
          <w:marRight w:val="0"/>
          <w:marTop w:val="0"/>
          <w:marBottom w:val="0"/>
          <w:divBdr>
            <w:top w:val="none" w:sz="0" w:space="0" w:color="auto"/>
            <w:left w:val="none" w:sz="0" w:space="0" w:color="auto"/>
            <w:bottom w:val="none" w:sz="0" w:space="0" w:color="auto"/>
            <w:right w:val="none" w:sz="0" w:space="0" w:color="auto"/>
          </w:divBdr>
        </w:div>
        <w:div w:id="1520436512">
          <w:marLeft w:val="480"/>
          <w:marRight w:val="0"/>
          <w:marTop w:val="0"/>
          <w:marBottom w:val="0"/>
          <w:divBdr>
            <w:top w:val="none" w:sz="0" w:space="0" w:color="auto"/>
            <w:left w:val="none" w:sz="0" w:space="0" w:color="auto"/>
            <w:bottom w:val="none" w:sz="0" w:space="0" w:color="auto"/>
            <w:right w:val="none" w:sz="0" w:space="0" w:color="auto"/>
          </w:divBdr>
        </w:div>
        <w:div w:id="787817147">
          <w:marLeft w:val="480"/>
          <w:marRight w:val="0"/>
          <w:marTop w:val="0"/>
          <w:marBottom w:val="0"/>
          <w:divBdr>
            <w:top w:val="none" w:sz="0" w:space="0" w:color="auto"/>
            <w:left w:val="none" w:sz="0" w:space="0" w:color="auto"/>
            <w:bottom w:val="none" w:sz="0" w:space="0" w:color="auto"/>
            <w:right w:val="none" w:sz="0" w:space="0" w:color="auto"/>
          </w:divBdr>
        </w:div>
        <w:div w:id="1876190375">
          <w:marLeft w:val="480"/>
          <w:marRight w:val="0"/>
          <w:marTop w:val="0"/>
          <w:marBottom w:val="0"/>
          <w:divBdr>
            <w:top w:val="none" w:sz="0" w:space="0" w:color="auto"/>
            <w:left w:val="none" w:sz="0" w:space="0" w:color="auto"/>
            <w:bottom w:val="none" w:sz="0" w:space="0" w:color="auto"/>
            <w:right w:val="none" w:sz="0" w:space="0" w:color="auto"/>
          </w:divBdr>
        </w:div>
        <w:div w:id="116802871">
          <w:marLeft w:val="480"/>
          <w:marRight w:val="0"/>
          <w:marTop w:val="0"/>
          <w:marBottom w:val="0"/>
          <w:divBdr>
            <w:top w:val="none" w:sz="0" w:space="0" w:color="auto"/>
            <w:left w:val="none" w:sz="0" w:space="0" w:color="auto"/>
            <w:bottom w:val="none" w:sz="0" w:space="0" w:color="auto"/>
            <w:right w:val="none" w:sz="0" w:space="0" w:color="auto"/>
          </w:divBdr>
        </w:div>
        <w:div w:id="1736388346">
          <w:marLeft w:val="480"/>
          <w:marRight w:val="0"/>
          <w:marTop w:val="0"/>
          <w:marBottom w:val="0"/>
          <w:divBdr>
            <w:top w:val="none" w:sz="0" w:space="0" w:color="auto"/>
            <w:left w:val="none" w:sz="0" w:space="0" w:color="auto"/>
            <w:bottom w:val="none" w:sz="0" w:space="0" w:color="auto"/>
            <w:right w:val="none" w:sz="0" w:space="0" w:color="auto"/>
          </w:divBdr>
        </w:div>
        <w:div w:id="1404402862">
          <w:marLeft w:val="480"/>
          <w:marRight w:val="0"/>
          <w:marTop w:val="0"/>
          <w:marBottom w:val="0"/>
          <w:divBdr>
            <w:top w:val="none" w:sz="0" w:space="0" w:color="auto"/>
            <w:left w:val="none" w:sz="0" w:space="0" w:color="auto"/>
            <w:bottom w:val="none" w:sz="0" w:space="0" w:color="auto"/>
            <w:right w:val="none" w:sz="0" w:space="0" w:color="auto"/>
          </w:divBdr>
        </w:div>
        <w:div w:id="1227036463">
          <w:marLeft w:val="480"/>
          <w:marRight w:val="0"/>
          <w:marTop w:val="0"/>
          <w:marBottom w:val="0"/>
          <w:divBdr>
            <w:top w:val="none" w:sz="0" w:space="0" w:color="auto"/>
            <w:left w:val="none" w:sz="0" w:space="0" w:color="auto"/>
            <w:bottom w:val="none" w:sz="0" w:space="0" w:color="auto"/>
            <w:right w:val="none" w:sz="0" w:space="0" w:color="auto"/>
          </w:divBdr>
        </w:div>
        <w:div w:id="9063576">
          <w:marLeft w:val="480"/>
          <w:marRight w:val="0"/>
          <w:marTop w:val="0"/>
          <w:marBottom w:val="0"/>
          <w:divBdr>
            <w:top w:val="none" w:sz="0" w:space="0" w:color="auto"/>
            <w:left w:val="none" w:sz="0" w:space="0" w:color="auto"/>
            <w:bottom w:val="none" w:sz="0" w:space="0" w:color="auto"/>
            <w:right w:val="none" w:sz="0" w:space="0" w:color="auto"/>
          </w:divBdr>
        </w:div>
        <w:div w:id="2107921637">
          <w:marLeft w:val="480"/>
          <w:marRight w:val="0"/>
          <w:marTop w:val="0"/>
          <w:marBottom w:val="0"/>
          <w:divBdr>
            <w:top w:val="none" w:sz="0" w:space="0" w:color="auto"/>
            <w:left w:val="none" w:sz="0" w:space="0" w:color="auto"/>
            <w:bottom w:val="none" w:sz="0" w:space="0" w:color="auto"/>
            <w:right w:val="none" w:sz="0" w:space="0" w:color="auto"/>
          </w:divBdr>
        </w:div>
        <w:div w:id="1987004763">
          <w:marLeft w:val="480"/>
          <w:marRight w:val="0"/>
          <w:marTop w:val="0"/>
          <w:marBottom w:val="0"/>
          <w:divBdr>
            <w:top w:val="none" w:sz="0" w:space="0" w:color="auto"/>
            <w:left w:val="none" w:sz="0" w:space="0" w:color="auto"/>
            <w:bottom w:val="none" w:sz="0" w:space="0" w:color="auto"/>
            <w:right w:val="none" w:sz="0" w:space="0" w:color="auto"/>
          </w:divBdr>
        </w:div>
        <w:div w:id="1345672254">
          <w:marLeft w:val="480"/>
          <w:marRight w:val="0"/>
          <w:marTop w:val="0"/>
          <w:marBottom w:val="0"/>
          <w:divBdr>
            <w:top w:val="none" w:sz="0" w:space="0" w:color="auto"/>
            <w:left w:val="none" w:sz="0" w:space="0" w:color="auto"/>
            <w:bottom w:val="none" w:sz="0" w:space="0" w:color="auto"/>
            <w:right w:val="none" w:sz="0" w:space="0" w:color="auto"/>
          </w:divBdr>
        </w:div>
        <w:div w:id="1664313180">
          <w:marLeft w:val="480"/>
          <w:marRight w:val="0"/>
          <w:marTop w:val="0"/>
          <w:marBottom w:val="0"/>
          <w:divBdr>
            <w:top w:val="none" w:sz="0" w:space="0" w:color="auto"/>
            <w:left w:val="none" w:sz="0" w:space="0" w:color="auto"/>
            <w:bottom w:val="none" w:sz="0" w:space="0" w:color="auto"/>
            <w:right w:val="none" w:sz="0" w:space="0" w:color="auto"/>
          </w:divBdr>
        </w:div>
        <w:div w:id="1328510646">
          <w:marLeft w:val="480"/>
          <w:marRight w:val="0"/>
          <w:marTop w:val="0"/>
          <w:marBottom w:val="0"/>
          <w:divBdr>
            <w:top w:val="none" w:sz="0" w:space="0" w:color="auto"/>
            <w:left w:val="none" w:sz="0" w:space="0" w:color="auto"/>
            <w:bottom w:val="none" w:sz="0" w:space="0" w:color="auto"/>
            <w:right w:val="none" w:sz="0" w:space="0" w:color="auto"/>
          </w:divBdr>
        </w:div>
        <w:div w:id="1384985455">
          <w:marLeft w:val="480"/>
          <w:marRight w:val="0"/>
          <w:marTop w:val="0"/>
          <w:marBottom w:val="0"/>
          <w:divBdr>
            <w:top w:val="none" w:sz="0" w:space="0" w:color="auto"/>
            <w:left w:val="none" w:sz="0" w:space="0" w:color="auto"/>
            <w:bottom w:val="none" w:sz="0" w:space="0" w:color="auto"/>
            <w:right w:val="none" w:sz="0" w:space="0" w:color="auto"/>
          </w:divBdr>
        </w:div>
      </w:divsChild>
    </w:div>
    <w:div w:id="794248702">
      <w:bodyDiv w:val="1"/>
      <w:marLeft w:val="0"/>
      <w:marRight w:val="0"/>
      <w:marTop w:val="0"/>
      <w:marBottom w:val="0"/>
      <w:divBdr>
        <w:top w:val="none" w:sz="0" w:space="0" w:color="auto"/>
        <w:left w:val="none" w:sz="0" w:space="0" w:color="auto"/>
        <w:bottom w:val="none" w:sz="0" w:space="0" w:color="auto"/>
        <w:right w:val="none" w:sz="0" w:space="0" w:color="auto"/>
      </w:divBdr>
    </w:div>
    <w:div w:id="804782728">
      <w:bodyDiv w:val="1"/>
      <w:marLeft w:val="0"/>
      <w:marRight w:val="0"/>
      <w:marTop w:val="0"/>
      <w:marBottom w:val="0"/>
      <w:divBdr>
        <w:top w:val="none" w:sz="0" w:space="0" w:color="auto"/>
        <w:left w:val="none" w:sz="0" w:space="0" w:color="auto"/>
        <w:bottom w:val="none" w:sz="0" w:space="0" w:color="auto"/>
        <w:right w:val="none" w:sz="0" w:space="0" w:color="auto"/>
      </w:divBdr>
      <w:divsChild>
        <w:div w:id="865291331">
          <w:marLeft w:val="640"/>
          <w:marRight w:val="0"/>
          <w:marTop w:val="0"/>
          <w:marBottom w:val="0"/>
          <w:divBdr>
            <w:top w:val="none" w:sz="0" w:space="0" w:color="auto"/>
            <w:left w:val="none" w:sz="0" w:space="0" w:color="auto"/>
            <w:bottom w:val="none" w:sz="0" w:space="0" w:color="auto"/>
            <w:right w:val="none" w:sz="0" w:space="0" w:color="auto"/>
          </w:divBdr>
        </w:div>
        <w:div w:id="1128889544">
          <w:marLeft w:val="640"/>
          <w:marRight w:val="0"/>
          <w:marTop w:val="0"/>
          <w:marBottom w:val="0"/>
          <w:divBdr>
            <w:top w:val="none" w:sz="0" w:space="0" w:color="auto"/>
            <w:left w:val="none" w:sz="0" w:space="0" w:color="auto"/>
            <w:bottom w:val="none" w:sz="0" w:space="0" w:color="auto"/>
            <w:right w:val="none" w:sz="0" w:space="0" w:color="auto"/>
          </w:divBdr>
        </w:div>
        <w:div w:id="822083898">
          <w:marLeft w:val="640"/>
          <w:marRight w:val="0"/>
          <w:marTop w:val="0"/>
          <w:marBottom w:val="0"/>
          <w:divBdr>
            <w:top w:val="none" w:sz="0" w:space="0" w:color="auto"/>
            <w:left w:val="none" w:sz="0" w:space="0" w:color="auto"/>
            <w:bottom w:val="none" w:sz="0" w:space="0" w:color="auto"/>
            <w:right w:val="none" w:sz="0" w:space="0" w:color="auto"/>
          </w:divBdr>
        </w:div>
        <w:div w:id="287010029">
          <w:marLeft w:val="640"/>
          <w:marRight w:val="0"/>
          <w:marTop w:val="0"/>
          <w:marBottom w:val="0"/>
          <w:divBdr>
            <w:top w:val="none" w:sz="0" w:space="0" w:color="auto"/>
            <w:left w:val="none" w:sz="0" w:space="0" w:color="auto"/>
            <w:bottom w:val="none" w:sz="0" w:space="0" w:color="auto"/>
            <w:right w:val="none" w:sz="0" w:space="0" w:color="auto"/>
          </w:divBdr>
        </w:div>
        <w:div w:id="1869760472">
          <w:marLeft w:val="640"/>
          <w:marRight w:val="0"/>
          <w:marTop w:val="0"/>
          <w:marBottom w:val="0"/>
          <w:divBdr>
            <w:top w:val="none" w:sz="0" w:space="0" w:color="auto"/>
            <w:left w:val="none" w:sz="0" w:space="0" w:color="auto"/>
            <w:bottom w:val="none" w:sz="0" w:space="0" w:color="auto"/>
            <w:right w:val="none" w:sz="0" w:space="0" w:color="auto"/>
          </w:divBdr>
        </w:div>
        <w:div w:id="1118914397">
          <w:marLeft w:val="640"/>
          <w:marRight w:val="0"/>
          <w:marTop w:val="0"/>
          <w:marBottom w:val="0"/>
          <w:divBdr>
            <w:top w:val="none" w:sz="0" w:space="0" w:color="auto"/>
            <w:left w:val="none" w:sz="0" w:space="0" w:color="auto"/>
            <w:bottom w:val="none" w:sz="0" w:space="0" w:color="auto"/>
            <w:right w:val="none" w:sz="0" w:space="0" w:color="auto"/>
          </w:divBdr>
        </w:div>
        <w:div w:id="1374769334">
          <w:marLeft w:val="640"/>
          <w:marRight w:val="0"/>
          <w:marTop w:val="0"/>
          <w:marBottom w:val="0"/>
          <w:divBdr>
            <w:top w:val="none" w:sz="0" w:space="0" w:color="auto"/>
            <w:left w:val="none" w:sz="0" w:space="0" w:color="auto"/>
            <w:bottom w:val="none" w:sz="0" w:space="0" w:color="auto"/>
            <w:right w:val="none" w:sz="0" w:space="0" w:color="auto"/>
          </w:divBdr>
        </w:div>
        <w:div w:id="1731726092">
          <w:marLeft w:val="640"/>
          <w:marRight w:val="0"/>
          <w:marTop w:val="0"/>
          <w:marBottom w:val="0"/>
          <w:divBdr>
            <w:top w:val="none" w:sz="0" w:space="0" w:color="auto"/>
            <w:left w:val="none" w:sz="0" w:space="0" w:color="auto"/>
            <w:bottom w:val="none" w:sz="0" w:space="0" w:color="auto"/>
            <w:right w:val="none" w:sz="0" w:space="0" w:color="auto"/>
          </w:divBdr>
        </w:div>
        <w:div w:id="1237977379">
          <w:marLeft w:val="640"/>
          <w:marRight w:val="0"/>
          <w:marTop w:val="0"/>
          <w:marBottom w:val="0"/>
          <w:divBdr>
            <w:top w:val="none" w:sz="0" w:space="0" w:color="auto"/>
            <w:left w:val="none" w:sz="0" w:space="0" w:color="auto"/>
            <w:bottom w:val="none" w:sz="0" w:space="0" w:color="auto"/>
            <w:right w:val="none" w:sz="0" w:space="0" w:color="auto"/>
          </w:divBdr>
        </w:div>
        <w:div w:id="2099986083">
          <w:marLeft w:val="640"/>
          <w:marRight w:val="0"/>
          <w:marTop w:val="0"/>
          <w:marBottom w:val="0"/>
          <w:divBdr>
            <w:top w:val="none" w:sz="0" w:space="0" w:color="auto"/>
            <w:left w:val="none" w:sz="0" w:space="0" w:color="auto"/>
            <w:bottom w:val="none" w:sz="0" w:space="0" w:color="auto"/>
            <w:right w:val="none" w:sz="0" w:space="0" w:color="auto"/>
          </w:divBdr>
        </w:div>
        <w:div w:id="313876118">
          <w:marLeft w:val="640"/>
          <w:marRight w:val="0"/>
          <w:marTop w:val="0"/>
          <w:marBottom w:val="0"/>
          <w:divBdr>
            <w:top w:val="none" w:sz="0" w:space="0" w:color="auto"/>
            <w:left w:val="none" w:sz="0" w:space="0" w:color="auto"/>
            <w:bottom w:val="none" w:sz="0" w:space="0" w:color="auto"/>
            <w:right w:val="none" w:sz="0" w:space="0" w:color="auto"/>
          </w:divBdr>
        </w:div>
        <w:div w:id="996568322">
          <w:marLeft w:val="640"/>
          <w:marRight w:val="0"/>
          <w:marTop w:val="0"/>
          <w:marBottom w:val="0"/>
          <w:divBdr>
            <w:top w:val="none" w:sz="0" w:space="0" w:color="auto"/>
            <w:left w:val="none" w:sz="0" w:space="0" w:color="auto"/>
            <w:bottom w:val="none" w:sz="0" w:space="0" w:color="auto"/>
            <w:right w:val="none" w:sz="0" w:space="0" w:color="auto"/>
          </w:divBdr>
        </w:div>
        <w:div w:id="51200990">
          <w:marLeft w:val="640"/>
          <w:marRight w:val="0"/>
          <w:marTop w:val="0"/>
          <w:marBottom w:val="0"/>
          <w:divBdr>
            <w:top w:val="none" w:sz="0" w:space="0" w:color="auto"/>
            <w:left w:val="none" w:sz="0" w:space="0" w:color="auto"/>
            <w:bottom w:val="none" w:sz="0" w:space="0" w:color="auto"/>
            <w:right w:val="none" w:sz="0" w:space="0" w:color="auto"/>
          </w:divBdr>
        </w:div>
        <w:div w:id="1036664327">
          <w:marLeft w:val="640"/>
          <w:marRight w:val="0"/>
          <w:marTop w:val="0"/>
          <w:marBottom w:val="0"/>
          <w:divBdr>
            <w:top w:val="none" w:sz="0" w:space="0" w:color="auto"/>
            <w:left w:val="none" w:sz="0" w:space="0" w:color="auto"/>
            <w:bottom w:val="none" w:sz="0" w:space="0" w:color="auto"/>
            <w:right w:val="none" w:sz="0" w:space="0" w:color="auto"/>
          </w:divBdr>
        </w:div>
        <w:div w:id="945113837">
          <w:marLeft w:val="640"/>
          <w:marRight w:val="0"/>
          <w:marTop w:val="0"/>
          <w:marBottom w:val="0"/>
          <w:divBdr>
            <w:top w:val="none" w:sz="0" w:space="0" w:color="auto"/>
            <w:left w:val="none" w:sz="0" w:space="0" w:color="auto"/>
            <w:bottom w:val="none" w:sz="0" w:space="0" w:color="auto"/>
            <w:right w:val="none" w:sz="0" w:space="0" w:color="auto"/>
          </w:divBdr>
        </w:div>
        <w:div w:id="107547355">
          <w:marLeft w:val="640"/>
          <w:marRight w:val="0"/>
          <w:marTop w:val="0"/>
          <w:marBottom w:val="0"/>
          <w:divBdr>
            <w:top w:val="none" w:sz="0" w:space="0" w:color="auto"/>
            <w:left w:val="none" w:sz="0" w:space="0" w:color="auto"/>
            <w:bottom w:val="none" w:sz="0" w:space="0" w:color="auto"/>
            <w:right w:val="none" w:sz="0" w:space="0" w:color="auto"/>
          </w:divBdr>
        </w:div>
        <w:div w:id="47261937">
          <w:marLeft w:val="640"/>
          <w:marRight w:val="0"/>
          <w:marTop w:val="0"/>
          <w:marBottom w:val="0"/>
          <w:divBdr>
            <w:top w:val="none" w:sz="0" w:space="0" w:color="auto"/>
            <w:left w:val="none" w:sz="0" w:space="0" w:color="auto"/>
            <w:bottom w:val="none" w:sz="0" w:space="0" w:color="auto"/>
            <w:right w:val="none" w:sz="0" w:space="0" w:color="auto"/>
          </w:divBdr>
        </w:div>
        <w:div w:id="1279609109">
          <w:marLeft w:val="640"/>
          <w:marRight w:val="0"/>
          <w:marTop w:val="0"/>
          <w:marBottom w:val="0"/>
          <w:divBdr>
            <w:top w:val="none" w:sz="0" w:space="0" w:color="auto"/>
            <w:left w:val="none" w:sz="0" w:space="0" w:color="auto"/>
            <w:bottom w:val="none" w:sz="0" w:space="0" w:color="auto"/>
            <w:right w:val="none" w:sz="0" w:space="0" w:color="auto"/>
          </w:divBdr>
        </w:div>
        <w:div w:id="1331061339">
          <w:marLeft w:val="640"/>
          <w:marRight w:val="0"/>
          <w:marTop w:val="0"/>
          <w:marBottom w:val="0"/>
          <w:divBdr>
            <w:top w:val="none" w:sz="0" w:space="0" w:color="auto"/>
            <w:left w:val="none" w:sz="0" w:space="0" w:color="auto"/>
            <w:bottom w:val="none" w:sz="0" w:space="0" w:color="auto"/>
            <w:right w:val="none" w:sz="0" w:space="0" w:color="auto"/>
          </w:divBdr>
        </w:div>
        <w:div w:id="1716347377">
          <w:marLeft w:val="640"/>
          <w:marRight w:val="0"/>
          <w:marTop w:val="0"/>
          <w:marBottom w:val="0"/>
          <w:divBdr>
            <w:top w:val="none" w:sz="0" w:space="0" w:color="auto"/>
            <w:left w:val="none" w:sz="0" w:space="0" w:color="auto"/>
            <w:bottom w:val="none" w:sz="0" w:space="0" w:color="auto"/>
            <w:right w:val="none" w:sz="0" w:space="0" w:color="auto"/>
          </w:divBdr>
        </w:div>
        <w:div w:id="41756571">
          <w:marLeft w:val="640"/>
          <w:marRight w:val="0"/>
          <w:marTop w:val="0"/>
          <w:marBottom w:val="0"/>
          <w:divBdr>
            <w:top w:val="none" w:sz="0" w:space="0" w:color="auto"/>
            <w:left w:val="none" w:sz="0" w:space="0" w:color="auto"/>
            <w:bottom w:val="none" w:sz="0" w:space="0" w:color="auto"/>
            <w:right w:val="none" w:sz="0" w:space="0" w:color="auto"/>
          </w:divBdr>
        </w:div>
        <w:div w:id="1920551946">
          <w:marLeft w:val="640"/>
          <w:marRight w:val="0"/>
          <w:marTop w:val="0"/>
          <w:marBottom w:val="0"/>
          <w:divBdr>
            <w:top w:val="none" w:sz="0" w:space="0" w:color="auto"/>
            <w:left w:val="none" w:sz="0" w:space="0" w:color="auto"/>
            <w:bottom w:val="none" w:sz="0" w:space="0" w:color="auto"/>
            <w:right w:val="none" w:sz="0" w:space="0" w:color="auto"/>
          </w:divBdr>
        </w:div>
      </w:divsChild>
    </w:div>
    <w:div w:id="817571436">
      <w:bodyDiv w:val="1"/>
      <w:marLeft w:val="0"/>
      <w:marRight w:val="0"/>
      <w:marTop w:val="0"/>
      <w:marBottom w:val="0"/>
      <w:divBdr>
        <w:top w:val="none" w:sz="0" w:space="0" w:color="auto"/>
        <w:left w:val="none" w:sz="0" w:space="0" w:color="auto"/>
        <w:bottom w:val="none" w:sz="0" w:space="0" w:color="auto"/>
        <w:right w:val="none" w:sz="0" w:space="0" w:color="auto"/>
      </w:divBdr>
      <w:divsChild>
        <w:div w:id="971910535">
          <w:marLeft w:val="640"/>
          <w:marRight w:val="0"/>
          <w:marTop w:val="0"/>
          <w:marBottom w:val="0"/>
          <w:divBdr>
            <w:top w:val="none" w:sz="0" w:space="0" w:color="auto"/>
            <w:left w:val="none" w:sz="0" w:space="0" w:color="auto"/>
            <w:bottom w:val="none" w:sz="0" w:space="0" w:color="auto"/>
            <w:right w:val="none" w:sz="0" w:space="0" w:color="auto"/>
          </w:divBdr>
        </w:div>
        <w:div w:id="992025496">
          <w:marLeft w:val="640"/>
          <w:marRight w:val="0"/>
          <w:marTop w:val="0"/>
          <w:marBottom w:val="0"/>
          <w:divBdr>
            <w:top w:val="none" w:sz="0" w:space="0" w:color="auto"/>
            <w:left w:val="none" w:sz="0" w:space="0" w:color="auto"/>
            <w:bottom w:val="none" w:sz="0" w:space="0" w:color="auto"/>
            <w:right w:val="none" w:sz="0" w:space="0" w:color="auto"/>
          </w:divBdr>
        </w:div>
        <w:div w:id="361126688">
          <w:marLeft w:val="640"/>
          <w:marRight w:val="0"/>
          <w:marTop w:val="0"/>
          <w:marBottom w:val="0"/>
          <w:divBdr>
            <w:top w:val="none" w:sz="0" w:space="0" w:color="auto"/>
            <w:left w:val="none" w:sz="0" w:space="0" w:color="auto"/>
            <w:bottom w:val="none" w:sz="0" w:space="0" w:color="auto"/>
            <w:right w:val="none" w:sz="0" w:space="0" w:color="auto"/>
          </w:divBdr>
        </w:div>
        <w:div w:id="158158001">
          <w:marLeft w:val="640"/>
          <w:marRight w:val="0"/>
          <w:marTop w:val="0"/>
          <w:marBottom w:val="0"/>
          <w:divBdr>
            <w:top w:val="none" w:sz="0" w:space="0" w:color="auto"/>
            <w:left w:val="none" w:sz="0" w:space="0" w:color="auto"/>
            <w:bottom w:val="none" w:sz="0" w:space="0" w:color="auto"/>
            <w:right w:val="none" w:sz="0" w:space="0" w:color="auto"/>
          </w:divBdr>
        </w:div>
        <w:div w:id="1234465015">
          <w:marLeft w:val="640"/>
          <w:marRight w:val="0"/>
          <w:marTop w:val="0"/>
          <w:marBottom w:val="0"/>
          <w:divBdr>
            <w:top w:val="none" w:sz="0" w:space="0" w:color="auto"/>
            <w:left w:val="none" w:sz="0" w:space="0" w:color="auto"/>
            <w:bottom w:val="none" w:sz="0" w:space="0" w:color="auto"/>
            <w:right w:val="none" w:sz="0" w:space="0" w:color="auto"/>
          </w:divBdr>
        </w:div>
        <w:div w:id="1830823352">
          <w:marLeft w:val="640"/>
          <w:marRight w:val="0"/>
          <w:marTop w:val="0"/>
          <w:marBottom w:val="0"/>
          <w:divBdr>
            <w:top w:val="none" w:sz="0" w:space="0" w:color="auto"/>
            <w:left w:val="none" w:sz="0" w:space="0" w:color="auto"/>
            <w:bottom w:val="none" w:sz="0" w:space="0" w:color="auto"/>
            <w:right w:val="none" w:sz="0" w:space="0" w:color="auto"/>
          </w:divBdr>
        </w:div>
        <w:div w:id="675766928">
          <w:marLeft w:val="640"/>
          <w:marRight w:val="0"/>
          <w:marTop w:val="0"/>
          <w:marBottom w:val="0"/>
          <w:divBdr>
            <w:top w:val="none" w:sz="0" w:space="0" w:color="auto"/>
            <w:left w:val="none" w:sz="0" w:space="0" w:color="auto"/>
            <w:bottom w:val="none" w:sz="0" w:space="0" w:color="auto"/>
            <w:right w:val="none" w:sz="0" w:space="0" w:color="auto"/>
          </w:divBdr>
        </w:div>
        <w:div w:id="1246916205">
          <w:marLeft w:val="640"/>
          <w:marRight w:val="0"/>
          <w:marTop w:val="0"/>
          <w:marBottom w:val="0"/>
          <w:divBdr>
            <w:top w:val="none" w:sz="0" w:space="0" w:color="auto"/>
            <w:left w:val="none" w:sz="0" w:space="0" w:color="auto"/>
            <w:bottom w:val="none" w:sz="0" w:space="0" w:color="auto"/>
            <w:right w:val="none" w:sz="0" w:space="0" w:color="auto"/>
          </w:divBdr>
        </w:div>
        <w:div w:id="1859192033">
          <w:marLeft w:val="640"/>
          <w:marRight w:val="0"/>
          <w:marTop w:val="0"/>
          <w:marBottom w:val="0"/>
          <w:divBdr>
            <w:top w:val="none" w:sz="0" w:space="0" w:color="auto"/>
            <w:left w:val="none" w:sz="0" w:space="0" w:color="auto"/>
            <w:bottom w:val="none" w:sz="0" w:space="0" w:color="auto"/>
            <w:right w:val="none" w:sz="0" w:space="0" w:color="auto"/>
          </w:divBdr>
        </w:div>
        <w:div w:id="1207987963">
          <w:marLeft w:val="640"/>
          <w:marRight w:val="0"/>
          <w:marTop w:val="0"/>
          <w:marBottom w:val="0"/>
          <w:divBdr>
            <w:top w:val="none" w:sz="0" w:space="0" w:color="auto"/>
            <w:left w:val="none" w:sz="0" w:space="0" w:color="auto"/>
            <w:bottom w:val="none" w:sz="0" w:space="0" w:color="auto"/>
            <w:right w:val="none" w:sz="0" w:space="0" w:color="auto"/>
          </w:divBdr>
        </w:div>
        <w:div w:id="1147548379">
          <w:marLeft w:val="640"/>
          <w:marRight w:val="0"/>
          <w:marTop w:val="0"/>
          <w:marBottom w:val="0"/>
          <w:divBdr>
            <w:top w:val="none" w:sz="0" w:space="0" w:color="auto"/>
            <w:left w:val="none" w:sz="0" w:space="0" w:color="auto"/>
            <w:bottom w:val="none" w:sz="0" w:space="0" w:color="auto"/>
            <w:right w:val="none" w:sz="0" w:space="0" w:color="auto"/>
          </w:divBdr>
        </w:div>
        <w:div w:id="290671308">
          <w:marLeft w:val="640"/>
          <w:marRight w:val="0"/>
          <w:marTop w:val="0"/>
          <w:marBottom w:val="0"/>
          <w:divBdr>
            <w:top w:val="none" w:sz="0" w:space="0" w:color="auto"/>
            <w:left w:val="none" w:sz="0" w:space="0" w:color="auto"/>
            <w:bottom w:val="none" w:sz="0" w:space="0" w:color="auto"/>
            <w:right w:val="none" w:sz="0" w:space="0" w:color="auto"/>
          </w:divBdr>
        </w:div>
        <w:div w:id="204761245">
          <w:marLeft w:val="640"/>
          <w:marRight w:val="0"/>
          <w:marTop w:val="0"/>
          <w:marBottom w:val="0"/>
          <w:divBdr>
            <w:top w:val="none" w:sz="0" w:space="0" w:color="auto"/>
            <w:left w:val="none" w:sz="0" w:space="0" w:color="auto"/>
            <w:bottom w:val="none" w:sz="0" w:space="0" w:color="auto"/>
            <w:right w:val="none" w:sz="0" w:space="0" w:color="auto"/>
          </w:divBdr>
        </w:div>
        <w:div w:id="1829007145">
          <w:marLeft w:val="640"/>
          <w:marRight w:val="0"/>
          <w:marTop w:val="0"/>
          <w:marBottom w:val="0"/>
          <w:divBdr>
            <w:top w:val="none" w:sz="0" w:space="0" w:color="auto"/>
            <w:left w:val="none" w:sz="0" w:space="0" w:color="auto"/>
            <w:bottom w:val="none" w:sz="0" w:space="0" w:color="auto"/>
            <w:right w:val="none" w:sz="0" w:space="0" w:color="auto"/>
          </w:divBdr>
        </w:div>
        <w:div w:id="303126196">
          <w:marLeft w:val="640"/>
          <w:marRight w:val="0"/>
          <w:marTop w:val="0"/>
          <w:marBottom w:val="0"/>
          <w:divBdr>
            <w:top w:val="none" w:sz="0" w:space="0" w:color="auto"/>
            <w:left w:val="none" w:sz="0" w:space="0" w:color="auto"/>
            <w:bottom w:val="none" w:sz="0" w:space="0" w:color="auto"/>
            <w:right w:val="none" w:sz="0" w:space="0" w:color="auto"/>
          </w:divBdr>
        </w:div>
        <w:div w:id="1560674657">
          <w:marLeft w:val="640"/>
          <w:marRight w:val="0"/>
          <w:marTop w:val="0"/>
          <w:marBottom w:val="0"/>
          <w:divBdr>
            <w:top w:val="none" w:sz="0" w:space="0" w:color="auto"/>
            <w:left w:val="none" w:sz="0" w:space="0" w:color="auto"/>
            <w:bottom w:val="none" w:sz="0" w:space="0" w:color="auto"/>
            <w:right w:val="none" w:sz="0" w:space="0" w:color="auto"/>
          </w:divBdr>
        </w:div>
        <w:div w:id="1870097421">
          <w:marLeft w:val="640"/>
          <w:marRight w:val="0"/>
          <w:marTop w:val="0"/>
          <w:marBottom w:val="0"/>
          <w:divBdr>
            <w:top w:val="none" w:sz="0" w:space="0" w:color="auto"/>
            <w:left w:val="none" w:sz="0" w:space="0" w:color="auto"/>
            <w:bottom w:val="none" w:sz="0" w:space="0" w:color="auto"/>
            <w:right w:val="none" w:sz="0" w:space="0" w:color="auto"/>
          </w:divBdr>
        </w:div>
        <w:div w:id="1475945840">
          <w:marLeft w:val="640"/>
          <w:marRight w:val="0"/>
          <w:marTop w:val="0"/>
          <w:marBottom w:val="0"/>
          <w:divBdr>
            <w:top w:val="none" w:sz="0" w:space="0" w:color="auto"/>
            <w:left w:val="none" w:sz="0" w:space="0" w:color="auto"/>
            <w:bottom w:val="none" w:sz="0" w:space="0" w:color="auto"/>
            <w:right w:val="none" w:sz="0" w:space="0" w:color="auto"/>
          </w:divBdr>
        </w:div>
        <w:div w:id="1086147998">
          <w:marLeft w:val="640"/>
          <w:marRight w:val="0"/>
          <w:marTop w:val="0"/>
          <w:marBottom w:val="0"/>
          <w:divBdr>
            <w:top w:val="none" w:sz="0" w:space="0" w:color="auto"/>
            <w:left w:val="none" w:sz="0" w:space="0" w:color="auto"/>
            <w:bottom w:val="none" w:sz="0" w:space="0" w:color="auto"/>
            <w:right w:val="none" w:sz="0" w:space="0" w:color="auto"/>
          </w:divBdr>
        </w:div>
        <w:div w:id="871767481">
          <w:marLeft w:val="640"/>
          <w:marRight w:val="0"/>
          <w:marTop w:val="0"/>
          <w:marBottom w:val="0"/>
          <w:divBdr>
            <w:top w:val="none" w:sz="0" w:space="0" w:color="auto"/>
            <w:left w:val="none" w:sz="0" w:space="0" w:color="auto"/>
            <w:bottom w:val="none" w:sz="0" w:space="0" w:color="auto"/>
            <w:right w:val="none" w:sz="0" w:space="0" w:color="auto"/>
          </w:divBdr>
        </w:div>
        <w:div w:id="1073118795">
          <w:marLeft w:val="640"/>
          <w:marRight w:val="0"/>
          <w:marTop w:val="0"/>
          <w:marBottom w:val="0"/>
          <w:divBdr>
            <w:top w:val="none" w:sz="0" w:space="0" w:color="auto"/>
            <w:left w:val="none" w:sz="0" w:space="0" w:color="auto"/>
            <w:bottom w:val="none" w:sz="0" w:space="0" w:color="auto"/>
            <w:right w:val="none" w:sz="0" w:space="0" w:color="auto"/>
          </w:divBdr>
        </w:div>
        <w:div w:id="1076904515">
          <w:marLeft w:val="640"/>
          <w:marRight w:val="0"/>
          <w:marTop w:val="0"/>
          <w:marBottom w:val="0"/>
          <w:divBdr>
            <w:top w:val="none" w:sz="0" w:space="0" w:color="auto"/>
            <w:left w:val="none" w:sz="0" w:space="0" w:color="auto"/>
            <w:bottom w:val="none" w:sz="0" w:space="0" w:color="auto"/>
            <w:right w:val="none" w:sz="0" w:space="0" w:color="auto"/>
          </w:divBdr>
        </w:div>
        <w:div w:id="580529195">
          <w:marLeft w:val="640"/>
          <w:marRight w:val="0"/>
          <w:marTop w:val="0"/>
          <w:marBottom w:val="0"/>
          <w:divBdr>
            <w:top w:val="none" w:sz="0" w:space="0" w:color="auto"/>
            <w:left w:val="none" w:sz="0" w:space="0" w:color="auto"/>
            <w:bottom w:val="none" w:sz="0" w:space="0" w:color="auto"/>
            <w:right w:val="none" w:sz="0" w:space="0" w:color="auto"/>
          </w:divBdr>
        </w:div>
        <w:div w:id="1898660422">
          <w:marLeft w:val="640"/>
          <w:marRight w:val="0"/>
          <w:marTop w:val="0"/>
          <w:marBottom w:val="0"/>
          <w:divBdr>
            <w:top w:val="none" w:sz="0" w:space="0" w:color="auto"/>
            <w:left w:val="none" w:sz="0" w:space="0" w:color="auto"/>
            <w:bottom w:val="none" w:sz="0" w:space="0" w:color="auto"/>
            <w:right w:val="none" w:sz="0" w:space="0" w:color="auto"/>
          </w:divBdr>
        </w:div>
        <w:div w:id="293949369">
          <w:marLeft w:val="640"/>
          <w:marRight w:val="0"/>
          <w:marTop w:val="0"/>
          <w:marBottom w:val="0"/>
          <w:divBdr>
            <w:top w:val="none" w:sz="0" w:space="0" w:color="auto"/>
            <w:left w:val="none" w:sz="0" w:space="0" w:color="auto"/>
            <w:bottom w:val="none" w:sz="0" w:space="0" w:color="auto"/>
            <w:right w:val="none" w:sz="0" w:space="0" w:color="auto"/>
          </w:divBdr>
        </w:div>
        <w:div w:id="486627031">
          <w:marLeft w:val="640"/>
          <w:marRight w:val="0"/>
          <w:marTop w:val="0"/>
          <w:marBottom w:val="0"/>
          <w:divBdr>
            <w:top w:val="none" w:sz="0" w:space="0" w:color="auto"/>
            <w:left w:val="none" w:sz="0" w:space="0" w:color="auto"/>
            <w:bottom w:val="none" w:sz="0" w:space="0" w:color="auto"/>
            <w:right w:val="none" w:sz="0" w:space="0" w:color="auto"/>
          </w:divBdr>
        </w:div>
        <w:div w:id="86970240">
          <w:marLeft w:val="640"/>
          <w:marRight w:val="0"/>
          <w:marTop w:val="0"/>
          <w:marBottom w:val="0"/>
          <w:divBdr>
            <w:top w:val="none" w:sz="0" w:space="0" w:color="auto"/>
            <w:left w:val="none" w:sz="0" w:space="0" w:color="auto"/>
            <w:bottom w:val="none" w:sz="0" w:space="0" w:color="auto"/>
            <w:right w:val="none" w:sz="0" w:space="0" w:color="auto"/>
          </w:divBdr>
        </w:div>
      </w:divsChild>
    </w:div>
    <w:div w:id="847988230">
      <w:bodyDiv w:val="1"/>
      <w:marLeft w:val="0"/>
      <w:marRight w:val="0"/>
      <w:marTop w:val="0"/>
      <w:marBottom w:val="0"/>
      <w:divBdr>
        <w:top w:val="none" w:sz="0" w:space="0" w:color="auto"/>
        <w:left w:val="none" w:sz="0" w:space="0" w:color="auto"/>
        <w:bottom w:val="none" w:sz="0" w:space="0" w:color="auto"/>
        <w:right w:val="none" w:sz="0" w:space="0" w:color="auto"/>
      </w:divBdr>
      <w:divsChild>
        <w:div w:id="1380278504">
          <w:marLeft w:val="480"/>
          <w:marRight w:val="0"/>
          <w:marTop w:val="0"/>
          <w:marBottom w:val="0"/>
          <w:divBdr>
            <w:top w:val="none" w:sz="0" w:space="0" w:color="auto"/>
            <w:left w:val="none" w:sz="0" w:space="0" w:color="auto"/>
            <w:bottom w:val="none" w:sz="0" w:space="0" w:color="auto"/>
            <w:right w:val="none" w:sz="0" w:space="0" w:color="auto"/>
          </w:divBdr>
        </w:div>
        <w:div w:id="1328434499">
          <w:marLeft w:val="480"/>
          <w:marRight w:val="0"/>
          <w:marTop w:val="0"/>
          <w:marBottom w:val="0"/>
          <w:divBdr>
            <w:top w:val="none" w:sz="0" w:space="0" w:color="auto"/>
            <w:left w:val="none" w:sz="0" w:space="0" w:color="auto"/>
            <w:bottom w:val="none" w:sz="0" w:space="0" w:color="auto"/>
            <w:right w:val="none" w:sz="0" w:space="0" w:color="auto"/>
          </w:divBdr>
        </w:div>
        <w:div w:id="466509573">
          <w:marLeft w:val="480"/>
          <w:marRight w:val="0"/>
          <w:marTop w:val="0"/>
          <w:marBottom w:val="0"/>
          <w:divBdr>
            <w:top w:val="none" w:sz="0" w:space="0" w:color="auto"/>
            <w:left w:val="none" w:sz="0" w:space="0" w:color="auto"/>
            <w:bottom w:val="none" w:sz="0" w:space="0" w:color="auto"/>
            <w:right w:val="none" w:sz="0" w:space="0" w:color="auto"/>
          </w:divBdr>
        </w:div>
        <w:div w:id="1478914106">
          <w:marLeft w:val="480"/>
          <w:marRight w:val="0"/>
          <w:marTop w:val="0"/>
          <w:marBottom w:val="0"/>
          <w:divBdr>
            <w:top w:val="none" w:sz="0" w:space="0" w:color="auto"/>
            <w:left w:val="none" w:sz="0" w:space="0" w:color="auto"/>
            <w:bottom w:val="none" w:sz="0" w:space="0" w:color="auto"/>
            <w:right w:val="none" w:sz="0" w:space="0" w:color="auto"/>
          </w:divBdr>
        </w:div>
        <w:div w:id="2013949676">
          <w:marLeft w:val="480"/>
          <w:marRight w:val="0"/>
          <w:marTop w:val="0"/>
          <w:marBottom w:val="0"/>
          <w:divBdr>
            <w:top w:val="none" w:sz="0" w:space="0" w:color="auto"/>
            <w:left w:val="none" w:sz="0" w:space="0" w:color="auto"/>
            <w:bottom w:val="none" w:sz="0" w:space="0" w:color="auto"/>
            <w:right w:val="none" w:sz="0" w:space="0" w:color="auto"/>
          </w:divBdr>
        </w:div>
        <w:div w:id="157354400">
          <w:marLeft w:val="480"/>
          <w:marRight w:val="0"/>
          <w:marTop w:val="0"/>
          <w:marBottom w:val="0"/>
          <w:divBdr>
            <w:top w:val="none" w:sz="0" w:space="0" w:color="auto"/>
            <w:left w:val="none" w:sz="0" w:space="0" w:color="auto"/>
            <w:bottom w:val="none" w:sz="0" w:space="0" w:color="auto"/>
            <w:right w:val="none" w:sz="0" w:space="0" w:color="auto"/>
          </w:divBdr>
        </w:div>
        <w:div w:id="922229028">
          <w:marLeft w:val="480"/>
          <w:marRight w:val="0"/>
          <w:marTop w:val="0"/>
          <w:marBottom w:val="0"/>
          <w:divBdr>
            <w:top w:val="none" w:sz="0" w:space="0" w:color="auto"/>
            <w:left w:val="none" w:sz="0" w:space="0" w:color="auto"/>
            <w:bottom w:val="none" w:sz="0" w:space="0" w:color="auto"/>
            <w:right w:val="none" w:sz="0" w:space="0" w:color="auto"/>
          </w:divBdr>
        </w:div>
        <w:div w:id="1989895509">
          <w:marLeft w:val="480"/>
          <w:marRight w:val="0"/>
          <w:marTop w:val="0"/>
          <w:marBottom w:val="0"/>
          <w:divBdr>
            <w:top w:val="none" w:sz="0" w:space="0" w:color="auto"/>
            <w:left w:val="none" w:sz="0" w:space="0" w:color="auto"/>
            <w:bottom w:val="none" w:sz="0" w:space="0" w:color="auto"/>
            <w:right w:val="none" w:sz="0" w:space="0" w:color="auto"/>
          </w:divBdr>
        </w:div>
        <w:div w:id="579019343">
          <w:marLeft w:val="480"/>
          <w:marRight w:val="0"/>
          <w:marTop w:val="0"/>
          <w:marBottom w:val="0"/>
          <w:divBdr>
            <w:top w:val="none" w:sz="0" w:space="0" w:color="auto"/>
            <w:left w:val="none" w:sz="0" w:space="0" w:color="auto"/>
            <w:bottom w:val="none" w:sz="0" w:space="0" w:color="auto"/>
            <w:right w:val="none" w:sz="0" w:space="0" w:color="auto"/>
          </w:divBdr>
        </w:div>
        <w:div w:id="977799542">
          <w:marLeft w:val="480"/>
          <w:marRight w:val="0"/>
          <w:marTop w:val="0"/>
          <w:marBottom w:val="0"/>
          <w:divBdr>
            <w:top w:val="none" w:sz="0" w:space="0" w:color="auto"/>
            <w:left w:val="none" w:sz="0" w:space="0" w:color="auto"/>
            <w:bottom w:val="none" w:sz="0" w:space="0" w:color="auto"/>
            <w:right w:val="none" w:sz="0" w:space="0" w:color="auto"/>
          </w:divBdr>
        </w:div>
        <w:div w:id="1878161205">
          <w:marLeft w:val="480"/>
          <w:marRight w:val="0"/>
          <w:marTop w:val="0"/>
          <w:marBottom w:val="0"/>
          <w:divBdr>
            <w:top w:val="none" w:sz="0" w:space="0" w:color="auto"/>
            <w:left w:val="none" w:sz="0" w:space="0" w:color="auto"/>
            <w:bottom w:val="none" w:sz="0" w:space="0" w:color="auto"/>
            <w:right w:val="none" w:sz="0" w:space="0" w:color="auto"/>
          </w:divBdr>
        </w:div>
        <w:div w:id="1462960666">
          <w:marLeft w:val="480"/>
          <w:marRight w:val="0"/>
          <w:marTop w:val="0"/>
          <w:marBottom w:val="0"/>
          <w:divBdr>
            <w:top w:val="none" w:sz="0" w:space="0" w:color="auto"/>
            <w:left w:val="none" w:sz="0" w:space="0" w:color="auto"/>
            <w:bottom w:val="none" w:sz="0" w:space="0" w:color="auto"/>
            <w:right w:val="none" w:sz="0" w:space="0" w:color="auto"/>
          </w:divBdr>
        </w:div>
        <w:div w:id="826941877">
          <w:marLeft w:val="480"/>
          <w:marRight w:val="0"/>
          <w:marTop w:val="0"/>
          <w:marBottom w:val="0"/>
          <w:divBdr>
            <w:top w:val="none" w:sz="0" w:space="0" w:color="auto"/>
            <w:left w:val="none" w:sz="0" w:space="0" w:color="auto"/>
            <w:bottom w:val="none" w:sz="0" w:space="0" w:color="auto"/>
            <w:right w:val="none" w:sz="0" w:space="0" w:color="auto"/>
          </w:divBdr>
        </w:div>
        <w:div w:id="514341015">
          <w:marLeft w:val="480"/>
          <w:marRight w:val="0"/>
          <w:marTop w:val="0"/>
          <w:marBottom w:val="0"/>
          <w:divBdr>
            <w:top w:val="none" w:sz="0" w:space="0" w:color="auto"/>
            <w:left w:val="none" w:sz="0" w:space="0" w:color="auto"/>
            <w:bottom w:val="none" w:sz="0" w:space="0" w:color="auto"/>
            <w:right w:val="none" w:sz="0" w:space="0" w:color="auto"/>
          </w:divBdr>
        </w:div>
        <w:div w:id="75249521">
          <w:marLeft w:val="480"/>
          <w:marRight w:val="0"/>
          <w:marTop w:val="0"/>
          <w:marBottom w:val="0"/>
          <w:divBdr>
            <w:top w:val="none" w:sz="0" w:space="0" w:color="auto"/>
            <w:left w:val="none" w:sz="0" w:space="0" w:color="auto"/>
            <w:bottom w:val="none" w:sz="0" w:space="0" w:color="auto"/>
            <w:right w:val="none" w:sz="0" w:space="0" w:color="auto"/>
          </w:divBdr>
        </w:div>
        <w:div w:id="228468450">
          <w:marLeft w:val="480"/>
          <w:marRight w:val="0"/>
          <w:marTop w:val="0"/>
          <w:marBottom w:val="0"/>
          <w:divBdr>
            <w:top w:val="none" w:sz="0" w:space="0" w:color="auto"/>
            <w:left w:val="none" w:sz="0" w:space="0" w:color="auto"/>
            <w:bottom w:val="none" w:sz="0" w:space="0" w:color="auto"/>
            <w:right w:val="none" w:sz="0" w:space="0" w:color="auto"/>
          </w:divBdr>
        </w:div>
        <w:div w:id="1360282586">
          <w:marLeft w:val="480"/>
          <w:marRight w:val="0"/>
          <w:marTop w:val="0"/>
          <w:marBottom w:val="0"/>
          <w:divBdr>
            <w:top w:val="none" w:sz="0" w:space="0" w:color="auto"/>
            <w:left w:val="none" w:sz="0" w:space="0" w:color="auto"/>
            <w:bottom w:val="none" w:sz="0" w:space="0" w:color="auto"/>
            <w:right w:val="none" w:sz="0" w:space="0" w:color="auto"/>
          </w:divBdr>
        </w:div>
        <w:div w:id="416825924">
          <w:marLeft w:val="480"/>
          <w:marRight w:val="0"/>
          <w:marTop w:val="0"/>
          <w:marBottom w:val="0"/>
          <w:divBdr>
            <w:top w:val="none" w:sz="0" w:space="0" w:color="auto"/>
            <w:left w:val="none" w:sz="0" w:space="0" w:color="auto"/>
            <w:bottom w:val="none" w:sz="0" w:space="0" w:color="auto"/>
            <w:right w:val="none" w:sz="0" w:space="0" w:color="auto"/>
          </w:divBdr>
        </w:div>
        <w:div w:id="884607794">
          <w:marLeft w:val="480"/>
          <w:marRight w:val="0"/>
          <w:marTop w:val="0"/>
          <w:marBottom w:val="0"/>
          <w:divBdr>
            <w:top w:val="none" w:sz="0" w:space="0" w:color="auto"/>
            <w:left w:val="none" w:sz="0" w:space="0" w:color="auto"/>
            <w:bottom w:val="none" w:sz="0" w:space="0" w:color="auto"/>
            <w:right w:val="none" w:sz="0" w:space="0" w:color="auto"/>
          </w:divBdr>
        </w:div>
        <w:div w:id="65878211">
          <w:marLeft w:val="480"/>
          <w:marRight w:val="0"/>
          <w:marTop w:val="0"/>
          <w:marBottom w:val="0"/>
          <w:divBdr>
            <w:top w:val="none" w:sz="0" w:space="0" w:color="auto"/>
            <w:left w:val="none" w:sz="0" w:space="0" w:color="auto"/>
            <w:bottom w:val="none" w:sz="0" w:space="0" w:color="auto"/>
            <w:right w:val="none" w:sz="0" w:space="0" w:color="auto"/>
          </w:divBdr>
        </w:div>
        <w:div w:id="939026084">
          <w:marLeft w:val="480"/>
          <w:marRight w:val="0"/>
          <w:marTop w:val="0"/>
          <w:marBottom w:val="0"/>
          <w:divBdr>
            <w:top w:val="none" w:sz="0" w:space="0" w:color="auto"/>
            <w:left w:val="none" w:sz="0" w:space="0" w:color="auto"/>
            <w:bottom w:val="none" w:sz="0" w:space="0" w:color="auto"/>
            <w:right w:val="none" w:sz="0" w:space="0" w:color="auto"/>
          </w:divBdr>
        </w:div>
        <w:div w:id="922833352">
          <w:marLeft w:val="480"/>
          <w:marRight w:val="0"/>
          <w:marTop w:val="0"/>
          <w:marBottom w:val="0"/>
          <w:divBdr>
            <w:top w:val="none" w:sz="0" w:space="0" w:color="auto"/>
            <w:left w:val="none" w:sz="0" w:space="0" w:color="auto"/>
            <w:bottom w:val="none" w:sz="0" w:space="0" w:color="auto"/>
            <w:right w:val="none" w:sz="0" w:space="0" w:color="auto"/>
          </w:divBdr>
        </w:div>
        <w:div w:id="388188483">
          <w:marLeft w:val="480"/>
          <w:marRight w:val="0"/>
          <w:marTop w:val="0"/>
          <w:marBottom w:val="0"/>
          <w:divBdr>
            <w:top w:val="none" w:sz="0" w:space="0" w:color="auto"/>
            <w:left w:val="none" w:sz="0" w:space="0" w:color="auto"/>
            <w:bottom w:val="none" w:sz="0" w:space="0" w:color="auto"/>
            <w:right w:val="none" w:sz="0" w:space="0" w:color="auto"/>
          </w:divBdr>
        </w:div>
        <w:div w:id="888567766">
          <w:marLeft w:val="480"/>
          <w:marRight w:val="0"/>
          <w:marTop w:val="0"/>
          <w:marBottom w:val="0"/>
          <w:divBdr>
            <w:top w:val="none" w:sz="0" w:space="0" w:color="auto"/>
            <w:left w:val="none" w:sz="0" w:space="0" w:color="auto"/>
            <w:bottom w:val="none" w:sz="0" w:space="0" w:color="auto"/>
            <w:right w:val="none" w:sz="0" w:space="0" w:color="auto"/>
          </w:divBdr>
        </w:div>
        <w:div w:id="131800904">
          <w:marLeft w:val="480"/>
          <w:marRight w:val="0"/>
          <w:marTop w:val="0"/>
          <w:marBottom w:val="0"/>
          <w:divBdr>
            <w:top w:val="none" w:sz="0" w:space="0" w:color="auto"/>
            <w:left w:val="none" w:sz="0" w:space="0" w:color="auto"/>
            <w:bottom w:val="none" w:sz="0" w:space="0" w:color="auto"/>
            <w:right w:val="none" w:sz="0" w:space="0" w:color="auto"/>
          </w:divBdr>
        </w:div>
        <w:div w:id="422797625">
          <w:marLeft w:val="480"/>
          <w:marRight w:val="0"/>
          <w:marTop w:val="0"/>
          <w:marBottom w:val="0"/>
          <w:divBdr>
            <w:top w:val="none" w:sz="0" w:space="0" w:color="auto"/>
            <w:left w:val="none" w:sz="0" w:space="0" w:color="auto"/>
            <w:bottom w:val="none" w:sz="0" w:space="0" w:color="auto"/>
            <w:right w:val="none" w:sz="0" w:space="0" w:color="auto"/>
          </w:divBdr>
        </w:div>
        <w:div w:id="1781025506">
          <w:marLeft w:val="480"/>
          <w:marRight w:val="0"/>
          <w:marTop w:val="0"/>
          <w:marBottom w:val="0"/>
          <w:divBdr>
            <w:top w:val="none" w:sz="0" w:space="0" w:color="auto"/>
            <w:left w:val="none" w:sz="0" w:space="0" w:color="auto"/>
            <w:bottom w:val="none" w:sz="0" w:space="0" w:color="auto"/>
            <w:right w:val="none" w:sz="0" w:space="0" w:color="auto"/>
          </w:divBdr>
        </w:div>
        <w:div w:id="1577279620">
          <w:marLeft w:val="480"/>
          <w:marRight w:val="0"/>
          <w:marTop w:val="0"/>
          <w:marBottom w:val="0"/>
          <w:divBdr>
            <w:top w:val="none" w:sz="0" w:space="0" w:color="auto"/>
            <w:left w:val="none" w:sz="0" w:space="0" w:color="auto"/>
            <w:bottom w:val="none" w:sz="0" w:space="0" w:color="auto"/>
            <w:right w:val="none" w:sz="0" w:space="0" w:color="auto"/>
          </w:divBdr>
        </w:div>
        <w:div w:id="1486312430">
          <w:marLeft w:val="480"/>
          <w:marRight w:val="0"/>
          <w:marTop w:val="0"/>
          <w:marBottom w:val="0"/>
          <w:divBdr>
            <w:top w:val="none" w:sz="0" w:space="0" w:color="auto"/>
            <w:left w:val="none" w:sz="0" w:space="0" w:color="auto"/>
            <w:bottom w:val="none" w:sz="0" w:space="0" w:color="auto"/>
            <w:right w:val="none" w:sz="0" w:space="0" w:color="auto"/>
          </w:divBdr>
        </w:div>
        <w:div w:id="2108112827">
          <w:marLeft w:val="480"/>
          <w:marRight w:val="0"/>
          <w:marTop w:val="0"/>
          <w:marBottom w:val="0"/>
          <w:divBdr>
            <w:top w:val="none" w:sz="0" w:space="0" w:color="auto"/>
            <w:left w:val="none" w:sz="0" w:space="0" w:color="auto"/>
            <w:bottom w:val="none" w:sz="0" w:space="0" w:color="auto"/>
            <w:right w:val="none" w:sz="0" w:space="0" w:color="auto"/>
          </w:divBdr>
        </w:div>
        <w:div w:id="347023150">
          <w:marLeft w:val="480"/>
          <w:marRight w:val="0"/>
          <w:marTop w:val="0"/>
          <w:marBottom w:val="0"/>
          <w:divBdr>
            <w:top w:val="none" w:sz="0" w:space="0" w:color="auto"/>
            <w:left w:val="none" w:sz="0" w:space="0" w:color="auto"/>
            <w:bottom w:val="none" w:sz="0" w:space="0" w:color="auto"/>
            <w:right w:val="none" w:sz="0" w:space="0" w:color="auto"/>
          </w:divBdr>
        </w:div>
        <w:div w:id="606740417">
          <w:marLeft w:val="480"/>
          <w:marRight w:val="0"/>
          <w:marTop w:val="0"/>
          <w:marBottom w:val="0"/>
          <w:divBdr>
            <w:top w:val="none" w:sz="0" w:space="0" w:color="auto"/>
            <w:left w:val="none" w:sz="0" w:space="0" w:color="auto"/>
            <w:bottom w:val="none" w:sz="0" w:space="0" w:color="auto"/>
            <w:right w:val="none" w:sz="0" w:space="0" w:color="auto"/>
          </w:divBdr>
        </w:div>
      </w:divsChild>
    </w:div>
    <w:div w:id="858391703">
      <w:bodyDiv w:val="1"/>
      <w:marLeft w:val="0"/>
      <w:marRight w:val="0"/>
      <w:marTop w:val="0"/>
      <w:marBottom w:val="0"/>
      <w:divBdr>
        <w:top w:val="none" w:sz="0" w:space="0" w:color="auto"/>
        <w:left w:val="none" w:sz="0" w:space="0" w:color="auto"/>
        <w:bottom w:val="none" w:sz="0" w:space="0" w:color="auto"/>
        <w:right w:val="none" w:sz="0" w:space="0" w:color="auto"/>
      </w:divBdr>
      <w:divsChild>
        <w:div w:id="7027583">
          <w:marLeft w:val="640"/>
          <w:marRight w:val="0"/>
          <w:marTop w:val="0"/>
          <w:marBottom w:val="0"/>
          <w:divBdr>
            <w:top w:val="none" w:sz="0" w:space="0" w:color="auto"/>
            <w:left w:val="none" w:sz="0" w:space="0" w:color="auto"/>
            <w:bottom w:val="none" w:sz="0" w:space="0" w:color="auto"/>
            <w:right w:val="none" w:sz="0" w:space="0" w:color="auto"/>
          </w:divBdr>
        </w:div>
        <w:div w:id="124549713">
          <w:marLeft w:val="640"/>
          <w:marRight w:val="0"/>
          <w:marTop w:val="0"/>
          <w:marBottom w:val="0"/>
          <w:divBdr>
            <w:top w:val="none" w:sz="0" w:space="0" w:color="auto"/>
            <w:left w:val="none" w:sz="0" w:space="0" w:color="auto"/>
            <w:bottom w:val="none" w:sz="0" w:space="0" w:color="auto"/>
            <w:right w:val="none" w:sz="0" w:space="0" w:color="auto"/>
          </w:divBdr>
        </w:div>
        <w:div w:id="733087351">
          <w:marLeft w:val="640"/>
          <w:marRight w:val="0"/>
          <w:marTop w:val="0"/>
          <w:marBottom w:val="0"/>
          <w:divBdr>
            <w:top w:val="none" w:sz="0" w:space="0" w:color="auto"/>
            <w:left w:val="none" w:sz="0" w:space="0" w:color="auto"/>
            <w:bottom w:val="none" w:sz="0" w:space="0" w:color="auto"/>
            <w:right w:val="none" w:sz="0" w:space="0" w:color="auto"/>
          </w:divBdr>
        </w:div>
        <w:div w:id="153684887">
          <w:marLeft w:val="640"/>
          <w:marRight w:val="0"/>
          <w:marTop w:val="0"/>
          <w:marBottom w:val="0"/>
          <w:divBdr>
            <w:top w:val="none" w:sz="0" w:space="0" w:color="auto"/>
            <w:left w:val="none" w:sz="0" w:space="0" w:color="auto"/>
            <w:bottom w:val="none" w:sz="0" w:space="0" w:color="auto"/>
            <w:right w:val="none" w:sz="0" w:space="0" w:color="auto"/>
          </w:divBdr>
        </w:div>
        <w:div w:id="921066435">
          <w:marLeft w:val="640"/>
          <w:marRight w:val="0"/>
          <w:marTop w:val="0"/>
          <w:marBottom w:val="0"/>
          <w:divBdr>
            <w:top w:val="none" w:sz="0" w:space="0" w:color="auto"/>
            <w:left w:val="none" w:sz="0" w:space="0" w:color="auto"/>
            <w:bottom w:val="none" w:sz="0" w:space="0" w:color="auto"/>
            <w:right w:val="none" w:sz="0" w:space="0" w:color="auto"/>
          </w:divBdr>
        </w:div>
        <w:div w:id="1927685801">
          <w:marLeft w:val="640"/>
          <w:marRight w:val="0"/>
          <w:marTop w:val="0"/>
          <w:marBottom w:val="0"/>
          <w:divBdr>
            <w:top w:val="none" w:sz="0" w:space="0" w:color="auto"/>
            <w:left w:val="none" w:sz="0" w:space="0" w:color="auto"/>
            <w:bottom w:val="none" w:sz="0" w:space="0" w:color="auto"/>
            <w:right w:val="none" w:sz="0" w:space="0" w:color="auto"/>
          </w:divBdr>
        </w:div>
        <w:div w:id="1153716651">
          <w:marLeft w:val="640"/>
          <w:marRight w:val="0"/>
          <w:marTop w:val="0"/>
          <w:marBottom w:val="0"/>
          <w:divBdr>
            <w:top w:val="none" w:sz="0" w:space="0" w:color="auto"/>
            <w:left w:val="none" w:sz="0" w:space="0" w:color="auto"/>
            <w:bottom w:val="none" w:sz="0" w:space="0" w:color="auto"/>
            <w:right w:val="none" w:sz="0" w:space="0" w:color="auto"/>
          </w:divBdr>
        </w:div>
        <w:div w:id="609317041">
          <w:marLeft w:val="640"/>
          <w:marRight w:val="0"/>
          <w:marTop w:val="0"/>
          <w:marBottom w:val="0"/>
          <w:divBdr>
            <w:top w:val="none" w:sz="0" w:space="0" w:color="auto"/>
            <w:left w:val="none" w:sz="0" w:space="0" w:color="auto"/>
            <w:bottom w:val="none" w:sz="0" w:space="0" w:color="auto"/>
            <w:right w:val="none" w:sz="0" w:space="0" w:color="auto"/>
          </w:divBdr>
        </w:div>
        <w:div w:id="1886599002">
          <w:marLeft w:val="640"/>
          <w:marRight w:val="0"/>
          <w:marTop w:val="0"/>
          <w:marBottom w:val="0"/>
          <w:divBdr>
            <w:top w:val="none" w:sz="0" w:space="0" w:color="auto"/>
            <w:left w:val="none" w:sz="0" w:space="0" w:color="auto"/>
            <w:bottom w:val="none" w:sz="0" w:space="0" w:color="auto"/>
            <w:right w:val="none" w:sz="0" w:space="0" w:color="auto"/>
          </w:divBdr>
        </w:div>
        <w:div w:id="12922459">
          <w:marLeft w:val="640"/>
          <w:marRight w:val="0"/>
          <w:marTop w:val="0"/>
          <w:marBottom w:val="0"/>
          <w:divBdr>
            <w:top w:val="none" w:sz="0" w:space="0" w:color="auto"/>
            <w:left w:val="none" w:sz="0" w:space="0" w:color="auto"/>
            <w:bottom w:val="none" w:sz="0" w:space="0" w:color="auto"/>
            <w:right w:val="none" w:sz="0" w:space="0" w:color="auto"/>
          </w:divBdr>
        </w:div>
        <w:div w:id="1803302755">
          <w:marLeft w:val="640"/>
          <w:marRight w:val="0"/>
          <w:marTop w:val="0"/>
          <w:marBottom w:val="0"/>
          <w:divBdr>
            <w:top w:val="none" w:sz="0" w:space="0" w:color="auto"/>
            <w:left w:val="none" w:sz="0" w:space="0" w:color="auto"/>
            <w:bottom w:val="none" w:sz="0" w:space="0" w:color="auto"/>
            <w:right w:val="none" w:sz="0" w:space="0" w:color="auto"/>
          </w:divBdr>
        </w:div>
        <w:div w:id="2032758821">
          <w:marLeft w:val="640"/>
          <w:marRight w:val="0"/>
          <w:marTop w:val="0"/>
          <w:marBottom w:val="0"/>
          <w:divBdr>
            <w:top w:val="none" w:sz="0" w:space="0" w:color="auto"/>
            <w:left w:val="none" w:sz="0" w:space="0" w:color="auto"/>
            <w:bottom w:val="none" w:sz="0" w:space="0" w:color="auto"/>
            <w:right w:val="none" w:sz="0" w:space="0" w:color="auto"/>
          </w:divBdr>
        </w:div>
        <w:div w:id="1917740644">
          <w:marLeft w:val="640"/>
          <w:marRight w:val="0"/>
          <w:marTop w:val="0"/>
          <w:marBottom w:val="0"/>
          <w:divBdr>
            <w:top w:val="none" w:sz="0" w:space="0" w:color="auto"/>
            <w:left w:val="none" w:sz="0" w:space="0" w:color="auto"/>
            <w:bottom w:val="none" w:sz="0" w:space="0" w:color="auto"/>
            <w:right w:val="none" w:sz="0" w:space="0" w:color="auto"/>
          </w:divBdr>
        </w:div>
        <w:div w:id="512450923">
          <w:marLeft w:val="640"/>
          <w:marRight w:val="0"/>
          <w:marTop w:val="0"/>
          <w:marBottom w:val="0"/>
          <w:divBdr>
            <w:top w:val="none" w:sz="0" w:space="0" w:color="auto"/>
            <w:left w:val="none" w:sz="0" w:space="0" w:color="auto"/>
            <w:bottom w:val="none" w:sz="0" w:space="0" w:color="auto"/>
            <w:right w:val="none" w:sz="0" w:space="0" w:color="auto"/>
          </w:divBdr>
        </w:div>
        <w:div w:id="1671446188">
          <w:marLeft w:val="640"/>
          <w:marRight w:val="0"/>
          <w:marTop w:val="0"/>
          <w:marBottom w:val="0"/>
          <w:divBdr>
            <w:top w:val="none" w:sz="0" w:space="0" w:color="auto"/>
            <w:left w:val="none" w:sz="0" w:space="0" w:color="auto"/>
            <w:bottom w:val="none" w:sz="0" w:space="0" w:color="auto"/>
            <w:right w:val="none" w:sz="0" w:space="0" w:color="auto"/>
          </w:divBdr>
        </w:div>
        <w:div w:id="1867133663">
          <w:marLeft w:val="640"/>
          <w:marRight w:val="0"/>
          <w:marTop w:val="0"/>
          <w:marBottom w:val="0"/>
          <w:divBdr>
            <w:top w:val="none" w:sz="0" w:space="0" w:color="auto"/>
            <w:left w:val="none" w:sz="0" w:space="0" w:color="auto"/>
            <w:bottom w:val="none" w:sz="0" w:space="0" w:color="auto"/>
            <w:right w:val="none" w:sz="0" w:space="0" w:color="auto"/>
          </w:divBdr>
        </w:div>
        <w:div w:id="449471809">
          <w:marLeft w:val="640"/>
          <w:marRight w:val="0"/>
          <w:marTop w:val="0"/>
          <w:marBottom w:val="0"/>
          <w:divBdr>
            <w:top w:val="none" w:sz="0" w:space="0" w:color="auto"/>
            <w:left w:val="none" w:sz="0" w:space="0" w:color="auto"/>
            <w:bottom w:val="none" w:sz="0" w:space="0" w:color="auto"/>
            <w:right w:val="none" w:sz="0" w:space="0" w:color="auto"/>
          </w:divBdr>
        </w:div>
        <w:div w:id="185681418">
          <w:marLeft w:val="640"/>
          <w:marRight w:val="0"/>
          <w:marTop w:val="0"/>
          <w:marBottom w:val="0"/>
          <w:divBdr>
            <w:top w:val="none" w:sz="0" w:space="0" w:color="auto"/>
            <w:left w:val="none" w:sz="0" w:space="0" w:color="auto"/>
            <w:bottom w:val="none" w:sz="0" w:space="0" w:color="auto"/>
            <w:right w:val="none" w:sz="0" w:space="0" w:color="auto"/>
          </w:divBdr>
        </w:div>
        <w:div w:id="16542514">
          <w:marLeft w:val="640"/>
          <w:marRight w:val="0"/>
          <w:marTop w:val="0"/>
          <w:marBottom w:val="0"/>
          <w:divBdr>
            <w:top w:val="none" w:sz="0" w:space="0" w:color="auto"/>
            <w:left w:val="none" w:sz="0" w:space="0" w:color="auto"/>
            <w:bottom w:val="none" w:sz="0" w:space="0" w:color="auto"/>
            <w:right w:val="none" w:sz="0" w:space="0" w:color="auto"/>
          </w:divBdr>
        </w:div>
        <w:div w:id="2005746025">
          <w:marLeft w:val="640"/>
          <w:marRight w:val="0"/>
          <w:marTop w:val="0"/>
          <w:marBottom w:val="0"/>
          <w:divBdr>
            <w:top w:val="none" w:sz="0" w:space="0" w:color="auto"/>
            <w:left w:val="none" w:sz="0" w:space="0" w:color="auto"/>
            <w:bottom w:val="none" w:sz="0" w:space="0" w:color="auto"/>
            <w:right w:val="none" w:sz="0" w:space="0" w:color="auto"/>
          </w:divBdr>
        </w:div>
        <w:div w:id="118568455">
          <w:marLeft w:val="640"/>
          <w:marRight w:val="0"/>
          <w:marTop w:val="0"/>
          <w:marBottom w:val="0"/>
          <w:divBdr>
            <w:top w:val="none" w:sz="0" w:space="0" w:color="auto"/>
            <w:left w:val="none" w:sz="0" w:space="0" w:color="auto"/>
            <w:bottom w:val="none" w:sz="0" w:space="0" w:color="auto"/>
            <w:right w:val="none" w:sz="0" w:space="0" w:color="auto"/>
          </w:divBdr>
        </w:div>
        <w:div w:id="947812517">
          <w:marLeft w:val="640"/>
          <w:marRight w:val="0"/>
          <w:marTop w:val="0"/>
          <w:marBottom w:val="0"/>
          <w:divBdr>
            <w:top w:val="none" w:sz="0" w:space="0" w:color="auto"/>
            <w:left w:val="none" w:sz="0" w:space="0" w:color="auto"/>
            <w:bottom w:val="none" w:sz="0" w:space="0" w:color="auto"/>
            <w:right w:val="none" w:sz="0" w:space="0" w:color="auto"/>
          </w:divBdr>
        </w:div>
        <w:div w:id="1982691459">
          <w:marLeft w:val="640"/>
          <w:marRight w:val="0"/>
          <w:marTop w:val="0"/>
          <w:marBottom w:val="0"/>
          <w:divBdr>
            <w:top w:val="none" w:sz="0" w:space="0" w:color="auto"/>
            <w:left w:val="none" w:sz="0" w:space="0" w:color="auto"/>
            <w:bottom w:val="none" w:sz="0" w:space="0" w:color="auto"/>
            <w:right w:val="none" w:sz="0" w:space="0" w:color="auto"/>
          </w:divBdr>
        </w:div>
        <w:div w:id="1979021656">
          <w:marLeft w:val="640"/>
          <w:marRight w:val="0"/>
          <w:marTop w:val="0"/>
          <w:marBottom w:val="0"/>
          <w:divBdr>
            <w:top w:val="none" w:sz="0" w:space="0" w:color="auto"/>
            <w:left w:val="none" w:sz="0" w:space="0" w:color="auto"/>
            <w:bottom w:val="none" w:sz="0" w:space="0" w:color="auto"/>
            <w:right w:val="none" w:sz="0" w:space="0" w:color="auto"/>
          </w:divBdr>
        </w:div>
        <w:div w:id="1638028391">
          <w:marLeft w:val="640"/>
          <w:marRight w:val="0"/>
          <w:marTop w:val="0"/>
          <w:marBottom w:val="0"/>
          <w:divBdr>
            <w:top w:val="none" w:sz="0" w:space="0" w:color="auto"/>
            <w:left w:val="none" w:sz="0" w:space="0" w:color="auto"/>
            <w:bottom w:val="none" w:sz="0" w:space="0" w:color="auto"/>
            <w:right w:val="none" w:sz="0" w:space="0" w:color="auto"/>
          </w:divBdr>
        </w:div>
        <w:div w:id="253324759">
          <w:marLeft w:val="640"/>
          <w:marRight w:val="0"/>
          <w:marTop w:val="0"/>
          <w:marBottom w:val="0"/>
          <w:divBdr>
            <w:top w:val="none" w:sz="0" w:space="0" w:color="auto"/>
            <w:left w:val="none" w:sz="0" w:space="0" w:color="auto"/>
            <w:bottom w:val="none" w:sz="0" w:space="0" w:color="auto"/>
            <w:right w:val="none" w:sz="0" w:space="0" w:color="auto"/>
          </w:divBdr>
        </w:div>
        <w:div w:id="2059741723">
          <w:marLeft w:val="640"/>
          <w:marRight w:val="0"/>
          <w:marTop w:val="0"/>
          <w:marBottom w:val="0"/>
          <w:divBdr>
            <w:top w:val="none" w:sz="0" w:space="0" w:color="auto"/>
            <w:left w:val="none" w:sz="0" w:space="0" w:color="auto"/>
            <w:bottom w:val="none" w:sz="0" w:space="0" w:color="auto"/>
            <w:right w:val="none" w:sz="0" w:space="0" w:color="auto"/>
          </w:divBdr>
        </w:div>
        <w:div w:id="1786777516">
          <w:marLeft w:val="640"/>
          <w:marRight w:val="0"/>
          <w:marTop w:val="0"/>
          <w:marBottom w:val="0"/>
          <w:divBdr>
            <w:top w:val="none" w:sz="0" w:space="0" w:color="auto"/>
            <w:left w:val="none" w:sz="0" w:space="0" w:color="auto"/>
            <w:bottom w:val="none" w:sz="0" w:space="0" w:color="auto"/>
            <w:right w:val="none" w:sz="0" w:space="0" w:color="auto"/>
          </w:divBdr>
        </w:div>
      </w:divsChild>
    </w:div>
    <w:div w:id="885917497">
      <w:bodyDiv w:val="1"/>
      <w:marLeft w:val="0"/>
      <w:marRight w:val="0"/>
      <w:marTop w:val="0"/>
      <w:marBottom w:val="0"/>
      <w:divBdr>
        <w:top w:val="none" w:sz="0" w:space="0" w:color="auto"/>
        <w:left w:val="none" w:sz="0" w:space="0" w:color="auto"/>
        <w:bottom w:val="none" w:sz="0" w:space="0" w:color="auto"/>
        <w:right w:val="none" w:sz="0" w:space="0" w:color="auto"/>
      </w:divBdr>
      <w:divsChild>
        <w:div w:id="934242652">
          <w:marLeft w:val="640"/>
          <w:marRight w:val="0"/>
          <w:marTop w:val="0"/>
          <w:marBottom w:val="0"/>
          <w:divBdr>
            <w:top w:val="none" w:sz="0" w:space="0" w:color="auto"/>
            <w:left w:val="none" w:sz="0" w:space="0" w:color="auto"/>
            <w:bottom w:val="none" w:sz="0" w:space="0" w:color="auto"/>
            <w:right w:val="none" w:sz="0" w:space="0" w:color="auto"/>
          </w:divBdr>
        </w:div>
        <w:div w:id="355469681">
          <w:marLeft w:val="640"/>
          <w:marRight w:val="0"/>
          <w:marTop w:val="0"/>
          <w:marBottom w:val="0"/>
          <w:divBdr>
            <w:top w:val="none" w:sz="0" w:space="0" w:color="auto"/>
            <w:left w:val="none" w:sz="0" w:space="0" w:color="auto"/>
            <w:bottom w:val="none" w:sz="0" w:space="0" w:color="auto"/>
            <w:right w:val="none" w:sz="0" w:space="0" w:color="auto"/>
          </w:divBdr>
        </w:div>
        <w:div w:id="825320876">
          <w:marLeft w:val="640"/>
          <w:marRight w:val="0"/>
          <w:marTop w:val="0"/>
          <w:marBottom w:val="0"/>
          <w:divBdr>
            <w:top w:val="none" w:sz="0" w:space="0" w:color="auto"/>
            <w:left w:val="none" w:sz="0" w:space="0" w:color="auto"/>
            <w:bottom w:val="none" w:sz="0" w:space="0" w:color="auto"/>
            <w:right w:val="none" w:sz="0" w:space="0" w:color="auto"/>
          </w:divBdr>
        </w:div>
        <w:div w:id="782269337">
          <w:marLeft w:val="640"/>
          <w:marRight w:val="0"/>
          <w:marTop w:val="0"/>
          <w:marBottom w:val="0"/>
          <w:divBdr>
            <w:top w:val="none" w:sz="0" w:space="0" w:color="auto"/>
            <w:left w:val="none" w:sz="0" w:space="0" w:color="auto"/>
            <w:bottom w:val="none" w:sz="0" w:space="0" w:color="auto"/>
            <w:right w:val="none" w:sz="0" w:space="0" w:color="auto"/>
          </w:divBdr>
        </w:div>
        <w:div w:id="1208106331">
          <w:marLeft w:val="640"/>
          <w:marRight w:val="0"/>
          <w:marTop w:val="0"/>
          <w:marBottom w:val="0"/>
          <w:divBdr>
            <w:top w:val="none" w:sz="0" w:space="0" w:color="auto"/>
            <w:left w:val="none" w:sz="0" w:space="0" w:color="auto"/>
            <w:bottom w:val="none" w:sz="0" w:space="0" w:color="auto"/>
            <w:right w:val="none" w:sz="0" w:space="0" w:color="auto"/>
          </w:divBdr>
        </w:div>
        <w:div w:id="1449854562">
          <w:marLeft w:val="640"/>
          <w:marRight w:val="0"/>
          <w:marTop w:val="0"/>
          <w:marBottom w:val="0"/>
          <w:divBdr>
            <w:top w:val="none" w:sz="0" w:space="0" w:color="auto"/>
            <w:left w:val="none" w:sz="0" w:space="0" w:color="auto"/>
            <w:bottom w:val="none" w:sz="0" w:space="0" w:color="auto"/>
            <w:right w:val="none" w:sz="0" w:space="0" w:color="auto"/>
          </w:divBdr>
        </w:div>
        <w:div w:id="1557862602">
          <w:marLeft w:val="640"/>
          <w:marRight w:val="0"/>
          <w:marTop w:val="0"/>
          <w:marBottom w:val="0"/>
          <w:divBdr>
            <w:top w:val="none" w:sz="0" w:space="0" w:color="auto"/>
            <w:left w:val="none" w:sz="0" w:space="0" w:color="auto"/>
            <w:bottom w:val="none" w:sz="0" w:space="0" w:color="auto"/>
            <w:right w:val="none" w:sz="0" w:space="0" w:color="auto"/>
          </w:divBdr>
        </w:div>
        <w:div w:id="270286629">
          <w:marLeft w:val="640"/>
          <w:marRight w:val="0"/>
          <w:marTop w:val="0"/>
          <w:marBottom w:val="0"/>
          <w:divBdr>
            <w:top w:val="none" w:sz="0" w:space="0" w:color="auto"/>
            <w:left w:val="none" w:sz="0" w:space="0" w:color="auto"/>
            <w:bottom w:val="none" w:sz="0" w:space="0" w:color="auto"/>
            <w:right w:val="none" w:sz="0" w:space="0" w:color="auto"/>
          </w:divBdr>
        </w:div>
        <w:div w:id="35543489">
          <w:marLeft w:val="640"/>
          <w:marRight w:val="0"/>
          <w:marTop w:val="0"/>
          <w:marBottom w:val="0"/>
          <w:divBdr>
            <w:top w:val="none" w:sz="0" w:space="0" w:color="auto"/>
            <w:left w:val="none" w:sz="0" w:space="0" w:color="auto"/>
            <w:bottom w:val="none" w:sz="0" w:space="0" w:color="auto"/>
            <w:right w:val="none" w:sz="0" w:space="0" w:color="auto"/>
          </w:divBdr>
        </w:div>
        <w:div w:id="1807357534">
          <w:marLeft w:val="640"/>
          <w:marRight w:val="0"/>
          <w:marTop w:val="0"/>
          <w:marBottom w:val="0"/>
          <w:divBdr>
            <w:top w:val="none" w:sz="0" w:space="0" w:color="auto"/>
            <w:left w:val="none" w:sz="0" w:space="0" w:color="auto"/>
            <w:bottom w:val="none" w:sz="0" w:space="0" w:color="auto"/>
            <w:right w:val="none" w:sz="0" w:space="0" w:color="auto"/>
          </w:divBdr>
        </w:div>
        <w:div w:id="617686888">
          <w:marLeft w:val="640"/>
          <w:marRight w:val="0"/>
          <w:marTop w:val="0"/>
          <w:marBottom w:val="0"/>
          <w:divBdr>
            <w:top w:val="none" w:sz="0" w:space="0" w:color="auto"/>
            <w:left w:val="none" w:sz="0" w:space="0" w:color="auto"/>
            <w:bottom w:val="none" w:sz="0" w:space="0" w:color="auto"/>
            <w:right w:val="none" w:sz="0" w:space="0" w:color="auto"/>
          </w:divBdr>
        </w:div>
        <w:div w:id="1270039790">
          <w:marLeft w:val="640"/>
          <w:marRight w:val="0"/>
          <w:marTop w:val="0"/>
          <w:marBottom w:val="0"/>
          <w:divBdr>
            <w:top w:val="none" w:sz="0" w:space="0" w:color="auto"/>
            <w:left w:val="none" w:sz="0" w:space="0" w:color="auto"/>
            <w:bottom w:val="none" w:sz="0" w:space="0" w:color="auto"/>
            <w:right w:val="none" w:sz="0" w:space="0" w:color="auto"/>
          </w:divBdr>
        </w:div>
        <w:div w:id="1813599733">
          <w:marLeft w:val="640"/>
          <w:marRight w:val="0"/>
          <w:marTop w:val="0"/>
          <w:marBottom w:val="0"/>
          <w:divBdr>
            <w:top w:val="none" w:sz="0" w:space="0" w:color="auto"/>
            <w:left w:val="none" w:sz="0" w:space="0" w:color="auto"/>
            <w:bottom w:val="none" w:sz="0" w:space="0" w:color="auto"/>
            <w:right w:val="none" w:sz="0" w:space="0" w:color="auto"/>
          </w:divBdr>
        </w:div>
        <w:div w:id="1055547094">
          <w:marLeft w:val="640"/>
          <w:marRight w:val="0"/>
          <w:marTop w:val="0"/>
          <w:marBottom w:val="0"/>
          <w:divBdr>
            <w:top w:val="none" w:sz="0" w:space="0" w:color="auto"/>
            <w:left w:val="none" w:sz="0" w:space="0" w:color="auto"/>
            <w:bottom w:val="none" w:sz="0" w:space="0" w:color="auto"/>
            <w:right w:val="none" w:sz="0" w:space="0" w:color="auto"/>
          </w:divBdr>
        </w:div>
        <w:div w:id="1695615820">
          <w:marLeft w:val="640"/>
          <w:marRight w:val="0"/>
          <w:marTop w:val="0"/>
          <w:marBottom w:val="0"/>
          <w:divBdr>
            <w:top w:val="none" w:sz="0" w:space="0" w:color="auto"/>
            <w:left w:val="none" w:sz="0" w:space="0" w:color="auto"/>
            <w:bottom w:val="none" w:sz="0" w:space="0" w:color="auto"/>
            <w:right w:val="none" w:sz="0" w:space="0" w:color="auto"/>
          </w:divBdr>
        </w:div>
        <w:div w:id="2017461879">
          <w:marLeft w:val="640"/>
          <w:marRight w:val="0"/>
          <w:marTop w:val="0"/>
          <w:marBottom w:val="0"/>
          <w:divBdr>
            <w:top w:val="none" w:sz="0" w:space="0" w:color="auto"/>
            <w:left w:val="none" w:sz="0" w:space="0" w:color="auto"/>
            <w:bottom w:val="none" w:sz="0" w:space="0" w:color="auto"/>
            <w:right w:val="none" w:sz="0" w:space="0" w:color="auto"/>
          </w:divBdr>
        </w:div>
        <w:div w:id="449789187">
          <w:marLeft w:val="640"/>
          <w:marRight w:val="0"/>
          <w:marTop w:val="0"/>
          <w:marBottom w:val="0"/>
          <w:divBdr>
            <w:top w:val="none" w:sz="0" w:space="0" w:color="auto"/>
            <w:left w:val="none" w:sz="0" w:space="0" w:color="auto"/>
            <w:bottom w:val="none" w:sz="0" w:space="0" w:color="auto"/>
            <w:right w:val="none" w:sz="0" w:space="0" w:color="auto"/>
          </w:divBdr>
        </w:div>
        <w:div w:id="988704358">
          <w:marLeft w:val="640"/>
          <w:marRight w:val="0"/>
          <w:marTop w:val="0"/>
          <w:marBottom w:val="0"/>
          <w:divBdr>
            <w:top w:val="none" w:sz="0" w:space="0" w:color="auto"/>
            <w:left w:val="none" w:sz="0" w:space="0" w:color="auto"/>
            <w:bottom w:val="none" w:sz="0" w:space="0" w:color="auto"/>
            <w:right w:val="none" w:sz="0" w:space="0" w:color="auto"/>
          </w:divBdr>
        </w:div>
        <w:div w:id="1587420070">
          <w:marLeft w:val="640"/>
          <w:marRight w:val="0"/>
          <w:marTop w:val="0"/>
          <w:marBottom w:val="0"/>
          <w:divBdr>
            <w:top w:val="none" w:sz="0" w:space="0" w:color="auto"/>
            <w:left w:val="none" w:sz="0" w:space="0" w:color="auto"/>
            <w:bottom w:val="none" w:sz="0" w:space="0" w:color="auto"/>
            <w:right w:val="none" w:sz="0" w:space="0" w:color="auto"/>
          </w:divBdr>
        </w:div>
        <w:div w:id="961110700">
          <w:marLeft w:val="640"/>
          <w:marRight w:val="0"/>
          <w:marTop w:val="0"/>
          <w:marBottom w:val="0"/>
          <w:divBdr>
            <w:top w:val="none" w:sz="0" w:space="0" w:color="auto"/>
            <w:left w:val="none" w:sz="0" w:space="0" w:color="auto"/>
            <w:bottom w:val="none" w:sz="0" w:space="0" w:color="auto"/>
            <w:right w:val="none" w:sz="0" w:space="0" w:color="auto"/>
          </w:divBdr>
        </w:div>
        <w:div w:id="120155519">
          <w:marLeft w:val="640"/>
          <w:marRight w:val="0"/>
          <w:marTop w:val="0"/>
          <w:marBottom w:val="0"/>
          <w:divBdr>
            <w:top w:val="none" w:sz="0" w:space="0" w:color="auto"/>
            <w:left w:val="none" w:sz="0" w:space="0" w:color="auto"/>
            <w:bottom w:val="none" w:sz="0" w:space="0" w:color="auto"/>
            <w:right w:val="none" w:sz="0" w:space="0" w:color="auto"/>
          </w:divBdr>
        </w:div>
        <w:div w:id="926961682">
          <w:marLeft w:val="640"/>
          <w:marRight w:val="0"/>
          <w:marTop w:val="0"/>
          <w:marBottom w:val="0"/>
          <w:divBdr>
            <w:top w:val="none" w:sz="0" w:space="0" w:color="auto"/>
            <w:left w:val="none" w:sz="0" w:space="0" w:color="auto"/>
            <w:bottom w:val="none" w:sz="0" w:space="0" w:color="auto"/>
            <w:right w:val="none" w:sz="0" w:space="0" w:color="auto"/>
          </w:divBdr>
        </w:div>
        <w:div w:id="1462185370">
          <w:marLeft w:val="640"/>
          <w:marRight w:val="0"/>
          <w:marTop w:val="0"/>
          <w:marBottom w:val="0"/>
          <w:divBdr>
            <w:top w:val="none" w:sz="0" w:space="0" w:color="auto"/>
            <w:left w:val="none" w:sz="0" w:space="0" w:color="auto"/>
            <w:bottom w:val="none" w:sz="0" w:space="0" w:color="auto"/>
            <w:right w:val="none" w:sz="0" w:space="0" w:color="auto"/>
          </w:divBdr>
        </w:div>
        <w:div w:id="305471531">
          <w:marLeft w:val="640"/>
          <w:marRight w:val="0"/>
          <w:marTop w:val="0"/>
          <w:marBottom w:val="0"/>
          <w:divBdr>
            <w:top w:val="none" w:sz="0" w:space="0" w:color="auto"/>
            <w:left w:val="none" w:sz="0" w:space="0" w:color="auto"/>
            <w:bottom w:val="none" w:sz="0" w:space="0" w:color="auto"/>
            <w:right w:val="none" w:sz="0" w:space="0" w:color="auto"/>
          </w:divBdr>
        </w:div>
        <w:div w:id="615865236">
          <w:marLeft w:val="640"/>
          <w:marRight w:val="0"/>
          <w:marTop w:val="0"/>
          <w:marBottom w:val="0"/>
          <w:divBdr>
            <w:top w:val="none" w:sz="0" w:space="0" w:color="auto"/>
            <w:left w:val="none" w:sz="0" w:space="0" w:color="auto"/>
            <w:bottom w:val="none" w:sz="0" w:space="0" w:color="auto"/>
            <w:right w:val="none" w:sz="0" w:space="0" w:color="auto"/>
          </w:divBdr>
        </w:div>
        <w:div w:id="1774202401">
          <w:marLeft w:val="640"/>
          <w:marRight w:val="0"/>
          <w:marTop w:val="0"/>
          <w:marBottom w:val="0"/>
          <w:divBdr>
            <w:top w:val="none" w:sz="0" w:space="0" w:color="auto"/>
            <w:left w:val="none" w:sz="0" w:space="0" w:color="auto"/>
            <w:bottom w:val="none" w:sz="0" w:space="0" w:color="auto"/>
            <w:right w:val="none" w:sz="0" w:space="0" w:color="auto"/>
          </w:divBdr>
        </w:div>
      </w:divsChild>
    </w:div>
    <w:div w:id="905844603">
      <w:bodyDiv w:val="1"/>
      <w:marLeft w:val="0"/>
      <w:marRight w:val="0"/>
      <w:marTop w:val="0"/>
      <w:marBottom w:val="0"/>
      <w:divBdr>
        <w:top w:val="none" w:sz="0" w:space="0" w:color="auto"/>
        <w:left w:val="none" w:sz="0" w:space="0" w:color="auto"/>
        <w:bottom w:val="none" w:sz="0" w:space="0" w:color="auto"/>
        <w:right w:val="none" w:sz="0" w:space="0" w:color="auto"/>
      </w:divBdr>
      <w:divsChild>
        <w:div w:id="1389954779">
          <w:marLeft w:val="640"/>
          <w:marRight w:val="0"/>
          <w:marTop w:val="0"/>
          <w:marBottom w:val="0"/>
          <w:divBdr>
            <w:top w:val="none" w:sz="0" w:space="0" w:color="auto"/>
            <w:left w:val="none" w:sz="0" w:space="0" w:color="auto"/>
            <w:bottom w:val="none" w:sz="0" w:space="0" w:color="auto"/>
            <w:right w:val="none" w:sz="0" w:space="0" w:color="auto"/>
          </w:divBdr>
        </w:div>
        <w:div w:id="161358428">
          <w:marLeft w:val="640"/>
          <w:marRight w:val="0"/>
          <w:marTop w:val="0"/>
          <w:marBottom w:val="0"/>
          <w:divBdr>
            <w:top w:val="none" w:sz="0" w:space="0" w:color="auto"/>
            <w:left w:val="none" w:sz="0" w:space="0" w:color="auto"/>
            <w:bottom w:val="none" w:sz="0" w:space="0" w:color="auto"/>
            <w:right w:val="none" w:sz="0" w:space="0" w:color="auto"/>
          </w:divBdr>
        </w:div>
        <w:div w:id="888305967">
          <w:marLeft w:val="640"/>
          <w:marRight w:val="0"/>
          <w:marTop w:val="0"/>
          <w:marBottom w:val="0"/>
          <w:divBdr>
            <w:top w:val="none" w:sz="0" w:space="0" w:color="auto"/>
            <w:left w:val="none" w:sz="0" w:space="0" w:color="auto"/>
            <w:bottom w:val="none" w:sz="0" w:space="0" w:color="auto"/>
            <w:right w:val="none" w:sz="0" w:space="0" w:color="auto"/>
          </w:divBdr>
        </w:div>
        <w:div w:id="857934509">
          <w:marLeft w:val="640"/>
          <w:marRight w:val="0"/>
          <w:marTop w:val="0"/>
          <w:marBottom w:val="0"/>
          <w:divBdr>
            <w:top w:val="none" w:sz="0" w:space="0" w:color="auto"/>
            <w:left w:val="none" w:sz="0" w:space="0" w:color="auto"/>
            <w:bottom w:val="none" w:sz="0" w:space="0" w:color="auto"/>
            <w:right w:val="none" w:sz="0" w:space="0" w:color="auto"/>
          </w:divBdr>
        </w:div>
        <w:div w:id="403331799">
          <w:marLeft w:val="640"/>
          <w:marRight w:val="0"/>
          <w:marTop w:val="0"/>
          <w:marBottom w:val="0"/>
          <w:divBdr>
            <w:top w:val="none" w:sz="0" w:space="0" w:color="auto"/>
            <w:left w:val="none" w:sz="0" w:space="0" w:color="auto"/>
            <w:bottom w:val="none" w:sz="0" w:space="0" w:color="auto"/>
            <w:right w:val="none" w:sz="0" w:space="0" w:color="auto"/>
          </w:divBdr>
        </w:div>
        <w:div w:id="164707462">
          <w:marLeft w:val="640"/>
          <w:marRight w:val="0"/>
          <w:marTop w:val="0"/>
          <w:marBottom w:val="0"/>
          <w:divBdr>
            <w:top w:val="none" w:sz="0" w:space="0" w:color="auto"/>
            <w:left w:val="none" w:sz="0" w:space="0" w:color="auto"/>
            <w:bottom w:val="none" w:sz="0" w:space="0" w:color="auto"/>
            <w:right w:val="none" w:sz="0" w:space="0" w:color="auto"/>
          </w:divBdr>
        </w:div>
        <w:div w:id="186406191">
          <w:marLeft w:val="640"/>
          <w:marRight w:val="0"/>
          <w:marTop w:val="0"/>
          <w:marBottom w:val="0"/>
          <w:divBdr>
            <w:top w:val="none" w:sz="0" w:space="0" w:color="auto"/>
            <w:left w:val="none" w:sz="0" w:space="0" w:color="auto"/>
            <w:bottom w:val="none" w:sz="0" w:space="0" w:color="auto"/>
            <w:right w:val="none" w:sz="0" w:space="0" w:color="auto"/>
          </w:divBdr>
        </w:div>
        <w:div w:id="178199363">
          <w:marLeft w:val="640"/>
          <w:marRight w:val="0"/>
          <w:marTop w:val="0"/>
          <w:marBottom w:val="0"/>
          <w:divBdr>
            <w:top w:val="none" w:sz="0" w:space="0" w:color="auto"/>
            <w:left w:val="none" w:sz="0" w:space="0" w:color="auto"/>
            <w:bottom w:val="none" w:sz="0" w:space="0" w:color="auto"/>
            <w:right w:val="none" w:sz="0" w:space="0" w:color="auto"/>
          </w:divBdr>
        </w:div>
        <w:div w:id="1471284211">
          <w:marLeft w:val="640"/>
          <w:marRight w:val="0"/>
          <w:marTop w:val="0"/>
          <w:marBottom w:val="0"/>
          <w:divBdr>
            <w:top w:val="none" w:sz="0" w:space="0" w:color="auto"/>
            <w:left w:val="none" w:sz="0" w:space="0" w:color="auto"/>
            <w:bottom w:val="none" w:sz="0" w:space="0" w:color="auto"/>
            <w:right w:val="none" w:sz="0" w:space="0" w:color="auto"/>
          </w:divBdr>
        </w:div>
        <w:div w:id="413628127">
          <w:marLeft w:val="640"/>
          <w:marRight w:val="0"/>
          <w:marTop w:val="0"/>
          <w:marBottom w:val="0"/>
          <w:divBdr>
            <w:top w:val="none" w:sz="0" w:space="0" w:color="auto"/>
            <w:left w:val="none" w:sz="0" w:space="0" w:color="auto"/>
            <w:bottom w:val="none" w:sz="0" w:space="0" w:color="auto"/>
            <w:right w:val="none" w:sz="0" w:space="0" w:color="auto"/>
          </w:divBdr>
        </w:div>
        <w:div w:id="70469942">
          <w:marLeft w:val="640"/>
          <w:marRight w:val="0"/>
          <w:marTop w:val="0"/>
          <w:marBottom w:val="0"/>
          <w:divBdr>
            <w:top w:val="none" w:sz="0" w:space="0" w:color="auto"/>
            <w:left w:val="none" w:sz="0" w:space="0" w:color="auto"/>
            <w:bottom w:val="none" w:sz="0" w:space="0" w:color="auto"/>
            <w:right w:val="none" w:sz="0" w:space="0" w:color="auto"/>
          </w:divBdr>
        </w:div>
        <w:div w:id="935019567">
          <w:marLeft w:val="640"/>
          <w:marRight w:val="0"/>
          <w:marTop w:val="0"/>
          <w:marBottom w:val="0"/>
          <w:divBdr>
            <w:top w:val="none" w:sz="0" w:space="0" w:color="auto"/>
            <w:left w:val="none" w:sz="0" w:space="0" w:color="auto"/>
            <w:bottom w:val="none" w:sz="0" w:space="0" w:color="auto"/>
            <w:right w:val="none" w:sz="0" w:space="0" w:color="auto"/>
          </w:divBdr>
        </w:div>
        <w:div w:id="1391884979">
          <w:marLeft w:val="640"/>
          <w:marRight w:val="0"/>
          <w:marTop w:val="0"/>
          <w:marBottom w:val="0"/>
          <w:divBdr>
            <w:top w:val="none" w:sz="0" w:space="0" w:color="auto"/>
            <w:left w:val="none" w:sz="0" w:space="0" w:color="auto"/>
            <w:bottom w:val="none" w:sz="0" w:space="0" w:color="auto"/>
            <w:right w:val="none" w:sz="0" w:space="0" w:color="auto"/>
          </w:divBdr>
        </w:div>
        <w:div w:id="1674185682">
          <w:marLeft w:val="640"/>
          <w:marRight w:val="0"/>
          <w:marTop w:val="0"/>
          <w:marBottom w:val="0"/>
          <w:divBdr>
            <w:top w:val="none" w:sz="0" w:space="0" w:color="auto"/>
            <w:left w:val="none" w:sz="0" w:space="0" w:color="auto"/>
            <w:bottom w:val="none" w:sz="0" w:space="0" w:color="auto"/>
            <w:right w:val="none" w:sz="0" w:space="0" w:color="auto"/>
          </w:divBdr>
        </w:div>
        <w:div w:id="2025474543">
          <w:marLeft w:val="640"/>
          <w:marRight w:val="0"/>
          <w:marTop w:val="0"/>
          <w:marBottom w:val="0"/>
          <w:divBdr>
            <w:top w:val="none" w:sz="0" w:space="0" w:color="auto"/>
            <w:left w:val="none" w:sz="0" w:space="0" w:color="auto"/>
            <w:bottom w:val="none" w:sz="0" w:space="0" w:color="auto"/>
            <w:right w:val="none" w:sz="0" w:space="0" w:color="auto"/>
          </w:divBdr>
        </w:div>
        <w:div w:id="1958440710">
          <w:marLeft w:val="640"/>
          <w:marRight w:val="0"/>
          <w:marTop w:val="0"/>
          <w:marBottom w:val="0"/>
          <w:divBdr>
            <w:top w:val="none" w:sz="0" w:space="0" w:color="auto"/>
            <w:left w:val="none" w:sz="0" w:space="0" w:color="auto"/>
            <w:bottom w:val="none" w:sz="0" w:space="0" w:color="auto"/>
            <w:right w:val="none" w:sz="0" w:space="0" w:color="auto"/>
          </w:divBdr>
        </w:div>
        <w:div w:id="1679580940">
          <w:marLeft w:val="640"/>
          <w:marRight w:val="0"/>
          <w:marTop w:val="0"/>
          <w:marBottom w:val="0"/>
          <w:divBdr>
            <w:top w:val="none" w:sz="0" w:space="0" w:color="auto"/>
            <w:left w:val="none" w:sz="0" w:space="0" w:color="auto"/>
            <w:bottom w:val="none" w:sz="0" w:space="0" w:color="auto"/>
            <w:right w:val="none" w:sz="0" w:space="0" w:color="auto"/>
          </w:divBdr>
        </w:div>
        <w:div w:id="62918794">
          <w:marLeft w:val="640"/>
          <w:marRight w:val="0"/>
          <w:marTop w:val="0"/>
          <w:marBottom w:val="0"/>
          <w:divBdr>
            <w:top w:val="none" w:sz="0" w:space="0" w:color="auto"/>
            <w:left w:val="none" w:sz="0" w:space="0" w:color="auto"/>
            <w:bottom w:val="none" w:sz="0" w:space="0" w:color="auto"/>
            <w:right w:val="none" w:sz="0" w:space="0" w:color="auto"/>
          </w:divBdr>
        </w:div>
        <w:div w:id="482508512">
          <w:marLeft w:val="640"/>
          <w:marRight w:val="0"/>
          <w:marTop w:val="0"/>
          <w:marBottom w:val="0"/>
          <w:divBdr>
            <w:top w:val="none" w:sz="0" w:space="0" w:color="auto"/>
            <w:left w:val="none" w:sz="0" w:space="0" w:color="auto"/>
            <w:bottom w:val="none" w:sz="0" w:space="0" w:color="auto"/>
            <w:right w:val="none" w:sz="0" w:space="0" w:color="auto"/>
          </w:divBdr>
        </w:div>
        <w:div w:id="108087852">
          <w:marLeft w:val="640"/>
          <w:marRight w:val="0"/>
          <w:marTop w:val="0"/>
          <w:marBottom w:val="0"/>
          <w:divBdr>
            <w:top w:val="none" w:sz="0" w:space="0" w:color="auto"/>
            <w:left w:val="none" w:sz="0" w:space="0" w:color="auto"/>
            <w:bottom w:val="none" w:sz="0" w:space="0" w:color="auto"/>
            <w:right w:val="none" w:sz="0" w:space="0" w:color="auto"/>
          </w:divBdr>
        </w:div>
        <w:div w:id="626666549">
          <w:marLeft w:val="640"/>
          <w:marRight w:val="0"/>
          <w:marTop w:val="0"/>
          <w:marBottom w:val="0"/>
          <w:divBdr>
            <w:top w:val="none" w:sz="0" w:space="0" w:color="auto"/>
            <w:left w:val="none" w:sz="0" w:space="0" w:color="auto"/>
            <w:bottom w:val="none" w:sz="0" w:space="0" w:color="auto"/>
            <w:right w:val="none" w:sz="0" w:space="0" w:color="auto"/>
          </w:divBdr>
        </w:div>
        <w:div w:id="2067953034">
          <w:marLeft w:val="640"/>
          <w:marRight w:val="0"/>
          <w:marTop w:val="0"/>
          <w:marBottom w:val="0"/>
          <w:divBdr>
            <w:top w:val="none" w:sz="0" w:space="0" w:color="auto"/>
            <w:left w:val="none" w:sz="0" w:space="0" w:color="auto"/>
            <w:bottom w:val="none" w:sz="0" w:space="0" w:color="auto"/>
            <w:right w:val="none" w:sz="0" w:space="0" w:color="auto"/>
          </w:divBdr>
        </w:div>
        <w:div w:id="1305617766">
          <w:marLeft w:val="640"/>
          <w:marRight w:val="0"/>
          <w:marTop w:val="0"/>
          <w:marBottom w:val="0"/>
          <w:divBdr>
            <w:top w:val="none" w:sz="0" w:space="0" w:color="auto"/>
            <w:left w:val="none" w:sz="0" w:space="0" w:color="auto"/>
            <w:bottom w:val="none" w:sz="0" w:space="0" w:color="auto"/>
            <w:right w:val="none" w:sz="0" w:space="0" w:color="auto"/>
          </w:divBdr>
        </w:div>
        <w:div w:id="1481922534">
          <w:marLeft w:val="640"/>
          <w:marRight w:val="0"/>
          <w:marTop w:val="0"/>
          <w:marBottom w:val="0"/>
          <w:divBdr>
            <w:top w:val="none" w:sz="0" w:space="0" w:color="auto"/>
            <w:left w:val="none" w:sz="0" w:space="0" w:color="auto"/>
            <w:bottom w:val="none" w:sz="0" w:space="0" w:color="auto"/>
            <w:right w:val="none" w:sz="0" w:space="0" w:color="auto"/>
          </w:divBdr>
        </w:div>
        <w:div w:id="898441900">
          <w:marLeft w:val="640"/>
          <w:marRight w:val="0"/>
          <w:marTop w:val="0"/>
          <w:marBottom w:val="0"/>
          <w:divBdr>
            <w:top w:val="none" w:sz="0" w:space="0" w:color="auto"/>
            <w:left w:val="none" w:sz="0" w:space="0" w:color="auto"/>
            <w:bottom w:val="none" w:sz="0" w:space="0" w:color="auto"/>
            <w:right w:val="none" w:sz="0" w:space="0" w:color="auto"/>
          </w:divBdr>
        </w:div>
        <w:div w:id="761223588">
          <w:marLeft w:val="640"/>
          <w:marRight w:val="0"/>
          <w:marTop w:val="0"/>
          <w:marBottom w:val="0"/>
          <w:divBdr>
            <w:top w:val="none" w:sz="0" w:space="0" w:color="auto"/>
            <w:left w:val="none" w:sz="0" w:space="0" w:color="auto"/>
            <w:bottom w:val="none" w:sz="0" w:space="0" w:color="auto"/>
            <w:right w:val="none" w:sz="0" w:space="0" w:color="auto"/>
          </w:divBdr>
        </w:div>
        <w:div w:id="285280525">
          <w:marLeft w:val="640"/>
          <w:marRight w:val="0"/>
          <w:marTop w:val="0"/>
          <w:marBottom w:val="0"/>
          <w:divBdr>
            <w:top w:val="none" w:sz="0" w:space="0" w:color="auto"/>
            <w:left w:val="none" w:sz="0" w:space="0" w:color="auto"/>
            <w:bottom w:val="none" w:sz="0" w:space="0" w:color="auto"/>
            <w:right w:val="none" w:sz="0" w:space="0" w:color="auto"/>
          </w:divBdr>
        </w:div>
        <w:div w:id="1055007598">
          <w:marLeft w:val="640"/>
          <w:marRight w:val="0"/>
          <w:marTop w:val="0"/>
          <w:marBottom w:val="0"/>
          <w:divBdr>
            <w:top w:val="none" w:sz="0" w:space="0" w:color="auto"/>
            <w:left w:val="none" w:sz="0" w:space="0" w:color="auto"/>
            <w:bottom w:val="none" w:sz="0" w:space="0" w:color="auto"/>
            <w:right w:val="none" w:sz="0" w:space="0" w:color="auto"/>
          </w:divBdr>
        </w:div>
      </w:divsChild>
    </w:div>
    <w:div w:id="921597060">
      <w:bodyDiv w:val="1"/>
      <w:marLeft w:val="0"/>
      <w:marRight w:val="0"/>
      <w:marTop w:val="0"/>
      <w:marBottom w:val="0"/>
      <w:divBdr>
        <w:top w:val="none" w:sz="0" w:space="0" w:color="auto"/>
        <w:left w:val="none" w:sz="0" w:space="0" w:color="auto"/>
        <w:bottom w:val="none" w:sz="0" w:space="0" w:color="auto"/>
        <w:right w:val="none" w:sz="0" w:space="0" w:color="auto"/>
      </w:divBdr>
      <w:divsChild>
        <w:div w:id="1762289042">
          <w:marLeft w:val="640"/>
          <w:marRight w:val="0"/>
          <w:marTop w:val="0"/>
          <w:marBottom w:val="0"/>
          <w:divBdr>
            <w:top w:val="none" w:sz="0" w:space="0" w:color="auto"/>
            <w:left w:val="none" w:sz="0" w:space="0" w:color="auto"/>
            <w:bottom w:val="none" w:sz="0" w:space="0" w:color="auto"/>
            <w:right w:val="none" w:sz="0" w:space="0" w:color="auto"/>
          </w:divBdr>
        </w:div>
        <w:div w:id="791284527">
          <w:marLeft w:val="640"/>
          <w:marRight w:val="0"/>
          <w:marTop w:val="0"/>
          <w:marBottom w:val="0"/>
          <w:divBdr>
            <w:top w:val="none" w:sz="0" w:space="0" w:color="auto"/>
            <w:left w:val="none" w:sz="0" w:space="0" w:color="auto"/>
            <w:bottom w:val="none" w:sz="0" w:space="0" w:color="auto"/>
            <w:right w:val="none" w:sz="0" w:space="0" w:color="auto"/>
          </w:divBdr>
        </w:div>
        <w:div w:id="497428386">
          <w:marLeft w:val="640"/>
          <w:marRight w:val="0"/>
          <w:marTop w:val="0"/>
          <w:marBottom w:val="0"/>
          <w:divBdr>
            <w:top w:val="none" w:sz="0" w:space="0" w:color="auto"/>
            <w:left w:val="none" w:sz="0" w:space="0" w:color="auto"/>
            <w:bottom w:val="none" w:sz="0" w:space="0" w:color="auto"/>
            <w:right w:val="none" w:sz="0" w:space="0" w:color="auto"/>
          </w:divBdr>
        </w:div>
        <w:div w:id="107549012">
          <w:marLeft w:val="640"/>
          <w:marRight w:val="0"/>
          <w:marTop w:val="0"/>
          <w:marBottom w:val="0"/>
          <w:divBdr>
            <w:top w:val="none" w:sz="0" w:space="0" w:color="auto"/>
            <w:left w:val="none" w:sz="0" w:space="0" w:color="auto"/>
            <w:bottom w:val="none" w:sz="0" w:space="0" w:color="auto"/>
            <w:right w:val="none" w:sz="0" w:space="0" w:color="auto"/>
          </w:divBdr>
        </w:div>
        <w:div w:id="1374960084">
          <w:marLeft w:val="640"/>
          <w:marRight w:val="0"/>
          <w:marTop w:val="0"/>
          <w:marBottom w:val="0"/>
          <w:divBdr>
            <w:top w:val="none" w:sz="0" w:space="0" w:color="auto"/>
            <w:left w:val="none" w:sz="0" w:space="0" w:color="auto"/>
            <w:bottom w:val="none" w:sz="0" w:space="0" w:color="auto"/>
            <w:right w:val="none" w:sz="0" w:space="0" w:color="auto"/>
          </w:divBdr>
        </w:div>
        <w:div w:id="424738990">
          <w:marLeft w:val="640"/>
          <w:marRight w:val="0"/>
          <w:marTop w:val="0"/>
          <w:marBottom w:val="0"/>
          <w:divBdr>
            <w:top w:val="none" w:sz="0" w:space="0" w:color="auto"/>
            <w:left w:val="none" w:sz="0" w:space="0" w:color="auto"/>
            <w:bottom w:val="none" w:sz="0" w:space="0" w:color="auto"/>
            <w:right w:val="none" w:sz="0" w:space="0" w:color="auto"/>
          </w:divBdr>
        </w:div>
        <w:div w:id="258878672">
          <w:marLeft w:val="640"/>
          <w:marRight w:val="0"/>
          <w:marTop w:val="0"/>
          <w:marBottom w:val="0"/>
          <w:divBdr>
            <w:top w:val="none" w:sz="0" w:space="0" w:color="auto"/>
            <w:left w:val="none" w:sz="0" w:space="0" w:color="auto"/>
            <w:bottom w:val="none" w:sz="0" w:space="0" w:color="auto"/>
            <w:right w:val="none" w:sz="0" w:space="0" w:color="auto"/>
          </w:divBdr>
        </w:div>
        <w:div w:id="846099842">
          <w:marLeft w:val="640"/>
          <w:marRight w:val="0"/>
          <w:marTop w:val="0"/>
          <w:marBottom w:val="0"/>
          <w:divBdr>
            <w:top w:val="none" w:sz="0" w:space="0" w:color="auto"/>
            <w:left w:val="none" w:sz="0" w:space="0" w:color="auto"/>
            <w:bottom w:val="none" w:sz="0" w:space="0" w:color="auto"/>
            <w:right w:val="none" w:sz="0" w:space="0" w:color="auto"/>
          </w:divBdr>
        </w:div>
        <w:div w:id="623541915">
          <w:marLeft w:val="640"/>
          <w:marRight w:val="0"/>
          <w:marTop w:val="0"/>
          <w:marBottom w:val="0"/>
          <w:divBdr>
            <w:top w:val="none" w:sz="0" w:space="0" w:color="auto"/>
            <w:left w:val="none" w:sz="0" w:space="0" w:color="auto"/>
            <w:bottom w:val="none" w:sz="0" w:space="0" w:color="auto"/>
            <w:right w:val="none" w:sz="0" w:space="0" w:color="auto"/>
          </w:divBdr>
        </w:div>
        <w:div w:id="777212994">
          <w:marLeft w:val="640"/>
          <w:marRight w:val="0"/>
          <w:marTop w:val="0"/>
          <w:marBottom w:val="0"/>
          <w:divBdr>
            <w:top w:val="none" w:sz="0" w:space="0" w:color="auto"/>
            <w:left w:val="none" w:sz="0" w:space="0" w:color="auto"/>
            <w:bottom w:val="none" w:sz="0" w:space="0" w:color="auto"/>
            <w:right w:val="none" w:sz="0" w:space="0" w:color="auto"/>
          </w:divBdr>
        </w:div>
        <w:div w:id="1471510">
          <w:marLeft w:val="640"/>
          <w:marRight w:val="0"/>
          <w:marTop w:val="0"/>
          <w:marBottom w:val="0"/>
          <w:divBdr>
            <w:top w:val="none" w:sz="0" w:space="0" w:color="auto"/>
            <w:left w:val="none" w:sz="0" w:space="0" w:color="auto"/>
            <w:bottom w:val="none" w:sz="0" w:space="0" w:color="auto"/>
            <w:right w:val="none" w:sz="0" w:space="0" w:color="auto"/>
          </w:divBdr>
        </w:div>
        <w:div w:id="394742797">
          <w:marLeft w:val="640"/>
          <w:marRight w:val="0"/>
          <w:marTop w:val="0"/>
          <w:marBottom w:val="0"/>
          <w:divBdr>
            <w:top w:val="none" w:sz="0" w:space="0" w:color="auto"/>
            <w:left w:val="none" w:sz="0" w:space="0" w:color="auto"/>
            <w:bottom w:val="none" w:sz="0" w:space="0" w:color="auto"/>
            <w:right w:val="none" w:sz="0" w:space="0" w:color="auto"/>
          </w:divBdr>
        </w:div>
        <w:div w:id="1053387074">
          <w:marLeft w:val="640"/>
          <w:marRight w:val="0"/>
          <w:marTop w:val="0"/>
          <w:marBottom w:val="0"/>
          <w:divBdr>
            <w:top w:val="none" w:sz="0" w:space="0" w:color="auto"/>
            <w:left w:val="none" w:sz="0" w:space="0" w:color="auto"/>
            <w:bottom w:val="none" w:sz="0" w:space="0" w:color="auto"/>
            <w:right w:val="none" w:sz="0" w:space="0" w:color="auto"/>
          </w:divBdr>
        </w:div>
        <w:div w:id="1090926512">
          <w:marLeft w:val="640"/>
          <w:marRight w:val="0"/>
          <w:marTop w:val="0"/>
          <w:marBottom w:val="0"/>
          <w:divBdr>
            <w:top w:val="none" w:sz="0" w:space="0" w:color="auto"/>
            <w:left w:val="none" w:sz="0" w:space="0" w:color="auto"/>
            <w:bottom w:val="none" w:sz="0" w:space="0" w:color="auto"/>
            <w:right w:val="none" w:sz="0" w:space="0" w:color="auto"/>
          </w:divBdr>
        </w:div>
        <w:div w:id="11734404">
          <w:marLeft w:val="640"/>
          <w:marRight w:val="0"/>
          <w:marTop w:val="0"/>
          <w:marBottom w:val="0"/>
          <w:divBdr>
            <w:top w:val="none" w:sz="0" w:space="0" w:color="auto"/>
            <w:left w:val="none" w:sz="0" w:space="0" w:color="auto"/>
            <w:bottom w:val="none" w:sz="0" w:space="0" w:color="auto"/>
            <w:right w:val="none" w:sz="0" w:space="0" w:color="auto"/>
          </w:divBdr>
        </w:div>
        <w:div w:id="2066634303">
          <w:marLeft w:val="640"/>
          <w:marRight w:val="0"/>
          <w:marTop w:val="0"/>
          <w:marBottom w:val="0"/>
          <w:divBdr>
            <w:top w:val="none" w:sz="0" w:space="0" w:color="auto"/>
            <w:left w:val="none" w:sz="0" w:space="0" w:color="auto"/>
            <w:bottom w:val="none" w:sz="0" w:space="0" w:color="auto"/>
            <w:right w:val="none" w:sz="0" w:space="0" w:color="auto"/>
          </w:divBdr>
        </w:div>
        <w:div w:id="1108508165">
          <w:marLeft w:val="640"/>
          <w:marRight w:val="0"/>
          <w:marTop w:val="0"/>
          <w:marBottom w:val="0"/>
          <w:divBdr>
            <w:top w:val="none" w:sz="0" w:space="0" w:color="auto"/>
            <w:left w:val="none" w:sz="0" w:space="0" w:color="auto"/>
            <w:bottom w:val="none" w:sz="0" w:space="0" w:color="auto"/>
            <w:right w:val="none" w:sz="0" w:space="0" w:color="auto"/>
          </w:divBdr>
        </w:div>
        <w:div w:id="1078138755">
          <w:marLeft w:val="640"/>
          <w:marRight w:val="0"/>
          <w:marTop w:val="0"/>
          <w:marBottom w:val="0"/>
          <w:divBdr>
            <w:top w:val="none" w:sz="0" w:space="0" w:color="auto"/>
            <w:left w:val="none" w:sz="0" w:space="0" w:color="auto"/>
            <w:bottom w:val="none" w:sz="0" w:space="0" w:color="auto"/>
            <w:right w:val="none" w:sz="0" w:space="0" w:color="auto"/>
          </w:divBdr>
        </w:div>
        <w:div w:id="257521454">
          <w:marLeft w:val="640"/>
          <w:marRight w:val="0"/>
          <w:marTop w:val="0"/>
          <w:marBottom w:val="0"/>
          <w:divBdr>
            <w:top w:val="none" w:sz="0" w:space="0" w:color="auto"/>
            <w:left w:val="none" w:sz="0" w:space="0" w:color="auto"/>
            <w:bottom w:val="none" w:sz="0" w:space="0" w:color="auto"/>
            <w:right w:val="none" w:sz="0" w:space="0" w:color="auto"/>
          </w:divBdr>
        </w:div>
        <w:div w:id="1262683696">
          <w:marLeft w:val="640"/>
          <w:marRight w:val="0"/>
          <w:marTop w:val="0"/>
          <w:marBottom w:val="0"/>
          <w:divBdr>
            <w:top w:val="none" w:sz="0" w:space="0" w:color="auto"/>
            <w:left w:val="none" w:sz="0" w:space="0" w:color="auto"/>
            <w:bottom w:val="none" w:sz="0" w:space="0" w:color="auto"/>
            <w:right w:val="none" w:sz="0" w:space="0" w:color="auto"/>
          </w:divBdr>
        </w:div>
        <w:div w:id="1806384975">
          <w:marLeft w:val="640"/>
          <w:marRight w:val="0"/>
          <w:marTop w:val="0"/>
          <w:marBottom w:val="0"/>
          <w:divBdr>
            <w:top w:val="none" w:sz="0" w:space="0" w:color="auto"/>
            <w:left w:val="none" w:sz="0" w:space="0" w:color="auto"/>
            <w:bottom w:val="none" w:sz="0" w:space="0" w:color="auto"/>
            <w:right w:val="none" w:sz="0" w:space="0" w:color="auto"/>
          </w:divBdr>
        </w:div>
        <w:div w:id="1417481668">
          <w:marLeft w:val="640"/>
          <w:marRight w:val="0"/>
          <w:marTop w:val="0"/>
          <w:marBottom w:val="0"/>
          <w:divBdr>
            <w:top w:val="none" w:sz="0" w:space="0" w:color="auto"/>
            <w:left w:val="none" w:sz="0" w:space="0" w:color="auto"/>
            <w:bottom w:val="none" w:sz="0" w:space="0" w:color="auto"/>
            <w:right w:val="none" w:sz="0" w:space="0" w:color="auto"/>
          </w:divBdr>
        </w:div>
        <w:div w:id="342707628">
          <w:marLeft w:val="640"/>
          <w:marRight w:val="0"/>
          <w:marTop w:val="0"/>
          <w:marBottom w:val="0"/>
          <w:divBdr>
            <w:top w:val="none" w:sz="0" w:space="0" w:color="auto"/>
            <w:left w:val="none" w:sz="0" w:space="0" w:color="auto"/>
            <w:bottom w:val="none" w:sz="0" w:space="0" w:color="auto"/>
            <w:right w:val="none" w:sz="0" w:space="0" w:color="auto"/>
          </w:divBdr>
        </w:div>
        <w:div w:id="1545947573">
          <w:marLeft w:val="640"/>
          <w:marRight w:val="0"/>
          <w:marTop w:val="0"/>
          <w:marBottom w:val="0"/>
          <w:divBdr>
            <w:top w:val="none" w:sz="0" w:space="0" w:color="auto"/>
            <w:left w:val="none" w:sz="0" w:space="0" w:color="auto"/>
            <w:bottom w:val="none" w:sz="0" w:space="0" w:color="auto"/>
            <w:right w:val="none" w:sz="0" w:space="0" w:color="auto"/>
          </w:divBdr>
        </w:div>
      </w:divsChild>
    </w:div>
    <w:div w:id="922837217">
      <w:bodyDiv w:val="1"/>
      <w:marLeft w:val="0"/>
      <w:marRight w:val="0"/>
      <w:marTop w:val="0"/>
      <w:marBottom w:val="0"/>
      <w:divBdr>
        <w:top w:val="none" w:sz="0" w:space="0" w:color="auto"/>
        <w:left w:val="none" w:sz="0" w:space="0" w:color="auto"/>
        <w:bottom w:val="none" w:sz="0" w:space="0" w:color="auto"/>
        <w:right w:val="none" w:sz="0" w:space="0" w:color="auto"/>
      </w:divBdr>
      <w:divsChild>
        <w:div w:id="1718045158">
          <w:marLeft w:val="640"/>
          <w:marRight w:val="0"/>
          <w:marTop w:val="0"/>
          <w:marBottom w:val="0"/>
          <w:divBdr>
            <w:top w:val="none" w:sz="0" w:space="0" w:color="auto"/>
            <w:left w:val="none" w:sz="0" w:space="0" w:color="auto"/>
            <w:bottom w:val="none" w:sz="0" w:space="0" w:color="auto"/>
            <w:right w:val="none" w:sz="0" w:space="0" w:color="auto"/>
          </w:divBdr>
        </w:div>
        <w:div w:id="689839820">
          <w:marLeft w:val="640"/>
          <w:marRight w:val="0"/>
          <w:marTop w:val="0"/>
          <w:marBottom w:val="0"/>
          <w:divBdr>
            <w:top w:val="none" w:sz="0" w:space="0" w:color="auto"/>
            <w:left w:val="none" w:sz="0" w:space="0" w:color="auto"/>
            <w:bottom w:val="none" w:sz="0" w:space="0" w:color="auto"/>
            <w:right w:val="none" w:sz="0" w:space="0" w:color="auto"/>
          </w:divBdr>
        </w:div>
        <w:div w:id="268700860">
          <w:marLeft w:val="640"/>
          <w:marRight w:val="0"/>
          <w:marTop w:val="0"/>
          <w:marBottom w:val="0"/>
          <w:divBdr>
            <w:top w:val="none" w:sz="0" w:space="0" w:color="auto"/>
            <w:left w:val="none" w:sz="0" w:space="0" w:color="auto"/>
            <w:bottom w:val="none" w:sz="0" w:space="0" w:color="auto"/>
            <w:right w:val="none" w:sz="0" w:space="0" w:color="auto"/>
          </w:divBdr>
        </w:div>
        <w:div w:id="460343221">
          <w:marLeft w:val="640"/>
          <w:marRight w:val="0"/>
          <w:marTop w:val="0"/>
          <w:marBottom w:val="0"/>
          <w:divBdr>
            <w:top w:val="none" w:sz="0" w:space="0" w:color="auto"/>
            <w:left w:val="none" w:sz="0" w:space="0" w:color="auto"/>
            <w:bottom w:val="none" w:sz="0" w:space="0" w:color="auto"/>
            <w:right w:val="none" w:sz="0" w:space="0" w:color="auto"/>
          </w:divBdr>
        </w:div>
        <w:div w:id="2042120648">
          <w:marLeft w:val="640"/>
          <w:marRight w:val="0"/>
          <w:marTop w:val="0"/>
          <w:marBottom w:val="0"/>
          <w:divBdr>
            <w:top w:val="none" w:sz="0" w:space="0" w:color="auto"/>
            <w:left w:val="none" w:sz="0" w:space="0" w:color="auto"/>
            <w:bottom w:val="none" w:sz="0" w:space="0" w:color="auto"/>
            <w:right w:val="none" w:sz="0" w:space="0" w:color="auto"/>
          </w:divBdr>
        </w:div>
        <w:div w:id="232933349">
          <w:marLeft w:val="640"/>
          <w:marRight w:val="0"/>
          <w:marTop w:val="0"/>
          <w:marBottom w:val="0"/>
          <w:divBdr>
            <w:top w:val="none" w:sz="0" w:space="0" w:color="auto"/>
            <w:left w:val="none" w:sz="0" w:space="0" w:color="auto"/>
            <w:bottom w:val="none" w:sz="0" w:space="0" w:color="auto"/>
            <w:right w:val="none" w:sz="0" w:space="0" w:color="auto"/>
          </w:divBdr>
        </w:div>
        <w:div w:id="680745651">
          <w:marLeft w:val="640"/>
          <w:marRight w:val="0"/>
          <w:marTop w:val="0"/>
          <w:marBottom w:val="0"/>
          <w:divBdr>
            <w:top w:val="none" w:sz="0" w:space="0" w:color="auto"/>
            <w:left w:val="none" w:sz="0" w:space="0" w:color="auto"/>
            <w:bottom w:val="none" w:sz="0" w:space="0" w:color="auto"/>
            <w:right w:val="none" w:sz="0" w:space="0" w:color="auto"/>
          </w:divBdr>
        </w:div>
        <w:div w:id="895118440">
          <w:marLeft w:val="640"/>
          <w:marRight w:val="0"/>
          <w:marTop w:val="0"/>
          <w:marBottom w:val="0"/>
          <w:divBdr>
            <w:top w:val="none" w:sz="0" w:space="0" w:color="auto"/>
            <w:left w:val="none" w:sz="0" w:space="0" w:color="auto"/>
            <w:bottom w:val="none" w:sz="0" w:space="0" w:color="auto"/>
            <w:right w:val="none" w:sz="0" w:space="0" w:color="auto"/>
          </w:divBdr>
        </w:div>
        <w:div w:id="133915430">
          <w:marLeft w:val="640"/>
          <w:marRight w:val="0"/>
          <w:marTop w:val="0"/>
          <w:marBottom w:val="0"/>
          <w:divBdr>
            <w:top w:val="none" w:sz="0" w:space="0" w:color="auto"/>
            <w:left w:val="none" w:sz="0" w:space="0" w:color="auto"/>
            <w:bottom w:val="none" w:sz="0" w:space="0" w:color="auto"/>
            <w:right w:val="none" w:sz="0" w:space="0" w:color="auto"/>
          </w:divBdr>
        </w:div>
        <w:div w:id="1144739087">
          <w:marLeft w:val="640"/>
          <w:marRight w:val="0"/>
          <w:marTop w:val="0"/>
          <w:marBottom w:val="0"/>
          <w:divBdr>
            <w:top w:val="none" w:sz="0" w:space="0" w:color="auto"/>
            <w:left w:val="none" w:sz="0" w:space="0" w:color="auto"/>
            <w:bottom w:val="none" w:sz="0" w:space="0" w:color="auto"/>
            <w:right w:val="none" w:sz="0" w:space="0" w:color="auto"/>
          </w:divBdr>
        </w:div>
        <w:div w:id="1285775285">
          <w:marLeft w:val="640"/>
          <w:marRight w:val="0"/>
          <w:marTop w:val="0"/>
          <w:marBottom w:val="0"/>
          <w:divBdr>
            <w:top w:val="none" w:sz="0" w:space="0" w:color="auto"/>
            <w:left w:val="none" w:sz="0" w:space="0" w:color="auto"/>
            <w:bottom w:val="none" w:sz="0" w:space="0" w:color="auto"/>
            <w:right w:val="none" w:sz="0" w:space="0" w:color="auto"/>
          </w:divBdr>
        </w:div>
        <w:div w:id="1276327505">
          <w:marLeft w:val="640"/>
          <w:marRight w:val="0"/>
          <w:marTop w:val="0"/>
          <w:marBottom w:val="0"/>
          <w:divBdr>
            <w:top w:val="none" w:sz="0" w:space="0" w:color="auto"/>
            <w:left w:val="none" w:sz="0" w:space="0" w:color="auto"/>
            <w:bottom w:val="none" w:sz="0" w:space="0" w:color="auto"/>
            <w:right w:val="none" w:sz="0" w:space="0" w:color="auto"/>
          </w:divBdr>
        </w:div>
        <w:div w:id="1519925406">
          <w:marLeft w:val="640"/>
          <w:marRight w:val="0"/>
          <w:marTop w:val="0"/>
          <w:marBottom w:val="0"/>
          <w:divBdr>
            <w:top w:val="none" w:sz="0" w:space="0" w:color="auto"/>
            <w:left w:val="none" w:sz="0" w:space="0" w:color="auto"/>
            <w:bottom w:val="none" w:sz="0" w:space="0" w:color="auto"/>
            <w:right w:val="none" w:sz="0" w:space="0" w:color="auto"/>
          </w:divBdr>
        </w:div>
        <w:div w:id="404302140">
          <w:marLeft w:val="640"/>
          <w:marRight w:val="0"/>
          <w:marTop w:val="0"/>
          <w:marBottom w:val="0"/>
          <w:divBdr>
            <w:top w:val="none" w:sz="0" w:space="0" w:color="auto"/>
            <w:left w:val="none" w:sz="0" w:space="0" w:color="auto"/>
            <w:bottom w:val="none" w:sz="0" w:space="0" w:color="auto"/>
            <w:right w:val="none" w:sz="0" w:space="0" w:color="auto"/>
          </w:divBdr>
        </w:div>
        <w:div w:id="1710102819">
          <w:marLeft w:val="640"/>
          <w:marRight w:val="0"/>
          <w:marTop w:val="0"/>
          <w:marBottom w:val="0"/>
          <w:divBdr>
            <w:top w:val="none" w:sz="0" w:space="0" w:color="auto"/>
            <w:left w:val="none" w:sz="0" w:space="0" w:color="auto"/>
            <w:bottom w:val="none" w:sz="0" w:space="0" w:color="auto"/>
            <w:right w:val="none" w:sz="0" w:space="0" w:color="auto"/>
          </w:divBdr>
        </w:div>
        <w:div w:id="1664819083">
          <w:marLeft w:val="640"/>
          <w:marRight w:val="0"/>
          <w:marTop w:val="0"/>
          <w:marBottom w:val="0"/>
          <w:divBdr>
            <w:top w:val="none" w:sz="0" w:space="0" w:color="auto"/>
            <w:left w:val="none" w:sz="0" w:space="0" w:color="auto"/>
            <w:bottom w:val="none" w:sz="0" w:space="0" w:color="auto"/>
            <w:right w:val="none" w:sz="0" w:space="0" w:color="auto"/>
          </w:divBdr>
        </w:div>
        <w:div w:id="957368789">
          <w:marLeft w:val="640"/>
          <w:marRight w:val="0"/>
          <w:marTop w:val="0"/>
          <w:marBottom w:val="0"/>
          <w:divBdr>
            <w:top w:val="none" w:sz="0" w:space="0" w:color="auto"/>
            <w:left w:val="none" w:sz="0" w:space="0" w:color="auto"/>
            <w:bottom w:val="none" w:sz="0" w:space="0" w:color="auto"/>
            <w:right w:val="none" w:sz="0" w:space="0" w:color="auto"/>
          </w:divBdr>
        </w:div>
        <w:div w:id="2100566607">
          <w:marLeft w:val="640"/>
          <w:marRight w:val="0"/>
          <w:marTop w:val="0"/>
          <w:marBottom w:val="0"/>
          <w:divBdr>
            <w:top w:val="none" w:sz="0" w:space="0" w:color="auto"/>
            <w:left w:val="none" w:sz="0" w:space="0" w:color="auto"/>
            <w:bottom w:val="none" w:sz="0" w:space="0" w:color="auto"/>
            <w:right w:val="none" w:sz="0" w:space="0" w:color="auto"/>
          </w:divBdr>
        </w:div>
        <w:div w:id="1623266063">
          <w:marLeft w:val="640"/>
          <w:marRight w:val="0"/>
          <w:marTop w:val="0"/>
          <w:marBottom w:val="0"/>
          <w:divBdr>
            <w:top w:val="none" w:sz="0" w:space="0" w:color="auto"/>
            <w:left w:val="none" w:sz="0" w:space="0" w:color="auto"/>
            <w:bottom w:val="none" w:sz="0" w:space="0" w:color="auto"/>
            <w:right w:val="none" w:sz="0" w:space="0" w:color="auto"/>
          </w:divBdr>
        </w:div>
      </w:divsChild>
    </w:div>
    <w:div w:id="988479710">
      <w:bodyDiv w:val="1"/>
      <w:marLeft w:val="0"/>
      <w:marRight w:val="0"/>
      <w:marTop w:val="0"/>
      <w:marBottom w:val="0"/>
      <w:divBdr>
        <w:top w:val="none" w:sz="0" w:space="0" w:color="auto"/>
        <w:left w:val="none" w:sz="0" w:space="0" w:color="auto"/>
        <w:bottom w:val="none" w:sz="0" w:space="0" w:color="auto"/>
        <w:right w:val="none" w:sz="0" w:space="0" w:color="auto"/>
      </w:divBdr>
    </w:div>
    <w:div w:id="1016420078">
      <w:bodyDiv w:val="1"/>
      <w:marLeft w:val="0"/>
      <w:marRight w:val="0"/>
      <w:marTop w:val="0"/>
      <w:marBottom w:val="0"/>
      <w:divBdr>
        <w:top w:val="none" w:sz="0" w:space="0" w:color="auto"/>
        <w:left w:val="none" w:sz="0" w:space="0" w:color="auto"/>
        <w:bottom w:val="none" w:sz="0" w:space="0" w:color="auto"/>
        <w:right w:val="none" w:sz="0" w:space="0" w:color="auto"/>
      </w:divBdr>
      <w:divsChild>
        <w:div w:id="1804810684">
          <w:marLeft w:val="640"/>
          <w:marRight w:val="0"/>
          <w:marTop w:val="0"/>
          <w:marBottom w:val="0"/>
          <w:divBdr>
            <w:top w:val="none" w:sz="0" w:space="0" w:color="auto"/>
            <w:left w:val="none" w:sz="0" w:space="0" w:color="auto"/>
            <w:bottom w:val="none" w:sz="0" w:space="0" w:color="auto"/>
            <w:right w:val="none" w:sz="0" w:space="0" w:color="auto"/>
          </w:divBdr>
        </w:div>
        <w:div w:id="8919692">
          <w:marLeft w:val="640"/>
          <w:marRight w:val="0"/>
          <w:marTop w:val="0"/>
          <w:marBottom w:val="0"/>
          <w:divBdr>
            <w:top w:val="none" w:sz="0" w:space="0" w:color="auto"/>
            <w:left w:val="none" w:sz="0" w:space="0" w:color="auto"/>
            <w:bottom w:val="none" w:sz="0" w:space="0" w:color="auto"/>
            <w:right w:val="none" w:sz="0" w:space="0" w:color="auto"/>
          </w:divBdr>
        </w:div>
        <w:div w:id="2098745805">
          <w:marLeft w:val="640"/>
          <w:marRight w:val="0"/>
          <w:marTop w:val="0"/>
          <w:marBottom w:val="0"/>
          <w:divBdr>
            <w:top w:val="none" w:sz="0" w:space="0" w:color="auto"/>
            <w:left w:val="none" w:sz="0" w:space="0" w:color="auto"/>
            <w:bottom w:val="none" w:sz="0" w:space="0" w:color="auto"/>
            <w:right w:val="none" w:sz="0" w:space="0" w:color="auto"/>
          </w:divBdr>
        </w:div>
        <w:div w:id="1277441447">
          <w:marLeft w:val="640"/>
          <w:marRight w:val="0"/>
          <w:marTop w:val="0"/>
          <w:marBottom w:val="0"/>
          <w:divBdr>
            <w:top w:val="none" w:sz="0" w:space="0" w:color="auto"/>
            <w:left w:val="none" w:sz="0" w:space="0" w:color="auto"/>
            <w:bottom w:val="none" w:sz="0" w:space="0" w:color="auto"/>
            <w:right w:val="none" w:sz="0" w:space="0" w:color="auto"/>
          </w:divBdr>
        </w:div>
        <w:div w:id="1884319086">
          <w:marLeft w:val="640"/>
          <w:marRight w:val="0"/>
          <w:marTop w:val="0"/>
          <w:marBottom w:val="0"/>
          <w:divBdr>
            <w:top w:val="none" w:sz="0" w:space="0" w:color="auto"/>
            <w:left w:val="none" w:sz="0" w:space="0" w:color="auto"/>
            <w:bottom w:val="none" w:sz="0" w:space="0" w:color="auto"/>
            <w:right w:val="none" w:sz="0" w:space="0" w:color="auto"/>
          </w:divBdr>
        </w:div>
        <w:div w:id="947202205">
          <w:marLeft w:val="640"/>
          <w:marRight w:val="0"/>
          <w:marTop w:val="0"/>
          <w:marBottom w:val="0"/>
          <w:divBdr>
            <w:top w:val="none" w:sz="0" w:space="0" w:color="auto"/>
            <w:left w:val="none" w:sz="0" w:space="0" w:color="auto"/>
            <w:bottom w:val="none" w:sz="0" w:space="0" w:color="auto"/>
            <w:right w:val="none" w:sz="0" w:space="0" w:color="auto"/>
          </w:divBdr>
        </w:div>
        <w:div w:id="374014543">
          <w:marLeft w:val="640"/>
          <w:marRight w:val="0"/>
          <w:marTop w:val="0"/>
          <w:marBottom w:val="0"/>
          <w:divBdr>
            <w:top w:val="none" w:sz="0" w:space="0" w:color="auto"/>
            <w:left w:val="none" w:sz="0" w:space="0" w:color="auto"/>
            <w:bottom w:val="none" w:sz="0" w:space="0" w:color="auto"/>
            <w:right w:val="none" w:sz="0" w:space="0" w:color="auto"/>
          </w:divBdr>
        </w:div>
        <w:div w:id="654186378">
          <w:marLeft w:val="640"/>
          <w:marRight w:val="0"/>
          <w:marTop w:val="0"/>
          <w:marBottom w:val="0"/>
          <w:divBdr>
            <w:top w:val="none" w:sz="0" w:space="0" w:color="auto"/>
            <w:left w:val="none" w:sz="0" w:space="0" w:color="auto"/>
            <w:bottom w:val="none" w:sz="0" w:space="0" w:color="auto"/>
            <w:right w:val="none" w:sz="0" w:space="0" w:color="auto"/>
          </w:divBdr>
        </w:div>
        <w:div w:id="536743343">
          <w:marLeft w:val="640"/>
          <w:marRight w:val="0"/>
          <w:marTop w:val="0"/>
          <w:marBottom w:val="0"/>
          <w:divBdr>
            <w:top w:val="none" w:sz="0" w:space="0" w:color="auto"/>
            <w:left w:val="none" w:sz="0" w:space="0" w:color="auto"/>
            <w:bottom w:val="none" w:sz="0" w:space="0" w:color="auto"/>
            <w:right w:val="none" w:sz="0" w:space="0" w:color="auto"/>
          </w:divBdr>
        </w:div>
        <w:div w:id="193157642">
          <w:marLeft w:val="640"/>
          <w:marRight w:val="0"/>
          <w:marTop w:val="0"/>
          <w:marBottom w:val="0"/>
          <w:divBdr>
            <w:top w:val="none" w:sz="0" w:space="0" w:color="auto"/>
            <w:left w:val="none" w:sz="0" w:space="0" w:color="auto"/>
            <w:bottom w:val="none" w:sz="0" w:space="0" w:color="auto"/>
            <w:right w:val="none" w:sz="0" w:space="0" w:color="auto"/>
          </w:divBdr>
        </w:div>
        <w:div w:id="1613856646">
          <w:marLeft w:val="640"/>
          <w:marRight w:val="0"/>
          <w:marTop w:val="0"/>
          <w:marBottom w:val="0"/>
          <w:divBdr>
            <w:top w:val="none" w:sz="0" w:space="0" w:color="auto"/>
            <w:left w:val="none" w:sz="0" w:space="0" w:color="auto"/>
            <w:bottom w:val="none" w:sz="0" w:space="0" w:color="auto"/>
            <w:right w:val="none" w:sz="0" w:space="0" w:color="auto"/>
          </w:divBdr>
        </w:div>
        <w:div w:id="1537506092">
          <w:marLeft w:val="640"/>
          <w:marRight w:val="0"/>
          <w:marTop w:val="0"/>
          <w:marBottom w:val="0"/>
          <w:divBdr>
            <w:top w:val="none" w:sz="0" w:space="0" w:color="auto"/>
            <w:left w:val="none" w:sz="0" w:space="0" w:color="auto"/>
            <w:bottom w:val="none" w:sz="0" w:space="0" w:color="auto"/>
            <w:right w:val="none" w:sz="0" w:space="0" w:color="auto"/>
          </w:divBdr>
        </w:div>
        <w:div w:id="43604308">
          <w:marLeft w:val="640"/>
          <w:marRight w:val="0"/>
          <w:marTop w:val="0"/>
          <w:marBottom w:val="0"/>
          <w:divBdr>
            <w:top w:val="none" w:sz="0" w:space="0" w:color="auto"/>
            <w:left w:val="none" w:sz="0" w:space="0" w:color="auto"/>
            <w:bottom w:val="none" w:sz="0" w:space="0" w:color="auto"/>
            <w:right w:val="none" w:sz="0" w:space="0" w:color="auto"/>
          </w:divBdr>
        </w:div>
        <w:div w:id="2141998346">
          <w:marLeft w:val="640"/>
          <w:marRight w:val="0"/>
          <w:marTop w:val="0"/>
          <w:marBottom w:val="0"/>
          <w:divBdr>
            <w:top w:val="none" w:sz="0" w:space="0" w:color="auto"/>
            <w:left w:val="none" w:sz="0" w:space="0" w:color="auto"/>
            <w:bottom w:val="none" w:sz="0" w:space="0" w:color="auto"/>
            <w:right w:val="none" w:sz="0" w:space="0" w:color="auto"/>
          </w:divBdr>
        </w:div>
        <w:div w:id="618148997">
          <w:marLeft w:val="640"/>
          <w:marRight w:val="0"/>
          <w:marTop w:val="0"/>
          <w:marBottom w:val="0"/>
          <w:divBdr>
            <w:top w:val="none" w:sz="0" w:space="0" w:color="auto"/>
            <w:left w:val="none" w:sz="0" w:space="0" w:color="auto"/>
            <w:bottom w:val="none" w:sz="0" w:space="0" w:color="auto"/>
            <w:right w:val="none" w:sz="0" w:space="0" w:color="auto"/>
          </w:divBdr>
        </w:div>
        <w:div w:id="1873955948">
          <w:marLeft w:val="640"/>
          <w:marRight w:val="0"/>
          <w:marTop w:val="0"/>
          <w:marBottom w:val="0"/>
          <w:divBdr>
            <w:top w:val="none" w:sz="0" w:space="0" w:color="auto"/>
            <w:left w:val="none" w:sz="0" w:space="0" w:color="auto"/>
            <w:bottom w:val="none" w:sz="0" w:space="0" w:color="auto"/>
            <w:right w:val="none" w:sz="0" w:space="0" w:color="auto"/>
          </w:divBdr>
        </w:div>
        <w:div w:id="1673100700">
          <w:marLeft w:val="640"/>
          <w:marRight w:val="0"/>
          <w:marTop w:val="0"/>
          <w:marBottom w:val="0"/>
          <w:divBdr>
            <w:top w:val="none" w:sz="0" w:space="0" w:color="auto"/>
            <w:left w:val="none" w:sz="0" w:space="0" w:color="auto"/>
            <w:bottom w:val="none" w:sz="0" w:space="0" w:color="auto"/>
            <w:right w:val="none" w:sz="0" w:space="0" w:color="auto"/>
          </w:divBdr>
        </w:div>
        <w:div w:id="2076195545">
          <w:marLeft w:val="640"/>
          <w:marRight w:val="0"/>
          <w:marTop w:val="0"/>
          <w:marBottom w:val="0"/>
          <w:divBdr>
            <w:top w:val="none" w:sz="0" w:space="0" w:color="auto"/>
            <w:left w:val="none" w:sz="0" w:space="0" w:color="auto"/>
            <w:bottom w:val="none" w:sz="0" w:space="0" w:color="auto"/>
            <w:right w:val="none" w:sz="0" w:space="0" w:color="auto"/>
          </w:divBdr>
        </w:div>
        <w:div w:id="633563379">
          <w:marLeft w:val="640"/>
          <w:marRight w:val="0"/>
          <w:marTop w:val="0"/>
          <w:marBottom w:val="0"/>
          <w:divBdr>
            <w:top w:val="none" w:sz="0" w:space="0" w:color="auto"/>
            <w:left w:val="none" w:sz="0" w:space="0" w:color="auto"/>
            <w:bottom w:val="none" w:sz="0" w:space="0" w:color="auto"/>
            <w:right w:val="none" w:sz="0" w:space="0" w:color="auto"/>
          </w:divBdr>
        </w:div>
        <w:div w:id="1621647337">
          <w:marLeft w:val="640"/>
          <w:marRight w:val="0"/>
          <w:marTop w:val="0"/>
          <w:marBottom w:val="0"/>
          <w:divBdr>
            <w:top w:val="none" w:sz="0" w:space="0" w:color="auto"/>
            <w:left w:val="none" w:sz="0" w:space="0" w:color="auto"/>
            <w:bottom w:val="none" w:sz="0" w:space="0" w:color="auto"/>
            <w:right w:val="none" w:sz="0" w:space="0" w:color="auto"/>
          </w:divBdr>
        </w:div>
        <w:div w:id="388001359">
          <w:marLeft w:val="640"/>
          <w:marRight w:val="0"/>
          <w:marTop w:val="0"/>
          <w:marBottom w:val="0"/>
          <w:divBdr>
            <w:top w:val="none" w:sz="0" w:space="0" w:color="auto"/>
            <w:left w:val="none" w:sz="0" w:space="0" w:color="auto"/>
            <w:bottom w:val="none" w:sz="0" w:space="0" w:color="auto"/>
            <w:right w:val="none" w:sz="0" w:space="0" w:color="auto"/>
          </w:divBdr>
        </w:div>
        <w:div w:id="1758670947">
          <w:marLeft w:val="640"/>
          <w:marRight w:val="0"/>
          <w:marTop w:val="0"/>
          <w:marBottom w:val="0"/>
          <w:divBdr>
            <w:top w:val="none" w:sz="0" w:space="0" w:color="auto"/>
            <w:left w:val="none" w:sz="0" w:space="0" w:color="auto"/>
            <w:bottom w:val="none" w:sz="0" w:space="0" w:color="auto"/>
            <w:right w:val="none" w:sz="0" w:space="0" w:color="auto"/>
          </w:divBdr>
        </w:div>
        <w:div w:id="1540163589">
          <w:marLeft w:val="640"/>
          <w:marRight w:val="0"/>
          <w:marTop w:val="0"/>
          <w:marBottom w:val="0"/>
          <w:divBdr>
            <w:top w:val="none" w:sz="0" w:space="0" w:color="auto"/>
            <w:left w:val="none" w:sz="0" w:space="0" w:color="auto"/>
            <w:bottom w:val="none" w:sz="0" w:space="0" w:color="auto"/>
            <w:right w:val="none" w:sz="0" w:space="0" w:color="auto"/>
          </w:divBdr>
        </w:div>
        <w:div w:id="642193696">
          <w:marLeft w:val="640"/>
          <w:marRight w:val="0"/>
          <w:marTop w:val="0"/>
          <w:marBottom w:val="0"/>
          <w:divBdr>
            <w:top w:val="none" w:sz="0" w:space="0" w:color="auto"/>
            <w:left w:val="none" w:sz="0" w:space="0" w:color="auto"/>
            <w:bottom w:val="none" w:sz="0" w:space="0" w:color="auto"/>
            <w:right w:val="none" w:sz="0" w:space="0" w:color="auto"/>
          </w:divBdr>
        </w:div>
        <w:div w:id="1749956614">
          <w:marLeft w:val="640"/>
          <w:marRight w:val="0"/>
          <w:marTop w:val="0"/>
          <w:marBottom w:val="0"/>
          <w:divBdr>
            <w:top w:val="none" w:sz="0" w:space="0" w:color="auto"/>
            <w:left w:val="none" w:sz="0" w:space="0" w:color="auto"/>
            <w:bottom w:val="none" w:sz="0" w:space="0" w:color="auto"/>
            <w:right w:val="none" w:sz="0" w:space="0" w:color="auto"/>
          </w:divBdr>
        </w:div>
        <w:div w:id="1368457218">
          <w:marLeft w:val="640"/>
          <w:marRight w:val="0"/>
          <w:marTop w:val="0"/>
          <w:marBottom w:val="0"/>
          <w:divBdr>
            <w:top w:val="none" w:sz="0" w:space="0" w:color="auto"/>
            <w:left w:val="none" w:sz="0" w:space="0" w:color="auto"/>
            <w:bottom w:val="none" w:sz="0" w:space="0" w:color="auto"/>
            <w:right w:val="none" w:sz="0" w:space="0" w:color="auto"/>
          </w:divBdr>
        </w:div>
        <w:div w:id="1505244657">
          <w:marLeft w:val="640"/>
          <w:marRight w:val="0"/>
          <w:marTop w:val="0"/>
          <w:marBottom w:val="0"/>
          <w:divBdr>
            <w:top w:val="none" w:sz="0" w:space="0" w:color="auto"/>
            <w:left w:val="none" w:sz="0" w:space="0" w:color="auto"/>
            <w:bottom w:val="none" w:sz="0" w:space="0" w:color="auto"/>
            <w:right w:val="none" w:sz="0" w:space="0" w:color="auto"/>
          </w:divBdr>
        </w:div>
        <w:div w:id="84687889">
          <w:marLeft w:val="640"/>
          <w:marRight w:val="0"/>
          <w:marTop w:val="0"/>
          <w:marBottom w:val="0"/>
          <w:divBdr>
            <w:top w:val="none" w:sz="0" w:space="0" w:color="auto"/>
            <w:left w:val="none" w:sz="0" w:space="0" w:color="auto"/>
            <w:bottom w:val="none" w:sz="0" w:space="0" w:color="auto"/>
            <w:right w:val="none" w:sz="0" w:space="0" w:color="auto"/>
          </w:divBdr>
        </w:div>
        <w:div w:id="1953781487">
          <w:marLeft w:val="640"/>
          <w:marRight w:val="0"/>
          <w:marTop w:val="0"/>
          <w:marBottom w:val="0"/>
          <w:divBdr>
            <w:top w:val="none" w:sz="0" w:space="0" w:color="auto"/>
            <w:left w:val="none" w:sz="0" w:space="0" w:color="auto"/>
            <w:bottom w:val="none" w:sz="0" w:space="0" w:color="auto"/>
            <w:right w:val="none" w:sz="0" w:space="0" w:color="auto"/>
          </w:divBdr>
        </w:div>
        <w:div w:id="530342764">
          <w:marLeft w:val="640"/>
          <w:marRight w:val="0"/>
          <w:marTop w:val="0"/>
          <w:marBottom w:val="0"/>
          <w:divBdr>
            <w:top w:val="none" w:sz="0" w:space="0" w:color="auto"/>
            <w:left w:val="none" w:sz="0" w:space="0" w:color="auto"/>
            <w:bottom w:val="none" w:sz="0" w:space="0" w:color="auto"/>
            <w:right w:val="none" w:sz="0" w:space="0" w:color="auto"/>
          </w:divBdr>
        </w:div>
      </w:divsChild>
    </w:div>
    <w:div w:id="1029447679">
      <w:bodyDiv w:val="1"/>
      <w:marLeft w:val="0"/>
      <w:marRight w:val="0"/>
      <w:marTop w:val="0"/>
      <w:marBottom w:val="0"/>
      <w:divBdr>
        <w:top w:val="none" w:sz="0" w:space="0" w:color="auto"/>
        <w:left w:val="none" w:sz="0" w:space="0" w:color="auto"/>
        <w:bottom w:val="none" w:sz="0" w:space="0" w:color="auto"/>
        <w:right w:val="none" w:sz="0" w:space="0" w:color="auto"/>
      </w:divBdr>
    </w:div>
    <w:div w:id="1033533824">
      <w:bodyDiv w:val="1"/>
      <w:marLeft w:val="0"/>
      <w:marRight w:val="0"/>
      <w:marTop w:val="0"/>
      <w:marBottom w:val="0"/>
      <w:divBdr>
        <w:top w:val="none" w:sz="0" w:space="0" w:color="auto"/>
        <w:left w:val="none" w:sz="0" w:space="0" w:color="auto"/>
        <w:bottom w:val="none" w:sz="0" w:space="0" w:color="auto"/>
        <w:right w:val="none" w:sz="0" w:space="0" w:color="auto"/>
      </w:divBdr>
      <w:divsChild>
        <w:div w:id="638077779">
          <w:marLeft w:val="640"/>
          <w:marRight w:val="0"/>
          <w:marTop w:val="0"/>
          <w:marBottom w:val="0"/>
          <w:divBdr>
            <w:top w:val="none" w:sz="0" w:space="0" w:color="auto"/>
            <w:left w:val="none" w:sz="0" w:space="0" w:color="auto"/>
            <w:bottom w:val="none" w:sz="0" w:space="0" w:color="auto"/>
            <w:right w:val="none" w:sz="0" w:space="0" w:color="auto"/>
          </w:divBdr>
        </w:div>
        <w:div w:id="1485393942">
          <w:marLeft w:val="640"/>
          <w:marRight w:val="0"/>
          <w:marTop w:val="0"/>
          <w:marBottom w:val="0"/>
          <w:divBdr>
            <w:top w:val="none" w:sz="0" w:space="0" w:color="auto"/>
            <w:left w:val="none" w:sz="0" w:space="0" w:color="auto"/>
            <w:bottom w:val="none" w:sz="0" w:space="0" w:color="auto"/>
            <w:right w:val="none" w:sz="0" w:space="0" w:color="auto"/>
          </w:divBdr>
        </w:div>
        <w:div w:id="196936974">
          <w:marLeft w:val="640"/>
          <w:marRight w:val="0"/>
          <w:marTop w:val="0"/>
          <w:marBottom w:val="0"/>
          <w:divBdr>
            <w:top w:val="none" w:sz="0" w:space="0" w:color="auto"/>
            <w:left w:val="none" w:sz="0" w:space="0" w:color="auto"/>
            <w:bottom w:val="none" w:sz="0" w:space="0" w:color="auto"/>
            <w:right w:val="none" w:sz="0" w:space="0" w:color="auto"/>
          </w:divBdr>
        </w:div>
        <w:div w:id="50426505">
          <w:marLeft w:val="640"/>
          <w:marRight w:val="0"/>
          <w:marTop w:val="0"/>
          <w:marBottom w:val="0"/>
          <w:divBdr>
            <w:top w:val="none" w:sz="0" w:space="0" w:color="auto"/>
            <w:left w:val="none" w:sz="0" w:space="0" w:color="auto"/>
            <w:bottom w:val="none" w:sz="0" w:space="0" w:color="auto"/>
            <w:right w:val="none" w:sz="0" w:space="0" w:color="auto"/>
          </w:divBdr>
        </w:div>
        <w:div w:id="428158742">
          <w:marLeft w:val="640"/>
          <w:marRight w:val="0"/>
          <w:marTop w:val="0"/>
          <w:marBottom w:val="0"/>
          <w:divBdr>
            <w:top w:val="none" w:sz="0" w:space="0" w:color="auto"/>
            <w:left w:val="none" w:sz="0" w:space="0" w:color="auto"/>
            <w:bottom w:val="none" w:sz="0" w:space="0" w:color="auto"/>
            <w:right w:val="none" w:sz="0" w:space="0" w:color="auto"/>
          </w:divBdr>
        </w:div>
        <w:div w:id="2040861121">
          <w:marLeft w:val="640"/>
          <w:marRight w:val="0"/>
          <w:marTop w:val="0"/>
          <w:marBottom w:val="0"/>
          <w:divBdr>
            <w:top w:val="none" w:sz="0" w:space="0" w:color="auto"/>
            <w:left w:val="none" w:sz="0" w:space="0" w:color="auto"/>
            <w:bottom w:val="none" w:sz="0" w:space="0" w:color="auto"/>
            <w:right w:val="none" w:sz="0" w:space="0" w:color="auto"/>
          </w:divBdr>
        </w:div>
        <w:div w:id="592511829">
          <w:marLeft w:val="640"/>
          <w:marRight w:val="0"/>
          <w:marTop w:val="0"/>
          <w:marBottom w:val="0"/>
          <w:divBdr>
            <w:top w:val="none" w:sz="0" w:space="0" w:color="auto"/>
            <w:left w:val="none" w:sz="0" w:space="0" w:color="auto"/>
            <w:bottom w:val="none" w:sz="0" w:space="0" w:color="auto"/>
            <w:right w:val="none" w:sz="0" w:space="0" w:color="auto"/>
          </w:divBdr>
        </w:div>
        <w:div w:id="1833594781">
          <w:marLeft w:val="640"/>
          <w:marRight w:val="0"/>
          <w:marTop w:val="0"/>
          <w:marBottom w:val="0"/>
          <w:divBdr>
            <w:top w:val="none" w:sz="0" w:space="0" w:color="auto"/>
            <w:left w:val="none" w:sz="0" w:space="0" w:color="auto"/>
            <w:bottom w:val="none" w:sz="0" w:space="0" w:color="auto"/>
            <w:right w:val="none" w:sz="0" w:space="0" w:color="auto"/>
          </w:divBdr>
        </w:div>
        <w:div w:id="61871327">
          <w:marLeft w:val="640"/>
          <w:marRight w:val="0"/>
          <w:marTop w:val="0"/>
          <w:marBottom w:val="0"/>
          <w:divBdr>
            <w:top w:val="none" w:sz="0" w:space="0" w:color="auto"/>
            <w:left w:val="none" w:sz="0" w:space="0" w:color="auto"/>
            <w:bottom w:val="none" w:sz="0" w:space="0" w:color="auto"/>
            <w:right w:val="none" w:sz="0" w:space="0" w:color="auto"/>
          </w:divBdr>
        </w:div>
        <w:div w:id="896938362">
          <w:marLeft w:val="640"/>
          <w:marRight w:val="0"/>
          <w:marTop w:val="0"/>
          <w:marBottom w:val="0"/>
          <w:divBdr>
            <w:top w:val="none" w:sz="0" w:space="0" w:color="auto"/>
            <w:left w:val="none" w:sz="0" w:space="0" w:color="auto"/>
            <w:bottom w:val="none" w:sz="0" w:space="0" w:color="auto"/>
            <w:right w:val="none" w:sz="0" w:space="0" w:color="auto"/>
          </w:divBdr>
        </w:div>
        <w:div w:id="587812440">
          <w:marLeft w:val="640"/>
          <w:marRight w:val="0"/>
          <w:marTop w:val="0"/>
          <w:marBottom w:val="0"/>
          <w:divBdr>
            <w:top w:val="none" w:sz="0" w:space="0" w:color="auto"/>
            <w:left w:val="none" w:sz="0" w:space="0" w:color="auto"/>
            <w:bottom w:val="none" w:sz="0" w:space="0" w:color="auto"/>
            <w:right w:val="none" w:sz="0" w:space="0" w:color="auto"/>
          </w:divBdr>
        </w:div>
        <w:div w:id="689183533">
          <w:marLeft w:val="640"/>
          <w:marRight w:val="0"/>
          <w:marTop w:val="0"/>
          <w:marBottom w:val="0"/>
          <w:divBdr>
            <w:top w:val="none" w:sz="0" w:space="0" w:color="auto"/>
            <w:left w:val="none" w:sz="0" w:space="0" w:color="auto"/>
            <w:bottom w:val="none" w:sz="0" w:space="0" w:color="auto"/>
            <w:right w:val="none" w:sz="0" w:space="0" w:color="auto"/>
          </w:divBdr>
        </w:div>
        <w:div w:id="681670029">
          <w:marLeft w:val="640"/>
          <w:marRight w:val="0"/>
          <w:marTop w:val="0"/>
          <w:marBottom w:val="0"/>
          <w:divBdr>
            <w:top w:val="none" w:sz="0" w:space="0" w:color="auto"/>
            <w:left w:val="none" w:sz="0" w:space="0" w:color="auto"/>
            <w:bottom w:val="none" w:sz="0" w:space="0" w:color="auto"/>
            <w:right w:val="none" w:sz="0" w:space="0" w:color="auto"/>
          </w:divBdr>
        </w:div>
        <w:div w:id="1448886728">
          <w:marLeft w:val="640"/>
          <w:marRight w:val="0"/>
          <w:marTop w:val="0"/>
          <w:marBottom w:val="0"/>
          <w:divBdr>
            <w:top w:val="none" w:sz="0" w:space="0" w:color="auto"/>
            <w:left w:val="none" w:sz="0" w:space="0" w:color="auto"/>
            <w:bottom w:val="none" w:sz="0" w:space="0" w:color="auto"/>
            <w:right w:val="none" w:sz="0" w:space="0" w:color="auto"/>
          </w:divBdr>
        </w:div>
        <w:div w:id="648099865">
          <w:marLeft w:val="640"/>
          <w:marRight w:val="0"/>
          <w:marTop w:val="0"/>
          <w:marBottom w:val="0"/>
          <w:divBdr>
            <w:top w:val="none" w:sz="0" w:space="0" w:color="auto"/>
            <w:left w:val="none" w:sz="0" w:space="0" w:color="auto"/>
            <w:bottom w:val="none" w:sz="0" w:space="0" w:color="auto"/>
            <w:right w:val="none" w:sz="0" w:space="0" w:color="auto"/>
          </w:divBdr>
        </w:div>
        <w:div w:id="976912161">
          <w:marLeft w:val="640"/>
          <w:marRight w:val="0"/>
          <w:marTop w:val="0"/>
          <w:marBottom w:val="0"/>
          <w:divBdr>
            <w:top w:val="none" w:sz="0" w:space="0" w:color="auto"/>
            <w:left w:val="none" w:sz="0" w:space="0" w:color="auto"/>
            <w:bottom w:val="none" w:sz="0" w:space="0" w:color="auto"/>
            <w:right w:val="none" w:sz="0" w:space="0" w:color="auto"/>
          </w:divBdr>
        </w:div>
        <w:div w:id="960692784">
          <w:marLeft w:val="640"/>
          <w:marRight w:val="0"/>
          <w:marTop w:val="0"/>
          <w:marBottom w:val="0"/>
          <w:divBdr>
            <w:top w:val="none" w:sz="0" w:space="0" w:color="auto"/>
            <w:left w:val="none" w:sz="0" w:space="0" w:color="auto"/>
            <w:bottom w:val="none" w:sz="0" w:space="0" w:color="auto"/>
            <w:right w:val="none" w:sz="0" w:space="0" w:color="auto"/>
          </w:divBdr>
        </w:div>
        <w:div w:id="27145338">
          <w:marLeft w:val="640"/>
          <w:marRight w:val="0"/>
          <w:marTop w:val="0"/>
          <w:marBottom w:val="0"/>
          <w:divBdr>
            <w:top w:val="none" w:sz="0" w:space="0" w:color="auto"/>
            <w:left w:val="none" w:sz="0" w:space="0" w:color="auto"/>
            <w:bottom w:val="none" w:sz="0" w:space="0" w:color="auto"/>
            <w:right w:val="none" w:sz="0" w:space="0" w:color="auto"/>
          </w:divBdr>
        </w:div>
        <w:div w:id="1118835231">
          <w:marLeft w:val="640"/>
          <w:marRight w:val="0"/>
          <w:marTop w:val="0"/>
          <w:marBottom w:val="0"/>
          <w:divBdr>
            <w:top w:val="none" w:sz="0" w:space="0" w:color="auto"/>
            <w:left w:val="none" w:sz="0" w:space="0" w:color="auto"/>
            <w:bottom w:val="none" w:sz="0" w:space="0" w:color="auto"/>
            <w:right w:val="none" w:sz="0" w:space="0" w:color="auto"/>
          </w:divBdr>
        </w:div>
        <w:div w:id="954483638">
          <w:marLeft w:val="640"/>
          <w:marRight w:val="0"/>
          <w:marTop w:val="0"/>
          <w:marBottom w:val="0"/>
          <w:divBdr>
            <w:top w:val="none" w:sz="0" w:space="0" w:color="auto"/>
            <w:left w:val="none" w:sz="0" w:space="0" w:color="auto"/>
            <w:bottom w:val="none" w:sz="0" w:space="0" w:color="auto"/>
            <w:right w:val="none" w:sz="0" w:space="0" w:color="auto"/>
          </w:divBdr>
        </w:div>
        <w:div w:id="765270697">
          <w:marLeft w:val="640"/>
          <w:marRight w:val="0"/>
          <w:marTop w:val="0"/>
          <w:marBottom w:val="0"/>
          <w:divBdr>
            <w:top w:val="none" w:sz="0" w:space="0" w:color="auto"/>
            <w:left w:val="none" w:sz="0" w:space="0" w:color="auto"/>
            <w:bottom w:val="none" w:sz="0" w:space="0" w:color="auto"/>
            <w:right w:val="none" w:sz="0" w:space="0" w:color="auto"/>
          </w:divBdr>
        </w:div>
        <w:div w:id="1268389745">
          <w:marLeft w:val="640"/>
          <w:marRight w:val="0"/>
          <w:marTop w:val="0"/>
          <w:marBottom w:val="0"/>
          <w:divBdr>
            <w:top w:val="none" w:sz="0" w:space="0" w:color="auto"/>
            <w:left w:val="none" w:sz="0" w:space="0" w:color="auto"/>
            <w:bottom w:val="none" w:sz="0" w:space="0" w:color="auto"/>
            <w:right w:val="none" w:sz="0" w:space="0" w:color="auto"/>
          </w:divBdr>
        </w:div>
        <w:div w:id="1718162663">
          <w:marLeft w:val="640"/>
          <w:marRight w:val="0"/>
          <w:marTop w:val="0"/>
          <w:marBottom w:val="0"/>
          <w:divBdr>
            <w:top w:val="none" w:sz="0" w:space="0" w:color="auto"/>
            <w:left w:val="none" w:sz="0" w:space="0" w:color="auto"/>
            <w:bottom w:val="none" w:sz="0" w:space="0" w:color="auto"/>
            <w:right w:val="none" w:sz="0" w:space="0" w:color="auto"/>
          </w:divBdr>
        </w:div>
        <w:div w:id="1699547568">
          <w:marLeft w:val="640"/>
          <w:marRight w:val="0"/>
          <w:marTop w:val="0"/>
          <w:marBottom w:val="0"/>
          <w:divBdr>
            <w:top w:val="none" w:sz="0" w:space="0" w:color="auto"/>
            <w:left w:val="none" w:sz="0" w:space="0" w:color="auto"/>
            <w:bottom w:val="none" w:sz="0" w:space="0" w:color="auto"/>
            <w:right w:val="none" w:sz="0" w:space="0" w:color="auto"/>
          </w:divBdr>
        </w:div>
        <w:div w:id="1053651594">
          <w:marLeft w:val="640"/>
          <w:marRight w:val="0"/>
          <w:marTop w:val="0"/>
          <w:marBottom w:val="0"/>
          <w:divBdr>
            <w:top w:val="none" w:sz="0" w:space="0" w:color="auto"/>
            <w:left w:val="none" w:sz="0" w:space="0" w:color="auto"/>
            <w:bottom w:val="none" w:sz="0" w:space="0" w:color="auto"/>
            <w:right w:val="none" w:sz="0" w:space="0" w:color="auto"/>
          </w:divBdr>
        </w:div>
        <w:div w:id="1383165512">
          <w:marLeft w:val="640"/>
          <w:marRight w:val="0"/>
          <w:marTop w:val="0"/>
          <w:marBottom w:val="0"/>
          <w:divBdr>
            <w:top w:val="none" w:sz="0" w:space="0" w:color="auto"/>
            <w:left w:val="none" w:sz="0" w:space="0" w:color="auto"/>
            <w:bottom w:val="none" w:sz="0" w:space="0" w:color="auto"/>
            <w:right w:val="none" w:sz="0" w:space="0" w:color="auto"/>
          </w:divBdr>
        </w:div>
        <w:div w:id="1784618750">
          <w:marLeft w:val="640"/>
          <w:marRight w:val="0"/>
          <w:marTop w:val="0"/>
          <w:marBottom w:val="0"/>
          <w:divBdr>
            <w:top w:val="none" w:sz="0" w:space="0" w:color="auto"/>
            <w:left w:val="none" w:sz="0" w:space="0" w:color="auto"/>
            <w:bottom w:val="none" w:sz="0" w:space="0" w:color="auto"/>
            <w:right w:val="none" w:sz="0" w:space="0" w:color="auto"/>
          </w:divBdr>
        </w:div>
        <w:div w:id="1988237777">
          <w:marLeft w:val="640"/>
          <w:marRight w:val="0"/>
          <w:marTop w:val="0"/>
          <w:marBottom w:val="0"/>
          <w:divBdr>
            <w:top w:val="none" w:sz="0" w:space="0" w:color="auto"/>
            <w:left w:val="none" w:sz="0" w:space="0" w:color="auto"/>
            <w:bottom w:val="none" w:sz="0" w:space="0" w:color="auto"/>
            <w:right w:val="none" w:sz="0" w:space="0" w:color="auto"/>
          </w:divBdr>
        </w:div>
        <w:div w:id="1863204049">
          <w:marLeft w:val="640"/>
          <w:marRight w:val="0"/>
          <w:marTop w:val="0"/>
          <w:marBottom w:val="0"/>
          <w:divBdr>
            <w:top w:val="none" w:sz="0" w:space="0" w:color="auto"/>
            <w:left w:val="none" w:sz="0" w:space="0" w:color="auto"/>
            <w:bottom w:val="none" w:sz="0" w:space="0" w:color="auto"/>
            <w:right w:val="none" w:sz="0" w:space="0" w:color="auto"/>
          </w:divBdr>
        </w:div>
        <w:div w:id="1064714937">
          <w:marLeft w:val="640"/>
          <w:marRight w:val="0"/>
          <w:marTop w:val="0"/>
          <w:marBottom w:val="0"/>
          <w:divBdr>
            <w:top w:val="none" w:sz="0" w:space="0" w:color="auto"/>
            <w:left w:val="none" w:sz="0" w:space="0" w:color="auto"/>
            <w:bottom w:val="none" w:sz="0" w:space="0" w:color="auto"/>
            <w:right w:val="none" w:sz="0" w:space="0" w:color="auto"/>
          </w:divBdr>
        </w:div>
        <w:div w:id="1621566569">
          <w:marLeft w:val="640"/>
          <w:marRight w:val="0"/>
          <w:marTop w:val="0"/>
          <w:marBottom w:val="0"/>
          <w:divBdr>
            <w:top w:val="none" w:sz="0" w:space="0" w:color="auto"/>
            <w:left w:val="none" w:sz="0" w:space="0" w:color="auto"/>
            <w:bottom w:val="none" w:sz="0" w:space="0" w:color="auto"/>
            <w:right w:val="none" w:sz="0" w:space="0" w:color="auto"/>
          </w:divBdr>
        </w:div>
        <w:div w:id="1856381439">
          <w:marLeft w:val="640"/>
          <w:marRight w:val="0"/>
          <w:marTop w:val="0"/>
          <w:marBottom w:val="0"/>
          <w:divBdr>
            <w:top w:val="none" w:sz="0" w:space="0" w:color="auto"/>
            <w:left w:val="none" w:sz="0" w:space="0" w:color="auto"/>
            <w:bottom w:val="none" w:sz="0" w:space="0" w:color="auto"/>
            <w:right w:val="none" w:sz="0" w:space="0" w:color="auto"/>
          </w:divBdr>
        </w:div>
        <w:div w:id="1413164034">
          <w:marLeft w:val="640"/>
          <w:marRight w:val="0"/>
          <w:marTop w:val="0"/>
          <w:marBottom w:val="0"/>
          <w:divBdr>
            <w:top w:val="none" w:sz="0" w:space="0" w:color="auto"/>
            <w:left w:val="none" w:sz="0" w:space="0" w:color="auto"/>
            <w:bottom w:val="none" w:sz="0" w:space="0" w:color="auto"/>
            <w:right w:val="none" w:sz="0" w:space="0" w:color="auto"/>
          </w:divBdr>
        </w:div>
        <w:div w:id="1685134399">
          <w:marLeft w:val="640"/>
          <w:marRight w:val="0"/>
          <w:marTop w:val="0"/>
          <w:marBottom w:val="0"/>
          <w:divBdr>
            <w:top w:val="none" w:sz="0" w:space="0" w:color="auto"/>
            <w:left w:val="none" w:sz="0" w:space="0" w:color="auto"/>
            <w:bottom w:val="none" w:sz="0" w:space="0" w:color="auto"/>
            <w:right w:val="none" w:sz="0" w:space="0" w:color="auto"/>
          </w:divBdr>
        </w:div>
      </w:divsChild>
    </w:div>
    <w:div w:id="1035543939">
      <w:bodyDiv w:val="1"/>
      <w:marLeft w:val="0"/>
      <w:marRight w:val="0"/>
      <w:marTop w:val="0"/>
      <w:marBottom w:val="0"/>
      <w:divBdr>
        <w:top w:val="none" w:sz="0" w:space="0" w:color="auto"/>
        <w:left w:val="none" w:sz="0" w:space="0" w:color="auto"/>
        <w:bottom w:val="none" w:sz="0" w:space="0" w:color="auto"/>
        <w:right w:val="none" w:sz="0" w:space="0" w:color="auto"/>
      </w:divBdr>
      <w:divsChild>
        <w:div w:id="471605300">
          <w:marLeft w:val="640"/>
          <w:marRight w:val="0"/>
          <w:marTop w:val="0"/>
          <w:marBottom w:val="0"/>
          <w:divBdr>
            <w:top w:val="none" w:sz="0" w:space="0" w:color="auto"/>
            <w:left w:val="none" w:sz="0" w:space="0" w:color="auto"/>
            <w:bottom w:val="none" w:sz="0" w:space="0" w:color="auto"/>
            <w:right w:val="none" w:sz="0" w:space="0" w:color="auto"/>
          </w:divBdr>
        </w:div>
        <w:div w:id="1955087481">
          <w:marLeft w:val="640"/>
          <w:marRight w:val="0"/>
          <w:marTop w:val="0"/>
          <w:marBottom w:val="0"/>
          <w:divBdr>
            <w:top w:val="none" w:sz="0" w:space="0" w:color="auto"/>
            <w:left w:val="none" w:sz="0" w:space="0" w:color="auto"/>
            <w:bottom w:val="none" w:sz="0" w:space="0" w:color="auto"/>
            <w:right w:val="none" w:sz="0" w:space="0" w:color="auto"/>
          </w:divBdr>
        </w:div>
        <w:div w:id="1656882185">
          <w:marLeft w:val="640"/>
          <w:marRight w:val="0"/>
          <w:marTop w:val="0"/>
          <w:marBottom w:val="0"/>
          <w:divBdr>
            <w:top w:val="none" w:sz="0" w:space="0" w:color="auto"/>
            <w:left w:val="none" w:sz="0" w:space="0" w:color="auto"/>
            <w:bottom w:val="none" w:sz="0" w:space="0" w:color="auto"/>
            <w:right w:val="none" w:sz="0" w:space="0" w:color="auto"/>
          </w:divBdr>
        </w:div>
        <w:div w:id="1635256455">
          <w:marLeft w:val="640"/>
          <w:marRight w:val="0"/>
          <w:marTop w:val="0"/>
          <w:marBottom w:val="0"/>
          <w:divBdr>
            <w:top w:val="none" w:sz="0" w:space="0" w:color="auto"/>
            <w:left w:val="none" w:sz="0" w:space="0" w:color="auto"/>
            <w:bottom w:val="none" w:sz="0" w:space="0" w:color="auto"/>
            <w:right w:val="none" w:sz="0" w:space="0" w:color="auto"/>
          </w:divBdr>
        </w:div>
        <w:div w:id="964121144">
          <w:marLeft w:val="640"/>
          <w:marRight w:val="0"/>
          <w:marTop w:val="0"/>
          <w:marBottom w:val="0"/>
          <w:divBdr>
            <w:top w:val="none" w:sz="0" w:space="0" w:color="auto"/>
            <w:left w:val="none" w:sz="0" w:space="0" w:color="auto"/>
            <w:bottom w:val="none" w:sz="0" w:space="0" w:color="auto"/>
            <w:right w:val="none" w:sz="0" w:space="0" w:color="auto"/>
          </w:divBdr>
        </w:div>
        <w:div w:id="1164122063">
          <w:marLeft w:val="640"/>
          <w:marRight w:val="0"/>
          <w:marTop w:val="0"/>
          <w:marBottom w:val="0"/>
          <w:divBdr>
            <w:top w:val="none" w:sz="0" w:space="0" w:color="auto"/>
            <w:left w:val="none" w:sz="0" w:space="0" w:color="auto"/>
            <w:bottom w:val="none" w:sz="0" w:space="0" w:color="auto"/>
            <w:right w:val="none" w:sz="0" w:space="0" w:color="auto"/>
          </w:divBdr>
        </w:div>
        <w:div w:id="1587417810">
          <w:marLeft w:val="640"/>
          <w:marRight w:val="0"/>
          <w:marTop w:val="0"/>
          <w:marBottom w:val="0"/>
          <w:divBdr>
            <w:top w:val="none" w:sz="0" w:space="0" w:color="auto"/>
            <w:left w:val="none" w:sz="0" w:space="0" w:color="auto"/>
            <w:bottom w:val="none" w:sz="0" w:space="0" w:color="auto"/>
            <w:right w:val="none" w:sz="0" w:space="0" w:color="auto"/>
          </w:divBdr>
        </w:div>
        <w:div w:id="506484533">
          <w:marLeft w:val="640"/>
          <w:marRight w:val="0"/>
          <w:marTop w:val="0"/>
          <w:marBottom w:val="0"/>
          <w:divBdr>
            <w:top w:val="none" w:sz="0" w:space="0" w:color="auto"/>
            <w:left w:val="none" w:sz="0" w:space="0" w:color="auto"/>
            <w:bottom w:val="none" w:sz="0" w:space="0" w:color="auto"/>
            <w:right w:val="none" w:sz="0" w:space="0" w:color="auto"/>
          </w:divBdr>
        </w:div>
        <w:div w:id="1090467616">
          <w:marLeft w:val="640"/>
          <w:marRight w:val="0"/>
          <w:marTop w:val="0"/>
          <w:marBottom w:val="0"/>
          <w:divBdr>
            <w:top w:val="none" w:sz="0" w:space="0" w:color="auto"/>
            <w:left w:val="none" w:sz="0" w:space="0" w:color="auto"/>
            <w:bottom w:val="none" w:sz="0" w:space="0" w:color="auto"/>
            <w:right w:val="none" w:sz="0" w:space="0" w:color="auto"/>
          </w:divBdr>
        </w:div>
        <w:div w:id="1675569943">
          <w:marLeft w:val="640"/>
          <w:marRight w:val="0"/>
          <w:marTop w:val="0"/>
          <w:marBottom w:val="0"/>
          <w:divBdr>
            <w:top w:val="none" w:sz="0" w:space="0" w:color="auto"/>
            <w:left w:val="none" w:sz="0" w:space="0" w:color="auto"/>
            <w:bottom w:val="none" w:sz="0" w:space="0" w:color="auto"/>
            <w:right w:val="none" w:sz="0" w:space="0" w:color="auto"/>
          </w:divBdr>
        </w:div>
        <w:div w:id="926888200">
          <w:marLeft w:val="640"/>
          <w:marRight w:val="0"/>
          <w:marTop w:val="0"/>
          <w:marBottom w:val="0"/>
          <w:divBdr>
            <w:top w:val="none" w:sz="0" w:space="0" w:color="auto"/>
            <w:left w:val="none" w:sz="0" w:space="0" w:color="auto"/>
            <w:bottom w:val="none" w:sz="0" w:space="0" w:color="auto"/>
            <w:right w:val="none" w:sz="0" w:space="0" w:color="auto"/>
          </w:divBdr>
        </w:div>
        <w:div w:id="183322182">
          <w:marLeft w:val="640"/>
          <w:marRight w:val="0"/>
          <w:marTop w:val="0"/>
          <w:marBottom w:val="0"/>
          <w:divBdr>
            <w:top w:val="none" w:sz="0" w:space="0" w:color="auto"/>
            <w:left w:val="none" w:sz="0" w:space="0" w:color="auto"/>
            <w:bottom w:val="none" w:sz="0" w:space="0" w:color="auto"/>
            <w:right w:val="none" w:sz="0" w:space="0" w:color="auto"/>
          </w:divBdr>
        </w:div>
        <w:div w:id="184026386">
          <w:marLeft w:val="640"/>
          <w:marRight w:val="0"/>
          <w:marTop w:val="0"/>
          <w:marBottom w:val="0"/>
          <w:divBdr>
            <w:top w:val="none" w:sz="0" w:space="0" w:color="auto"/>
            <w:left w:val="none" w:sz="0" w:space="0" w:color="auto"/>
            <w:bottom w:val="none" w:sz="0" w:space="0" w:color="auto"/>
            <w:right w:val="none" w:sz="0" w:space="0" w:color="auto"/>
          </w:divBdr>
        </w:div>
        <w:div w:id="2080059861">
          <w:marLeft w:val="640"/>
          <w:marRight w:val="0"/>
          <w:marTop w:val="0"/>
          <w:marBottom w:val="0"/>
          <w:divBdr>
            <w:top w:val="none" w:sz="0" w:space="0" w:color="auto"/>
            <w:left w:val="none" w:sz="0" w:space="0" w:color="auto"/>
            <w:bottom w:val="none" w:sz="0" w:space="0" w:color="auto"/>
            <w:right w:val="none" w:sz="0" w:space="0" w:color="auto"/>
          </w:divBdr>
        </w:div>
        <w:div w:id="1608925077">
          <w:marLeft w:val="640"/>
          <w:marRight w:val="0"/>
          <w:marTop w:val="0"/>
          <w:marBottom w:val="0"/>
          <w:divBdr>
            <w:top w:val="none" w:sz="0" w:space="0" w:color="auto"/>
            <w:left w:val="none" w:sz="0" w:space="0" w:color="auto"/>
            <w:bottom w:val="none" w:sz="0" w:space="0" w:color="auto"/>
            <w:right w:val="none" w:sz="0" w:space="0" w:color="auto"/>
          </w:divBdr>
        </w:div>
        <w:div w:id="1280381523">
          <w:marLeft w:val="640"/>
          <w:marRight w:val="0"/>
          <w:marTop w:val="0"/>
          <w:marBottom w:val="0"/>
          <w:divBdr>
            <w:top w:val="none" w:sz="0" w:space="0" w:color="auto"/>
            <w:left w:val="none" w:sz="0" w:space="0" w:color="auto"/>
            <w:bottom w:val="none" w:sz="0" w:space="0" w:color="auto"/>
            <w:right w:val="none" w:sz="0" w:space="0" w:color="auto"/>
          </w:divBdr>
        </w:div>
        <w:div w:id="400254672">
          <w:marLeft w:val="640"/>
          <w:marRight w:val="0"/>
          <w:marTop w:val="0"/>
          <w:marBottom w:val="0"/>
          <w:divBdr>
            <w:top w:val="none" w:sz="0" w:space="0" w:color="auto"/>
            <w:left w:val="none" w:sz="0" w:space="0" w:color="auto"/>
            <w:bottom w:val="none" w:sz="0" w:space="0" w:color="auto"/>
            <w:right w:val="none" w:sz="0" w:space="0" w:color="auto"/>
          </w:divBdr>
        </w:div>
        <w:div w:id="1585651145">
          <w:marLeft w:val="640"/>
          <w:marRight w:val="0"/>
          <w:marTop w:val="0"/>
          <w:marBottom w:val="0"/>
          <w:divBdr>
            <w:top w:val="none" w:sz="0" w:space="0" w:color="auto"/>
            <w:left w:val="none" w:sz="0" w:space="0" w:color="auto"/>
            <w:bottom w:val="none" w:sz="0" w:space="0" w:color="auto"/>
            <w:right w:val="none" w:sz="0" w:space="0" w:color="auto"/>
          </w:divBdr>
        </w:div>
        <w:div w:id="1144422214">
          <w:marLeft w:val="640"/>
          <w:marRight w:val="0"/>
          <w:marTop w:val="0"/>
          <w:marBottom w:val="0"/>
          <w:divBdr>
            <w:top w:val="none" w:sz="0" w:space="0" w:color="auto"/>
            <w:left w:val="none" w:sz="0" w:space="0" w:color="auto"/>
            <w:bottom w:val="none" w:sz="0" w:space="0" w:color="auto"/>
            <w:right w:val="none" w:sz="0" w:space="0" w:color="auto"/>
          </w:divBdr>
        </w:div>
        <w:div w:id="1007707764">
          <w:marLeft w:val="640"/>
          <w:marRight w:val="0"/>
          <w:marTop w:val="0"/>
          <w:marBottom w:val="0"/>
          <w:divBdr>
            <w:top w:val="none" w:sz="0" w:space="0" w:color="auto"/>
            <w:left w:val="none" w:sz="0" w:space="0" w:color="auto"/>
            <w:bottom w:val="none" w:sz="0" w:space="0" w:color="auto"/>
            <w:right w:val="none" w:sz="0" w:space="0" w:color="auto"/>
          </w:divBdr>
        </w:div>
        <w:div w:id="534344625">
          <w:marLeft w:val="640"/>
          <w:marRight w:val="0"/>
          <w:marTop w:val="0"/>
          <w:marBottom w:val="0"/>
          <w:divBdr>
            <w:top w:val="none" w:sz="0" w:space="0" w:color="auto"/>
            <w:left w:val="none" w:sz="0" w:space="0" w:color="auto"/>
            <w:bottom w:val="none" w:sz="0" w:space="0" w:color="auto"/>
            <w:right w:val="none" w:sz="0" w:space="0" w:color="auto"/>
          </w:divBdr>
        </w:div>
        <w:div w:id="1859008361">
          <w:marLeft w:val="640"/>
          <w:marRight w:val="0"/>
          <w:marTop w:val="0"/>
          <w:marBottom w:val="0"/>
          <w:divBdr>
            <w:top w:val="none" w:sz="0" w:space="0" w:color="auto"/>
            <w:left w:val="none" w:sz="0" w:space="0" w:color="auto"/>
            <w:bottom w:val="none" w:sz="0" w:space="0" w:color="auto"/>
            <w:right w:val="none" w:sz="0" w:space="0" w:color="auto"/>
          </w:divBdr>
        </w:div>
        <w:div w:id="1492408037">
          <w:marLeft w:val="640"/>
          <w:marRight w:val="0"/>
          <w:marTop w:val="0"/>
          <w:marBottom w:val="0"/>
          <w:divBdr>
            <w:top w:val="none" w:sz="0" w:space="0" w:color="auto"/>
            <w:left w:val="none" w:sz="0" w:space="0" w:color="auto"/>
            <w:bottom w:val="none" w:sz="0" w:space="0" w:color="auto"/>
            <w:right w:val="none" w:sz="0" w:space="0" w:color="auto"/>
          </w:divBdr>
        </w:div>
        <w:div w:id="603998421">
          <w:marLeft w:val="640"/>
          <w:marRight w:val="0"/>
          <w:marTop w:val="0"/>
          <w:marBottom w:val="0"/>
          <w:divBdr>
            <w:top w:val="none" w:sz="0" w:space="0" w:color="auto"/>
            <w:left w:val="none" w:sz="0" w:space="0" w:color="auto"/>
            <w:bottom w:val="none" w:sz="0" w:space="0" w:color="auto"/>
            <w:right w:val="none" w:sz="0" w:space="0" w:color="auto"/>
          </w:divBdr>
        </w:div>
        <w:div w:id="678199269">
          <w:marLeft w:val="640"/>
          <w:marRight w:val="0"/>
          <w:marTop w:val="0"/>
          <w:marBottom w:val="0"/>
          <w:divBdr>
            <w:top w:val="none" w:sz="0" w:space="0" w:color="auto"/>
            <w:left w:val="none" w:sz="0" w:space="0" w:color="auto"/>
            <w:bottom w:val="none" w:sz="0" w:space="0" w:color="auto"/>
            <w:right w:val="none" w:sz="0" w:space="0" w:color="auto"/>
          </w:divBdr>
        </w:div>
        <w:div w:id="346904150">
          <w:marLeft w:val="640"/>
          <w:marRight w:val="0"/>
          <w:marTop w:val="0"/>
          <w:marBottom w:val="0"/>
          <w:divBdr>
            <w:top w:val="none" w:sz="0" w:space="0" w:color="auto"/>
            <w:left w:val="none" w:sz="0" w:space="0" w:color="auto"/>
            <w:bottom w:val="none" w:sz="0" w:space="0" w:color="auto"/>
            <w:right w:val="none" w:sz="0" w:space="0" w:color="auto"/>
          </w:divBdr>
        </w:div>
        <w:div w:id="1033459166">
          <w:marLeft w:val="640"/>
          <w:marRight w:val="0"/>
          <w:marTop w:val="0"/>
          <w:marBottom w:val="0"/>
          <w:divBdr>
            <w:top w:val="none" w:sz="0" w:space="0" w:color="auto"/>
            <w:left w:val="none" w:sz="0" w:space="0" w:color="auto"/>
            <w:bottom w:val="none" w:sz="0" w:space="0" w:color="auto"/>
            <w:right w:val="none" w:sz="0" w:space="0" w:color="auto"/>
          </w:divBdr>
        </w:div>
        <w:div w:id="1326930094">
          <w:marLeft w:val="640"/>
          <w:marRight w:val="0"/>
          <w:marTop w:val="0"/>
          <w:marBottom w:val="0"/>
          <w:divBdr>
            <w:top w:val="none" w:sz="0" w:space="0" w:color="auto"/>
            <w:left w:val="none" w:sz="0" w:space="0" w:color="auto"/>
            <w:bottom w:val="none" w:sz="0" w:space="0" w:color="auto"/>
            <w:right w:val="none" w:sz="0" w:space="0" w:color="auto"/>
          </w:divBdr>
        </w:div>
        <w:div w:id="1014499868">
          <w:marLeft w:val="640"/>
          <w:marRight w:val="0"/>
          <w:marTop w:val="0"/>
          <w:marBottom w:val="0"/>
          <w:divBdr>
            <w:top w:val="none" w:sz="0" w:space="0" w:color="auto"/>
            <w:left w:val="none" w:sz="0" w:space="0" w:color="auto"/>
            <w:bottom w:val="none" w:sz="0" w:space="0" w:color="auto"/>
            <w:right w:val="none" w:sz="0" w:space="0" w:color="auto"/>
          </w:divBdr>
        </w:div>
        <w:div w:id="1820226189">
          <w:marLeft w:val="640"/>
          <w:marRight w:val="0"/>
          <w:marTop w:val="0"/>
          <w:marBottom w:val="0"/>
          <w:divBdr>
            <w:top w:val="none" w:sz="0" w:space="0" w:color="auto"/>
            <w:left w:val="none" w:sz="0" w:space="0" w:color="auto"/>
            <w:bottom w:val="none" w:sz="0" w:space="0" w:color="auto"/>
            <w:right w:val="none" w:sz="0" w:space="0" w:color="auto"/>
          </w:divBdr>
        </w:div>
      </w:divsChild>
    </w:div>
    <w:div w:id="1044983180">
      <w:bodyDiv w:val="1"/>
      <w:marLeft w:val="0"/>
      <w:marRight w:val="0"/>
      <w:marTop w:val="0"/>
      <w:marBottom w:val="0"/>
      <w:divBdr>
        <w:top w:val="none" w:sz="0" w:space="0" w:color="auto"/>
        <w:left w:val="none" w:sz="0" w:space="0" w:color="auto"/>
        <w:bottom w:val="none" w:sz="0" w:space="0" w:color="auto"/>
        <w:right w:val="none" w:sz="0" w:space="0" w:color="auto"/>
      </w:divBdr>
    </w:div>
    <w:div w:id="1079790791">
      <w:bodyDiv w:val="1"/>
      <w:marLeft w:val="0"/>
      <w:marRight w:val="0"/>
      <w:marTop w:val="0"/>
      <w:marBottom w:val="0"/>
      <w:divBdr>
        <w:top w:val="none" w:sz="0" w:space="0" w:color="auto"/>
        <w:left w:val="none" w:sz="0" w:space="0" w:color="auto"/>
        <w:bottom w:val="none" w:sz="0" w:space="0" w:color="auto"/>
        <w:right w:val="none" w:sz="0" w:space="0" w:color="auto"/>
      </w:divBdr>
      <w:divsChild>
        <w:div w:id="1194535414">
          <w:marLeft w:val="640"/>
          <w:marRight w:val="0"/>
          <w:marTop w:val="0"/>
          <w:marBottom w:val="0"/>
          <w:divBdr>
            <w:top w:val="none" w:sz="0" w:space="0" w:color="auto"/>
            <w:left w:val="none" w:sz="0" w:space="0" w:color="auto"/>
            <w:bottom w:val="none" w:sz="0" w:space="0" w:color="auto"/>
            <w:right w:val="none" w:sz="0" w:space="0" w:color="auto"/>
          </w:divBdr>
        </w:div>
        <w:div w:id="1378357888">
          <w:marLeft w:val="640"/>
          <w:marRight w:val="0"/>
          <w:marTop w:val="0"/>
          <w:marBottom w:val="0"/>
          <w:divBdr>
            <w:top w:val="none" w:sz="0" w:space="0" w:color="auto"/>
            <w:left w:val="none" w:sz="0" w:space="0" w:color="auto"/>
            <w:bottom w:val="none" w:sz="0" w:space="0" w:color="auto"/>
            <w:right w:val="none" w:sz="0" w:space="0" w:color="auto"/>
          </w:divBdr>
        </w:div>
        <w:div w:id="1351181672">
          <w:marLeft w:val="640"/>
          <w:marRight w:val="0"/>
          <w:marTop w:val="0"/>
          <w:marBottom w:val="0"/>
          <w:divBdr>
            <w:top w:val="none" w:sz="0" w:space="0" w:color="auto"/>
            <w:left w:val="none" w:sz="0" w:space="0" w:color="auto"/>
            <w:bottom w:val="none" w:sz="0" w:space="0" w:color="auto"/>
            <w:right w:val="none" w:sz="0" w:space="0" w:color="auto"/>
          </w:divBdr>
        </w:div>
        <w:div w:id="1596477473">
          <w:marLeft w:val="640"/>
          <w:marRight w:val="0"/>
          <w:marTop w:val="0"/>
          <w:marBottom w:val="0"/>
          <w:divBdr>
            <w:top w:val="none" w:sz="0" w:space="0" w:color="auto"/>
            <w:left w:val="none" w:sz="0" w:space="0" w:color="auto"/>
            <w:bottom w:val="none" w:sz="0" w:space="0" w:color="auto"/>
            <w:right w:val="none" w:sz="0" w:space="0" w:color="auto"/>
          </w:divBdr>
        </w:div>
        <w:div w:id="793208640">
          <w:marLeft w:val="640"/>
          <w:marRight w:val="0"/>
          <w:marTop w:val="0"/>
          <w:marBottom w:val="0"/>
          <w:divBdr>
            <w:top w:val="none" w:sz="0" w:space="0" w:color="auto"/>
            <w:left w:val="none" w:sz="0" w:space="0" w:color="auto"/>
            <w:bottom w:val="none" w:sz="0" w:space="0" w:color="auto"/>
            <w:right w:val="none" w:sz="0" w:space="0" w:color="auto"/>
          </w:divBdr>
        </w:div>
        <w:div w:id="879362785">
          <w:marLeft w:val="640"/>
          <w:marRight w:val="0"/>
          <w:marTop w:val="0"/>
          <w:marBottom w:val="0"/>
          <w:divBdr>
            <w:top w:val="none" w:sz="0" w:space="0" w:color="auto"/>
            <w:left w:val="none" w:sz="0" w:space="0" w:color="auto"/>
            <w:bottom w:val="none" w:sz="0" w:space="0" w:color="auto"/>
            <w:right w:val="none" w:sz="0" w:space="0" w:color="auto"/>
          </w:divBdr>
        </w:div>
        <w:div w:id="69430015">
          <w:marLeft w:val="640"/>
          <w:marRight w:val="0"/>
          <w:marTop w:val="0"/>
          <w:marBottom w:val="0"/>
          <w:divBdr>
            <w:top w:val="none" w:sz="0" w:space="0" w:color="auto"/>
            <w:left w:val="none" w:sz="0" w:space="0" w:color="auto"/>
            <w:bottom w:val="none" w:sz="0" w:space="0" w:color="auto"/>
            <w:right w:val="none" w:sz="0" w:space="0" w:color="auto"/>
          </w:divBdr>
        </w:div>
        <w:div w:id="1727295950">
          <w:marLeft w:val="640"/>
          <w:marRight w:val="0"/>
          <w:marTop w:val="0"/>
          <w:marBottom w:val="0"/>
          <w:divBdr>
            <w:top w:val="none" w:sz="0" w:space="0" w:color="auto"/>
            <w:left w:val="none" w:sz="0" w:space="0" w:color="auto"/>
            <w:bottom w:val="none" w:sz="0" w:space="0" w:color="auto"/>
            <w:right w:val="none" w:sz="0" w:space="0" w:color="auto"/>
          </w:divBdr>
        </w:div>
        <w:div w:id="514617983">
          <w:marLeft w:val="640"/>
          <w:marRight w:val="0"/>
          <w:marTop w:val="0"/>
          <w:marBottom w:val="0"/>
          <w:divBdr>
            <w:top w:val="none" w:sz="0" w:space="0" w:color="auto"/>
            <w:left w:val="none" w:sz="0" w:space="0" w:color="auto"/>
            <w:bottom w:val="none" w:sz="0" w:space="0" w:color="auto"/>
            <w:right w:val="none" w:sz="0" w:space="0" w:color="auto"/>
          </w:divBdr>
        </w:div>
        <w:div w:id="362903755">
          <w:marLeft w:val="640"/>
          <w:marRight w:val="0"/>
          <w:marTop w:val="0"/>
          <w:marBottom w:val="0"/>
          <w:divBdr>
            <w:top w:val="none" w:sz="0" w:space="0" w:color="auto"/>
            <w:left w:val="none" w:sz="0" w:space="0" w:color="auto"/>
            <w:bottom w:val="none" w:sz="0" w:space="0" w:color="auto"/>
            <w:right w:val="none" w:sz="0" w:space="0" w:color="auto"/>
          </w:divBdr>
        </w:div>
        <w:div w:id="575479527">
          <w:marLeft w:val="640"/>
          <w:marRight w:val="0"/>
          <w:marTop w:val="0"/>
          <w:marBottom w:val="0"/>
          <w:divBdr>
            <w:top w:val="none" w:sz="0" w:space="0" w:color="auto"/>
            <w:left w:val="none" w:sz="0" w:space="0" w:color="auto"/>
            <w:bottom w:val="none" w:sz="0" w:space="0" w:color="auto"/>
            <w:right w:val="none" w:sz="0" w:space="0" w:color="auto"/>
          </w:divBdr>
        </w:div>
        <w:div w:id="575166166">
          <w:marLeft w:val="640"/>
          <w:marRight w:val="0"/>
          <w:marTop w:val="0"/>
          <w:marBottom w:val="0"/>
          <w:divBdr>
            <w:top w:val="none" w:sz="0" w:space="0" w:color="auto"/>
            <w:left w:val="none" w:sz="0" w:space="0" w:color="auto"/>
            <w:bottom w:val="none" w:sz="0" w:space="0" w:color="auto"/>
            <w:right w:val="none" w:sz="0" w:space="0" w:color="auto"/>
          </w:divBdr>
        </w:div>
        <w:div w:id="2133135983">
          <w:marLeft w:val="640"/>
          <w:marRight w:val="0"/>
          <w:marTop w:val="0"/>
          <w:marBottom w:val="0"/>
          <w:divBdr>
            <w:top w:val="none" w:sz="0" w:space="0" w:color="auto"/>
            <w:left w:val="none" w:sz="0" w:space="0" w:color="auto"/>
            <w:bottom w:val="none" w:sz="0" w:space="0" w:color="auto"/>
            <w:right w:val="none" w:sz="0" w:space="0" w:color="auto"/>
          </w:divBdr>
        </w:div>
        <w:div w:id="728071625">
          <w:marLeft w:val="640"/>
          <w:marRight w:val="0"/>
          <w:marTop w:val="0"/>
          <w:marBottom w:val="0"/>
          <w:divBdr>
            <w:top w:val="none" w:sz="0" w:space="0" w:color="auto"/>
            <w:left w:val="none" w:sz="0" w:space="0" w:color="auto"/>
            <w:bottom w:val="none" w:sz="0" w:space="0" w:color="auto"/>
            <w:right w:val="none" w:sz="0" w:space="0" w:color="auto"/>
          </w:divBdr>
        </w:div>
        <w:div w:id="865488492">
          <w:marLeft w:val="640"/>
          <w:marRight w:val="0"/>
          <w:marTop w:val="0"/>
          <w:marBottom w:val="0"/>
          <w:divBdr>
            <w:top w:val="none" w:sz="0" w:space="0" w:color="auto"/>
            <w:left w:val="none" w:sz="0" w:space="0" w:color="auto"/>
            <w:bottom w:val="none" w:sz="0" w:space="0" w:color="auto"/>
            <w:right w:val="none" w:sz="0" w:space="0" w:color="auto"/>
          </w:divBdr>
        </w:div>
        <w:div w:id="934746258">
          <w:marLeft w:val="640"/>
          <w:marRight w:val="0"/>
          <w:marTop w:val="0"/>
          <w:marBottom w:val="0"/>
          <w:divBdr>
            <w:top w:val="none" w:sz="0" w:space="0" w:color="auto"/>
            <w:left w:val="none" w:sz="0" w:space="0" w:color="auto"/>
            <w:bottom w:val="none" w:sz="0" w:space="0" w:color="auto"/>
            <w:right w:val="none" w:sz="0" w:space="0" w:color="auto"/>
          </w:divBdr>
        </w:div>
        <w:div w:id="858735535">
          <w:marLeft w:val="640"/>
          <w:marRight w:val="0"/>
          <w:marTop w:val="0"/>
          <w:marBottom w:val="0"/>
          <w:divBdr>
            <w:top w:val="none" w:sz="0" w:space="0" w:color="auto"/>
            <w:left w:val="none" w:sz="0" w:space="0" w:color="auto"/>
            <w:bottom w:val="none" w:sz="0" w:space="0" w:color="auto"/>
            <w:right w:val="none" w:sz="0" w:space="0" w:color="auto"/>
          </w:divBdr>
        </w:div>
        <w:div w:id="509174866">
          <w:marLeft w:val="640"/>
          <w:marRight w:val="0"/>
          <w:marTop w:val="0"/>
          <w:marBottom w:val="0"/>
          <w:divBdr>
            <w:top w:val="none" w:sz="0" w:space="0" w:color="auto"/>
            <w:left w:val="none" w:sz="0" w:space="0" w:color="auto"/>
            <w:bottom w:val="none" w:sz="0" w:space="0" w:color="auto"/>
            <w:right w:val="none" w:sz="0" w:space="0" w:color="auto"/>
          </w:divBdr>
        </w:div>
        <w:div w:id="994718810">
          <w:marLeft w:val="640"/>
          <w:marRight w:val="0"/>
          <w:marTop w:val="0"/>
          <w:marBottom w:val="0"/>
          <w:divBdr>
            <w:top w:val="none" w:sz="0" w:space="0" w:color="auto"/>
            <w:left w:val="none" w:sz="0" w:space="0" w:color="auto"/>
            <w:bottom w:val="none" w:sz="0" w:space="0" w:color="auto"/>
            <w:right w:val="none" w:sz="0" w:space="0" w:color="auto"/>
          </w:divBdr>
        </w:div>
        <w:div w:id="1860584151">
          <w:marLeft w:val="640"/>
          <w:marRight w:val="0"/>
          <w:marTop w:val="0"/>
          <w:marBottom w:val="0"/>
          <w:divBdr>
            <w:top w:val="none" w:sz="0" w:space="0" w:color="auto"/>
            <w:left w:val="none" w:sz="0" w:space="0" w:color="auto"/>
            <w:bottom w:val="none" w:sz="0" w:space="0" w:color="auto"/>
            <w:right w:val="none" w:sz="0" w:space="0" w:color="auto"/>
          </w:divBdr>
        </w:div>
      </w:divsChild>
    </w:div>
    <w:div w:id="1102847474">
      <w:bodyDiv w:val="1"/>
      <w:marLeft w:val="0"/>
      <w:marRight w:val="0"/>
      <w:marTop w:val="0"/>
      <w:marBottom w:val="0"/>
      <w:divBdr>
        <w:top w:val="none" w:sz="0" w:space="0" w:color="auto"/>
        <w:left w:val="none" w:sz="0" w:space="0" w:color="auto"/>
        <w:bottom w:val="none" w:sz="0" w:space="0" w:color="auto"/>
        <w:right w:val="none" w:sz="0" w:space="0" w:color="auto"/>
      </w:divBdr>
      <w:divsChild>
        <w:div w:id="918638676">
          <w:marLeft w:val="640"/>
          <w:marRight w:val="0"/>
          <w:marTop w:val="0"/>
          <w:marBottom w:val="0"/>
          <w:divBdr>
            <w:top w:val="none" w:sz="0" w:space="0" w:color="auto"/>
            <w:left w:val="none" w:sz="0" w:space="0" w:color="auto"/>
            <w:bottom w:val="none" w:sz="0" w:space="0" w:color="auto"/>
            <w:right w:val="none" w:sz="0" w:space="0" w:color="auto"/>
          </w:divBdr>
        </w:div>
        <w:div w:id="1323703786">
          <w:marLeft w:val="640"/>
          <w:marRight w:val="0"/>
          <w:marTop w:val="0"/>
          <w:marBottom w:val="0"/>
          <w:divBdr>
            <w:top w:val="none" w:sz="0" w:space="0" w:color="auto"/>
            <w:left w:val="none" w:sz="0" w:space="0" w:color="auto"/>
            <w:bottom w:val="none" w:sz="0" w:space="0" w:color="auto"/>
            <w:right w:val="none" w:sz="0" w:space="0" w:color="auto"/>
          </w:divBdr>
        </w:div>
        <w:div w:id="981812467">
          <w:marLeft w:val="640"/>
          <w:marRight w:val="0"/>
          <w:marTop w:val="0"/>
          <w:marBottom w:val="0"/>
          <w:divBdr>
            <w:top w:val="none" w:sz="0" w:space="0" w:color="auto"/>
            <w:left w:val="none" w:sz="0" w:space="0" w:color="auto"/>
            <w:bottom w:val="none" w:sz="0" w:space="0" w:color="auto"/>
            <w:right w:val="none" w:sz="0" w:space="0" w:color="auto"/>
          </w:divBdr>
        </w:div>
        <w:div w:id="1155221231">
          <w:marLeft w:val="640"/>
          <w:marRight w:val="0"/>
          <w:marTop w:val="0"/>
          <w:marBottom w:val="0"/>
          <w:divBdr>
            <w:top w:val="none" w:sz="0" w:space="0" w:color="auto"/>
            <w:left w:val="none" w:sz="0" w:space="0" w:color="auto"/>
            <w:bottom w:val="none" w:sz="0" w:space="0" w:color="auto"/>
            <w:right w:val="none" w:sz="0" w:space="0" w:color="auto"/>
          </w:divBdr>
        </w:div>
        <w:div w:id="1331758615">
          <w:marLeft w:val="640"/>
          <w:marRight w:val="0"/>
          <w:marTop w:val="0"/>
          <w:marBottom w:val="0"/>
          <w:divBdr>
            <w:top w:val="none" w:sz="0" w:space="0" w:color="auto"/>
            <w:left w:val="none" w:sz="0" w:space="0" w:color="auto"/>
            <w:bottom w:val="none" w:sz="0" w:space="0" w:color="auto"/>
            <w:right w:val="none" w:sz="0" w:space="0" w:color="auto"/>
          </w:divBdr>
        </w:div>
        <w:div w:id="518348919">
          <w:marLeft w:val="640"/>
          <w:marRight w:val="0"/>
          <w:marTop w:val="0"/>
          <w:marBottom w:val="0"/>
          <w:divBdr>
            <w:top w:val="none" w:sz="0" w:space="0" w:color="auto"/>
            <w:left w:val="none" w:sz="0" w:space="0" w:color="auto"/>
            <w:bottom w:val="none" w:sz="0" w:space="0" w:color="auto"/>
            <w:right w:val="none" w:sz="0" w:space="0" w:color="auto"/>
          </w:divBdr>
        </w:div>
        <w:div w:id="1194226425">
          <w:marLeft w:val="640"/>
          <w:marRight w:val="0"/>
          <w:marTop w:val="0"/>
          <w:marBottom w:val="0"/>
          <w:divBdr>
            <w:top w:val="none" w:sz="0" w:space="0" w:color="auto"/>
            <w:left w:val="none" w:sz="0" w:space="0" w:color="auto"/>
            <w:bottom w:val="none" w:sz="0" w:space="0" w:color="auto"/>
            <w:right w:val="none" w:sz="0" w:space="0" w:color="auto"/>
          </w:divBdr>
        </w:div>
        <w:div w:id="1996184745">
          <w:marLeft w:val="640"/>
          <w:marRight w:val="0"/>
          <w:marTop w:val="0"/>
          <w:marBottom w:val="0"/>
          <w:divBdr>
            <w:top w:val="none" w:sz="0" w:space="0" w:color="auto"/>
            <w:left w:val="none" w:sz="0" w:space="0" w:color="auto"/>
            <w:bottom w:val="none" w:sz="0" w:space="0" w:color="auto"/>
            <w:right w:val="none" w:sz="0" w:space="0" w:color="auto"/>
          </w:divBdr>
        </w:div>
        <w:div w:id="1929728837">
          <w:marLeft w:val="640"/>
          <w:marRight w:val="0"/>
          <w:marTop w:val="0"/>
          <w:marBottom w:val="0"/>
          <w:divBdr>
            <w:top w:val="none" w:sz="0" w:space="0" w:color="auto"/>
            <w:left w:val="none" w:sz="0" w:space="0" w:color="auto"/>
            <w:bottom w:val="none" w:sz="0" w:space="0" w:color="auto"/>
            <w:right w:val="none" w:sz="0" w:space="0" w:color="auto"/>
          </w:divBdr>
        </w:div>
        <w:div w:id="681130989">
          <w:marLeft w:val="640"/>
          <w:marRight w:val="0"/>
          <w:marTop w:val="0"/>
          <w:marBottom w:val="0"/>
          <w:divBdr>
            <w:top w:val="none" w:sz="0" w:space="0" w:color="auto"/>
            <w:left w:val="none" w:sz="0" w:space="0" w:color="auto"/>
            <w:bottom w:val="none" w:sz="0" w:space="0" w:color="auto"/>
            <w:right w:val="none" w:sz="0" w:space="0" w:color="auto"/>
          </w:divBdr>
        </w:div>
        <w:div w:id="2092390705">
          <w:marLeft w:val="640"/>
          <w:marRight w:val="0"/>
          <w:marTop w:val="0"/>
          <w:marBottom w:val="0"/>
          <w:divBdr>
            <w:top w:val="none" w:sz="0" w:space="0" w:color="auto"/>
            <w:left w:val="none" w:sz="0" w:space="0" w:color="auto"/>
            <w:bottom w:val="none" w:sz="0" w:space="0" w:color="auto"/>
            <w:right w:val="none" w:sz="0" w:space="0" w:color="auto"/>
          </w:divBdr>
        </w:div>
        <w:div w:id="1428035184">
          <w:marLeft w:val="640"/>
          <w:marRight w:val="0"/>
          <w:marTop w:val="0"/>
          <w:marBottom w:val="0"/>
          <w:divBdr>
            <w:top w:val="none" w:sz="0" w:space="0" w:color="auto"/>
            <w:left w:val="none" w:sz="0" w:space="0" w:color="auto"/>
            <w:bottom w:val="none" w:sz="0" w:space="0" w:color="auto"/>
            <w:right w:val="none" w:sz="0" w:space="0" w:color="auto"/>
          </w:divBdr>
        </w:div>
        <w:div w:id="1251082900">
          <w:marLeft w:val="640"/>
          <w:marRight w:val="0"/>
          <w:marTop w:val="0"/>
          <w:marBottom w:val="0"/>
          <w:divBdr>
            <w:top w:val="none" w:sz="0" w:space="0" w:color="auto"/>
            <w:left w:val="none" w:sz="0" w:space="0" w:color="auto"/>
            <w:bottom w:val="none" w:sz="0" w:space="0" w:color="auto"/>
            <w:right w:val="none" w:sz="0" w:space="0" w:color="auto"/>
          </w:divBdr>
        </w:div>
        <w:div w:id="1615137899">
          <w:marLeft w:val="640"/>
          <w:marRight w:val="0"/>
          <w:marTop w:val="0"/>
          <w:marBottom w:val="0"/>
          <w:divBdr>
            <w:top w:val="none" w:sz="0" w:space="0" w:color="auto"/>
            <w:left w:val="none" w:sz="0" w:space="0" w:color="auto"/>
            <w:bottom w:val="none" w:sz="0" w:space="0" w:color="auto"/>
            <w:right w:val="none" w:sz="0" w:space="0" w:color="auto"/>
          </w:divBdr>
        </w:div>
        <w:div w:id="1948195121">
          <w:marLeft w:val="640"/>
          <w:marRight w:val="0"/>
          <w:marTop w:val="0"/>
          <w:marBottom w:val="0"/>
          <w:divBdr>
            <w:top w:val="none" w:sz="0" w:space="0" w:color="auto"/>
            <w:left w:val="none" w:sz="0" w:space="0" w:color="auto"/>
            <w:bottom w:val="none" w:sz="0" w:space="0" w:color="auto"/>
            <w:right w:val="none" w:sz="0" w:space="0" w:color="auto"/>
          </w:divBdr>
        </w:div>
        <w:div w:id="29188436">
          <w:marLeft w:val="640"/>
          <w:marRight w:val="0"/>
          <w:marTop w:val="0"/>
          <w:marBottom w:val="0"/>
          <w:divBdr>
            <w:top w:val="none" w:sz="0" w:space="0" w:color="auto"/>
            <w:left w:val="none" w:sz="0" w:space="0" w:color="auto"/>
            <w:bottom w:val="none" w:sz="0" w:space="0" w:color="auto"/>
            <w:right w:val="none" w:sz="0" w:space="0" w:color="auto"/>
          </w:divBdr>
        </w:div>
        <w:div w:id="1712070636">
          <w:marLeft w:val="640"/>
          <w:marRight w:val="0"/>
          <w:marTop w:val="0"/>
          <w:marBottom w:val="0"/>
          <w:divBdr>
            <w:top w:val="none" w:sz="0" w:space="0" w:color="auto"/>
            <w:left w:val="none" w:sz="0" w:space="0" w:color="auto"/>
            <w:bottom w:val="none" w:sz="0" w:space="0" w:color="auto"/>
            <w:right w:val="none" w:sz="0" w:space="0" w:color="auto"/>
          </w:divBdr>
        </w:div>
        <w:div w:id="961764272">
          <w:marLeft w:val="640"/>
          <w:marRight w:val="0"/>
          <w:marTop w:val="0"/>
          <w:marBottom w:val="0"/>
          <w:divBdr>
            <w:top w:val="none" w:sz="0" w:space="0" w:color="auto"/>
            <w:left w:val="none" w:sz="0" w:space="0" w:color="auto"/>
            <w:bottom w:val="none" w:sz="0" w:space="0" w:color="auto"/>
            <w:right w:val="none" w:sz="0" w:space="0" w:color="auto"/>
          </w:divBdr>
        </w:div>
        <w:div w:id="411048149">
          <w:marLeft w:val="640"/>
          <w:marRight w:val="0"/>
          <w:marTop w:val="0"/>
          <w:marBottom w:val="0"/>
          <w:divBdr>
            <w:top w:val="none" w:sz="0" w:space="0" w:color="auto"/>
            <w:left w:val="none" w:sz="0" w:space="0" w:color="auto"/>
            <w:bottom w:val="none" w:sz="0" w:space="0" w:color="auto"/>
            <w:right w:val="none" w:sz="0" w:space="0" w:color="auto"/>
          </w:divBdr>
        </w:div>
        <w:div w:id="962275625">
          <w:marLeft w:val="640"/>
          <w:marRight w:val="0"/>
          <w:marTop w:val="0"/>
          <w:marBottom w:val="0"/>
          <w:divBdr>
            <w:top w:val="none" w:sz="0" w:space="0" w:color="auto"/>
            <w:left w:val="none" w:sz="0" w:space="0" w:color="auto"/>
            <w:bottom w:val="none" w:sz="0" w:space="0" w:color="auto"/>
            <w:right w:val="none" w:sz="0" w:space="0" w:color="auto"/>
          </w:divBdr>
        </w:div>
        <w:div w:id="217011493">
          <w:marLeft w:val="640"/>
          <w:marRight w:val="0"/>
          <w:marTop w:val="0"/>
          <w:marBottom w:val="0"/>
          <w:divBdr>
            <w:top w:val="none" w:sz="0" w:space="0" w:color="auto"/>
            <w:left w:val="none" w:sz="0" w:space="0" w:color="auto"/>
            <w:bottom w:val="none" w:sz="0" w:space="0" w:color="auto"/>
            <w:right w:val="none" w:sz="0" w:space="0" w:color="auto"/>
          </w:divBdr>
        </w:div>
        <w:div w:id="501548171">
          <w:marLeft w:val="640"/>
          <w:marRight w:val="0"/>
          <w:marTop w:val="0"/>
          <w:marBottom w:val="0"/>
          <w:divBdr>
            <w:top w:val="none" w:sz="0" w:space="0" w:color="auto"/>
            <w:left w:val="none" w:sz="0" w:space="0" w:color="auto"/>
            <w:bottom w:val="none" w:sz="0" w:space="0" w:color="auto"/>
            <w:right w:val="none" w:sz="0" w:space="0" w:color="auto"/>
          </w:divBdr>
        </w:div>
        <w:div w:id="1648364906">
          <w:marLeft w:val="640"/>
          <w:marRight w:val="0"/>
          <w:marTop w:val="0"/>
          <w:marBottom w:val="0"/>
          <w:divBdr>
            <w:top w:val="none" w:sz="0" w:space="0" w:color="auto"/>
            <w:left w:val="none" w:sz="0" w:space="0" w:color="auto"/>
            <w:bottom w:val="none" w:sz="0" w:space="0" w:color="auto"/>
            <w:right w:val="none" w:sz="0" w:space="0" w:color="auto"/>
          </w:divBdr>
        </w:div>
        <w:div w:id="972447991">
          <w:marLeft w:val="640"/>
          <w:marRight w:val="0"/>
          <w:marTop w:val="0"/>
          <w:marBottom w:val="0"/>
          <w:divBdr>
            <w:top w:val="none" w:sz="0" w:space="0" w:color="auto"/>
            <w:left w:val="none" w:sz="0" w:space="0" w:color="auto"/>
            <w:bottom w:val="none" w:sz="0" w:space="0" w:color="auto"/>
            <w:right w:val="none" w:sz="0" w:space="0" w:color="auto"/>
          </w:divBdr>
        </w:div>
        <w:div w:id="28994215">
          <w:marLeft w:val="640"/>
          <w:marRight w:val="0"/>
          <w:marTop w:val="0"/>
          <w:marBottom w:val="0"/>
          <w:divBdr>
            <w:top w:val="none" w:sz="0" w:space="0" w:color="auto"/>
            <w:left w:val="none" w:sz="0" w:space="0" w:color="auto"/>
            <w:bottom w:val="none" w:sz="0" w:space="0" w:color="auto"/>
            <w:right w:val="none" w:sz="0" w:space="0" w:color="auto"/>
          </w:divBdr>
        </w:div>
        <w:div w:id="747968477">
          <w:marLeft w:val="640"/>
          <w:marRight w:val="0"/>
          <w:marTop w:val="0"/>
          <w:marBottom w:val="0"/>
          <w:divBdr>
            <w:top w:val="none" w:sz="0" w:space="0" w:color="auto"/>
            <w:left w:val="none" w:sz="0" w:space="0" w:color="auto"/>
            <w:bottom w:val="none" w:sz="0" w:space="0" w:color="auto"/>
            <w:right w:val="none" w:sz="0" w:space="0" w:color="auto"/>
          </w:divBdr>
        </w:div>
        <w:div w:id="363092464">
          <w:marLeft w:val="640"/>
          <w:marRight w:val="0"/>
          <w:marTop w:val="0"/>
          <w:marBottom w:val="0"/>
          <w:divBdr>
            <w:top w:val="none" w:sz="0" w:space="0" w:color="auto"/>
            <w:left w:val="none" w:sz="0" w:space="0" w:color="auto"/>
            <w:bottom w:val="none" w:sz="0" w:space="0" w:color="auto"/>
            <w:right w:val="none" w:sz="0" w:space="0" w:color="auto"/>
          </w:divBdr>
        </w:div>
        <w:div w:id="1839229334">
          <w:marLeft w:val="640"/>
          <w:marRight w:val="0"/>
          <w:marTop w:val="0"/>
          <w:marBottom w:val="0"/>
          <w:divBdr>
            <w:top w:val="none" w:sz="0" w:space="0" w:color="auto"/>
            <w:left w:val="none" w:sz="0" w:space="0" w:color="auto"/>
            <w:bottom w:val="none" w:sz="0" w:space="0" w:color="auto"/>
            <w:right w:val="none" w:sz="0" w:space="0" w:color="auto"/>
          </w:divBdr>
        </w:div>
      </w:divsChild>
    </w:div>
    <w:div w:id="1105880614">
      <w:bodyDiv w:val="1"/>
      <w:marLeft w:val="0"/>
      <w:marRight w:val="0"/>
      <w:marTop w:val="0"/>
      <w:marBottom w:val="0"/>
      <w:divBdr>
        <w:top w:val="none" w:sz="0" w:space="0" w:color="auto"/>
        <w:left w:val="none" w:sz="0" w:space="0" w:color="auto"/>
        <w:bottom w:val="none" w:sz="0" w:space="0" w:color="auto"/>
        <w:right w:val="none" w:sz="0" w:space="0" w:color="auto"/>
      </w:divBdr>
    </w:div>
    <w:div w:id="1112631123">
      <w:bodyDiv w:val="1"/>
      <w:marLeft w:val="0"/>
      <w:marRight w:val="0"/>
      <w:marTop w:val="0"/>
      <w:marBottom w:val="0"/>
      <w:divBdr>
        <w:top w:val="none" w:sz="0" w:space="0" w:color="auto"/>
        <w:left w:val="none" w:sz="0" w:space="0" w:color="auto"/>
        <w:bottom w:val="none" w:sz="0" w:space="0" w:color="auto"/>
        <w:right w:val="none" w:sz="0" w:space="0" w:color="auto"/>
      </w:divBdr>
      <w:divsChild>
        <w:div w:id="960571735">
          <w:marLeft w:val="640"/>
          <w:marRight w:val="0"/>
          <w:marTop w:val="0"/>
          <w:marBottom w:val="0"/>
          <w:divBdr>
            <w:top w:val="none" w:sz="0" w:space="0" w:color="auto"/>
            <w:left w:val="none" w:sz="0" w:space="0" w:color="auto"/>
            <w:bottom w:val="none" w:sz="0" w:space="0" w:color="auto"/>
            <w:right w:val="none" w:sz="0" w:space="0" w:color="auto"/>
          </w:divBdr>
        </w:div>
        <w:div w:id="92483908">
          <w:marLeft w:val="640"/>
          <w:marRight w:val="0"/>
          <w:marTop w:val="0"/>
          <w:marBottom w:val="0"/>
          <w:divBdr>
            <w:top w:val="none" w:sz="0" w:space="0" w:color="auto"/>
            <w:left w:val="none" w:sz="0" w:space="0" w:color="auto"/>
            <w:bottom w:val="none" w:sz="0" w:space="0" w:color="auto"/>
            <w:right w:val="none" w:sz="0" w:space="0" w:color="auto"/>
          </w:divBdr>
        </w:div>
        <w:div w:id="200439151">
          <w:marLeft w:val="640"/>
          <w:marRight w:val="0"/>
          <w:marTop w:val="0"/>
          <w:marBottom w:val="0"/>
          <w:divBdr>
            <w:top w:val="none" w:sz="0" w:space="0" w:color="auto"/>
            <w:left w:val="none" w:sz="0" w:space="0" w:color="auto"/>
            <w:bottom w:val="none" w:sz="0" w:space="0" w:color="auto"/>
            <w:right w:val="none" w:sz="0" w:space="0" w:color="auto"/>
          </w:divBdr>
        </w:div>
        <w:div w:id="1188443580">
          <w:marLeft w:val="640"/>
          <w:marRight w:val="0"/>
          <w:marTop w:val="0"/>
          <w:marBottom w:val="0"/>
          <w:divBdr>
            <w:top w:val="none" w:sz="0" w:space="0" w:color="auto"/>
            <w:left w:val="none" w:sz="0" w:space="0" w:color="auto"/>
            <w:bottom w:val="none" w:sz="0" w:space="0" w:color="auto"/>
            <w:right w:val="none" w:sz="0" w:space="0" w:color="auto"/>
          </w:divBdr>
        </w:div>
        <w:div w:id="2139376597">
          <w:marLeft w:val="640"/>
          <w:marRight w:val="0"/>
          <w:marTop w:val="0"/>
          <w:marBottom w:val="0"/>
          <w:divBdr>
            <w:top w:val="none" w:sz="0" w:space="0" w:color="auto"/>
            <w:left w:val="none" w:sz="0" w:space="0" w:color="auto"/>
            <w:bottom w:val="none" w:sz="0" w:space="0" w:color="auto"/>
            <w:right w:val="none" w:sz="0" w:space="0" w:color="auto"/>
          </w:divBdr>
        </w:div>
        <w:div w:id="1532649393">
          <w:marLeft w:val="640"/>
          <w:marRight w:val="0"/>
          <w:marTop w:val="0"/>
          <w:marBottom w:val="0"/>
          <w:divBdr>
            <w:top w:val="none" w:sz="0" w:space="0" w:color="auto"/>
            <w:left w:val="none" w:sz="0" w:space="0" w:color="auto"/>
            <w:bottom w:val="none" w:sz="0" w:space="0" w:color="auto"/>
            <w:right w:val="none" w:sz="0" w:space="0" w:color="auto"/>
          </w:divBdr>
        </w:div>
        <w:div w:id="619609117">
          <w:marLeft w:val="640"/>
          <w:marRight w:val="0"/>
          <w:marTop w:val="0"/>
          <w:marBottom w:val="0"/>
          <w:divBdr>
            <w:top w:val="none" w:sz="0" w:space="0" w:color="auto"/>
            <w:left w:val="none" w:sz="0" w:space="0" w:color="auto"/>
            <w:bottom w:val="none" w:sz="0" w:space="0" w:color="auto"/>
            <w:right w:val="none" w:sz="0" w:space="0" w:color="auto"/>
          </w:divBdr>
        </w:div>
        <w:div w:id="384834699">
          <w:marLeft w:val="640"/>
          <w:marRight w:val="0"/>
          <w:marTop w:val="0"/>
          <w:marBottom w:val="0"/>
          <w:divBdr>
            <w:top w:val="none" w:sz="0" w:space="0" w:color="auto"/>
            <w:left w:val="none" w:sz="0" w:space="0" w:color="auto"/>
            <w:bottom w:val="none" w:sz="0" w:space="0" w:color="auto"/>
            <w:right w:val="none" w:sz="0" w:space="0" w:color="auto"/>
          </w:divBdr>
        </w:div>
        <w:div w:id="339621203">
          <w:marLeft w:val="640"/>
          <w:marRight w:val="0"/>
          <w:marTop w:val="0"/>
          <w:marBottom w:val="0"/>
          <w:divBdr>
            <w:top w:val="none" w:sz="0" w:space="0" w:color="auto"/>
            <w:left w:val="none" w:sz="0" w:space="0" w:color="auto"/>
            <w:bottom w:val="none" w:sz="0" w:space="0" w:color="auto"/>
            <w:right w:val="none" w:sz="0" w:space="0" w:color="auto"/>
          </w:divBdr>
        </w:div>
        <w:div w:id="1002077980">
          <w:marLeft w:val="640"/>
          <w:marRight w:val="0"/>
          <w:marTop w:val="0"/>
          <w:marBottom w:val="0"/>
          <w:divBdr>
            <w:top w:val="none" w:sz="0" w:space="0" w:color="auto"/>
            <w:left w:val="none" w:sz="0" w:space="0" w:color="auto"/>
            <w:bottom w:val="none" w:sz="0" w:space="0" w:color="auto"/>
            <w:right w:val="none" w:sz="0" w:space="0" w:color="auto"/>
          </w:divBdr>
        </w:div>
        <w:div w:id="69472648">
          <w:marLeft w:val="640"/>
          <w:marRight w:val="0"/>
          <w:marTop w:val="0"/>
          <w:marBottom w:val="0"/>
          <w:divBdr>
            <w:top w:val="none" w:sz="0" w:space="0" w:color="auto"/>
            <w:left w:val="none" w:sz="0" w:space="0" w:color="auto"/>
            <w:bottom w:val="none" w:sz="0" w:space="0" w:color="auto"/>
            <w:right w:val="none" w:sz="0" w:space="0" w:color="auto"/>
          </w:divBdr>
        </w:div>
        <w:div w:id="576403792">
          <w:marLeft w:val="640"/>
          <w:marRight w:val="0"/>
          <w:marTop w:val="0"/>
          <w:marBottom w:val="0"/>
          <w:divBdr>
            <w:top w:val="none" w:sz="0" w:space="0" w:color="auto"/>
            <w:left w:val="none" w:sz="0" w:space="0" w:color="auto"/>
            <w:bottom w:val="none" w:sz="0" w:space="0" w:color="auto"/>
            <w:right w:val="none" w:sz="0" w:space="0" w:color="auto"/>
          </w:divBdr>
        </w:div>
        <w:div w:id="1360349557">
          <w:marLeft w:val="640"/>
          <w:marRight w:val="0"/>
          <w:marTop w:val="0"/>
          <w:marBottom w:val="0"/>
          <w:divBdr>
            <w:top w:val="none" w:sz="0" w:space="0" w:color="auto"/>
            <w:left w:val="none" w:sz="0" w:space="0" w:color="auto"/>
            <w:bottom w:val="none" w:sz="0" w:space="0" w:color="auto"/>
            <w:right w:val="none" w:sz="0" w:space="0" w:color="auto"/>
          </w:divBdr>
        </w:div>
        <w:div w:id="440300181">
          <w:marLeft w:val="640"/>
          <w:marRight w:val="0"/>
          <w:marTop w:val="0"/>
          <w:marBottom w:val="0"/>
          <w:divBdr>
            <w:top w:val="none" w:sz="0" w:space="0" w:color="auto"/>
            <w:left w:val="none" w:sz="0" w:space="0" w:color="auto"/>
            <w:bottom w:val="none" w:sz="0" w:space="0" w:color="auto"/>
            <w:right w:val="none" w:sz="0" w:space="0" w:color="auto"/>
          </w:divBdr>
        </w:div>
        <w:div w:id="1540901418">
          <w:marLeft w:val="640"/>
          <w:marRight w:val="0"/>
          <w:marTop w:val="0"/>
          <w:marBottom w:val="0"/>
          <w:divBdr>
            <w:top w:val="none" w:sz="0" w:space="0" w:color="auto"/>
            <w:left w:val="none" w:sz="0" w:space="0" w:color="auto"/>
            <w:bottom w:val="none" w:sz="0" w:space="0" w:color="auto"/>
            <w:right w:val="none" w:sz="0" w:space="0" w:color="auto"/>
          </w:divBdr>
        </w:div>
        <w:div w:id="1152406131">
          <w:marLeft w:val="640"/>
          <w:marRight w:val="0"/>
          <w:marTop w:val="0"/>
          <w:marBottom w:val="0"/>
          <w:divBdr>
            <w:top w:val="none" w:sz="0" w:space="0" w:color="auto"/>
            <w:left w:val="none" w:sz="0" w:space="0" w:color="auto"/>
            <w:bottom w:val="none" w:sz="0" w:space="0" w:color="auto"/>
            <w:right w:val="none" w:sz="0" w:space="0" w:color="auto"/>
          </w:divBdr>
        </w:div>
        <w:div w:id="640890191">
          <w:marLeft w:val="640"/>
          <w:marRight w:val="0"/>
          <w:marTop w:val="0"/>
          <w:marBottom w:val="0"/>
          <w:divBdr>
            <w:top w:val="none" w:sz="0" w:space="0" w:color="auto"/>
            <w:left w:val="none" w:sz="0" w:space="0" w:color="auto"/>
            <w:bottom w:val="none" w:sz="0" w:space="0" w:color="auto"/>
            <w:right w:val="none" w:sz="0" w:space="0" w:color="auto"/>
          </w:divBdr>
        </w:div>
        <w:div w:id="501892709">
          <w:marLeft w:val="640"/>
          <w:marRight w:val="0"/>
          <w:marTop w:val="0"/>
          <w:marBottom w:val="0"/>
          <w:divBdr>
            <w:top w:val="none" w:sz="0" w:space="0" w:color="auto"/>
            <w:left w:val="none" w:sz="0" w:space="0" w:color="auto"/>
            <w:bottom w:val="none" w:sz="0" w:space="0" w:color="auto"/>
            <w:right w:val="none" w:sz="0" w:space="0" w:color="auto"/>
          </w:divBdr>
        </w:div>
        <w:div w:id="680427344">
          <w:marLeft w:val="640"/>
          <w:marRight w:val="0"/>
          <w:marTop w:val="0"/>
          <w:marBottom w:val="0"/>
          <w:divBdr>
            <w:top w:val="none" w:sz="0" w:space="0" w:color="auto"/>
            <w:left w:val="none" w:sz="0" w:space="0" w:color="auto"/>
            <w:bottom w:val="none" w:sz="0" w:space="0" w:color="auto"/>
            <w:right w:val="none" w:sz="0" w:space="0" w:color="auto"/>
          </w:divBdr>
        </w:div>
        <w:div w:id="1294091203">
          <w:marLeft w:val="640"/>
          <w:marRight w:val="0"/>
          <w:marTop w:val="0"/>
          <w:marBottom w:val="0"/>
          <w:divBdr>
            <w:top w:val="none" w:sz="0" w:space="0" w:color="auto"/>
            <w:left w:val="none" w:sz="0" w:space="0" w:color="auto"/>
            <w:bottom w:val="none" w:sz="0" w:space="0" w:color="auto"/>
            <w:right w:val="none" w:sz="0" w:space="0" w:color="auto"/>
          </w:divBdr>
        </w:div>
        <w:div w:id="507910765">
          <w:marLeft w:val="640"/>
          <w:marRight w:val="0"/>
          <w:marTop w:val="0"/>
          <w:marBottom w:val="0"/>
          <w:divBdr>
            <w:top w:val="none" w:sz="0" w:space="0" w:color="auto"/>
            <w:left w:val="none" w:sz="0" w:space="0" w:color="auto"/>
            <w:bottom w:val="none" w:sz="0" w:space="0" w:color="auto"/>
            <w:right w:val="none" w:sz="0" w:space="0" w:color="auto"/>
          </w:divBdr>
        </w:div>
        <w:div w:id="1619877113">
          <w:marLeft w:val="640"/>
          <w:marRight w:val="0"/>
          <w:marTop w:val="0"/>
          <w:marBottom w:val="0"/>
          <w:divBdr>
            <w:top w:val="none" w:sz="0" w:space="0" w:color="auto"/>
            <w:left w:val="none" w:sz="0" w:space="0" w:color="auto"/>
            <w:bottom w:val="none" w:sz="0" w:space="0" w:color="auto"/>
            <w:right w:val="none" w:sz="0" w:space="0" w:color="auto"/>
          </w:divBdr>
        </w:div>
        <w:div w:id="1427194919">
          <w:marLeft w:val="640"/>
          <w:marRight w:val="0"/>
          <w:marTop w:val="0"/>
          <w:marBottom w:val="0"/>
          <w:divBdr>
            <w:top w:val="none" w:sz="0" w:space="0" w:color="auto"/>
            <w:left w:val="none" w:sz="0" w:space="0" w:color="auto"/>
            <w:bottom w:val="none" w:sz="0" w:space="0" w:color="auto"/>
            <w:right w:val="none" w:sz="0" w:space="0" w:color="auto"/>
          </w:divBdr>
        </w:div>
        <w:div w:id="522090770">
          <w:marLeft w:val="640"/>
          <w:marRight w:val="0"/>
          <w:marTop w:val="0"/>
          <w:marBottom w:val="0"/>
          <w:divBdr>
            <w:top w:val="none" w:sz="0" w:space="0" w:color="auto"/>
            <w:left w:val="none" w:sz="0" w:space="0" w:color="auto"/>
            <w:bottom w:val="none" w:sz="0" w:space="0" w:color="auto"/>
            <w:right w:val="none" w:sz="0" w:space="0" w:color="auto"/>
          </w:divBdr>
        </w:div>
        <w:div w:id="1720088937">
          <w:marLeft w:val="640"/>
          <w:marRight w:val="0"/>
          <w:marTop w:val="0"/>
          <w:marBottom w:val="0"/>
          <w:divBdr>
            <w:top w:val="none" w:sz="0" w:space="0" w:color="auto"/>
            <w:left w:val="none" w:sz="0" w:space="0" w:color="auto"/>
            <w:bottom w:val="none" w:sz="0" w:space="0" w:color="auto"/>
            <w:right w:val="none" w:sz="0" w:space="0" w:color="auto"/>
          </w:divBdr>
        </w:div>
        <w:div w:id="1357119951">
          <w:marLeft w:val="640"/>
          <w:marRight w:val="0"/>
          <w:marTop w:val="0"/>
          <w:marBottom w:val="0"/>
          <w:divBdr>
            <w:top w:val="none" w:sz="0" w:space="0" w:color="auto"/>
            <w:left w:val="none" w:sz="0" w:space="0" w:color="auto"/>
            <w:bottom w:val="none" w:sz="0" w:space="0" w:color="auto"/>
            <w:right w:val="none" w:sz="0" w:space="0" w:color="auto"/>
          </w:divBdr>
        </w:div>
        <w:div w:id="1532188523">
          <w:marLeft w:val="640"/>
          <w:marRight w:val="0"/>
          <w:marTop w:val="0"/>
          <w:marBottom w:val="0"/>
          <w:divBdr>
            <w:top w:val="none" w:sz="0" w:space="0" w:color="auto"/>
            <w:left w:val="none" w:sz="0" w:space="0" w:color="auto"/>
            <w:bottom w:val="none" w:sz="0" w:space="0" w:color="auto"/>
            <w:right w:val="none" w:sz="0" w:space="0" w:color="auto"/>
          </w:divBdr>
        </w:div>
        <w:div w:id="896743106">
          <w:marLeft w:val="640"/>
          <w:marRight w:val="0"/>
          <w:marTop w:val="0"/>
          <w:marBottom w:val="0"/>
          <w:divBdr>
            <w:top w:val="none" w:sz="0" w:space="0" w:color="auto"/>
            <w:left w:val="none" w:sz="0" w:space="0" w:color="auto"/>
            <w:bottom w:val="none" w:sz="0" w:space="0" w:color="auto"/>
            <w:right w:val="none" w:sz="0" w:space="0" w:color="auto"/>
          </w:divBdr>
        </w:div>
      </w:divsChild>
    </w:div>
    <w:div w:id="1123378251">
      <w:bodyDiv w:val="1"/>
      <w:marLeft w:val="0"/>
      <w:marRight w:val="0"/>
      <w:marTop w:val="0"/>
      <w:marBottom w:val="0"/>
      <w:divBdr>
        <w:top w:val="none" w:sz="0" w:space="0" w:color="auto"/>
        <w:left w:val="none" w:sz="0" w:space="0" w:color="auto"/>
        <w:bottom w:val="none" w:sz="0" w:space="0" w:color="auto"/>
        <w:right w:val="none" w:sz="0" w:space="0" w:color="auto"/>
      </w:divBdr>
      <w:divsChild>
        <w:div w:id="1965652627">
          <w:marLeft w:val="640"/>
          <w:marRight w:val="0"/>
          <w:marTop w:val="0"/>
          <w:marBottom w:val="0"/>
          <w:divBdr>
            <w:top w:val="none" w:sz="0" w:space="0" w:color="auto"/>
            <w:left w:val="none" w:sz="0" w:space="0" w:color="auto"/>
            <w:bottom w:val="none" w:sz="0" w:space="0" w:color="auto"/>
            <w:right w:val="none" w:sz="0" w:space="0" w:color="auto"/>
          </w:divBdr>
        </w:div>
        <w:div w:id="2132046605">
          <w:marLeft w:val="640"/>
          <w:marRight w:val="0"/>
          <w:marTop w:val="0"/>
          <w:marBottom w:val="0"/>
          <w:divBdr>
            <w:top w:val="none" w:sz="0" w:space="0" w:color="auto"/>
            <w:left w:val="none" w:sz="0" w:space="0" w:color="auto"/>
            <w:bottom w:val="none" w:sz="0" w:space="0" w:color="auto"/>
            <w:right w:val="none" w:sz="0" w:space="0" w:color="auto"/>
          </w:divBdr>
        </w:div>
        <w:div w:id="1736469832">
          <w:marLeft w:val="640"/>
          <w:marRight w:val="0"/>
          <w:marTop w:val="0"/>
          <w:marBottom w:val="0"/>
          <w:divBdr>
            <w:top w:val="none" w:sz="0" w:space="0" w:color="auto"/>
            <w:left w:val="none" w:sz="0" w:space="0" w:color="auto"/>
            <w:bottom w:val="none" w:sz="0" w:space="0" w:color="auto"/>
            <w:right w:val="none" w:sz="0" w:space="0" w:color="auto"/>
          </w:divBdr>
        </w:div>
        <w:div w:id="381290288">
          <w:marLeft w:val="640"/>
          <w:marRight w:val="0"/>
          <w:marTop w:val="0"/>
          <w:marBottom w:val="0"/>
          <w:divBdr>
            <w:top w:val="none" w:sz="0" w:space="0" w:color="auto"/>
            <w:left w:val="none" w:sz="0" w:space="0" w:color="auto"/>
            <w:bottom w:val="none" w:sz="0" w:space="0" w:color="auto"/>
            <w:right w:val="none" w:sz="0" w:space="0" w:color="auto"/>
          </w:divBdr>
        </w:div>
        <w:div w:id="1474522782">
          <w:marLeft w:val="640"/>
          <w:marRight w:val="0"/>
          <w:marTop w:val="0"/>
          <w:marBottom w:val="0"/>
          <w:divBdr>
            <w:top w:val="none" w:sz="0" w:space="0" w:color="auto"/>
            <w:left w:val="none" w:sz="0" w:space="0" w:color="auto"/>
            <w:bottom w:val="none" w:sz="0" w:space="0" w:color="auto"/>
            <w:right w:val="none" w:sz="0" w:space="0" w:color="auto"/>
          </w:divBdr>
        </w:div>
        <w:div w:id="1589658512">
          <w:marLeft w:val="640"/>
          <w:marRight w:val="0"/>
          <w:marTop w:val="0"/>
          <w:marBottom w:val="0"/>
          <w:divBdr>
            <w:top w:val="none" w:sz="0" w:space="0" w:color="auto"/>
            <w:left w:val="none" w:sz="0" w:space="0" w:color="auto"/>
            <w:bottom w:val="none" w:sz="0" w:space="0" w:color="auto"/>
            <w:right w:val="none" w:sz="0" w:space="0" w:color="auto"/>
          </w:divBdr>
        </w:div>
        <w:div w:id="106044602">
          <w:marLeft w:val="640"/>
          <w:marRight w:val="0"/>
          <w:marTop w:val="0"/>
          <w:marBottom w:val="0"/>
          <w:divBdr>
            <w:top w:val="none" w:sz="0" w:space="0" w:color="auto"/>
            <w:left w:val="none" w:sz="0" w:space="0" w:color="auto"/>
            <w:bottom w:val="none" w:sz="0" w:space="0" w:color="auto"/>
            <w:right w:val="none" w:sz="0" w:space="0" w:color="auto"/>
          </w:divBdr>
        </w:div>
        <w:div w:id="183982155">
          <w:marLeft w:val="640"/>
          <w:marRight w:val="0"/>
          <w:marTop w:val="0"/>
          <w:marBottom w:val="0"/>
          <w:divBdr>
            <w:top w:val="none" w:sz="0" w:space="0" w:color="auto"/>
            <w:left w:val="none" w:sz="0" w:space="0" w:color="auto"/>
            <w:bottom w:val="none" w:sz="0" w:space="0" w:color="auto"/>
            <w:right w:val="none" w:sz="0" w:space="0" w:color="auto"/>
          </w:divBdr>
        </w:div>
        <w:div w:id="1654019796">
          <w:marLeft w:val="640"/>
          <w:marRight w:val="0"/>
          <w:marTop w:val="0"/>
          <w:marBottom w:val="0"/>
          <w:divBdr>
            <w:top w:val="none" w:sz="0" w:space="0" w:color="auto"/>
            <w:left w:val="none" w:sz="0" w:space="0" w:color="auto"/>
            <w:bottom w:val="none" w:sz="0" w:space="0" w:color="auto"/>
            <w:right w:val="none" w:sz="0" w:space="0" w:color="auto"/>
          </w:divBdr>
        </w:div>
        <w:div w:id="736316953">
          <w:marLeft w:val="640"/>
          <w:marRight w:val="0"/>
          <w:marTop w:val="0"/>
          <w:marBottom w:val="0"/>
          <w:divBdr>
            <w:top w:val="none" w:sz="0" w:space="0" w:color="auto"/>
            <w:left w:val="none" w:sz="0" w:space="0" w:color="auto"/>
            <w:bottom w:val="none" w:sz="0" w:space="0" w:color="auto"/>
            <w:right w:val="none" w:sz="0" w:space="0" w:color="auto"/>
          </w:divBdr>
        </w:div>
        <w:div w:id="624386402">
          <w:marLeft w:val="640"/>
          <w:marRight w:val="0"/>
          <w:marTop w:val="0"/>
          <w:marBottom w:val="0"/>
          <w:divBdr>
            <w:top w:val="none" w:sz="0" w:space="0" w:color="auto"/>
            <w:left w:val="none" w:sz="0" w:space="0" w:color="auto"/>
            <w:bottom w:val="none" w:sz="0" w:space="0" w:color="auto"/>
            <w:right w:val="none" w:sz="0" w:space="0" w:color="auto"/>
          </w:divBdr>
        </w:div>
        <w:div w:id="28142068">
          <w:marLeft w:val="640"/>
          <w:marRight w:val="0"/>
          <w:marTop w:val="0"/>
          <w:marBottom w:val="0"/>
          <w:divBdr>
            <w:top w:val="none" w:sz="0" w:space="0" w:color="auto"/>
            <w:left w:val="none" w:sz="0" w:space="0" w:color="auto"/>
            <w:bottom w:val="none" w:sz="0" w:space="0" w:color="auto"/>
            <w:right w:val="none" w:sz="0" w:space="0" w:color="auto"/>
          </w:divBdr>
        </w:div>
        <w:div w:id="1375155879">
          <w:marLeft w:val="640"/>
          <w:marRight w:val="0"/>
          <w:marTop w:val="0"/>
          <w:marBottom w:val="0"/>
          <w:divBdr>
            <w:top w:val="none" w:sz="0" w:space="0" w:color="auto"/>
            <w:left w:val="none" w:sz="0" w:space="0" w:color="auto"/>
            <w:bottom w:val="none" w:sz="0" w:space="0" w:color="auto"/>
            <w:right w:val="none" w:sz="0" w:space="0" w:color="auto"/>
          </w:divBdr>
        </w:div>
        <w:div w:id="891692892">
          <w:marLeft w:val="640"/>
          <w:marRight w:val="0"/>
          <w:marTop w:val="0"/>
          <w:marBottom w:val="0"/>
          <w:divBdr>
            <w:top w:val="none" w:sz="0" w:space="0" w:color="auto"/>
            <w:left w:val="none" w:sz="0" w:space="0" w:color="auto"/>
            <w:bottom w:val="none" w:sz="0" w:space="0" w:color="auto"/>
            <w:right w:val="none" w:sz="0" w:space="0" w:color="auto"/>
          </w:divBdr>
        </w:div>
        <w:div w:id="2090884379">
          <w:marLeft w:val="640"/>
          <w:marRight w:val="0"/>
          <w:marTop w:val="0"/>
          <w:marBottom w:val="0"/>
          <w:divBdr>
            <w:top w:val="none" w:sz="0" w:space="0" w:color="auto"/>
            <w:left w:val="none" w:sz="0" w:space="0" w:color="auto"/>
            <w:bottom w:val="none" w:sz="0" w:space="0" w:color="auto"/>
            <w:right w:val="none" w:sz="0" w:space="0" w:color="auto"/>
          </w:divBdr>
        </w:div>
        <w:div w:id="1937128276">
          <w:marLeft w:val="640"/>
          <w:marRight w:val="0"/>
          <w:marTop w:val="0"/>
          <w:marBottom w:val="0"/>
          <w:divBdr>
            <w:top w:val="none" w:sz="0" w:space="0" w:color="auto"/>
            <w:left w:val="none" w:sz="0" w:space="0" w:color="auto"/>
            <w:bottom w:val="none" w:sz="0" w:space="0" w:color="auto"/>
            <w:right w:val="none" w:sz="0" w:space="0" w:color="auto"/>
          </w:divBdr>
        </w:div>
        <w:div w:id="763301978">
          <w:marLeft w:val="640"/>
          <w:marRight w:val="0"/>
          <w:marTop w:val="0"/>
          <w:marBottom w:val="0"/>
          <w:divBdr>
            <w:top w:val="none" w:sz="0" w:space="0" w:color="auto"/>
            <w:left w:val="none" w:sz="0" w:space="0" w:color="auto"/>
            <w:bottom w:val="none" w:sz="0" w:space="0" w:color="auto"/>
            <w:right w:val="none" w:sz="0" w:space="0" w:color="auto"/>
          </w:divBdr>
        </w:div>
        <w:div w:id="1200774660">
          <w:marLeft w:val="640"/>
          <w:marRight w:val="0"/>
          <w:marTop w:val="0"/>
          <w:marBottom w:val="0"/>
          <w:divBdr>
            <w:top w:val="none" w:sz="0" w:space="0" w:color="auto"/>
            <w:left w:val="none" w:sz="0" w:space="0" w:color="auto"/>
            <w:bottom w:val="none" w:sz="0" w:space="0" w:color="auto"/>
            <w:right w:val="none" w:sz="0" w:space="0" w:color="auto"/>
          </w:divBdr>
        </w:div>
        <w:div w:id="1424953683">
          <w:marLeft w:val="640"/>
          <w:marRight w:val="0"/>
          <w:marTop w:val="0"/>
          <w:marBottom w:val="0"/>
          <w:divBdr>
            <w:top w:val="none" w:sz="0" w:space="0" w:color="auto"/>
            <w:left w:val="none" w:sz="0" w:space="0" w:color="auto"/>
            <w:bottom w:val="none" w:sz="0" w:space="0" w:color="auto"/>
            <w:right w:val="none" w:sz="0" w:space="0" w:color="auto"/>
          </w:divBdr>
        </w:div>
        <w:div w:id="542209549">
          <w:marLeft w:val="640"/>
          <w:marRight w:val="0"/>
          <w:marTop w:val="0"/>
          <w:marBottom w:val="0"/>
          <w:divBdr>
            <w:top w:val="none" w:sz="0" w:space="0" w:color="auto"/>
            <w:left w:val="none" w:sz="0" w:space="0" w:color="auto"/>
            <w:bottom w:val="none" w:sz="0" w:space="0" w:color="auto"/>
            <w:right w:val="none" w:sz="0" w:space="0" w:color="auto"/>
          </w:divBdr>
        </w:div>
        <w:div w:id="152064237">
          <w:marLeft w:val="640"/>
          <w:marRight w:val="0"/>
          <w:marTop w:val="0"/>
          <w:marBottom w:val="0"/>
          <w:divBdr>
            <w:top w:val="none" w:sz="0" w:space="0" w:color="auto"/>
            <w:left w:val="none" w:sz="0" w:space="0" w:color="auto"/>
            <w:bottom w:val="none" w:sz="0" w:space="0" w:color="auto"/>
            <w:right w:val="none" w:sz="0" w:space="0" w:color="auto"/>
          </w:divBdr>
        </w:div>
        <w:div w:id="857036718">
          <w:marLeft w:val="640"/>
          <w:marRight w:val="0"/>
          <w:marTop w:val="0"/>
          <w:marBottom w:val="0"/>
          <w:divBdr>
            <w:top w:val="none" w:sz="0" w:space="0" w:color="auto"/>
            <w:left w:val="none" w:sz="0" w:space="0" w:color="auto"/>
            <w:bottom w:val="none" w:sz="0" w:space="0" w:color="auto"/>
            <w:right w:val="none" w:sz="0" w:space="0" w:color="auto"/>
          </w:divBdr>
        </w:div>
        <w:div w:id="1512717264">
          <w:marLeft w:val="640"/>
          <w:marRight w:val="0"/>
          <w:marTop w:val="0"/>
          <w:marBottom w:val="0"/>
          <w:divBdr>
            <w:top w:val="none" w:sz="0" w:space="0" w:color="auto"/>
            <w:left w:val="none" w:sz="0" w:space="0" w:color="auto"/>
            <w:bottom w:val="none" w:sz="0" w:space="0" w:color="auto"/>
            <w:right w:val="none" w:sz="0" w:space="0" w:color="auto"/>
          </w:divBdr>
        </w:div>
        <w:div w:id="905140868">
          <w:marLeft w:val="640"/>
          <w:marRight w:val="0"/>
          <w:marTop w:val="0"/>
          <w:marBottom w:val="0"/>
          <w:divBdr>
            <w:top w:val="none" w:sz="0" w:space="0" w:color="auto"/>
            <w:left w:val="none" w:sz="0" w:space="0" w:color="auto"/>
            <w:bottom w:val="none" w:sz="0" w:space="0" w:color="auto"/>
            <w:right w:val="none" w:sz="0" w:space="0" w:color="auto"/>
          </w:divBdr>
        </w:div>
        <w:div w:id="605894431">
          <w:marLeft w:val="640"/>
          <w:marRight w:val="0"/>
          <w:marTop w:val="0"/>
          <w:marBottom w:val="0"/>
          <w:divBdr>
            <w:top w:val="none" w:sz="0" w:space="0" w:color="auto"/>
            <w:left w:val="none" w:sz="0" w:space="0" w:color="auto"/>
            <w:bottom w:val="none" w:sz="0" w:space="0" w:color="auto"/>
            <w:right w:val="none" w:sz="0" w:space="0" w:color="auto"/>
          </w:divBdr>
        </w:div>
      </w:divsChild>
    </w:div>
    <w:div w:id="1147279092">
      <w:bodyDiv w:val="1"/>
      <w:marLeft w:val="0"/>
      <w:marRight w:val="0"/>
      <w:marTop w:val="0"/>
      <w:marBottom w:val="0"/>
      <w:divBdr>
        <w:top w:val="none" w:sz="0" w:space="0" w:color="auto"/>
        <w:left w:val="none" w:sz="0" w:space="0" w:color="auto"/>
        <w:bottom w:val="none" w:sz="0" w:space="0" w:color="auto"/>
        <w:right w:val="none" w:sz="0" w:space="0" w:color="auto"/>
      </w:divBdr>
    </w:div>
    <w:div w:id="1155416791">
      <w:bodyDiv w:val="1"/>
      <w:marLeft w:val="0"/>
      <w:marRight w:val="0"/>
      <w:marTop w:val="0"/>
      <w:marBottom w:val="0"/>
      <w:divBdr>
        <w:top w:val="none" w:sz="0" w:space="0" w:color="auto"/>
        <w:left w:val="none" w:sz="0" w:space="0" w:color="auto"/>
        <w:bottom w:val="none" w:sz="0" w:space="0" w:color="auto"/>
        <w:right w:val="none" w:sz="0" w:space="0" w:color="auto"/>
      </w:divBdr>
      <w:divsChild>
        <w:div w:id="1468357361">
          <w:marLeft w:val="640"/>
          <w:marRight w:val="0"/>
          <w:marTop w:val="0"/>
          <w:marBottom w:val="0"/>
          <w:divBdr>
            <w:top w:val="none" w:sz="0" w:space="0" w:color="auto"/>
            <w:left w:val="none" w:sz="0" w:space="0" w:color="auto"/>
            <w:bottom w:val="none" w:sz="0" w:space="0" w:color="auto"/>
            <w:right w:val="none" w:sz="0" w:space="0" w:color="auto"/>
          </w:divBdr>
        </w:div>
        <w:div w:id="2106419348">
          <w:marLeft w:val="640"/>
          <w:marRight w:val="0"/>
          <w:marTop w:val="0"/>
          <w:marBottom w:val="0"/>
          <w:divBdr>
            <w:top w:val="none" w:sz="0" w:space="0" w:color="auto"/>
            <w:left w:val="none" w:sz="0" w:space="0" w:color="auto"/>
            <w:bottom w:val="none" w:sz="0" w:space="0" w:color="auto"/>
            <w:right w:val="none" w:sz="0" w:space="0" w:color="auto"/>
          </w:divBdr>
        </w:div>
        <w:div w:id="785005679">
          <w:marLeft w:val="640"/>
          <w:marRight w:val="0"/>
          <w:marTop w:val="0"/>
          <w:marBottom w:val="0"/>
          <w:divBdr>
            <w:top w:val="none" w:sz="0" w:space="0" w:color="auto"/>
            <w:left w:val="none" w:sz="0" w:space="0" w:color="auto"/>
            <w:bottom w:val="none" w:sz="0" w:space="0" w:color="auto"/>
            <w:right w:val="none" w:sz="0" w:space="0" w:color="auto"/>
          </w:divBdr>
        </w:div>
        <w:div w:id="55054470">
          <w:marLeft w:val="640"/>
          <w:marRight w:val="0"/>
          <w:marTop w:val="0"/>
          <w:marBottom w:val="0"/>
          <w:divBdr>
            <w:top w:val="none" w:sz="0" w:space="0" w:color="auto"/>
            <w:left w:val="none" w:sz="0" w:space="0" w:color="auto"/>
            <w:bottom w:val="none" w:sz="0" w:space="0" w:color="auto"/>
            <w:right w:val="none" w:sz="0" w:space="0" w:color="auto"/>
          </w:divBdr>
        </w:div>
        <w:div w:id="1822116058">
          <w:marLeft w:val="640"/>
          <w:marRight w:val="0"/>
          <w:marTop w:val="0"/>
          <w:marBottom w:val="0"/>
          <w:divBdr>
            <w:top w:val="none" w:sz="0" w:space="0" w:color="auto"/>
            <w:left w:val="none" w:sz="0" w:space="0" w:color="auto"/>
            <w:bottom w:val="none" w:sz="0" w:space="0" w:color="auto"/>
            <w:right w:val="none" w:sz="0" w:space="0" w:color="auto"/>
          </w:divBdr>
        </w:div>
        <w:div w:id="1643147984">
          <w:marLeft w:val="640"/>
          <w:marRight w:val="0"/>
          <w:marTop w:val="0"/>
          <w:marBottom w:val="0"/>
          <w:divBdr>
            <w:top w:val="none" w:sz="0" w:space="0" w:color="auto"/>
            <w:left w:val="none" w:sz="0" w:space="0" w:color="auto"/>
            <w:bottom w:val="none" w:sz="0" w:space="0" w:color="auto"/>
            <w:right w:val="none" w:sz="0" w:space="0" w:color="auto"/>
          </w:divBdr>
        </w:div>
        <w:div w:id="1056004506">
          <w:marLeft w:val="640"/>
          <w:marRight w:val="0"/>
          <w:marTop w:val="0"/>
          <w:marBottom w:val="0"/>
          <w:divBdr>
            <w:top w:val="none" w:sz="0" w:space="0" w:color="auto"/>
            <w:left w:val="none" w:sz="0" w:space="0" w:color="auto"/>
            <w:bottom w:val="none" w:sz="0" w:space="0" w:color="auto"/>
            <w:right w:val="none" w:sz="0" w:space="0" w:color="auto"/>
          </w:divBdr>
        </w:div>
        <w:div w:id="33313670">
          <w:marLeft w:val="640"/>
          <w:marRight w:val="0"/>
          <w:marTop w:val="0"/>
          <w:marBottom w:val="0"/>
          <w:divBdr>
            <w:top w:val="none" w:sz="0" w:space="0" w:color="auto"/>
            <w:left w:val="none" w:sz="0" w:space="0" w:color="auto"/>
            <w:bottom w:val="none" w:sz="0" w:space="0" w:color="auto"/>
            <w:right w:val="none" w:sz="0" w:space="0" w:color="auto"/>
          </w:divBdr>
        </w:div>
        <w:div w:id="1486555415">
          <w:marLeft w:val="640"/>
          <w:marRight w:val="0"/>
          <w:marTop w:val="0"/>
          <w:marBottom w:val="0"/>
          <w:divBdr>
            <w:top w:val="none" w:sz="0" w:space="0" w:color="auto"/>
            <w:left w:val="none" w:sz="0" w:space="0" w:color="auto"/>
            <w:bottom w:val="none" w:sz="0" w:space="0" w:color="auto"/>
            <w:right w:val="none" w:sz="0" w:space="0" w:color="auto"/>
          </w:divBdr>
        </w:div>
        <w:div w:id="1326318021">
          <w:marLeft w:val="640"/>
          <w:marRight w:val="0"/>
          <w:marTop w:val="0"/>
          <w:marBottom w:val="0"/>
          <w:divBdr>
            <w:top w:val="none" w:sz="0" w:space="0" w:color="auto"/>
            <w:left w:val="none" w:sz="0" w:space="0" w:color="auto"/>
            <w:bottom w:val="none" w:sz="0" w:space="0" w:color="auto"/>
            <w:right w:val="none" w:sz="0" w:space="0" w:color="auto"/>
          </w:divBdr>
        </w:div>
        <w:div w:id="1829860810">
          <w:marLeft w:val="640"/>
          <w:marRight w:val="0"/>
          <w:marTop w:val="0"/>
          <w:marBottom w:val="0"/>
          <w:divBdr>
            <w:top w:val="none" w:sz="0" w:space="0" w:color="auto"/>
            <w:left w:val="none" w:sz="0" w:space="0" w:color="auto"/>
            <w:bottom w:val="none" w:sz="0" w:space="0" w:color="auto"/>
            <w:right w:val="none" w:sz="0" w:space="0" w:color="auto"/>
          </w:divBdr>
        </w:div>
        <w:div w:id="1792431960">
          <w:marLeft w:val="640"/>
          <w:marRight w:val="0"/>
          <w:marTop w:val="0"/>
          <w:marBottom w:val="0"/>
          <w:divBdr>
            <w:top w:val="none" w:sz="0" w:space="0" w:color="auto"/>
            <w:left w:val="none" w:sz="0" w:space="0" w:color="auto"/>
            <w:bottom w:val="none" w:sz="0" w:space="0" w:color="auto"/>
            <w:right w:val="none" w:sz="0" w:space="0" w:color="auto"/>
          </w:divBdr>
        </w:div>
        <w:div w:id="2077051022">
          <w:marLeft w:val="640"/>
          <w:marRight w:val="0"/>
          <w:marTop w:val="0"/>
          <w:marBottom w:val="0"/>
          <w:divBdr>
            <w:top w:val="none" w:sz="0" w:space="0" w:color="auto"/>
            <w:left w:val="none" w:sz="0" w:space="0" w:color="auto"/>
            <w:bottom w:val="none" w:sz="0" w:space="0" w:color="auto"/>
            <w:right w:val="none" w:sz="0" w:space="0" w:color="auto"/>
          </w:divBdr>
        </w:div>
        <w:div w:id="540213528">
          <w:marLeft w:val="640"/>
          <w:marRight w:val="0"/>
          <w:marTop w:val="0"/>
          <w:marBottom w:val="0"/>
          <w:divBdr>
            <w:top w:val="none" w:sz="0" w:space="0" w:color="auto"/>
            <w:left w:val="none" w:sz="0" w:space="0" w:color="auto"/>
            <w:bottom w:val="none" w:sz="0" w:space="0" w:color="auto"/>
            <w:right w:val="none" w:sz="0" w:space="0" w:color="auto"/>
          </w:divBdr>
        </w:div>
        <w:div w:id="30888324">
          <w:marLeft w:val="640"/>
          <w:marRight w:val="0"/>
          <w:marTop w:val="0"/>
          <w:marBottom w:val="0"/>
          <w:divBdr>
            <w:top w:val="none" w:sz="0" w:space="0" w:color="auto"/>
            <w:left w:val="none" w:sz="0" w:space="0" w:color="auto"/>
            <w:bottom w:val="none" w:sz="0" w:space="0" w:color="auto"/>
            <w:right w:val="none" w:sz="0" w:space="0" w:color="auto"/>
          </w:divBdr>
        </w:div>
        <w:div w:id="1738699289">
          <w:marLeft w:val="640"/>
          <w:marRight w:val="0"/>
          <w:marTop w:val="0"/>
          <w:marBottom w:val="0"/>
          <w:divBdr>
            <w:top w:val="none" w:sz="0" w:space="0" w:color="auto"/>
            <w:left w:val="none" w:sz="0" w:space="0" w:color="auto"/>
            <w:bottom w:val="none" w:sz="0" w:space="0" w:color="auto"/>
            <w:right w:val="none" w:sz="0" w:space="0" w:color="auto"/>
          </w:divBdr>
        </w:div>
        <w:div w:id="1218013588">
          <w:marLeft w:val="640"/>
          <w:marRight w:val="0"/>
          <w:marTop w:val="0"/>
          <w:marBottom w:val="0"/>
          <w:divBdr>
            <w:top w:val="none" w:sz="0" w:space="0" w:color="auto"/>
            <w:left w:val="none" w:sz="0" w:space="0" w:color="auto"/>
            <w:bottom w:val="none" w:sz="0" w:space="0" w:color="auto"/>
            <w:right w:val="none" w:sz="0" w:space="0" w:color="auto"/>
          </w:divBdr>
        </w:div>
        <w:div w:id="1754669605">
          <w:marLeft w:val="640"/>
          <w:marRight w:val="0"/>
          <w:marTop w:val="0"/>
          <w:marBottom w:val="0"/>
          <w:divBdr>
            <w:top w:val="none" w:sz="0" w:space="0" w:color="auto"/>
            <w:left w:val="none" w:sz="0" w:space="0" w:color="auto"/>
            <w:bottom w:val="none" w:sz="0" w:space="0" w:color="auto"/>
            <w:right w:val="none" w:sz="0" w:space="0" w:color="auto"/>
          </w:divBdr>
        </w:div>
        <w:div w:id="2000691467">
          <w:marLeft w:val="640"/>
          <w:marRight w:val="0"/>
          <w:marTop w:val="0"/>
          <w:marBottom w:val="0"/>
          <w:divBdr>
            <w:top w:val="none" w:sz="0" w:space="0" w:color="auto"/>
            <w:left w:val="none" w:sz="0" w:space="0" w:color="auto"/>
            <w:bottom w:val="none" w:sz="0" w:space="0" w:color="auto"/>
            <w:right w:val="none" w:sz="0" w:space="0" w:color="auto"/>
          </w:divBdr>
        </w:div>
        <w:div w:id="953949522">
          <w:marLeft w:val="640"/>
          <w:marRight w:val="0"/>
          <w:marTop w:val="0"/>
          <w:marBottom w:val="0"/>
          <w:divBdr>
            <w:top w:val="none" w:sz="0" w:space="0" w:color="auto"/>
            <w:left w:val="none" w:sz="0" w:space="0" w:color="auto"/>
            <w:bottom w:val="none" w:sz="0" w:space="0" w:color="auto"/>
            <w:right w:val="none" w:sz="0" w:space="0" w:color="auto"/>
          </w:divBdr>
        </w:div>
        <w:div w:id="1823082479">
          <w:marLeft w:val="640"/>
          <w:marRight w:val="0"/>
          <w:marTop w:val="0"/>
          <w:marBottom w:val="0"/>
          <w:divBdr>
            <w:top w:val="none" w:sz="0" w:space="0" w:color="auto"/>
            <w:left w:val="none" w:sz="0" w:space="0" w:color="auto"/>
            <w:bottom w:val="none" w:sz="0" w:space="0" w:color="auto"/>
            <w:right w:val="none" w:sz="0" w:space="0" w:color="auto"/>
          </w:divBdr>
        </w:div>
        <w:div w:id="1934703426">
          <w:marLeft w:val="640"/>
          <w:marRight w:val="0"/>
          <w:marTop w:val="0"/>
          <w:marBottom w:val="0"/>
          <w:divBdr>
            <w:top w:val="none" w:sz="0" w:space="0" w:color="auto"/>
            <w:left w:val="none" w:sz="0" w:space="0" w:color="auto"/>
            <w:bottom w:val="none" w:sz="0" w:space="0" w:color="auto"/>
            <w:right w:val="none" w:sz="0" w:space="0" w:color="auto"/>
          </w:divBdr>
        </w:div>
        <w:div w:id="1572351803">
          <w:marLeft w:val="640"/>
          <w:marRight w:val="0"/>
          <w:marTop w:val="0"/>
          <w:marBottom w:val="0"/>
          <w:divBdr>
            <w:top w:val="none" w:sz="0" w:space="0" w:color="auto"/>
            <w:left w:val="none" w:sz="0" w:space="0" w:color="auto"/>
            <w:bottom w:val="none" w:sz="0" w:space="0" w:color="auto"/>
            <w:right w:val="none" w:sz="0" w:space="0" w:color="auto"/>
          </w:divBdr>
        </w:div>
        <w:div w:id="1987659146">
          <w:marLeft w:val="640"/>
          <w:marRight w:val="0"/>
          <w:marTop w:val="0"/>
          <w:marBottom w:val="0"/>
          <w:divBdr>
            <w:top w:val="none" w:sz="0" w:space="0" w:color="auto"/>
            <w:left w:val="none" w:sz="0" w:space="0" w:color="auto"/>
            <w:bottom w:val="none" w:sz="0" w:space="0" w:color="auto"/>
            <w:right w:val="none" w:sz="0" w:space="0" w:color="auto"/>
          </w:divBdr>
        </w:div>
        <w:div w:id="1480416052">
          <w:marLeft w:val="640"/>
          <w:marRight w:val="0"/>
          <w:marTop w:val="0"/>
          <w:marBottom w:val="0"/>
          <w:divBdr>
            <w:top w:val="none" w:sz="0" w:space="0" w:color="auto"/>
            <w:left w:val="none" w:sz="0" w:space="0" w:color="auto"/>
            <w:bottom w:val="none" w:sz="0" w:space="0" w:color="auto"/>
            <w:right w:val="none" w:sz="0" w:space="0" w:color="auto"/>
          </w:divBdr>
        </w:div>
        <w:div w:id="161438120">
          <w:marLeft w:val="640"/>
          <w:marRight w:val="0"/>
          <w:marTop w:val="0"/>
          <w:marBottom w:val="0"/>
          <w:divBdr>
            <w:top w:val="none" w:sz="0" w:space="0" w:color="auto"/>
            <w:left w:val="none" w:sz="0" w:space="0" w:color="auto"/>
            <w:bottom w:val="none" w:sz="0" w:space="0" w:color="auto"/>
            <w:right w:val="none" w:sz="0" w:space="0" w:color="auto"/>
          </w:divBdr>
        </w:div>
        <w:div w:id="642974855">
          <w:marLeft w:val="640"/>
          <w:marRight w:val="0"/>
          <w:marTop w:val="0"/>
          <w:marBottom w:val="0"/>
          <w:divBdr>
            <w:top w:val="none" w:sz="0" w:space="0" w:color="auto"/>
            <w:left w:val="none" w:sz="0" w:space="0" w:color="auto"/>
            <w:bottom w:val="none" w:sz="0" w:space="0" w:color="auto"/>
            <w:right w:val="none" w:sz="0" w:space="0" w:color="auto"/>
          </w:divBdr>
        </w:div>
        <w:div w:id="894775851">
          <w:marLeft w:val="640"/>
          <w:marRight w:val="0"/>
          <w:marTop w:val="0"/>
          <w:marBottom w:val="0"/>
          <w:divBdr>
            <w:top w:val="none" w:sz="0" w:space="0" w:color="auto"/>
            <w:left w:val="none" w:sz="0" w:space="0" w:color="auto"/>
            <w:bottom w:val="none" w:sz="0" w:space="0" w:color="auto"/>
            <w:right w:val="none" w:sz="0" w:space="0" w:color="auto"/>
          </w:divBdr>
        </w:div>
        <w:div w:id="526259707">
          <w:marLeft w:val="640"/>
          <w:marRight w:val="0"/>
          <w:marTop w:val="0"/>
          <w:marBottom w:val="0"/>
          <w:divBdr>
            <w:top w:val="none" w:sz="0" w:space="0" w:color="auto"/>
            <w:left w:val="none" w:sz="0" w:space="0" w:color="auto"/>
            <w:bottom w:val="none" w:sz="0" w:space="0" w:color="auto"/>
            <w:right w:val="none" w:sz="0" w:space="0" w:color="auto"/>
          </w:divBdr>
        </w:div>
        <w:div w:id="1098792010">
          <w:marLeft w:val="640"/>
          <w:marRight w:val="0"/>
          <w:marTop w:val="0"/>
          <w:marBottom w:val="0"/>
          <w:divBdr>
            <w:top w:val="none" w:sz="0" w:space="0" w:color="auto"/>
            <w:left w:val="none" w:sz="0" w:space="0" w:color="auto"/>
            <w:bottom w:val="none" w:sz="0" w:space="0" w:color="auto"/>
            <w:right w:val="none" w:sz="0" w:space="0" w:color="auto"/>
          </w:divBdr>
        </w:div>
        <w:div w:id="230314777">
          <w:marLeft w:val="640"/>
          <w:marRight w:val="0"/>
          <w:marTop w:val="0"/>
          <w:marBottom w:val="0"/>
          <w:divBdr>
            <w:top w:val="none" w:sz="0" w:space="0" w:color="auto"/>
            <w:left w:val="none" w:sz="0" w:space="0" w:color="auto"/>
            <w:bottom w:val="none" w:sz="0" w:space="0" w:color="auto"/>
            <w:right w:val="none" w:sz="0" w:space="0" w:color="auto"/>
          </w:divBdr>
        </w:div>
        <w:div w:id="339239532">
          <w:marLeft w:val="640"/>
          <w:marRight w:val="0"/>
          <w:marTop w:val="0"/>
          <w:marBottom w:val="0"/>
          <w:divBdr>
            <w:top w:val="none" w:sz="0" w:space="0" w:color="auto"/>
            <w:left w:val="none" w:sz="0" w:space="0" w:color="auto"/>
            <w:bottom w:val="none" w:sz="0" w:space="0" w:color="auto"/>
            <w:right w:val="none" w:sz="0" w:space="0" w:color="auto"/>
          </w:divBdr>
        </w:div>
        <w:div w:id="1845781212">
          <w:marLeft w:val="640"/>
          <w:marRight w:val="0"/>
          <w:marTop w:val="0"/>
          <w:marBottom w:val="0"/>
          <w:divBdr>
            <w:top w:val="none" w:sz="0" w:space="0" w:color="auto"/>
            <w:left w:val="none" w:sz="0" w:space="0" w:color="auto"/>
            <w:bottom w:val="none" w:sz="0" w:space="0" w:color="auto"/>
            <w:right w:val="none" w:sz="0" w:space="0" w:color="auto"/>
          </w:divBdr>
        </w:div>
      </w:divsChild>
    </w:div>
    <w:div w:id="1166938627">
      <w:bodyDiv w:val="1"/>
      <w:marLeft w:val="0"/>
      <w:marRight w:val="0"/>
      <w:marTop w:val="0"/>
      <w:marBottom w:val="0"/>
      <w:divBdr>
        <w:top w:val="none" w:sz="0" w:space="0" w:color="auto"/>
        <w:left w:val="none" w:sz="0" w:space="0" w:color="auto"/>
        <w:bottom w:val="none" w:sz="0" w:space="0" w:color="auto"/>
        <w:right w:val="none" w:sz="0" w:space="0" w:color="auto"/>
      </w:divBdr>
    </w:div>
    <w:div w:id="1204977538">
      <w:bodyDiv w:val="1"/>
      <w:marLeft w:val="0"/>
      <w:marRight w:val="0"/>
      <w:marTop w:val="0"/>
      <w:marBottom w:val="0"/>
      <w:divBdr>
        <w:top w:val="none" w:sz="0" w:space="0" w:color="auto"/>
        <w:left w:val="none" w:sz="0" w:space="0" w:color="auto"/>
        <w:bottom w:val="none" w:sz="0" w:space="0" w:color="auto"/>
        <w:right w:val="none" w:sz="0" w:space="0" w:color="auto"/>
      </w:divBdr>
      <w:divsChild>
        <w:div w:id="2006277860">
          <w:marLeft w:val="640"/>
          <w:marRight w:val="0"/>
          <w:marTop w:val="0"/>
          <w:marBottom w:val="0"/>
          <w:divBdr>
            <w:top w:val="none" w:sz="0" w:space="0" w:color="auto"/>
            <w:left w:val="none" w:sz="0" w:space="0" w:color="auto"/>
            <w:bottom w:val="none" w:sz="0" w:space="0" w:color="auto"/>
            <w:right w:val="none" w:sz="0" w:space="0" w:color="auto"/>
          </w:divBdr>
        </w:div>
        <w:div w:id="2045788605">
          <w:marLeft w:val="640"/>
          <w:marRight w:val="0"/>
          <w:marTop w:val="0"/>
          <w:marBottom w:val="0"/>
          <w:divBdr>
            <w:top w:val="none" w:sz="0" w:space="0" w:color="auto"/>
            <w:left w:val="none" w:sz="0" w:space="0" w:color="auto"/>
            <w:bottom w:val="none" w:sz="0" w:space="0" w:color="auto"/>
            <w:right w:val="none" w:sz="0" w:space="0" w:color="auto"/>
          </w:divBdr>
        </w:div>
        <w:div w:id="259336823">
          <w:marLeft w:val="640"/>
          <w:marRight w:val="0"/>
          <w:marTop w:val="0"/>
          <w:marBottom w:val="0"/>
          <w:divBdr>
            <w:top w:val="none" w:sz="0" w:space="0" w:color="auto"/>
            <w:left w:val="none" w:sz="0" w:space="0" w:color="auto"/>
            <w:bottom w:val="none" w:sz="0" w:space="0" w:color="auto"/>
            <w:right w:val="none" w:sz="0" w:space="0" w:color="auto"/>
          </w:divBdr>
        </w:div>
        <w:div w:id="929004842">
          <w:marLeft w:val="640"/>
          <w:marRight w:val="0"/>
          <w:marTop w:val="0"/>
          <w:marBottom w:val="0"/>
          <w:divBdr>
            <w:top w:val="none" w:sz="0" w:space="0" w:color="auto"/>
            <w:left w:val="none" w:sz="0" w:space="0" w:color="auto"/>
            <w:bottom w:val="none" w:sz="0" w:space="0" w:color="auto"/>
            <w:right w:val="none" w:sz="0" w:space="0" w:color="auto"/>
          </w:divBdr>
        </w:div>
        <w:div w:id="1957516841">
          <w:marLeft w:val="640"/>
          <w:marRight w:val="0"/>
          <w:marTop w:val="0"/>
          <w:marBottom w:val="0"/>
          <w:divBdr>
            <w:top w:val="none" w:sz="0" w:space="0" w:color="auto"/>
            <w:left w:val="none" w:sz="0" w:space="0" w:color="auto"/>
            <w:bottom w:val="none" w:sz="0" w:space="0" w:color="auto"/>
            <w:right w:val="none" w:sz="0" w:space="0" w:color="auto"/>
          </w:divBdr>
        </w:div>
        <w:div w:id="2010332027">
          <w:marLeft w:val="640"/>
          <w:marRight w:val="0"/>
          <w:marTop w:val="0"/>
          <w:marBottom w:val="0"/>
          <w:divBdr>
            <w:top w:val="none" w:sz="0" w:space="0" w:color="auto"/>
            <w:left w:val="none" w:sz="0" w:space="0" w:color="auto"/>
            <w:bottom w:val="none" w:sz="0" w:space="0" w:color="auto"/>
            <w:right w:val="none" w:sz="0" w:space="0" w:color="auto"/>
          </w:divBdr>
        </w:div>
        <w:div w:id="2066180108">
          <w:marLeft w:val="640"/>
          <w:marRight w:val="0"/>
          <w:marTop w:val="0"/>
          <w:marBottom w:val="0"/>
          <w:divBdr>
            <w:top w:val="none" w:sz="0" w:space="0" w:color="auto"/>
            <w:left w:val="none" w:sz="0" w:space="0" w:color="auto"/>
            <w:bottom w:val="none" w:sz="0" w:space="0" w:color="auto"/>
            <w:right w:val="none" w:sz="0" w:space="0" w:color="auto"/>
          </w:divBdr>
        </w:div>
        <w:div w:id="1168711645">
          <w:marLeft w:val="640"/>
          <w:marRight w:val="0"/>
          <w:marTop w:val="0"/>
          <w:marBottom w:val="0"/>
          <w:divBdr>
            <w:top w:val="none" w:sz="0" w:space="0" w:color="auto"/>
            <w:left w:val="none" w:sz="0" w:space="0" w:color="auto"/>
            <w:bottom w:val="none" w:sz="0" w:space="0" w:color="auto"/>
            <w:right w:val="none" w:sz="0" w:space="0" w:color="auto"/>
          </w:divBdr>
        </w:div>
        <w:div w:id="2011982217">
          <w:marLeft w:val="640"/>
          <w:marRight w:val="0"/>
          <w:marTop w:val="0"/>
          <w:marBottom w:val="0"/>
          <w:divBdr>
            <w:top w:val="none" w:sz="0" w:space="0" w:color="auto"/>
            <w:left w:val="none" w:sz="0" w:space="0" w:color="auto"/>
            <w:bottom w:val="none" w:sz="0" w:space="0" w:color="auto"/>
            <w:right w:val="none" w:sz="0" w:space="0" w:color="auto"/>
          </w:divBdr>
        </w:div>
        <w:div w:id="1410418602">
          <w:marLeft w:val="640"/>
          <w:marRight w:val="0"/>
          <w:marTop w:val="0"/>
          <w:marBottom w:val="0"/>
          <w:divBdr>
            <w:top w:val="none" w:sz="0" w:space="0" w:color="auto"/>
            <w:left w:val="none" w:sz="0" w:space="0" w:color="auto"/>
            <w:bottom w:val="none" w:sz="0" w:space="0" w:color="auto"/>
            <w:right w:val="none" w:sz="0" w:space="0" w:color="auto"/>
          </w:divBdr>
        </w:div>
        <w:div w:id="1503230776">
          <w:marLeft w:val="640"/>
          <w:marRight w:val="0"/>
          <w:marTop w:val="0"/>
          <w:marBottom w:val="0"/>
          <w:divBdr>
            <w:top w:val="none" w:sz="0" w:space="0" w:color="auto"/>
            <w:left w:val="none" w:sz="0" w:space="0" w:color="auto"/>
            <w:bottom w:val="none" w:sz="0" w:space="0" w:color="auto"/>
            <w:right w:val="none" w:sz="0" w:space="0" w:color="auto"/>
          </w:divBdr>
        </w:div>
        <w:div w:id="1334531255">
          <w:marLeft w:val="640"/>
          <w:marRight w:val="0"/>
          <w:marTop w:val="0"/>
          <w:marBottom w:val="0"/>
          <w:divBdr>
            <w:top w:val="none" w:sz="0" w:space="0" w:color="auto"/>
            <w:left w:val="none" w:sz="0" w:space="0" w:color="auto"/>
            <w:bottom w:val="none" w:sz="0" w:space="0" w:color="auto"/>
            <w:right w:val="none" w:sz="0" w:space="0" w:color="auto"/>
          </w:divBdr>
        </w:div>
        <w:div w:id="553665962">
          <w:marLeft w:val="640"/>
          <w:marRight w:val="0"/>
          <w:marTop w:val="0"/>
          <w:marBottom w:val="0"/>
          <w:divBdr>
            <w:top w:val="none" w:sz="0" w:space="0" w:color="auto"/>
            <w:left w:val="none" w:sz="0" w:space="0" w:color="auto"/>
            <w:bottom w:val="none" w:sz="0" w:space="0" w:color="auto"/>
            <w:right w:val="none" w:sz="0" w:space="0" w:color="auto"/>
          </w:divBdr>
        </w:div>
        <w:div w:id="386807946">
          <w:marLeft w:val="640"/>
          <w:marRight w:val="0"/>
          <w:marTop w:val="0"/>
          <w:marBottom w:val="0"/>
          <w:divBdr>
            <w:top w:val="none" w:sz="0" w:space="0" w:color="auto"/>
            <w:left w:val="none" w:sz="0" w:space="0" w:color="auto"/>
            <w:bottom w:val="none" w:sz="0" w:space="0" w:color="auto"/>
            <w:right w:val="none" w:sz="0" w:space="0" w:color="auto"/>
          </w:divBdr>
        </w:div>
        <w:div w:id="369763278">
          <w:marLeft w:val="640"/>
          <w:marRight w:val="0"/>
          <w:marTop w:val="0"/>
          <w:marBottom w:val="0"/>
          <w:divBdr>
            <w:top w:val="none" w:sz="0" w:space="0" w:color="auto"/>
            <w:left w:val="none" w:sz="0" w:space="0" w:color="auto"/>
            <w:bottom w:val="none" w:sz="0" w:space="0" w:color="auto"/>
            <w:right w:val="none" w:sz="0" w:space="0" w:color="auto"/>
          </w:divBdr>
        </w:div>
        <w:div w:id="821577325">
          <w:marLeft w:val="640"/>
          <w:marRight w:val="0"/>
          <w:marTop w:val="0"/>
          <w:marBottom w:val="0"/>
          <w:divBdr>
            <w:top w:val="none" w:sz="0" w:space="0" w:color="auto"/>
            <w:left w:val="none" w:sz="0" w:space="0" w:color="auto"/>
            <w:bottom w:val="none" w:sz="0" w:space="0" w:color="auto"/>
            <w:right w:val="none" w:sz="0" w:space="0" w:color="auto"/>
          </w:divBdr>
        </w:div>
        <w:div w:id="1565024972">
          <w:marLeft w:val="640"/>
          <w:marRight w:val="0"/>
          <w:marTop w:val="0"/>
          <w:marBottom w:val="0"/>
          <w:divBdr>
            <w:top w:val="none" w:sz="0" w:space="0" w:color="auto"/>
            <w:left w:val="none" w:sz="0" w:space="0" w:color="auto"/>
            <w:bottom w:val="none" w:sz="0" w:space="0" w:color="auto"/>
            <w:right w:val="none" w:sz="0" w:space="0" w:color="auto"/>
          </w:divBdr>
        </w:div>
        <w:div w:id="1496411472">
          <w:marLeft w:val="640"/>
          <w:marRight w:val="0"/>
          <w:marTop w:val="0"/>
          <w:marBottom w:val="0"/>
          <w:divBdr>
            <w:top w:val="none" w:sz="0" w:space="0" w:color="auto"/>
            <w:left w:val="none" w:sz="0" w:space="0" w:color="auto"/>
            <w:bottom w:val="none" w:sz="0" w:space="0" w:color="auto"/>
            <w:right w:val="none" w:sz="0" w:space="0" w:color="auto"/>
          </w:divBdr>
        </w:div>
        <w:div w:id="1215239689">
          <w:marLeft w:val="640"/>
          <w:marRight w:val="0"/>
          <w:marTop w:val="0"/>
          <w:marBottom w:val="0"/>
          <w:divBdr>
            <w:top w:val="none" w:sz="0" w:space="0" w:color="auto"/>
            <w:left w:val="none" w:sz="0" w:space="0" w:color="auto"/>
            <w:bottom w:val="none" w:sz="0" w:space="0" w:color="auto"/>
            <w:right w:val="none" w:sz="0" w:space="0" w:color="auto"/>
          </w:divBdr>
        </w:div>
        <w:div w:id="1825974155">
          <w:marLeft w:val="640"/>
          <w:marRight w:val="0"/>
          <w:marTop w:val="0"/>
          <w:marBottom w:val="0"/>
          <w:divBdr>
            <w:top w:val="none" w:sz="0" w:space="0" w:color="auto"/>
            <w:left w:val="none" w:sz="0" w:space="0" w:color="auto"/>
            <w:bottom w:val="none" w:sz="0" w:space="0" w:color="auto"/>
            <w:right w:val="none" w:sz="0" w:space="0" w:color="auto"/>
          </w:divBdr>
        </w:div>
        <w:div w:id="581841608">
          <w:marLeft w:val="640"/>
          <w:marRight w:val="0"/>
          <w:marTop w:val="0"/>
          <w:marBottom w:val="0"/>
          <w:divBdr>
            <w:top w:val="none" w:sz="0" w:space="0" w:color="auto"/>
            <w:left w:val="none" w:sz="0" w:space="0" w:color="auto"/>
            <w:bottom w:val="none" w:sz="0" w:space="0" w:color="auto"/>
            <w:right w:val="none" w:sz="0" w:space="0" w:color="auto"/>
          </w:divBdr>
        </w:div>
        <w:div w:id="988704919">
          <w:marLeft w:val="640"/>
          <w:marRight w:val="0"/>
          <w:marTop w:val="0"/>
          <w:marBottom w:val="0"/>
          <w:divBdr>
            <w:top w:val="none" w:sz="0" w:space="0" w:color="auto"/>
            <w:left w:val="none" w:sz="0" w:space="0" w:color="auto"/>
            <w:bottom w:val="none" w:sz="0" w:space="0" w:color="auto"/>
            <w:right w:val="none" w:sz="0" w:space="0" w:color="auto"/>
          </w:divBdr>
        </w:div>
        <w:div w:id="1917936716">
          <w:marLeft w:val="640"/>
          <w:marRight w:val="0"/>
          <w:marTop w:val="0"/>
          <w:marBottom w:val="0"/>
          <w:divBdr>
            <w:top w:val="none" w:sz="0" w:space="0" w:color="auto"/>
            <w:left w:val="none" w:sz="0" w:space="0" w:color="auto"/>
            <w:bottom w:val="none" w:sz="0" w:space="0" w:color="auto"/>
            <w:right w:val="none" w:sz="0" w:space="0" w:color="auto"/>
          </w:divBdr>
        </w:div>
        <w:div w:id="1266765139">
          <w:marLeft w:val="640"/>
          <w:marRight w:val="0"/>
          <w:marTop w:val="0"/>
          <w:marBottom w:val="0"/>
          <w:divBdr>
            <w:top w:val="none" w:sz="0" w:space="0" w:color="auto"/>
            <w:left w:val="none" w:sz="0" w:space="0" w:color="auto"/>
            <w:bottom w:val="none" w:sz="0" w:space="0" w:color="auto"/>
            <w:right w:val="none" w:sz="0" w:space="0" w:color="auto"/>
          </w:divBdr>
        </w:div>
        <w:div w:id="403916693">
          <w:marLeft w:val="640"/>
          <w:marRight w:val="0"/>
          <w:marTop w:val="0"/>
          <w:marBottom w:val="0"/>
          <w:divBdr>
            <w:top w:val="none" w:sz="0" w:space="0" w:color="auto"/>
            <w:left w:val="none" w:sz="0" w:space="0" w:color="auto"/>
            <w:bottom w:val="none" w:sz="0" w:space="0" w:color="auto"/>
            <w:right w:val="none" w:sz="0" w:space="0" w:color="auto"/>
          </w:divBdr>
        </w:div>
        <w:div w:id="1125153116">
          <w:marLeft w:val="640"/>
          <w:marRight w:val="0"/>
          <w:marTop w:val="0"/>
          <w:marBottom w:val="0"/>
          <w:divBdr>
            <w:top w:val="none" w:sz="0" w:space="0" w:color="auto"/>
            <w:left w:val="none" w:sz="0" w:space="0" w:color="auto"/>
            <w:bottom w:val="none" w:sz="0" w:space="0" w:color="auto"/>
            <w:right w:val="none" w:sz="0" w:space="0" w:color="auto"/>
          </w:divBdr>
        </w:div>
        <w:div w:id="2107538513">
          <w:marLeft w:val="640"/>
          <w:marRight w:val="0"/>
          <w:marTop w:val="0"/>
          <w:marBottom w:val="0"/>
          <w:divBdr>
            <w:top w:val="none" w:sz="0" w:space="0" w:color="auto"/>
            <w:left w:val="none" w:sz="0" w:space="0" w:color="auto"/>
            <w:bottom w:val="none" w:sz="0" w:space="0" w:color="auto"/>
            <w:right w:val="none" w:sz="0" w:space="0" w:color="auto"/>
          </w:divBdr>
        </w:div>
        <w:div w:id="1320381009">
          <w:marLeft w:val="640"/>
          <w:marRight w:val="0"/>
          <w:marTop w:val="0"/>
          <w:marBottom w:val="0"/>
          <w:divBdr>
            <w:top w:val="none" w:sz="0" w:space="0" w:color="auto"/>
            <w:left w:val="none" w:sz="0" w:space="0" w:color="auto"/>
            <w:bottom w:val="none" w:sz="0" w:space="0" w:color="auto"/>
            <w:right w:val="none" w:sz="0" w:space="0" w:color="auto"/>
          </w:divBdr>
        </w:div>
        <w:div w:id="1462572028">
          <w:marLeft w:val="640"/>
          <w:marRight w:val="0"/>
          <w:marTop w:val="0"/>
          <w:marBottom w:val="0"/>
          <w:divBdr>
            <w:top w:val="none" w:sz="0" w:space="0" w:color="auto"/>
            <w:left w:val="none" w:sz="0" w:space="0" w:color="auto"/>
            <w:bottom w:val="none" w:sz="0" w:space="0" w:color="auto"/>
            <w:right w:val="none" w:sz="0" w:space="0" w:color="auto"/>
          </w:divBdr>
        </w:div>
      </w:divsChild>
    </w:div>
    <w:div w:id="1214275122">
      <w:bodyDiv w:val="1"/>
      <w:marLeft w:val="0"/>
      <w:marRight w:val="0"/>
      <w:marTop w:val="0"/>
      <w:marBottom w:val="0"/>
      <w:divBdr>
        <w:top w:val="none" w:sz="0" w:space="0" w:color="auto"/>
        <w:left w:val="none" w:sz="0" w:space="0" w:color="auto"/>
        <w:bottom w:val="none" w:sz="0" w:space="0" w:color="auto"/>
        <w:right w:val="none" w:sz="0" w:space="0" w:color="auto"/>
      </w:divBdr>
    </w:div>
    <w:div w:id="1220287591">
      <w:bodyDiv w:val="1"/>
      <w:marLeft w:val="0"/>
      <w:marRight w:val="0"/>
      <w:marTop w:val="0"/>
      <w:marBottom w:val="0"/>
      <w:divBdr>
        <w:top w:val="none" w:sz="0" w:space="0" w:color="auto"/>
        <w:left w:val="none" w:sz="0" w:space="0" w:color="auto"/>
        <w:bottom w:val="none" w:sz="0" w:space="0" w:color="auto"/>
        <w:right w:val="none" w:sz="0" w:space="0" w:color="auto"/>
      </w:divBdr>
      <w:divsChild>
        <w:div w:id="1469933599">
          <w:marLeft w:val="640"/>
          <w:marRight w:val="0"/>
          <w:marTop w:val="0"/>
          <w:marBottom w:val="0"/>
          <w:divBdr>
            <w:top w:val="none" w:sz="0" w:space="0" w:color="auto"/>
            <w:left w:val="none" w:sz="0" w:space="0" w:color="auto"/>
            <w:bottom w:val="none" w:sz="0" w:space="0" w:color="auto"/>
            <w:right w:val="none" w:sz="0" w:space="0" w:color="auto"/>
          </w:divBdr>
        </w:div>
        <w:div w:id="615407821">
          <w:marLeft w:val="640"/>
          <w:marRight w:val="0"/>
          <w:marTop w:val="0"/>
          <w:marBottom w:val="0"/>
          <w:divBdr>
            <w:top w:val="none" w:sz="0" w:space="0" w:color="auto"/>
            <w:left w:val="none" w:sz="0" w:space="0" w:color="auto"/>
            <w:bottom w:val="none" w:sz="0" w:space="0" w:color="auto"/>
            <w:right w:val="none" w:sz="0" w:space="0" w:color="auto"/>
          </w:divBdr>
        </w:div>
        <w:div w:id="1144860129">
          <w:marLeft w:val="640"/>
          <w:marRight w:val="0"/>
          <w:marTop w:val="0"/>
          <w:marBottom w:val="0"/>
          <w:divBdr>
            <w:top w:val="none" w:sz="0" w:space="0" w:color="auto"/>
            <w:left w:val="none" w:sz="0" w:space="0" w:color="auto"/>
            <w:bottom w:val="none" w:sz="0" w:space="0" w:color="auto"/>
            <w:right w:val="none" w:sz="0" w:space="0" w:color="auto"/>
          </w:divBdr>
        </w:div>
        <w:div w:id="454298495">
          <w:marLeft w:val="640"/>
          <w:marRight w:val="0"/>
          <w:marTop w:val="0"/>
          <w:marBottom w:val="0"/>
          <w:divBdr>
            <w:top w:val="none" w:sz="0" w:space="0" w:color="auto"/>
            <w:left w:val="none" w:sz="0" w:space="0" w:color="auto"/>
            <w:bottom w:val="none" w:sz="0" w:space="0" w:color="auto"/>
            <w:right w:val="none" w:sz="0" w:space="0" w:color="auto"/>
          </w:divBdr>
        </w:div>
        <w:div w:id="417869120">
          <w:marLeft w:val="640"/>
          <w:marRight w:val="0"/>
          <w:marTop w:val="0"/>
          <w:marBottom w:val="0"/>
          <w:divBdr>
            <w:top w:val="none" w:sz="0" w:space="0" w:color="auto"/>
            <w:left w:val="none" w:sz="0" w:space="0" w:color="auto"/>
            <w:bottom w:val="none" w:sz="0" w:space="0" w:color="auto"/>
            <w:right w:val="none" w:sz="0" w:space="0" w:color="auto"/>
          </w:divBdr>
        </w:div>
        <w:div w:id="329020209">
          <w:marLeft w:val="640"/>
          <w:marRight w:val="0"/>
          <w:marTop w:val="0"/>
          <w:marBottom w:val="0"/>
          <w:divBdr>
            <w:top w:val="none" w:sz="0" w:space="0" w:color="auto"/>
            <w:left w:val="none" w:sz="0" w:space="0" w:color="auto"/>
            <w:bottom w:val="none" w:sz="0" w:space="0" w:color="auto"/>
            <w:right w:val="none" w:sz="0" w:space="0" w:color="auto"/>
          </w:divBdr>
        </w:div>
        <w:div w:id="1005865361">
          <w:marLeft w:val="640"/>
          <w:marRight w:val="0"/>
          <w:marTop w:val="0"/>
          <w:marBottom w:val="0"/>
          <w:divBdr>
            <w:top w:val="none" w:sz="0" w:space="0" w:color="auto"/>
            <w:left w:val="none" w:sz="0" w:space="0" w:color="auto"/>
            <w:bottom w:val="none" w:sz="0" w:space="0" w:color="auto"/>
            <w:right w:val="none" w:sz="0" w:space="0" w:color="auto"/>
          </w:divBdr>
        </w:div>
        <w:div w:id="1550385232">
          <w:marLeft w:val="640"/>
          <w:marRight w:val="0"/>
          <w:marTop w:val="0"/>
          <w:marBottom w:val="0"/>
          <w:divBdr>
            <w:top w:val="none" w:sz="0" w:space="0" w:color="auto"/>
            <w:left w:val="none" w:sz="0" w:space="0" w:color="auto"/>
            <w:bottom w:val="none" w:sz="0" w:space="0" w:color="auto"/>
            <w:right w:val="none" w:sz="0" w:space="0" w:color="auto"/>
          </w:divBdr>
        </w:div>
        <w:div w:id="136991836">
          <w:marLeft w:val="640"/>
          <w:marRight w:val="0"/>
          <w:marTop w:val="0"/>
          <w:marBottom w:val="0"/>
          <w:divBdr>
            <w:top w:val="none" w:sz="0" w:space="0" w:color="auto"/>
            <w:left w:val="none" w:sz="0" w:space="0" w:color="auto"/>
            <w:bottom w:val="none" w:sz="0" w:space="0" w:color="auto"/>
            <w:right w:val="none" w:sz="0" w:space="0" w:color="auto"/>
          </w:divBdr>
        </w:div>
        <w:div w:id="1723409085">
          <w:marLeft w:val="640"/>
          <w:marRight w:val="0"/>
          <w:marTop w:val="0"/>
          <w:marBottom w:val="0"/>
          <w:divBdr>
            <w:top w:val="none" w:sz="0" w:space="0" w:color="auto"/>
            <w:left w:val="none" w:sz="0" w:space="0" w:color="auto"/>
            <w:bottom w:val="none" w:sz="0" w:space="0" w:color="auto"/>
            <w:right w:val="none" w:sz="0" w:space="0" w:color="auto"/>
          </w:divBdr>
        </w:div>
        <w:div w:id="1025014996">
          <w:marLeft w:val="640"/>
          <w:marRight w:val="0"/>
          <w:marTop w:val="0"/>
          <w:marBottom w:val="0"/>
          <w:divBdr>
            <w:top w:val="none" w:sz="0" w:space="0" w:color="auto"/>
            <w:left w:val="none" w:sz="0" w:space="0" w:color="auto"/>
            <w:bottom w:val="none" w:sz="0" w:space="0" w:color="auto"/>
            <w:right w:val="none" w:sz="0" w:space="0" w:color="auto"/>
          </w:divBdr>
        </w:div>
        <w:div w:id="180897895">
          <w:marLeft w:val="640"/>
          <w:marRight w:val="0"/>
          <w:marTop w:val="0"/>
          <w:marBottom w:val="0"/>
          <w:divBdr>
            <w:top w:val="none" w:sz="0" w:space="0" w:color="auto"/>
            <w:left w:val="none" w:sz="0" w:space="0" w:color="auto"/>
            <w:bottom w:val="none" w:sz="0" w:space="0" w:color="auto"/>
            <w:right w:val="none" w:sz="0" w:space="0" w:color="auto"/>
          </w:divBdr>
        </w:div>
        <w:div w:id="1101610475">
          <w:marLeft w:val="640"/>
          <w:marRight w:val="0"/>
          <w:marTop w:val="0"/>
          <w:marBottom w:val="0"/>
          <w:divBdr>
            <w:top w:val="none" w:sz="0" w:space="0" w:color="auto"/>
            <w:left w:val="none" w:sz="0" w:space="0" w:color="auto"/>
            <w:bottom w:val="none" w:sz="0" w:space="0" w:color="auto"/>
            <w:right w:val="none" w:sz="0" w:space="0" w:color="auto"/>
          </w:divBdr>
        </w:div>
        <w:div w:id="1794713527">
          <w:marLeft w:val="640"/>
          <w:marRight w:val="0"/>
          <w:marTop w:val="0"/>
          <w:marBottom w:val="0"/>
          <w:divBdr>
            <w:top w:val="none" w:sz="0" w:space="0" w:color="auto"/>
            <w:left w:val="none" w:sz="0" w:space="0" w:color="auto"/>
            <w:bottom w:val="none" w:sz="0" w:space="0" w:color="auto"/>
            <w:right w:val="none" w:sz="0" w:space="0" w:color="auto"/>
          </w:divBdr>
        </w:div>
        <w:div w:id="548764607">
          <w:marLeft w:val="640"/>
          <w:marRight w:val="0"/>
          <w:marTop w:val="0"/>
          <w:marBottom w:val="0"/>
          <w:divBdr>
            <w:top w:val="none" w:sz="0" w:space="0" w:color="auto"/>
            <w:left w:val="none" w:sz="0" w:space="0" w:color="auto"/>
            <w:bottom w:val="none" w:sz="0" w:space="0" w:color="auto"/>
            <w:right w:val="none" w:sz="0" w:space="0" w:color="auto"/>
          </w:divBdr>
        </w:div>
        <w:div w:id="166792994">
          <w:marLeft w:val="640"/>
          <w:marRight w:val="0"/>
          <w:marTop w:val="0"/>
          <w:marBottom w:val="0"/>
          <w:divBdr>
            <w:top w:val="none" w:sz="0" w:space="0" w:color="auto"/>
            <w:left w:val="none" w:sz="0" w:space="0" w:color="auto"/>
            <w:bottom w:val="none" w:sz="0" w:space="0" w:color="auto"/>
            <w:right w:val="none" w:sz="0" w:space="0" w:color="auto"/>
          </w:divBdr>
        </w:div>
        <w:div w:id="365907555">
          <w:marLeft w:val="640"/>
          <w:marRight w:val="0"/>
          <w:marTop w:val="0"/>
          <w:marBottom w:val="0"/>
          <w:divBdr>
            <w:top w:val="none" w:sz="0" w:space="0" w:color="auto"/>
            <w:left w:val="none" w:sz="0" w:space="0" w:color="auto"/>
            <w:bottom w:val="none" w:sz="0" w:space="0" w:color="auto"/>
            <w:right w:val="none" w:sz="0" w:space="0" w:color="auto"/>
          </w:divBdr>
        </w:div>
        <w:div w:id="1143084598">
          <w:marLeft w:val="640"/>
          <w:marRight w:val="0"/>
          <w:marTop w:val="0"/>
          <w:marBottom w:val="0"/>
          <w:divBdr>
            <w:top w:val="none" w:sz="0" w:space="0" w:color="auto"/>
            <w:left w:val="none" w:sz="0" w:space="0" w:color="auto"/>
            <w:bottom w:val="none" w:sz="0" w:space="0" w:color="auto"/>
            <w:right w:val="none" w:sz="0" w:space="0" w:color="auto"/>
          </w:divBdr>
        </w:div>
        <w:div w:id="762725796">
          <w:marLeft w:val="640"/>
          <w:marRight w:val="0"/>
          <w:marTop w:val="0"/>
          <w:marBottom w:val="0"/>
          <w:divBdr>
            <w:top w:val="none" w:sz="0" w:space="0" w:color="auto"/>
            <w:left w:val="none" w:sz="0" w:space="0" w:color="auto"/>
            <w:bottom w:val="none" w:sz="0" w:space="0" w:color="auto"/>
            <w:right w:val="none" w:sz="0" w:space="0" w:color="auto"/>
          </w:divBdr>
        </w:div>
        <w:div w:id="1368526052">
          <w:marLeft w:val="640"/>
          <w:marRight w:val="0"/>
          <w:marTop w:val="0"/>
          <w:marBottom w:val="0"/>
          <w:divBdr>
            <w:top w:val="none" w:sz="0" w:space="0" w:color="auto"/>
            <w:left w:val="none" w:sz="0" w:space="0" w:color="auto"/>
            <w:bottom w:val="none" w:sz="0" w:space="0" w:color="auto"/>
            <w:right w:val="none" w:sz="0" w:space="0" w:color="auto"/>
          </w:divBdr>
        </w:div>
        <w:div w:id="330720527">
          <w:marLeft w:val="640"/>
          <w:marRight w:val="0"/>
          <w:marTop w:val="0"/>
          <w:marBottom w:val="0"/>
          <w:divBdr>
            <w:top w:val="none" w:sz="0" w:space="0" w:color="auto"/>
            <w:left w:val="none" w:sz="0" w:space="0" w:color="auto"/>
            <w:bottom w:val="none" w:sz="0" w:space="0" w:color="auto"/>
            <w:right w:val="none" w:sz="0" w:space="0" w:color="auto"/>
          </w:divBdr>
        </w:div>
        <w:div w:id="433014970">
          <w:marLeft w:val="640"/>
          <w:marRight w:val="0"/>
          <w:marTop w:val="0"/>
          <w:marBottom w:val="0"/>
          <w:divBdr>
            <w:top w:val="none" w:sz="0" w:space="0" w:color="auto"/>
            <w:left w:val="none" w:sz="0" w:space="0" w:color="auto"/>
            <w:bottom w:val="none" w:sz="0" w:space="0" w:color="auto"/>
            <w:right w:val="none" w:sz="0" w:space="0" w:color="auto"/>
          </w:divBdr>
        </w:div>
        <w:div w:id="607079561">
          <w:marLeft w:val="640"/>
          <w:marRight w:val="0"/>
          <w:marTop w:val="0"/>
          <w:marBottom w:val="0"/>
          <w:divBdr>
            <w:top w:val="none" w:sz="0" w:space="0" w:color="auto"/>
            <w:left w:val="none" w:sz="0" w:space="0" w:color="auto"/>
            <w:bottom w:val="none" w:sz="0" w:space="0" w:color="auto"/>
            <w:right w:val="none" w:sz="0" w:space="0" w:color="auto"/>
          </w:divBdr>
        </w:div>
        <w:div w:id="900407047">
          <w:marLeft w:val="640"/>
          <w:marRight w:val="0"/>
          <w:marTop w:val="0"/>
          <w:marBottom w:val="0"/>
          <w:divBdr>
            <w:top w:val="none" w:sz="0" w:space="0" w:color="auto"/>
            <w:left w:val="none" w:sz="0" w:space="0" w:color="auto"/>
            <w:bottom w:val="none" w:sz="0" w:space="0" w:color="auto"/>
            <w:right w:val="none" w:sz="0" w:space="0" w:color="auto"/>
          </w:divBdr>
        </w:div>
        <w:div w:id="1902016463">
          <w:marLeft w:val="640"/>
          <w:marRight w:val="0"/>
          <w:marTop w:val="0"/>
          <w:marBottom w:val="0"/>
          <w:divBdr>
            <w:top w:val="none" w:sz="0" w:space="0" w:color="auto"/>
            <w:left w:val="none" w:sz="0" w:space="0" w:color="auto"/>
            <w:bottom w:val="none" w:sz="0" w:space="0" w:color="auto"/>
            <w:right w:val="none" w:sz="0" w:space="0" w:color="auto"/>
          </w:divBdr>
        </w:div>
        <w:div w:id="1543790046">
          <w:marLeft w:val="640"/>
          <w:marRight w:val="0"/>
          <w:marTop w:val="0"/>
          <w:marBottom w:val="0"/>
          <w:divBdr>
            <w:top w:val="none" w:sz="0" w:space="0" w:color="auto"/>
            <w:left w:val="none" w:sz="0" w:space="0" w:color="auto"/>
            <w:bottom w:val="none" w:sz="0" w:space="0" w:color="auto"/>
            <w:right w:val="none" w:sz="0" w:space="0" w:color="auto"/>
          </w:divBdr>
        </w:div>
        <w:div w:id="719671037">
          <w:marLeft w:val="640"/>
          <w:marRight w:val="0"/>
          <w:marTop w:val="0"/>
          <w:marBottom w:val="0"/>
          <w:divBdr>
            <w:top w:val="none" w:sz="0" w:space="0" w:color="auto"/>
            <w:left w:val="none" w:sz="0" w:space="0" w:color="auto"/>
            <w:bottom w:val="none" w:sz="0" w:space="0" w:color="auto"/>
            <w:right w:val="none" w:sz="0" w:space="0" w:color="auto"/>
          </w:divBdr>
        </w:div>
        <w:div w:id="1368524415">
          <w:marLeft w:val="640"/>
          <w:marRight w:val="0"/>
          <w:marTop w:val="0"/>
          <w:marBottom w:val="0"/>
          <w:divBdr>
            <w:top w:val="none" w:sz="0" w:space="0" w:color="auto"/>
            <w:left w:val="none" w:sz="0" w:space="0" w:color="auto"/>
            <w:bottom w:val="none" w:sz="0" w:space="0" w:color="auto"/>
            <w:right w:val="none" w:sz="0" w:space="0" w:color="auto"/>
          </w:divBdr>
        </w:div>
        <w:div w:id="1334795845">
          <w:marLeft w:val="640"/>
          <w:marRight w:val="0"/>
          <w:marTop w:val="0"/>
          <w:marBottom w:val="0"/>
          <w:divBdr>
            <w:top w:val="none" w:sz="0" w:space="0" w:color="auto"/>
            <w:left w:val="none" w:sz="0" w:space="0" w:color="auto"/>
            <w:bottom w:val="none" w:sz="0" w:space="0" w:color="auto"/>
            <w:right w:val="none" w:sz="0" w:space="0" w:color="auto"/>
          </w:divBdr>
        </w:div>
        <w:div w:id="363484447">
          <w:marLeft w:val="640"/>
          <w:marRight w:val="0"/>
          <w:marTop w:val="0"/>
          <w:marBottom w:val="0"/>
          <w:divBdr>
            <w:top w:val="none" w:sz="0" w:space="0" w:color="auto"/>
            <w:left w:val="none" w:sz="0" w:space="0" w:color="auto"/>
            <w:bottom w:val="none" w:sz="0" w:space="0" w:color="auto"/>
            <w:right w:val="none" w:sz="0" w:space="0" w:color="auto"/>
          </w:divBdr>
        </w:div>
        <w:div w:id="561527565">
          <w:marLeft w:val="640"/>
          <w:marRight w:val="0"/>
          <w:marTop w:val="0"/>
          <w:marBottom w:val="0"/>
          <w:divBdr>
            <w:top w:val="none" w:sz="0" w:space="0" w:color="auto"/>
            <w:left w:val="none" w:sz="0" w:space="0" w:color="auto"/>
            <w:bottom w:val="none" w:sz="0" w:space="0" w:color="auto"/>
            <w:right w:val="none" w:sz="0" w:space="0" w:color="auto"/>
          </w:divBdr>
        </w:div>
        <w:div w:id="219443600">
          <w:marLeft w:val="640"/>
          <w:marRight w:val="0"/>
          <w:marTop w:val="0"/>
          <w:marBottom w:val="0"/>
          <w:divBdr>
            <w:top w:val="none" w:sz="0" w:space="0" w:color="auto"/>
            <w:left w:val="none" w:sz="0" w:space="0" w:color="auto"/>
            <w:bottom w:val="none" w:sz="0" w:space="0" w:color="auto"/>
            <w:right w:val="none" w:sz="0" w:space="0" w:color="auto"/>
          </w:divBdr>
        </w:div>
      </w:divsChild>
    </w:div>
    <w:div w:id="1223253633">
      <w:bodyDiv w:val="1"/>
      <w:marLeft w:val="0"/>
      <w:marRight w:val="0"/>
      <w:marTop w:val="0"/>
      <w:marBottom w:val="0"/>
      <w:divBdr>
        <w:top w:val="none" w:sz="0" w:space="0" w:color="auto"/>
        <w:left w:val="none" w:sz="0" w:space="0" w:color="auto"/>
        <w:bottom w:val="none" w:sz="0" w:space="0" w:color="auto"/>
        <w:right w:val="none" w:sz="0" w:space="0" w:color="auto"/>
      </w:divBdr>
      <w:divsChild>
        <w:div w:id="367296233">
          <w:marLeft w:val="640"/>
          <w:marRight w:val="0"/>
          <w:marTop w:val="0"/>
          <w:marBottom w:val="0"/>
          <w:divBdr>
            <w:top w:val="none" w:sz="0" w:space="0" w:color="auto"/>
            <w:left w:val="none" w:sz="0" w:space="0" w:color="auto"/>
            <w:bottom w:val="none" w:sz="0" w:space="0" w:color="auto"/>
            <w:right w:val="none" w:sz="0" w:space="0" w:color="auto"/>
          </w:divBdr>
        </w:div>
        <w:div w:id="1457791495">
          <w:marLeft w:val="640"/>
          <w:marRight w:val="0"/>
          <w:marTop w:val="0"/>
          <w:marBottom w:val="0"/>
          <w:divBdr>
            <w:top w:val="none" w:sz="0" w:space="0" w:color="auto"/>
            <w:left w:val="none" w:sz="0" w:space="0" w:color="auto"/>
            <w:bottom w:val="none" w:sz="0" w:space="0" w:color="auto"/>
            <w:right w:val="none" w:sz="0" w:space="0" w:color="auto"/>
          </w:divBdr>
        </w:div>
        <w:div w:id="142238025">
          <w:marLeft w:val="640"/>
          <w:marRight w:val="0"/>
          <w:marTop w:val="0"/>
          <w:marBottom w:val="0"/>
          <w:divBdr>
            <w:top w:val="none" w:sz="0" w:space="0" w:color="auto"/>
            <w:left w:val="none" w:sz="0" w:space="0" w:color="auto"/>
            <w:bottom w:val="none" w:sz="0" w:space="0" w:color="auto"/>
            <w:right w:val="none" w:sz="0" w:space="0" w:color="auto"/>
          </w:divBdr>
        </w:div>
        <w:div w:id="1570264274">
          <w:marLeft w:val="640"/>
          <w:marRight w:val="0"/>
          <w:marTop w:val="0"/>
          <w:marBottom w:val="0"/>
          <w:divBdr>
            <w:top w:val="none" w:sz="0" w:space="0" w:color="auto"/>
            <w:left w:val="none" w:sz="0" w:space="0" w:color="auto"/>
            <w:bottom w:val="none" w:sz="0" w:space="0" w:color="auto"/>
            <w:right w:val="none" w:sz="0" w:space="0" w:color="auto"/>
          </w:divBdr>
        </w:div>
        <w:div w:id="592128186">
          <w:marLeft w:val="640"/>
          <w:marRight w:val="0"/>
          <w:marTop w:val="0"/>
          <w:marBottom w:val="0"/>
          <w:divBdr>
            <w:top w:val="none" w:sz="0" w:space="0" w:color="auto"/>
            <w:left w:val="none" w:sz="0" w:space="0" w:color="auto"/>
            <w:bottom w:val="none" w:sz="0" w:space="0" w:color="auto"/>
            <w:right w:val="none" w:sz="0" w:space="0" w:color="auto"/>
          </w:divBdr>
        </w:div>
        <w:div w:id="1900624794">
          <w:marLeft w:val="640"/>
          <w:marRight w:val="0"/>
          <w:marTop w:val="0"/>
          <w:marBottom w:val="0"/>
          <w:divBdr>
            <w:top w:val="none" w:sz="0" w:space="0" w:color="auto"/>
            <w:left w:val="none" w:sz="0" w:space="0" w:color="auto"/>
            <w:bottom w:val="none" w:sz="0" w:space="0" w:color="auto"/>
            <w:right w:val="none" w:sz="0" w:space="0" w:color="auto"/>
          </w:divBdr>
        </w:div>
        <w:div w:id="747115669">
          <w:marLeft w:val="640"/>
          <w:marRight w:val="0"/>
          <w:marTop w:val="0"/>
          <w:marBottom w:val="0"/>
          <w:divBdr>
            <w:top w:val="none" w:sz="0" w:space="0" w:color="auto"/>
            <w:left w:val="none" w:sz="0" w:space="0" w:color="auto"/>
            <w:bottom w:val="none" w:sz="0" w:space="0" w:color="auto"/>
            <w:right w:val="none" w:sz="0" w:space="0" w:color="auto"/>
          </w:divBdr>
        </w:div>
        <w:div w:id="806438324">
          <w:marLeft w:val="640"/>
          <w:marRight w:val="0"/>
          <w:marTop w:val="0"/>
          <w:marBottom w:val="0"/>
          <w:divBdr>
            <w:top w:val="none" w:sz="0" w:space="0" w:color="auto"/>
            <w:left w:val="none" w:sz="0" w:space="0" w:color="auto"/>
            <w:bottom w:val="none" w:sz="0" w:space="0" w:color="auto"/>
            <w:right w:val="none" w:sz="0" w:space="0" w:color="auto"/>
          </w:divBdr>
        </w:div>
        <w:div w:id="557470736">
          <w:marLeft w:val="640"/>
          <w:marRight w:val="0"/>
          <w:marTop w:val="0"/>
          <w:marBottom w:val="0"/>
          <w:divBdr>
            <w:top w:val="none" w:sz="0" w:space="0" w:color="auto"/>
            <w:left w:val="none" w:sz="0" w:space="0" w:color="auto"/>
            <w:bottom w:val="none" w:sz="0" w:space="0" w:color="auto"/>
            <w:right w:val="none" w:sz="0" w:space="0" w:color="auto"/>
          </w:divBdr>
        </w:div>
        <w:div w:id="62024028">
          <w:marLeft w:val="640"/>
          <w:marRight w:val="0"/>
          <w:marTop w:val="0"/>
          <w:marBottom w:val="0"/>
          <w:divBdr>
            <w:top w:val="none" w:sz="0" w:space="0" w:color="auto"/>
            <w:left w:val="none" w:sz="0" w:space="0" w:color="auto"/>
            <w:bottom w:val="none" w:sz="0" w:space="0" w:color="auto"/>
            <w:right w:val="none" w:sz="0" w:space="0" w:color="auto"/>
          </w:divBdr>
        </w:div>
        <w:div w:id="452746883">
          <w:marLeft w:val="640"/>
          <w:marRight w:val="0"/>
          <w:marTop w:val="0"/>
          <w:marBottom w:val="0"/>
          <w:divBdr>
            <w:top w:val="none" w:sz="0" w:space="0" w:color="auto"/>
            <w:left w:val="none" w:sz="0" w:space="0" w:color="auto"/>
            <w:bottom w:val="none" w:sz="0" w:space="0" w:color="auto"/>
            <w:right w:val="none" w:sz="0" w:space="0" w:color="auto"/>
          </w:divBdr>
        </w:div>
        <w:div w:id="1879974658">
          <w:marLeft w:val="640"/>
          <w:marRight w:val="0"/>
          <w:marTop w:val="0"/>
          <w:marBottom w:val="0"/>
          <w:divBdr>
            <w:top w:val="none" w:sz="0" w:space="0" w:color="auto"/>
            <w:left w:val="none" w:sz="0" w:space="0" w:color="auto"/>
            <w:bottom w:val="none" w:sz="0" w:space="0" w:color="auto"/>
            <w:right w:val="none" w:sz="0" w:space="0" w:color="auto"/>
          </w:divBdr>
        </w:div>
        <w:div w:id="172889164">
          <w:marLeft w:val="640"/>
          <w:marRight w:val="0"/>
          <w:marTop w:val="0"/>
          <w:marBottom w:val="0"/>
          <w:divBdr>
            <w:top w:val="none" w:sz="0" w:space="0" w:color="auto"/>
            <w:left w:val="none" w:sz="0" w:space="0" w:color="auto"/>
            <w:bottom w:val="none" w:sz="0" w:space="0" w:color="auto"/>
            <w:right w:val="none" w:sz="0" w:space="0" w:color="auto"/>
          </w:divBdr>
        </w:div>
        <w:div w:id="670261812">
          <w:marLeft w:val="640"/>
          <w:marRight w:val="0"/>
          <w:marTop w:val="0"/>
          <w:marBottom w:val="0"/>
          <w:divBdr>
            <w:top w:val="none" w:sz="0" w:space="0" w:color="auto"/>
            <w:left w:val="none" w:sz="0" w:space="0" w:color="auto"/>
            <w:bottom w:val="none" w:sz="0" w:space="0" w:color="auto"/>
            <w:right w:val="none" w:sz="0" w:space="0" w:color="auto"/>
          </w:divBdr>
        </w:div>
        <w:div w:id="2130345757">
          <w:marLeft w:val="640"/>
          <w:marRight w:val="0"/>
          <w:marTop w:val="0"/>
          <w:marBottom w:val="0"/>
          <w:divBdr>
            <w:top w:val="none" w:sz="0" w:space="0" w:color="auto"/>
            <w:left w:val="none" w:sz="0" w:space="0" w:color="auto"/>
            <w:bottom w:val="none" w:sz="0" w:space="0" w:color="auto"/>
            <w:right w:val="none" w:sz="0" w:space="0" w:color="auto"/>
          </w:divBdr>
        </w:div>
        <w:div w:id="487134288">
          <w:marLeft w:val="640"/>
          <w:marRight w:val="0"/>
          <w:marTop w:val="0"/>
          <w:marBottom w:val="0"/>
          <w:divBdr>
            <w:top w:val="none" w:sz="0" w:space="0" w:color="auto"/>
            <w:left w:val="none" w:sz="0" w:space="0" w:color="auto"/>
            <w:bottom w:val="none" w:sz="0" w:space="0" w:color="auto"/>
            <w:right w:val="none" w:sz="0" w:space="0" w:color="auto"/>
          </w:divBdr>
        </w:div>
        <w:div w:id="1198160843">
          <w:marLeft w:val="640"/>
          <w:marRight w:val="0"/>
          <w:marTop w:val="0"/>
          <w:marBottom w:val="0"/>
          <w:divBdr>
            <w:top w:val="none" w:sz="0" w:space="0" w:color="auto"/>
            <w:left w:val="none" w:sz="0" w:space="0" w:color="auto"/>
            <w:bottom w:val="none" w:sz="0" w:space="0" w:color="auto"/>
            <w:right w:val="none" w:sz="0" w:space="0" w:color="auto"/>
          </w:divBdr>
        </w:div>
        <w:div w:id="890925323">
          <w:marLeft w:val="640"/>
          <w:marRight w:val="0"/>
          <w:marTop w:val="0"/>
          <w:marBottom w:val="0"/>
          <w:divBdr>
            <w:top w:val="none" w:sz="0" w:space="0" w:color="auto"/>
            <w:left w:val="none" w:sz="0" w:space="0" w:color="auto"/>
            <w:bottom w:val="none" w:sz="0" w:space="0" w:color="auto"/>
            <w:right w:val="none" w:sz="0" w:space="0" w:color="auto"/>
          </w:divBdr>
        </w:div>
        <w:div w:id="1358194805">
          <w:marLeft w:val="640"/>
          <w:marRight w:val="0"/>
          <w:marTop w:val="0"/>
          <w:marBottom w:val="0"/>
          <w:divBdr>
            <w:top w:val="none" w:sz="0" w:space="0" w:color="auto"/>
            <w:left w:val="none" w:sz="0" w:space="0" w:color="auto"/>
            <w:bottom w:val="none" w:sz="0" w:space="0" w:color="auto"/>
            <w:right w:val="none" w:sz="0" w:space="0" w:color="auto"/>
          </w:divBdr>
        </w:div>
        <w:div w:id="32734499">
          <w:marLeft w:val="640"/>
          <w:marRight w:val="0"/>
          <w:marTop w:val="0"/>
          <w:marBottom w:val="0"/>
          <w:divBdr>
            <w:top w:val="none" w:sz="0" w:space="0" w:color="auto"/>
            <w:left w:val="none" w:sz="0" w:space="0" w:color="auto"/>
            <w:bottom w:val="none" w:sz="0" w:space="0" w:color="auto"/>
            <w:right w:val="none" w:sz="0" w:space="0" w:color="auto"/>
          </w:divBdr>
        </w:div>
        <w:div w:id="1699622495">
          <w:marLeft w:val="640"/>
          <w:marRight w:val="0"/>
          <w:marTop w:val="0"/>
          <w:marBottom w:val="0"/>
          <w:divBdr>
            <w:top w:val="none" w:sz="0" w:space="0" w:color="auto"/>
            <w:left w:val="none" w:sz="0" w:space="0" w:color="auto"/>
            <w:bottom w:val="none" w:sz="0" w:space="0" w:color="auto"/>
            <w:right w:val="none" w:sz="0" w:space="0" w:color="auto"/>
          </w:divBdr>
        </w:div>
        <w:div w:id="2103795824">
          <w:marLeft w:val="640"/>
          <w:marRight w:val="0"/>
          <w:marTop w:val="0"/>
          <w:marBottom w:val="0"/>
          <w:divBdr>
            <w:top w:val="none" w:sz="0" w:space="0" w:color="auto"/>
            <w:left w:val="none" w:sz="0" w:space="0" w:color="auto"/>
            <w:bottom w:val="none" w:sz="0" w:space="0" w:color="auto"/>
            <w:right w:val="none" w:sz="0" w:space="0" w:color="auto"/>
          </w:divBdr>
        </w:div>
        <w:div w:id="1481774554">
          <w:marLeft w:val="640"/>
          <w:marRight w:val="0"/>
          <w:marTop w:val="0"/>
          <w:marBottom w:val="0"/>
          <w:divBdr>
            <w:top w:val="none" w:sz="0" w:space="0" w:color="auto"/>
            <w:left w:val="none" w:sz="0" w:space="0" w:color="auto"/>
            <w:bottom w:val="none" w:sz="0" w:space="0" w:color="auto"/>
            <w:right w:val="none" w:sz="0" w:space="0" w:color="auto"/>
          </w:divBdr>
        </w:div>
        <w:div w:id="1750466882">
          <w:marLeft w:val="640"/>
          <w:marRight w:val="0"/>
          <w:marTop w:val="0"/>
          <w:marBottom w:val="0"/>
          <w:divBdr>
            <w:top w:val="none" w:sz="0" w:space="0" w:color="auto"/>
            <w:left w:val="none" w:sz="0" w:space="0" w:color="auto"/>
            <w:bottom w:val="none" w:sz="0" w:space="0" w:color="auto"/>
            <w:right w:val="none" w:sz="0" w:space="0" w:color="auto"/>
          </w:divBdr>
        </w:div>
        <w:div w:id="1162508073">
          <w:marLeft w:val="640"/>
          <w:marRight w:val="0"/>
          <w:marTop w:val="0"/>
          <w:marBottom w:val="0"/>
          <w:divBdr>
            <w:top w:val="none" w:sz="0" w:space="0" w:color="auto"/>
            <w:left w:val="none" w:sz="0" w:space="0" w:color="auto"/>
            <w:bottom w:val="none" w:sz="0" w:space="0" w:color="auto"/>
            <w:right w:val="none" w:sz="0" w:space="0" w:color="auto"/>
          </w:divBdr>
        </w:div>
        <w:div w:id="2083137739">
          <w:marLeft w:val="640"/>
          <w:marRight w:val="0"/>
          <w:marTop w:val="0"/>
          <w:marBottom w:val="0"/>
          <w:divBdr>
            <w:top w:val="none" w:sz="0" w:space="0" w:color="auto"/>
            <w:left w:val="none" w:sz="0" w:space="0" w:color="auto"/>
            <w:bottom w:val="none" w:sz="0" w:space="0" w:color="auto"/>
            <w:right w:val="none" w:sz="0" w:space="0" w:color="auto"/>
          </w:divBdr>
        </w:div>
        <w:div w:id="264969157">
          <w:marLeft w:val="640"/>
          <w:marRight w:val="0"/>
          <w:marTop w:val="0"/>
          <w:marBottom w:val="0"/>
          <w:divBdr>
            <w:top w:val="none" w:sz="0" w:space="0" w:color="auto"/>
            <w:left w:val="none" w:sz="0" w:space="0" w:color="auto"/>
            <w:bottom w:val="none" w:sz="0" w:space="0" w:color="auto"/>
            <w:right w:val="none" w:sz="0" w:space="0" w:color="auto"/>
          </w:divBdr>
        </w:div>
        <w:div w:id="1844007383">
          <w:marLeft w:val="640"/>
          <w:marRight w:val="0"/>
          <w:marTop w:val="0"/>
          <w:marBottom w:val="0"/>
          <w:divBdr>
            <w:top w:val="none" w:sz="0" w:space="0" w:color="auto"/>
            <w:left w:val="none" w:sz="0" w:space="0" w:color="auto"/>
            <w:bottom w:val="none" w:sz="0" w:space="0" w:color="auto"/>
            <w:right w:val="none" w:sz="0" w:space="0" w:color="auto"/>
          </w:divBdr>
        </w:div>
        <w:div w:id="1283417248">
          <w:marLeft w:val="640"/>
          <w:marRight w:val="0"/>
          <w:marTop w:val="0"/>
          <w:marBottom w:val="0"/>
          <w:divBdr>
            <w:top w:val="none" w:sz="0" w:space="0" w:color="auto"/>
            <w:left w:val="none" w:sz="0" w:space="0" w:color="auto"/>
            <w:bottom w:val="none" w:sz="0" w:space="0" w:color="auto"/>
            <w:right w:val="none" w:sz="0" w:space="0" w:color="auto"/>
          </w:divBdr>
        </w:div>
        <w:div w:id="1770471291">
          <w:marLeft w:val="640"/>
          <w:marRight w:val="0"/>
          <w:marTop w:val="0"/>
          <w:marBottom w:val="0"/>
          <w:divBdr>
            <w:top w:val="none" w:sz="0" w:space="0" w:color="auto"/>
            <w:left w:val="none" w:sz="0" w:space="0" w:color="auto"/>
            <w:bottom w:val="none" w:sz="0" w:space="0" w:color="auto"/>
            <w:right w:val="none" w:sz="0" w:space="0" w:color="auto"/>
          </w:divBdr>
        </w:div>
        <w:div w:id="2111510398">
          <w:marLeft w:val="640"/>
          <w:marRight w:val="0"/>
          <w:marTop w:val="0"/>
          <w:marBottom w:val="0"/>
          <w:divBdr>
            <w:top w:val="none" w:sz="0" w:space="0" w:color="auto"/>
            <w:left w:val="none" w:sz="0" w:space="0" w:color="auto"/>
            <w:bottom w:val="none" w:sz="0" w:space="0" w:color="auto"/>
            <w:right w:val="none" w:sz="0" w:space="0" w:color="auto"/>
          </w:divBdr>
        </w:div>
      </w:divsChild>
    </w:div>
    <w:div w:id="1292056351">
      <w:bodyDiv w:val="1"/>
      <w:marLeft w:val="0"/>
      <w:marRight w:val="0"/>
      <w:marTop w:val="0"/>
      <w:marBottom w:val="0"/>
      <w:divBdr>
        <w:top w:val="none" w:sz="0" w:space="0" w:color="auto"/>
        <w:left w:val="none" w:sz="0" w:space="0" w:color="auto"/>
        <w:bottom w:val="none" w:sz="0" w:space="0" w:color="auto"/>
        <w:right w:val="none" w:sz="0" w:space="0" w:color="auto"/>
      </w:divBdr>
      <w:divsChild>
        <w:div w:id="463738525">
          <w:marLeft w:val="640"/>
          <w:marRight w:val="0"/>
          <w:marTop w:val="0"/>
          <w:marBottom w:val="0"/>
          <w:divBdr>
            <w:top w:val="none" w:sz="0" w:space="0" w:color="auto"/>
            <w:left w:val="none" w:sz="0" w:space="0" w:color="auto"/>
            <w:bottom w:val="none" w:sz="0" w:space="0" w:color="auto"/>
            <w:right w:val="none" w:sz="0" w:space="0" w:color="auto"/>
          </w:divBdr>
        </w:div>
        <w:div w:id="33166665">
          <w:marLeft w:val="640"/>
          <w:marRight w:val="0"/>
          <w:marTop w:val="0"/>
          <w:marBottom w:val="0"/>
          <w:divBdr>
            <w:top w:val="none" w:sz="0" w:space="0" w:color="auto"/>
            <w:left w:val="none" w:sz="0" w:space="0" w:color="auto"/>
            <w:bottom w:val="none" w:sz="0" w:space="0" w:color="auto"/>
            <w:right w:val="none" w:sz="0" w:space="0" w:color="auto"/>
          </w:divBdr>
        </w:div>
        <w:div w:id="735855488">
          <w:marLeft w:val="640"/>
          <w:marRight w:val="0"/>
          <w:marTop w:val="0"/>
          <w:marBottom w:val="0"/>
          <w:divBdr>
            <w:top w:val="none" w:sz="0" w:space="0" w:color="auto"/>
            <w:left w:val="none" w:sz="0" w:space="0" w:color="auto"/>
            <w:bottom w:val="none" w:sz="0" w:space="0" w:color="auto"/>
            <w:right w:val="none" w:sz="0" w:space="0" w:color="auto"/>
          </w:divBdr>
        </w:div>
        <w:div w:id="494806486">
          <w:marLeft w:val="640"/>
          <w:marRight w:val="0"/>
          <w:marTop w:val="0"/>
          <w:marBottom w:val="0"/>
          <w:divBdr>
            <w:top w:val="none" w:sz="0" w:space="0" w:color="auto"/>
            <w:left w:val="none" w:sz="0" w:space="0" w:color="auto"/>
            <w:bottom w:val="none" w:sz="0" w:space="0" w:color="auto"/>
            <w:right w:val="none" w:sz="0" w:space="0" w:color="auto"/>
          </w:divBdr>
        </w:div>
        <w:div w:id="98914721">
          <w:marLeft w:val="640"/>
          <w:marRight w:val="0"/>
          <w:marTop w:val="0"/>
          <w:marBottom w:val="0"/>
          <w:divBdr>
            <w:top w:val="none" w:sz="0" w:space="0" w:color="auto"/>
            <w:left w:val="none" w:sz="0" w:space="0" w:color="auto"/>
            <w:bottom w:val="none" w:sz="0" w:space="0" w:color="auto"/>
            <w:right w:val="none" w:sz="0" w:space="0" w:color="auto"/>
          </w:divBdr>
        </w:div>
        <w:div w:id="573902516">
          <w:marLeft w:val="640"/>
          <w:marRight w:val="0"/>
          <w:marTop w:val="0"/>
          <w:marBottom w:val="0"/>
          <w:divBdr>
            <w:top w:val="none" w:sz="0" w:space="0" w:color="auto"/>
            <w:left w:val="none" w:sz="0" w:space="0" w:color="auto"/>
            <w:bottom w:val="none" w:sz="0" w:space="0" w:color="auto"/>
            <w:right w:val="none" w:sz="0" w:space="0" w:color="auto"/>
          </w:divBdr>
        </w:div>
        <w:div w:id="637221454">
          <w:marLeft w:val="640"/>
          <w:marRight w:val="0"/>
          <w:marTop w:val="0"/>
          <w:marBottom w:val="0"/>
          <w:divBdr>
            <w:top w:val="none" w:sz="0" w:space="0" w:color="auto"/>
            <w:left w:val="none" w:sz="0" w:space="0" w:color="auto"/>
            <w:bottom w:val="none" w:sz="0" w:space="0" w:color="auto"/>
            <w:right w:val="none" w:sz="0" w:space="0" w:color="auto"/>
          </w:divBdr>
        </w:div>
        <w:div w:id="1522695308">
          <w:marLeft w:val="640"/>
          <w:marRight w:val="0"/>
          <w:marTop w:val="0"/>
          <w:marBottom w:val="0"/>
          <w:divBdr>
            <w:top w:val="none" w:sz="0" w:space="0" w:color="auto"/>
            <w:left w:val="none" w:sz="0" w:space="0" w:color="auto"/>
            <w:bottom w:val="none" w:sz="0" w:space="0" w:color="auto"/>
            <w:right w:val="none" w:sz="0" w:space="0" w:color="auto"/>
          </w:divBdr>
        </w:div>
        <w:div w:id="988486603">
          <w:marLeft w:val="640"/>
          <w:marRight w:val="0"/>
          <w:marTop w:val="0"/>
          <w:marBottom w:val="0"/>
          <w:divBdr>
            <w:top w:val="none" w:sz="0" w:space="0" w:color="auto"/>
            <w:left w:val="none" w:sz="0" w:space="0" w:color="auto"/>
            <w:bottom w:val="none" w:sz="0" w:space="0" w:color="auto"/>
            <w:right w:val="none" w:sz="0" w:space="0" w:color="auto"/>
          </w:divBdr>
        </w:div>
        <w:div w:id="1310669746">
          <w:marLeft w:val="640"/>
          <w:marRight w:val="0"/>
          <w:marTop w:val="0"/>
          <w:marBottom w:val="0"/>
          <w:divBdr>
            <w:top w:val="none" w:sz="0" w:space="0" w:color="auto"/>
            <w:left w:val="none" w:sz="0" w:space="0" w:color="auto"/>
            <w:bottom w:val="none" w:sz="0" w:space="0" w:color="auto"/>
            <w:right w:val="none" w:sz="0" w:space="0" w:color="auto"/>
          </w:divBdr>
        </w:div>
        <w:div w:id="1005941992">
          <w:marLeft w:val="640"/>
          <w:marRight w:val="0"/>
          <w:marTop w:val="0"/>
          <w:marBottom w:val="0"/>
          <w:divBdr>
            <w:top w:val="none" w:sz="0" w:space="0" w:color="auto"/>
            <w:left w:val="none" w:sz="0" w:space="0" w:color="auto"/>
            <w:bottom w:val="none" w:sz="0" w:space="0" w:color="auto"/>
            <w:right w:val="none" w:sz="0" w:space="0" w:color="auto"/>
          </w:divBdr>
        </w:div>
        <w:div w:id="293562299">
          <w:marLeft w:val="640"/>
          <w:marRight w:val="0"/>
          <w:marTop w:val="0"/>
          <w:marBottom w:val="0"/>
          <w:divBdr>
            <w:top w:val="none" w:sz="0" w:space="0" w:color="auto"/>
            <w:left w:val="none" w:sz="0" w:space="0" w:color="auto"/>
            <w:bottom w:val="none" w:sz="0" w:space="0" w:color="auto"/>
            <w:right w:val="none" w:sz="0" w:space="0" w:color="auto"/>
          </w:divBdr>
        </w:div>
        <w:div w:id="342783051">
          <w:marLeft w:val="640"/>
          <w:marRight w:val="0"/>
          <w:marTop w:val="0"/>
          <w:marBottom w:val="0"/>
          <w:divBdr>
            <w:top w:val="none" w:sz="0" w:space="0" w:color="auto"/>
            <w:left w:val="none" w:sz="0" w:space="0" w:color="auto"/>
            <w:bottom w:val="none" w:sz="0" w:space="0" w:color="auto"/>
            <w:right w:val="none" w:sz="0" w:space="0" w:color="auto"/>
          </w:divBdr>
        </w:div>
        <w:div w:id="258684914">
          <w:marLeft w:val="640"/>
          <w:marRight w:val="0"/>
          <w:marTop w:val="0"/>
          <w:marBottom w:val="0"/>
          <w:divBdr>
            <w:top w:val="none" w:sz="0" w:space="0" w:color="auto"/>
            <w:left w:val="none" w:sz="0" w:space="0" w:color="auto"/>
            <w:bottom w:val="none" w:sz="0" w:space="0" w:color="auto"/>
            <w:right w:val="none" w:sz="0" w:space="0" w:color="auto"/>
          </w:divBdr>
        </w:div>
        <w:div w:id="1351682812">
          <w:marLeft w:val="640"/>
          <w:marRight w:val="0"/>
          <w:marTop w:val="0"/>
          <w:marBottom w:val="0"/>
          <w:divBdr>
            <w:top w:val="none" w:sz="0" w:space="0" w:color="auto"/>
            <w:left w:val="none" w:sz="0" w:space="0" w:color="auto"/>
            <w:bottom w:val="none" w:sz="0" w:space="0" w:color="auto"/>
            <w:right w:val="none" w:sz="0" w:space="0" w:color="auto"/>
          </w:divBdr>
        </w:div>
        <w:div w:id="2032802496">
          <w:marLeft w:val="640"/>
          <w:marRight w:val="0"/>
          <w:marTop w:val="0"/>
          <w:marBottom w:val="0"/>
          <w:divBdr>
            <w:top w:val="none" w:sz="0" w:space="0" w:color="auto"/>
            <w:left w:val="none" w:sz="0" w:space="0" w:color="auto"/>
            <w:bottom w:val="none" w:sz="0" w:space="0" w:color="auto"/>
            <w:right w:val="none" w:sz="0" w:space="0" w:color="auto"/>
          </w:divBdr>
        </w:div>
        <w:div w:id="1519542983">
          <w:marLeft w:val="640"/>
          <w:marRight w:val="0"/>
          <w:marTop w:val="0"/>
          <w:marBottom w:val="0"/>
          <w:divBdr>
            <w:top w:val="none" w:sz="0" w:space="0" w:color="auto"/>
            <w:left w:val="none" w:sz="0" w:space="0" w:color="auto"/>
            <w:bottom w:val="none" w:sz="0" w:space="0" w:color="auto"/>
            <w:right w:val="none" w:sz="0" w:space="0" w:color="auto"/>
          </w:divBdr>
        </w:div>
        <w:div w:id="597913301">
          <w:marLeft w:val="640"/>
          <w:marRight w:val="0"/>
          <w:marTop w:val="0"/>
          <w:marBottom w:val="0"/>
          <w:divBdr>
            <w:top w:val="none" w:sz="0" w:space="0" w:color="auto"/>
            <w:left w:val="none" w:sz="0" w:space="0" w:color="auto"/>
            <w:bottom w:val="none" w:sz="0" w:space="0" w:color="auto"/>
            <w:right w:val="none" w:sz="0" w:space="0" w:color="auto"/>
          </w:divBdr>
        </w:div>
        <w:div w:id="158081246">
          <w:marLeft w:val="640"/>
          <w:marRight w:val="0"/>
          <w:marTop w:val="0"/>
          <w:marBottom w:val="0"/>
          <w:divBdr>
            <w:top w:val="none" w:sz="0" w:space="0" w:color="auto"/>
            <w:left w:val="none" w:sz="0" w:space="0" w:color="auto"/>
            <w:bottom w:val="none" w:sz="0" w:space="0" w:color="auto"/>
            <w:right w:val="none" w:sz="0" w:space="0" w:color="auto"/>
          </w:divBdr>
        </w:div>
        <w:div w:id="99028714">
          <w:marLeft w:val="640"/>
          <w:marRight w:val="0"/>
          <w:marTop w:val="0"/>
          <w:marBottom w:val="0"/>
          <w:divBdr>
            <w:top w:val="none" w:sz="0" w:space="0" w:color="auto"/>
            <w:left w:val="none" w:sz="0" w:space="0" w:color="auto"/>
            <w:bottom w:val="none" w:sz="0" w:space="0" w:color="auto"/>
            <w:right w:val="none" w:sz="0" w:space="0" w:color="auto"/>
          </w:divBdr>
        </w:div>
        <w:div w:id="873201784">
          <w:marLeft w:val="640"/>
          <w:marRight w:val="0"/>
          <w:marTop w:val="0"/>
          <w:marBottom w:val="0"/>
          <w:divBdr>
            <w:top w:val="none" w:sz="0" w:space="0" w:color="auto"/>
            <w:left w:val="none" w:sz="0" w:space="0" w:color="auto"/>
            <w:bottom w:val="none" w:sz="0" w:space="0" w:color="auto"/>
            <w:right w:val="none" w:sz="0" w:space="0" w:color="auto"/>
          </w:divBdr>
        </w:div>
        <w:div w:id="2042052226">
          <w:marLeft w:val="640"/>
          <w:marRight w:val="0"/>
          <w:marTop w:val="0"/>
          <w:marBottom w:val="0"/>
          <w:divBdr>
            <w:top w:val="none" w:sz="0" w:space="0" w:color="auto"/>
            <w:left w:val="none" w:sz="0" w:space="0" w:color="auto"/>
            <w:bottom w:val="none" w:sz="0" w:space="0" w:color="auto"/>
            <w:right w:val="none" w:sz="0" w:space="0" w:color="auto"/>
          </w:divBdr>
        </w:div>
        <w:div w:id="468548628">
          <w:marLeft w:val="640"/>
          <w:marRight w:val="0"/>
          <w:marTop w:val="0"/>
          <w:marBottom w:val="0"/>
          <w:divBdr>
            <w:top w:val="none" w:sz="0" w:space="0" w:color="auto"/>
            <w:left w:val="none" w:sz="0" w:space="0" w:color="auto"/>
            <w:bottom w:val="none" w:sz="0" w:space="0" w:color="auto"/>
            <w:right w:val="none" w:sz="0" w:space="0" w:color="auto"/>
          </w:divBdr>
        </w:div>
        <w:div w:id="852453385">
          <w:marLeft w:val="640"/>
          <w:marRight w:val="0"/>
          <w:marTop w:val="0"/>
          <w:marBottom w:val="0"/>
          <w:divBdr>
            <w:top w:val="none" w:sz="0" w:space="0" w:color="auto"/>
            <w:left w:val="none" w:sz="0" w:space="0" w:color="auto"/>
            <w:bottom w:val="none" w:sz="0" w:space="0" w:color="auto"/>
            <w:right w:val="none" w:sz="0" w:space="0" w:color="auto"/>
          </w:divBdr>
        </w:div>
        <w:div w:id="1198658643">
          <w:marLeft w:val="640"/>
          <w:marRight w:val="0"/>
          <w:marTop w:val="0"/>
          <w:marBottom w:val="0"/>
          <w:divBdr>
            <w:top w:val="none" w:sz="0" w:space="0" w:color="auto"/>
            <w:left w:val="none" w:sz="0" w:space="0" w:color="auto"/>
            <w:bottom w:val="none" w:sz="0" w:space="0" w:color="auto"/>
            <w:right w:val="none" w:sz="0" w:space="0" w:color="auto"/>
          </w:divBdr>
        </w:div>
        <w:div w:id="1158109358">
          <w:marLeft w:val="640"/>
          <w:marRight w:val="0"/>
          <w:marTop w:val="0"/>
          <w:marBottom w:val="0"/>
          <w:divBdr>
            <w:top w:val="none" w:sz="0" w:space="0" w:color="auto"/>
            <w:left w:val="none" w:sz="0" w:space="0" w:color="auto"/>
            <w:bottom w:val="none" w:sz="0" w:space="0" w:color="auto"/>
            <w:right w:val="none" w:sz="0" w:space="0" w:color="auto"/>
          </w:divBdr>
        </w:div>
        <w:div w:id="649677120">
          <w:marLeft w:val="640"/>
          <w:marRight w:val="0"/>
          <w:marTop w:val="0"/>
          <w:marBottom w:val="0"/>
          <w:divBdr>
            <w:top w:val="none" w:sz="0" w:space="0" w:color="auto"/>
            <w:left w:val="none" w:sz="0" w:space="0" w:color="auto"/>
            <w:bottom w:val="none" w:sz="0" w:space="0" w:color="auto"/>
            <w:right w:val="none" w:sz="0" w:space="0" w:color="auto"/>
          </w:divBdr>
        </w:div>
      </w:divsChild>
    </w:div>
    <w:div w:id="1311328219">
      <w:bodyDiv w:val="1"/>
      <w:marLeft w:val="0"/>
      <w:marRight w:val="0"/>
      <w:marTop w:val="0"/>
      <w:marBottom w:val="0"/>
      <w:divBdr>
        <w:top w:val="none" w:sz="0" w:space="0" w:color="auto"/>
        <w:left w:val="none" w:sz="0" w:space="0" w:color="auto"/>
        <w:bottom w:val="none" w:sz="0" w:space="0" w:color="auto"/>
        <w:right w:val="none" w:sz="0" w:space="0" w:color="auto"/>
      </w:divBdr>
    </w:div>
    <w:div w:id="1345135593">
      <w:bodyDiv w:val="1"/>
      <w:marLeft w:val="0"/>
      <w:marRight w:val="0"/>
      <w:marTop w:val="0"/>
      <w:marBottom w:val="0"/>
      <w:divBdr>
        <w:top w:val="none" w:sz="0" w:space="0" w:color="auto"/>
        <w:left w:val="none" w:sz="0" w:space="0" w:color="auto"/>
        <w:bottom w:val="none" w:sz="0" w:space="0" w:color="auto"/>
        <w:right w:val="none" w:sz="0" w:space="0" w:color="auto"/>
      </w:divBdr>
      <w:divsChild>
        <w:div w:id="2033799046">
          <w:marLeft w:val="640"/>
          <w:marRight w:val="0"/>
          <w:marTop w:val="0"/>
          <w:marBottom w:val="0"/>
          <w:divBdr>
            <w:top w:val="none" w:sz="0" w:space="0" w:color="auto"/>
            <w:left w:val="none" w:sz="0" w:space="0" w:color="auto"/>
            <w:bottom w:val="none" w:sz="0" w:space="0" w:color="auto"/>
            <w:right w:val="none" w:sz="0" w:space="0" w:color="auto"/>
          </w:divBdr>
        </w:div>
        <w:div w:id="1665207511">
          <w:marLeft w:val="640"/>
          <w:marRight w:val="0"/>
          <w:marTop w:val="0"/>
          <w:marBottom w:val="0"/>
          <w:divBdr>
            <w:top w:val="none" w:sz="0" w:space="0" w:color="auto"/>
            <w:left w:val="none" w:sz="0" w:space="0" w:color="auto"/>
            <w:bottom w:val="none" w:sz="0" w:space="0" w:color="auto"/>
            <w:right w:val="none" w:sz="0" w:space="0" w:color="auto"/>
          </w:divBdr>
        </w:div>
        <w:div w:id="679894291">
          <w:marLeft w:val="640"/>
          <w:marRight w:val="0"/>
          <w:marTop w:val="0"/>
          <w:marBottom w:val="0"/>
          <w:divBdr>
            <w:top w:val="none" w:sz="0" w:space="0" w:color="auto"/>
            <w:left w:val="none" w:sz="0" w:space="0" w:color="auto"/>
            <w:bottom w:val="none" w:sz="0" w:space="0" w:color="auto"/>
            <w:right w:val="none" w:sz="0" w:space="0" w:color="auto"/>
          </w:divBdr>
        </w:div>
        <w:div w:id="1455489299">
          <w:marLeft w:val="640"/>
          <w:marRight w:val="0"/>
          <w:marTop w:val="0"/>
          <w:marBottom w:val="0"/>
          <w:divBdr>
            <w:top w:val="none" w:sz="0" w:space="0" w:color="auto"/>
            <w:left w:val="none" w:sz="0" w:space="0" w:color="auto"/>
            <w:bottom w:val="none" w:sz="0" w:space="0" w:color="auto"/>
            <w:right w:val="none" w:sz="0" w:space="0" w:color="auto"/>
          </w:divBdr>
        </w:div>
        <w:div w:id="1016006516">
          <w:marLeft w:val="640"/>
          <w:marRight w:val="0"/>
          <w:marTop w:val="0"/>
          <w:marBottom w:val="0"/>
          <w:divBdr>
            <w:top w:val="none" w:sz="0" w:space="0" w:color="auto"/>
            <w:left w:val="none" w:sz="0" w:space="0" w:color="auto"/>
            <w:bottom w:val="none" w:sz="0" w:space="0" w:color="auto"/>
            <w:right w:val="none" w:sz="0" w:space="0" w:color="auto"/>
          </w:divBdr>
        </w:div>
        <w:div w:id="1811553007">
          <w:marLeft w:val="640"/>
          <w:marRight w:val="0"/>
          <w:marTop w:val="0"/>
          <w:marBottom w:val="0"/>
          <w:divBdr>
            <w:top w:val="none" w:sz="0" w:space="0" w:color="auto"/>
            <w:left w:val="none" w:sz="0" w:space="0" w:color="auto"/>
            <w:bottom w:val="none" w:sz="0" w:space="0" w:color="auto"/>
            <w:right w:val="none" w:sz="0" w:space="0" w:color="auto"/>
          </w:divBdr>
        </w:div>
        <w:div w:id="1388065237">
          <w:marLeft w:val="640"/>
          <w:marRight w:val="0"/>
          <w:marTop w:val="0"/>
          <w:marBottom w:val="0"/>
          <w:divBdr>
            <w:top w:val="none" w:sz="0" w:space="0" w:color="auto"/>
            <w:left w:val="none" w:sz="0" w:space="0" w:color="auto"/>
            <w:bottom w:val="none" w:sz="0" w:space="0" w:color="auto"/>
            <w:right w:val="none" w:sz="0" w:space="0" w:color="auto"/>
          </w:divBdr>
        </w:div>
        <w:div w:id="1039352952">
          <w:marLeft w:val="640"/>
          <w:marRight w:val="0"/>
          <w:marTop w:val="0"/>
          <w:marBottom w:val="0"/>
          <w:divBdr>
            <w:top w:val="none" w:sz="0" w:space="0" w:color="auto"/>
            <w:left w:val="none" w:sz="0" w:space="0" w:color="auto"/>
            <w:bottom w:val="none" w:sz="0" w:space="0" w:color="auto"/>
            <w:right w:val="none" w:sz="0" w:space="0" w:color="auto"/>
          </w:divBdr>
        </w:div>
        <w:div w:id="1487164257">
          <w:marLeft w:val="640"/>
          <w:marRight w:val="0"/>
          <w:marTop w:val="0"/>
          <w:marBottom w:val="0"/>
          <w:divBdr>
            <w:top w:val="none" w:sz="0" w:space="0" w:color="auto"/>
            <w:left w:val="none" w:sz="0" w:space="0" w:color="auto"/>
            <w:bottom w:val="none" w:sz="0" w:space="0" w:color="auto"/>
            <w:right w:val="none" w:sz="0" w:space="0" w:color="auto"/>
          </w:divBdr>
        </w:div>
        <w:div w:id="1654528392">
          <w:marLeft w:val="640"/>
          <w:marRight w:val="0"/>
          <w:marTop w:val="0"/>
          <w:marBottom w:val="0"/>
          <w:divBdr>
            <w:top w:val="none" w:sz="0" w:space="0" w:color="auto"/>
            <w:left w:val="none" w:sz="0" w:space="0" w:color="auto"/>
            <w:bottom w:val="none" w:sz="0" w:space="0" w:color="auto"/>
            <w:right w:val="none" w:sz="0" w:space="0" w:color="auto"/>
          </w:divBdr>
        </w:div>
        <w:div w:id="2112511051">
          <w:marLeft w:val="640"/>
          <w:marRight w:val="0"/>
          <w:marTop w:val="0"/>
          <w:marBottom w:val="0"/>
          <w:divBdr>
            <w:top w:val="none" w:sz="0" w:space="0" w:color="auto"/>
            <w:left w:val="none" w:sz="0" w:space="0" w:color="auto"/>
            <w:bottom w:val="none" w:sz="0" w:space="0" w:color="auto"/>
            <w:right w:val="none" w:sz="0" w:space="0" w:color="auto"/>
          </w:divBdr>
        </w:div>
        <w:div w:id="1346904874">
          <w:marLeft w:val="640"/>
          <w:marRight w:val="0"/>
          <w:marTop w:val="0"/>
          <w:marBottom w:val="0"/>
          <w:divBdr>
            <w:top w:val="none" w:sz="0" w:space="0" w:color="auto"/>
            <w:left w:val="none" w:sz="0" w:space="0" w:color="auto"/>
            <w:bottom w:val="none" w:sz="0" w:space="0" w:color="auto"/>
            <w:right w:val="none" w:sz="0" w:space="0" w:color="auto"/>
          </w:divBdr>
        </w:div>
        <w:div w:id="293221439">
          <w:marLeft w:val="640"/>
          <w:marRight w:val="0"/>
          <w:marTop w:val="0"/>
          <w:marBottom w:val="0"/>
          <w:divBdr>
            <w:top w:val="none" w:sz="0" w:space="0" w:color="auto"/>
            <w:left w:val="none" w:sz="0" w:space="0" w:color="auto"/>
            <w:bottom w:val="none" w:sz="0" w:space="0" w:color="auto"/>
            <w:right w:val="none" w:sz="0" w:space="0" w:color="auto"/>
          </w:divBdr>
        </w:div>
        <w:div w:id="2063673343">
          <w:marLeft w:val="640"/>
          <w:marRight w:val="0"/>
          <w:marTop w:val="0"/>
          <w:marBottom w:val="0"/>
          <w:divBdr>
            <w:top w:val="none" w:sz="0" w:space="0" w:color="auto"/>
            <w:left w:val="none" w:sz="0" w:space="0" w:color="auto"/>
            <w:bottom w:val="none" w:sz="0" w:space="0" w:color="auto"/>
            <w:right w:val="none" w:sz="0" w:space="0" w:color="auto"/>
          </w:divBdr>
        </w:div>
        <w:div w:id="1684818463">
          <w:marLeft w:val="640"/>
          <w:marRight w:val="0"/>
          <w:marTop w:val="0"/>
          <w:marBottom w:val="0"/>
          <w:divBdr>
            <w:top w:val="none" w:sz="0" w:space="0" w:color="auto"/>
            <w:left w:val="none" w:sz="0" w:space="0" w:color="auto"/>
            <w:bottom w:val="none" w:sz="0" w:space="0" w:color="auto"/>
            <w:right w:val="none" w:sz="0" w:space="0" w:color="auto"/>
          </w:divBdr>
        </w:div>
        <w:div w:id="590816818">
          <w:marLeft w:val="640"/>
          <w:marRight w:val="0"/>
          <w:marTop w:val="0"/>
          <w:marBottom w:val="0"/>
          <w:divBdr>
            <w:top w:val="none" w:sz="0" w:space="0" w:color="auto"/>
            <w:left w:val="none" w:sz="0" w:space="0" w:color="auto"/>
            <w:bottom w:val="none" w:sz="0" w:space="0" w:color="auto"/>
            <w:right w:val="none" w:sz="0" w:space="0" w:color="auto"/>
          </w:divBdr>
        </w:div>
        <w:div w:id="1835098192">
          <w:marLeft w:val="640"/>
          <w:marRight w:val="0"/>
          <w:marTop w:val="0"/>
          <w:marBottom w:val="0"/>
          <w:divBdr>
            <w:top w:val="none" w:sz="0" w:space="0" w:color="auto"/>
            <w:left w:val="none" w:sz="0" w:space="0" w:color="auto"/>
            <w:bottom w:val="none" w:sz="0" w:space="0" w:color="auto"/>
            <w:right w:val="none" w:sz="0" w:space="0" w:color="auto"/>
          </w:divBdr>
        </w:div>
        <w:div w:id="135757524">
          <w:marLeft w:val="640"/>
          <w:marRight w:val="0"/>
          <w:marTop w:val="0"/>
          <w:marBottom w:val="0"/>
          <w:divBdr>
            <w:top w:val="none" w:sz="0" w:space="0" w:color="auto"/>
            <w:left w:val="none" w:sz="0" w:space="0" w:color="auto"/>
            <w:bottom w:val="none" w:sz="0" w:space="0" w:color="auto"/>
            <w:right w:val="none" w:sz="0" w:space="0" w:color="auto"/>
          </w:divBdr>
        </w:div>
        <w:div w:id="875507856">
          <w:marLeft w:val="640"/>
          <w:marRight w:val="0"/>
          <w:marTop w:val="0"/>
          <w:marBottom w:val="0"/>
          <w:divBdr>
            <w:top w:val="none" w:sz="0" w:space="0" w:color="auto"/>
            <w:left w:val="none" w:sz="0" w:space="0" w:color="auto"/>
            <w:bottom w:val="none" w:sz="0" w:space="0" w:color="auto"/>
            <w:right w:val="none" w:sz="0" w:space="0" w:color="auto"/>
          </w:divBdr>
        </w:div>
        <w:div w:id="131561015">
          <w:marLeft w:val="640"/>
          <w:marRight w:val="0"/>
          <w:marTop w:val="0"/>
          <w:marBottom w:val="0"/>
          <w:divBdr>
            <w:top w:val="none" w:sz="0" w:space="0" w:color="auto"/>
            <w:left w:val="none" w:sz="0" w:space="0" w:color="auto"/>
            <w:bottom w:val="none" w:sz="0" w:space="0" w:color="auto"/>
            <w:right w:val="none" w:sz="0" w:space="0" w:color="auto"/>
          </w:divBdr>
        </w:div>
        <w:div w:id="1469741478">
          <w:marLeft w:val="640"/>
          <w:marRight w:val="0"/>
          <w:marTop w:val="0"/>
          <w:marBottom w:val="0"/>
          <w:divBdr>
            <w:top w:val="none" w:sz="0" w:space="0" w:color="auto"/>
            <w:left w:val="none" w:sz="0" w:space="0" w:color="auto"/>
            <w:bottom w:val="none" w:sz="0" w:space="0" w:color="auto"/>
            <w:right w:val="none" w:sz="0" w:space="0" w:color="auto"/>
          </w:divBdr>
        </w:div>
        <w:div w:id="2042976666">
          <w:marLeft w:val="640"/>
          <w:marRight w:val="0"/>
          <w:marTop w:val="0"/>
          <w:marBottom w:val="0"/>
          <w:divBdr>
            <w:top w:val="none" w:sz="0" w:space="0" w:color="auto"/>
            <w:left w:val="none" w:sz="0" w:space="0" w:color="auto"/>
            <w:bottom w:val="none" w:sz="0" w:space="0" w:color="auto"/>
            <w:right w:val="none" w:sz="0" w:space="0" w:color="auto"/>
          </w:divBdr>
        </w:div>
        <w:div w:id="408774709">
          <w:marLeft w:val="640"/>
          <w:marRight w:val="0"/>
          <w:marTop w:val="0"/>
          <w:marBottom w:val="0"/>
          <w:divBdr>
            <w:top w:val="none" w:sz="0" w:space="0" w:color="auto"/>
            <w:left w:val="none" w:sz="0" w:space="0" w:color="auto"/>
            <w:bottom w:val="none" w:sz="0" w:space="0" w:color="auto"/>
            <w:right w:val="none" w:sz="0" w:space="0" w:color="auto"/>
          </w:divBdr>
        </w:div>
        <w:div w:id="1795251848">
          <w:marLeft w:val="640"/>
          <w:marRight w:val="0"/>
          <w:marTop w:val="0"/>
          <w:marBottom w:val="0"/>
          <w:divBdr>
            <w:top w:val="none" w:sz="0" w:space="0" w:color="auto"/>
            <w:left w:val="none" w:sz="0" w:space="0" w:color="auto"/>
            <w:bottom w:val="none" w:sz="0" w:space="0" w:color="auto"/>
            <w:right w:val="none" w:sz="0" w:space="0" w:color="auto"/>
          </w:divBdr>
        </w:div>
        <w:div w:id="455412271">
          <w:marLeft w:val="640"/>
          <w:marRight w:val="0"/>
          <w:marTop w:val="0"/>
          <w:marBottom w:val="0"/>
          <w:divBdr>
            <w:top w:val="none" w:sz="0" w:space="0" w:color="auto"/>
            <w:left w:val="none" w:sz="0" w:space="0" w:color="auto"/>
            <w:bottom w:val="none" w:sz="0" w:space="0" w:color="auto"/>
            <w:right w:val="none" w:sz="0" w:space="0" w:color="auto"/>
          </w:divBdr>
        </w:div>
        <w:div w:id="724329226">
          <w:marLeft w:val="640"/>
          <w:marRight w:val="0"/>
          <w:marTop w:val="0"/>
          <w:marBottom w:val="0"/>
          <w:divBdr>
            <w:top w:val="none" w:sz="0" w:space="0" w:color="auto"/>
            <w:left w:val="none" w:sz="0" w:space="0" w:color="auto"/>
            <w:bottom w:val="none" w:sz="0" w:space="0" w:color="auto"/>
            <w:right w:val="none" w:sz="0" w:space="0" w:color="auto"/>
          </w:divBdr>
        </w:div>
        <w:div w:id="409354165">
          <w:marLeft w:val="640"/>
          <w:marRight w:val="0"/>
          <w:marTop w:val="0"/>
          <w:marBottom w:val="0"/>
          <w:divBdr>
            <w:top w:val="none" w:sz="0" w:space="0" w:color="auto"/>
            <w:left w:val="none" w:sz="0" w:space="0" w:color="auto"/>
            <w:bottom w:val="none" w:sz="0" w:space="0" w:color="auto"/>
            <w:right w:val="none" w:sz="0" w:space="0" w:color="auto"/>
          </w:divBdr>
        </w:div>
        <w:div w:id="516233413">
          <w:marLeft w:val="640"/>
          <w:marRight w:val="0"/>
          <w:marTop w:val="0"/>
          <w:marBottom w:val="0"/>
          <w:divBdr>
            <w:top w:val="none" w:sz="0" w:space="0" w:color="auto"/>
            <w:left w:val="none" w:sz="0" w:space="0" w:color="auto"/>
            <w:bottom w:val="none" w:sz="0" w:space="0" w:color="auto"/>
            <w:right w:val="none" w:sz="0" w:space="0" w:color="auto"/>
          </w:divBdr>
        </w:div>
        <w:div w:id="988242668">
          <w:marLeft w:val="640"/>
          <w:marRight w:val="0"/>
          <w:marTop w:val="0"/>
          <w:marBottom w:val="0"/>
          <w:divBdr>
            <w:top w:val="none" w:sz="0" w:space="0" w:color="auto"/>
            <w:left w:val="none" w:sz="0" w:space="0" w:color="auto"/>
            <w:bottom w:val="none" w:sz="0" w:space="0" w:color="auto"/>
            <w:right w:val="none" w:sz="0" w:space="0" w:color="auto"/>
          </w:divBdr>
        </w:div>
        <w:div w:id="753743934">
          <w:marLeft w:val="640"/>
          <w:marRight w:val="0"/>
          <w:marTop w:val="0"/>
          <w:marBottom w:val="0"/>
          <w:divBdr>
            <w:top w:val="none" w:sz="0" w:space="0" w:color="auto"/>
            <w:left w:val="none" w:sz="0" w:space="0" w:color="auto"/>
            <w:bottom w:val="none" w:sz="0" w:space="0" w:color="auto"/>
            <w:right w:val="none" w:sz="0" w:space="0" w:color="auto"/>
          </w:divBdr>
        </w:div>
        <w:div w:id="1157379765">
          <w:marLeft w:val="640"/>
          <w:marRight w:val="0"/>
          <w:marTop w:val="0"/>
          <w:marBottom w:val="0"/>
          <w:divBdr>
            <w:top w:val="none" w:sz="0" w:space="0" w:color="auto"/>
            <w:left w:val="none" w:sz="0" w:space="0" w:color="auto"/>
            <w:bottom w:val="none" w:sz="0" w:space="0" w:color="auto"/>
            <w:right w:val="none" w:sz="0" w:space="0" w:color="auto"/>
          </w:divBdr>
        </w:div>
      </w:divsChild>
    </w:div>
    <w:div w:id="1349866139">
      <w:bodyDiv w:val="1"/>
      <w:marLeft w:val="0"/>
      <w:marRight w:val="0"/>
      <w:marTop w:val="0"/>
      <w:marBottom w:val="0"/>
      <w:divBdr>
        <w:top w:val="none" w:sz="0" w:space="0" w:color="auto"/>
        <w:left w:val="none" w:sz="0" w:space="0" w:color="auto"/>
        <w:bottom w:val="none" w:sz="0" w:space="0" w:color="auto"/>
        <w:right w:val="none" w:sz="0" w:space="0" w:color="auto"/>
      </w:divBdr>
    </w:div>
    <w:div w:id="1361473736">
      <w:bodyDiv w:val="1"/>
      <w:marLeft w:val="0"/>
      <w:marRight w:val="0"/>
      <w:marTop w:val="0"/>
      <w:marBottom w:val="0"/>
      <w:divBdr>
        <w:top w:val="none" w:sz="0" w:space="0" w:color="auto"/>
        <w:left w:val="none" w:sz="0" w:space="0" w:color="auto"/>
        <w:bottom w:val="none" w:sz="0" w:space="0" w:color="auto"/>
        <w:right w:val="none" w:sz="0" w:space="0" w:color="auto"/>
      </w:divBdr>
      <w:divsChild>
        <w:div w:id="187062546">
          <w:marLeft w:val="640"/>
          <w:marRight w:val="0"/>
          <w:marTop w:val="0"/>
          <w:marBottom w:val="0"/>
          <w:divBdr>
            <w:top w:val="none" w:sz="0" w:space="0" w:color="auto"/>
            <w:left w:val="none" w:sz="0" w:space="0" w:color="auto"/>
            <w:bottom w:val="none" w:sz="0" w:space="0" w:color="auto"/>
            <w:right w:val="none" w:sz="0" w:space="0" w:color="auto"/>
          </w:divBdr>
        </w:div>
        <w:div w:id="568540470">
          <w:marLeft w:val="640"/>
          <w:marRight w:val="0"/>
          <w:marTop w:val="0"/>
          <w:marBottom w:val="0"/>
          <w:divBdr>
            <w:top w:val="none" w:sz="0" w:space="0" w:color="auto"/>
            <w:left w:val="none" w:sz="0" w:space="0" w:color="auto"/>
            <w:bottom w:val="none" w:sz="0" w:space="0" w:color="auto"/>
            <w:right w:val="none" w:sz="0" w:space="0" w:color="auto"/>
          </w:divBdr>
        </w:div>
        <w:div w:id="1342246178">
          <w:marLeft w:val="640"/>
          <w:marRight w:val="0"/>
          <w:marTop w:val="0"/>
          <w:marBottom w:val="0"/>
          <w:divBdr>
            <w:top w:val="none" w:sz="0" w:space="0" w:color="auto"/>
            <w:left w:val="none" w:sz="0" w:space="0" w:color="auto"/>
            <w:bottom w:val="none" w:sz="0" w:space="0" w:color="auto"/>
            <w:right w:val="none" w:sz="0" w:space="0" w:color="auto"/>
          </w:divBdr>
        </w:div>
        <w:div w:id="1415205514">
          <w:marLeft w:val="640"/>
          <w:marRight w:val="0"/>
          <w:marTop w:val="0"/>
          <w:marBottom w:val="0"/>
          <w:divBdr>
            <w:top w:val="none" w:sz="0" w:space="0" w:color="auto"/>
            <w:left w:val="none" w:sz="0" w:space="0" w:color="auto"/>
            <w:bottom w:val="none" w:sz="0" w:space="0" w:color="auto"/>
            <w:right w:val="none" w:sz="0" w:space="0" w:color="auto"/>
          </w:divBdr>
        </w:div>
        <w:div w:id="628050778">
          <w:marLeft w:val="640"/>
          <w:marRight w:val="0"/>
          <w:marTop w:val="0"/>
          <w:marBottom w:val="0"/>
          <w:divBdr>
            <w:top w:val="none" w:sz="0" w:space="0" w:color="auto"/>
            <w:left w:val="none" w:sz="0" w:space="0" w:color="auto"/>
            <w:bottom w:val="none" w:sz="0" w:space="0" w:color="auto"/>
            <w:right w:val="none" w:sz="0" w:space="0" w:color="auto"/>
          </w:divBdr>
        </w:div>
        <w:div w:id="1831171592">
          <w:marLeft w:val="640"/>
          <w:marRight w:val="0"/>
          <w:marTop w:val="0"/>
          <w:marBottom w:val="0"/>
          <w:divBdr>
            <w:top w:val="none" w:sz="0" w:space="0" w:color="auto"/>
            <w:left w:val="none" w:sz="0" w:space="0" w:color="auto"/>
            <w:bottom w:val="none" w:sz="0" w:space="0" w:color="auto"/>
            <w:right w:val="none" w:sz="0" w:space="0" w:color="auto"/>
          </w:divBdr>
        </w:div>
        <w:div w:id="851337970">
          <w:marLeft w:val="640"/>
          <w:marRight w:val="0"/>
          <w:marTop w:val="0"/>
          <w:marBottom w:val="0"/>
          <w:divBdr>
            <w:top w:val="none" w:sz="0" w:space="0" w:color="auto"/>
            <w:left w:val="none" w:sz="0" w:space="0" w:color="auto"/>
            <w:bottom w:val="none" w:sz="0" w:space="0" w:color="auto"/>
            <w:right w:val="none" w:sz="0" w:space="0" w:color="auto"/>
          </w:divBdr>
        </w:div>
        <w:div w:id="139689183">
          <w:marLeft w:val="640"/>
          <w:marRight w:val="0"/>
          <w:marTop w:val="0"/>
          <w:marBottom w:val="0"/>
          <w:divBdr>
            <w:top w:val="none" w:sz="0" w:space="0" w:color="auto"/>
            <w:left w:val="none" w:sz="0" w:space="0" w:color="auto"/>
            <w:bottom w:val="none" w:sz="0" w:space="0" w:color="auto"/>
            <w:right w:val="none" w:sz="0" w:space="0" w:color="auto"/>
          </w:divBdr>
        </w:div>
        <w:div w:id="424814538">
          <w:marLeft w:val="640"/>
          <w:marRight w:val="0"/>
          <w:marTop w:val="0"/>
          <w:marBottom w:val="0"/>
          <w:divBdr>
            <w:top w:val="none" w:sz="0" w:space="0" w:color="auto"/>
            <w:left w:val="none" w:sz="0" w:space="0" w:color="auto"/>
            <w:bottom w:val="none" w:sz="0" w:space="0" w:color="auto"/>
            <w:right w:val="none" w:sz="0" w:space="0" w:color="auto"/>
          </w:divBdr>
        </w:div>
        <w:div w:id="205526455">
          <w:marLeft w:val="640"/>
          <w:marRight w:val="0"/>
          <w:marTop w:val="0"/>
          <w:marBottom w:val="0"/>
          <w:divBdr>
            <w:top w:val="none" w:sz="0" w:space="0" w:color="auto"/>
            <w:left w:val="none" w:sz="0" w:space="0" w:color="auto"/>
            <w:bottom w:val="none" w:sz="0" w:space="0" w:color="auto"/>
            <w:right w:val="none" w:sz="0" w:space="0" w:color="auto"/>
          </w:divBdr>
        </w:div>
        <w:div w:id="468474527">
          <w:marLeft w:val="640"/>
          <w:marRight w:val="0"/>
          <w:marTop w:val="0"/>
          <w:marBottom w:val="0"/>
          <w:divBdr>
            <w:top w:val="none" w:sz="0" w:space="0" w:color="auto"/>
            <w:left w:val="none" w:sz="0" w:space="0" w:color="auto"/>
            <w:bottom w:val="none" w:sz="0" w:space="0" w:color="auto"/>
            <w:right w:val="none" w:sz="0" w:space="0" w:color="auto"/>
          </w:divBdr>
        </w:div>
        <w:div w:id="649135700">
          <w:marLeft w:val="640"/>
          <w:marRight w:val="0"/>
          <w:marTop w:val="0"/>
          <w:marBottom w:val="0"/>
          <w:divBdr>
            <w:top w:val="none" w:sz="0" w:space="0" w:color="auto"/>
            <w:left w:val="none" w:sz="0" w:space="0" w:color="auto"/>
            <w:bottom w:val="none" w:sz="0" w:space="0" w:color="auto"/>
            <w:right w:val="none" w:sz="0" w:space="0" w:color="auto"/>
          </w:divBdr>
        </w:div>
        <w:div w:id="1333795461">
          <w:marLeft w:val="640"/>
          <w:marRight w:val="0"/>
          <w:marTop w:val="0"/>
          <w:marBottom w:val="0"/>
          <w:divBdr>
            <w:top w:val="none" w:sz="0" w:space="0" w:color="auto"/>
            <w:left w:val="none" w:sz="0" w:space="0" w:color="auto"/>
            <w:bottom w:val="none" w:sz="0" w:space="0" w:color="auto"/>
            <w:right w:val="none" w:sz="0" w:space="0" w:color="auto"/>
          </w:divBdr>
        </w:div>
        <w:div w:id="1849824837">
          <w:marLeft w:val="640"/>
          <w:marRight w:val="0"/>
          <w:marTop w:val="0"/>
          <w:marBottom w:val="0"/>
          <w:divBdr>
            <w:top w:val="none" w:sz="0" w:space="0" w:color="auto"/>
            <w:left w:val="none" w:sz="0" w:space="0" w:color="auto"/>
            <w:bottom w:val="none" w:sz="0" w:space="0" w:color="auto"/>
            <w:right w:val="none" w:sz="0" w:space="0" w:color="auto"/>
          </w:divBdr>
        </w:div>
        <w:div w:id="1676687084">
          <w:marLeft w:val="640"/>
          <w:marRight w:val="0"/>
          <w:marTop w:val="0"/>
          <w:marBottom w:val="0"/>
          <w:divBdr>
            <w:top w:val="none" w:sz="0" w:space="0" w:color="auto"/>
            <w:left w:val="none" w:sz="0" w:space="0" w:color="auto"/>
            <w:bottom w:val="none" w:sz="0" w:space="0" w:color="auto"/>
            <w:right w:val="none" w:sz="0" w:space="0" w:color="auto"/>
          </w:divBdr>
        </w:div>
        <w:div w:id="357122378">
          <w:marLeft w:val="640"/>
          <w:marRight w:val="0"/>
          <w:marTop w:val="0"/>
          <w:marBottom w:val="0"/>
          <w:divBdr>
            <w:top w:val="none" w:sz="0" w:space="0" w:color="auto"/>
            <w:left w:val="none" w:sz="0" w:space="0" w:color="auto"/>
            <w:bottom w:val="none" w:sz="0" w:space="0" w:color="auto"/>
            <w:right w:val="none" w:sz="0" w:space="0" w:color="auto"/>
          </w:divBdr>
        </w:div>
        <w:div w:id="1300380249">
          <w:marLeft w:val="640"/>
          <w:marRight w:val="0"/>
          <w:marTop w:val="0"/>
          <w:marBottom w:val="0"/>
          <w:divBdr>
            <w:top w:val="none" w:sz="0" w:space="0" w:color="auto"/>
            <w:left w:val="none" w:sz="0" w:space="0" w:color="auto"/>
            <w:bottom w:val="none" w:sz="0" w:space="0" w:color="auto"/>
            <w:right w:val="none" w:sz="0" w:space="0" w:color="auto"/>
          </w:divBdr>
        </w:div>
        <w:div w:id="1014192">
          <w:marLeft w:val="640"/>
          <w:marRight w:val="0"/>
          <w:marTop w:val="0"/>
          <w:marBottom w:val="0"/>
          <w:divBdr>
            <w:top w:val="none" w:sz="0" w:space="0" w:color="auto"/>
            <w:left w:val="none" w:sz="0" w:space="0" w:color="auto"/>
            <w:bottom w:val="none" w:sz="0" w:space="0" w:color="auto"/>
            <w:right w:val="none" w:sz="0" w:space="0" w:color="auto"/>
          </w:divBdr>
        </w:div>
        <w:div w:id="1899172617">
          <w:marLeft w:val="640"/>
          <w:marRight w:val="0"/>
          <w:marTop w:val="0"/>
          <w:marBottom w:val="0"/>
          <w:divBdr>
            <w:top w:val="none" w:sz="0" w:space="0" w:color="auto"/>
            <w:left w:val="none" w:sz="0" w:space="0" w:color="auto"/>
            <w:bottom w:val="none" w:sz="0" w:space="0" w:color="auto"/>
            <w:right w:val="none" w:sz="0" w:space="0" w:color="auto"/>
          </w:divBdr>
        </w:div>
        <w:div w:id="1009523535">
          <w:marLeft w:val="640"/>
          <w:marRight w:val="0"/>
          <w:marTop w:val="0"/>
          <w:marBottom w:val="0"/>
          <w:divBdr>
            <w:top w:val="none" w:sz="0" w:space="0" w:color="auto"/>
            <w:left w:val="none" w:sz="0" w:space="0" w:color="auto"/>
            <w:bottom w:val="none" w:sz="0" w:space="0" w:color="auto"/>
            <w:right w:val="none" w:sz="0" w:space="0" w:color="auto"/>
          </w:divBdr>
        </w:div>
        <w:div w:id="717894792">
          <w:marLeft w:val="640"/>
          <w:marRight w:val="0"/>
          <w:marTop w:val="0"/>
          <w:marBottom w:val="0"/>
          <w:divBdr>
            <w:top w:val="none" w:sz="0" w:space="0" w:color="auto"/>
            <w:left w:val="none" w:sz="0" w:space="0" w:color="auto"/>
            <w:bottom w:val="none" w:sz="0" w:space="0" w:color="auto"/>
            <w:right w:val="none" w:sz="0" w:space="0" w:color="auto"/>
          </w:divBdr>
        </w:div>
        <w:div w:id="1678922504">
          <w:marLeft w:val="640"/>
          <w:marRight w:val="0"/>
          <w:marTop w:val="0"/>
          <w:marBottom w:val="0"/>
          <w:divBdr>
            <w:top w:val="none" w:sz="0" w:space="0" w:color="auto"/>
            <w:left w:val="none" w:sz="0" w:space="0" w:color="auto"/>
            <w:bottom w:val="none" w:sz="0" w:space="0" w:color="auto"/>
            <w:right w:val="none" w:sz="0" w:space="0" w:color="auto"/>
          </w:divBdr>
        </w:div>
        <w:div w:id="35350895">
          <w:marLeft w:val="640"/>
          <w:marRight w:val="0"/>
          <w:marTop w:val="0"/>
          <w:marBottom w:val="0"/>
          <w:divBdr>
            <w:top w:val="none" w:sz="0" w:space="0" w:color="auto"/>
            <w:left w:val="none" w:sz="0" w:space="0" w:color="auto"/>
            <w:bottom w:val="none" w:sz="0" w:space="0" w:color="auto"/>
            <w:right w:val="none" w:sz="0" w:space="0" w:color="auto"/>
          </w:divBdr>
        </w:div>
        <w:div w:id="2902419">
          <w:marLeft w:val="640"/>
          <w:marRight w:val="0"/>
          <w:marTop w:val="0"/>
          <w:marBottom w:val="0"/>
          <w:divBdr>
            <w:top w:val="none" w:sz="0" w:space="0" w:color="auto"/>
            <w:left w:val="none" w:sz="0" w:space="0" w:color="auto"/>
            <w:bottom w:val="none" w:sz="0" w:space="0" w:color="auto"/>
            <w:right w:val="none" w:sz="0" w:space="0" w:color="auto"/>
          </w:divBdr>
        </w:div>
        <w:div w:id="530849915">
          <w:marLeft w:val="640"/>
          <w:marRight w:val="0"/>
          <w:marTop w:val="0"/>
          <w:marBottom w:val="0"/>
          <w:divBdr>
            <w:top w:val="none" w:sz="0" w:space="0" w:color="auto"/>
            <w:left w:val="none" w:sz="0" w:space="0" w:color="auto"/>
            <w:bottom w:val="none" w:sz="0" w:space="0" w:color="auto"/>
            <w:right w:val="none" w:sz="0" w:space="0" w:color="auto"/>
          </w:divBdr>
        </w:div>
        <w:div w:id="331303000">
          <w:marLeft w:val="640"/>
          <w:marRight w:val="0"/>
          <w:marTop w:val="0"/>
          <w:marBottom w:val="0"/>
          <w:divBdr>
            <w:top w:val="none" w:sz="0" w:space="0" w:color="auto"/>
            <w:left w:val="none" w:sz="0" w:space="0" w:color="auto"/>
            <w:bottom w:val="none" w:sz="0" w:space="0" w:color="auto"/>
            <w:right w:val="none" w:sz="0" w:space="0" w:color="auto"/>
          </w:divBdr>
        </w:div>
        <w:div w:id="2003698177">
          <w:marLeft w:val="640"/>
          <w:marRight w:val="0"/>
          <w:marTop w:val="0"/>
          <w:marBottom w:val="0"/>
          <w:divBdr>
            <w:top w:val="none" w:sz="0" w:space="0" w:color="auto"/>
            <w:left w:val="none" w:sz="0" w:space="0" w:color="auto"/>
            <w:bottom w:val="none" w:sz="0" w:space="0" w:color="auto"/>
            <w:right w:val="none" w:sz="0" w:space="0" w:color="auto"/>
          </w:divBdr>
        </w:div>
        <w:div w:id="1542784383">
          <w:marLeft w:val="640"/>
          <w:marRight w:val="0"/>
          <w:marTop w:val="0"/>
          <w:marBottom w:val="0"/>
          <w:divBdr>
            <w:top w:val="none" w:sz="0" w:space="0" w:color="auto"/>
            <w:left w:val="none" w:sz="0" w:space="0" w:color="auto"/>
            <w:bottom w:val="none" w:sz="0" w:space="0" w:color="auto"/>
            <w:right w:val="none" w:sz="0" w:space="0" w:color="auto"/>
          </w:divBdr>
        </w:div>
        <w:div w:id="1571890438">
          <w:marLeft w:val="640"/>
          <w:marRight w:val="0"/>
          <w:marTop w:val="0"/>
          <w:marBottom w:val="0"/>
          <w:divBdr>
            <w:top w:val="none" w:sz="0" w:space="0" w:color="auto"/>
            <w:left w:val="none" w:sz="0" w:space="0" w:color="auto"/>
            <w:bottom w:val="none" w:sz="0" w:space="0" w:color="auto"/>
            <w:right w:val="none" w:sz="0" w:space="0" w:color="auto"/>
          </w:divBdr>
        </w:div>
        <w:div w:id="1501500917">
          <w:marLeft w:val="640"/>
          <w:marRight w:val="0"/>
          <w:marTop w:val="0"/>
          <w:marBottom w:val="0"/>
          <w:divBdr>
            <w:top w:val="none" w:sz="0" w:space="0" w:color="auto"/>
            <w:left w:val="none" w:sz="0" w:space="0" w:color="auto"/>
            <w:bottom w:val="none" w:sz="0" w:space="0" w:color="auto"/>
            <w:right w:val="none" w:sz="0" w:space="0" w:color="auto"/>
          </w:divBdr>
        </w:div>
        <w:div w:id="1544708933">
          <w:marLeft w:val="640"/>
          <w:marRight w:val="0"/>
          <w:marTop w:val="0"/>
          <w:marBottom w:val="0"/>
          <w:divBdr>
            <w:top w:val="none" w:sz="0" w:space="0" w:color="auto"/>
            <w:left w:val="none" w:sz="0" w:space="0" w:color="auto"/>
            <w:bottom w:val="none" w:sz="0" w:space="0" w:color="auto"/>
            <w:right w:val="none" w:sz="0" w:space="0" w:color="auto"/>
          </w:divBdr>
        </w:div>
        <w:div w:id="2001038009">
          <w:marLeft w:val="640"/>
          <w:marRight w:val="0"/>
          <w:marTop w:val="0"/>
          <w:marBottom w:val="0"/>
          <w:divBdr>
            <w:top w:val="none" w:sz="0" w:space="0" w:color="auto"/>
            <w:left w:val="none" w:sz="0" w:space="0" w:color="auto"/>
            <w:bottom w:val="none" w:sz="0" w:space="0" w:color="auto"/>
            <w:right w:val="none" w:sz="0" w:space="0" w:color="auto"/>
          </w:divBdr>
        </w:div>
        <w:div w:id="1566260153">
          <w:marLeft w:val="640"/>
          <w:marRight w:val="0"/>
          <w:marTop w:val="0"/>
          <w:marBottom w:val="0"/>
          <w:divBdr>
            <w:top w:val="none" w:sz="0" w:space="0" w:color="auto"/>
            <w:left w:val="none" w:sz="0" w:space="0" w:color="auto"/>
            <w:bottom w:val="none" w:sz="0" w:space="0" w:color="auto"/>
            <w:right w:val="none" w:sz="0" w:space="0" w:color="auto"/>
          </w:divBdr>
        </w:div>
      </w:divsChild>
    </w:div>
    <w:div w:id="1367484176">
      <w:bodyDiv w:val="1"/>
      <w:marLeft w:val="0"/>
      <w:marRight w:val="0"/>
      <w:marTop w:val="0"/>
      <w:marBottom w:val="0"/>
      <w:divBdr>
        <w:top w:val="none" w:sz="0" w:space="0" w:color="auto"/>
        <w:left w:val="none" w:sz="0" w:space="0" w:color="auto"/>
        <w:bottom w:val="none" w:sz="0" w:space="0" w:color="auto"/>
        <w:right w:val="none" w:sz="0" w:space="0" w:color="auto"/>
      </w:divBdr>
      <w:divsChild>
        <w:div w:id="1793133505">
          <w:marLeft w:val="640"/>
          <w:marRight w:val="0"/>
          <w:marTop w:val="0"/>
          <w:marBottom w:val="0"/>
          <w:divBdr>
            <w:top w:val="none" w:sz="0" w:space="0" w:color="auto"/>
            <w:left w:val="none" w:sz="0" w:space="0" w:color="auto"/>
            <w:bottom w:val="none" w:sz="0" w:space="0" w:color="auto"/>
            <w:right w:val="none" w:sz="0" w:space="0" w:color="auto"/>
          </w:divBdr>
        </w:div>
        <w:div w:id="1703051246">
          <w:marLeft w:val="640"/>
          <w:marRight w:val="0"/>
          <w:marTop w:val="0"/>
          <w:marBottom w:val="0"/>
          <w:divBdr>
            <w:top w:val="none" w:sz="0" w:space="0" w:color="auto"/>
            <w:left w:val="none" w:sz="0" w:space="0" w:color="auto"/>
            <w:bottom w:val="none" w:sz="0" w:space="0" w:color="auto"/>
            <w:right w:val="none" w:sz="0" w:space="0" w:color="auto"/>
          </w:divBdr>
        </w:div>
        <w:div w:id="2001036612">
          <w:marLeft w:val="640"/>
          <w:marRight w:val="0"/>
          <w:marTop w:val="0"/>
          <w:marBottom w:val="0"/>
          <w:divBdr>
            <w:top w:val="none" w:sz="0" w:space="0" w:color="auto"/>
            <w:left w:val="none" w:sz="0" w:space="0" w:color="auto"/>
            <w:bottom w:val="none" w:sz="0" w:space="0" w:color="auto"/>
            <w:right w:val="none" w:sz="0" w:space="0" w:color="auto"/>
          </w:divBdr>
        </w:div>
        <w:div w:id="2110153771">
          <w:marLeft w:val="640"/>
          <w:marRight w:val="0"/>
          <w:marTop w:val="0"/>
          <w:marBottom w:val="0"/>
          <w:divBdr>
            <w:top w:val="none" w:sz="0" w:space="0" w:color="auto"/>
            <w:left w:val="none" w:sz="0" w:space="0" w:color="auto"/>
            <w:bottom w:val="none" w:sz="0" w:space="0" w:color="auto"/>
            <w:right w:val="none" w:sz="0" w:space="0" w:color="auto"/>
          </w:divBdr>
        </w:div>
        <w:div w:id="1962958891">
          <w:marLeft w:val="640"/>
          <w:marRight w:val="0"/>
          <w:marTop w:val="0"/>
          <w:marBottom w:val="0"/>
          <w:divBdr>
            <w:top w:val="none" w:sz="0" w:space="0" w:color="auto"/>
            <w:left w:val="none" w:sz="0" w:space="0" w:color="auto"/>
            <w:bottom w:val="none" w:sz="0" w:space="0" w:color="auto"/>
            <w:right w:val="none" w:sz="0" w:space="0" w:color="auto"/>
          </w:divBdr>
        </w:div>
        <w:div w:id="1802989896">
          <w:marLeft w:val="640"/>
          <w:marRight w:val="0"/>
          <w:marTop w:val="0"/>
          <w:marBottom w:val="0"/>
          <w:divBdr>
            <w:top w:val="none" w:sz="0" w:space="0" w:color="auto"/>
            <w:left w:val="none" w:sz="0" w:space="0" w:color="auto"/>
            <w:bottom w:val="none" w:sz="0" w:space="0" w:color="auto"/>
            <w:right w:val="none" w:sz="0" w:space="0" w:color="auto"/>
          </w:divBdr>
        </w:div>
        <w:div w:id="36126408">
          <w:marLeft w:val="640"/>
          <w:marRight w:val="0"/>
          <w:marTop w:val="0"/>
          <w:marBottom w:val="0"/>
          <w:divBdr>
            <w:top w:val="none" w:sz="0" w:space="0" w:color="auto"/>
            <w:left w:val="none" w:sz="0" w:space="0" w:color="auto"/>
            <w:bottom w:val="none" w:sz="0" w:space="0" w:color="auto"/>
            <w:right w:val="none" w:sz="0" w:space="0" w:color="auto"/>
          </w:divBdr>
        </w:div>
        <w:div w:id="309097853">
          <w:marLeft w:val="640"/>
          <w:marRight w:val="0"/>
          <w:marTop w:val="0"/>
          <w:marBottom w:val="0"/>
          <w:divBdr>
            <w:top w:val="none" w:sz="0" w:space="0" w:color="auto"/>
            <w:left w:val="none" w:sz="0" w:space="0" w:color="auto"/>
            <w:bottom w:val="none" w:sz="0" w:space="0" w:color="auto"/>
            <w:right w:val="none" w:sz="0" w:space="0" w:color="auto"/>
          </w:divBdr>
        </w:div>
        <w:div w:id="1991864433">
          <w:marLeft w:val="640"/>
          <w:marRight w:val="0"/>
          <w:marTop w:val="0"/>
          <w:marBottom w:val="0"/>
          <w:divBdr>
            <w:top w:val="none" w:sz="0" w:space="0" w:color="auto"/>
            <w:left w:val="none" w:sz="0" w:space="0" w:color="auto"/>
            <w:bottom w:val="none" w:sz="0" w:space="0" w:color="auto"/>
            <w:right w:val="none" w:sz="0" w:space="0" w:color="auto"/>
          </w:divBdr>
        </w:div>
        <w:div w:id="1087311353">
          <w:marLeft w:val="640"/>
          <w:marRight w:val="0"/>
          <w:marTop w:val="0"/>
          <w:marBottom w:val="0"/>
          <w:divBdr>
            <w:top w:val="none" w:sz="0" w:space="0" w:color="auto"/>
            <w:left w:val="none" w:sz="0" w:space="0" w:color="auto"/>
            <w:bottom w:val="none" w:sz="0" w:space="0" w:color="auto"/>
            <w:right w:val="none" w:sz="0" w:space="0" w:color="auto"/>
          </w:divBdr>
        </w:div>
        <w:div w:id="304970959">
          <w:marLeft w:val="640"/>
          <w:marRight w:val="0"/>
          <w:marTop w:val="0"/>
          <w:marBottom w:val="0"/>
          <w:divBdr>
            <w:top w:val="none" w:sz="0" w:space="0" w:color="auto"/>
            <w:left w:val="none" w:sz="0" w:space="0" w:color="auto"/>
            <w:bottom w:val="none" w:sz="0" w:space="0" w:color="auto"/>
            <w:right w:val="none" w:sz="0" w:space="0" w:color="auto"/>
          </w:divBdr>
        </w:div>
        <w:div w:id="865093382">
          <w:marLeft w:val="640"/>
          <w:marRight w:val="0"/>
          <w:marTop w:val="0"/>
          <w:marBottom w:val="0"/>
          <w:divBdr>
            <w:top w:val="none" w:sz="0" w:space="0" w:color="auto"/>
            <w:left w:val="none" w:sz="0" w:space="0" w:color="auto"/>
            <w:bottom w:val="none" w:sz="0" w:space="0" w:color="auto"/>
            <w:right w:val="none" w:sz="0" w:space="0" w:color="auto"/>
          </w:divBdr>
        </w:div>
        <w:div w:id="1391540703">
          <w:marLeft w:val="640"/>
          <w:marRight w:val="0"/>
          <w:marTop w:val="0"/>
          <w:marBottom w:val="0"/>
          <w:divBdr>
            <w:top w:val="none" w:sz="0" w:space="0" w:color="auto"/>
            <w:left w:val="none" w:sz="0" w:space="0" w:color="auto"/>
            <w:bottom w:val="none" w:sz="0" w:space="0" w:color="auto"/>
            <w:right w:val="none" w:sz="0" w:space="0" w:color="auto"/>
          </w:divBdr>
        </w:div>
        <w:div w:id="985279019">
          <w:marLeft w:val="640"/>
          <w:marRight w:val="0"/>
          <w:marTop w:val="0"/>
          <w:marBottom w:val="0"/>
          <w:divBdr>
            <w:top w:val="none" w:sz="0" w:space="0" w:color="auto"/>
            <w:left w:val="none" w:sz="0" w:space="0" w:color="auto"/>
            <w:bottom w:val="none" w:sz="0" w:space="0" w:color="auto"/>
            <w:right w:val="none" w:sz="0" w:space="0" w:color="auto"/>
          </w:divBdr>
        </w:div>
        <w:div w:id="1058669936">
          <w:marLeft w:val="640"/>
          <w:marRight w:val="0"/>
          <w:marTop w:val="0"/>
          <w:marBottom w:val="0"/>
          <w:divBdr>
            <w:top w:val="none" w:sz="0" w:space="0" w:color="auto"/>
            <w:left w:val="none" w:sz="0" w:space="0" w:color="auto"/>
            <w:bottom w:val="none" w:sz="0" w:space="0" w:color="auto"/>
            <w:right w:val="none" w:sz="0" w:space="0" w:color="auto"/>
          </w:divBdr>
        </w:div>
        <w:div w:id="581109959">
          <w:marLeft w:val="640"/>
          <w:marRight w:val="0"/>
          <w:marTop w:val="0"/>
          <w:marBottom w:val="0"/>
          <w:divBdr>
            <w:top w:val="none" w:sz="0" w:space="0" w:color="auto"/>
            <w:left w:val="none" w:sz="0" w:space="0" w:color="auto"/>
            <w:bottom w:val="none" w:sz="0" w:space="0" w:color="auto"/>
            <w:right w:val="none" w:sz="0" w:space="0" w:color="auto"/>
          </w:divBdr>
        </w:div>
        <w:div w:id="1121268868">
          <w:marLeft w:val="640"/>
          <w:marRight w:val="0"/>
          <w:marTop w:val="0"/>
          <w:marBottom w:val="0"/>
          <w:divBdr>
            <w:top w:val="none" w:sz="0" w:space="0" w:color="auto"/>
            <w:left w:val="none" w:sz="0" w:space="0" w:color="auto"/>
            <w:bottom w:val="none" w:sz="0" w:space="0" w:color="auto"/>
            <w:right w:val="none" w:sz="0" w:space="0" w:color="auto"/>
          </w:divBdr>
        </w:div>
        <w:div w:id="1118060822">
          <w:marLeft w:val="640"/>
          <w:marRight w:val="0"/>
          <w:marTop w:val="0"/>
          <w:marBottom w:val="0"/>
          <w:divBdr>
            <w:top w:val="none" w:sz="0" w:space="0" w:color="auto"/>
            <w:left w:val="none" w:sz="0" w:space="0" w:color="auto"/>
            <w:bottom w:val="none" w:sz="0" w:space="0" w:color="auto"/>
            <w:right w:val="none" w:sz="0" w:space="0" w:color="auto"/>
          </w:divBdr>
        </w:div>
        <w:div w:id="276525214">
          <w:marLeft w:val="640"/>
          <w:marRight w:val="0"/>
          <w:marTop w:val="0"/>
          <w:marBottom w:val="0"/>
          <w:divBdr>
            <w:top w:val="none" w:sz="0" w:space="0" w:color="auto"/>
            <w:left w:val="none" w:sz="0" w:space="0" w:color="auto"/>
            <w:bottom w:val="none" w:sz="0" w:space="0" w:color="auto"/>
            <w:right w:val="none" w:sz="0" w:space="0" w:color="auto"/>
          </w:divBdr>
        </w:div>
        <w:div w:id="284697520">
          <w:marLeft w:val="640"/>
          <w:marRight w:val="0"/>
          <w:marTop w:val="0"/>
          <w:marBottom w:val="0"/>
          <w:divBdr>
            <w:top w:val="none" w:sz="0" w:space="0" w:color="auto"/>
            <w:left w:val="none" w:sz="0" w:space="0" w:color="auto"/>
            <w:bottom w:val="none" w:sz="0" w:space="0" w:color="auto"/>
            <w:right w:val="none" w:sz="0" w:space="0" w:color="auto"/>
          </w:divBdr>
        </w:div>
        <w:div w:id="1006591663">
          <w:marLeft w:val="640"/>
          <w:marRight w:val="0"/>
          <w:marTop w:val="0"/>
          <w:marBottom w:val="0"/>
          <w:divBdr>
            <w:top w:val="none" w:sz="0" w:space="0" w:color="auto"/>
            <w:left w:val="none" w:sz="0" w:space="0" w:color="auto"/>
            <w:bottom w:val="none" w:sz="0" w:space="0" w:color="auto"/>
            <w:right w:val="none" w:sz="0" w:space="0" w:color="auto"/>
          </w:divBdr>
        </w:div>
        <w:div w:id="159733992">
          <w:marLeft w:val="640"/>
          <w:marRight w:val="0"/>
          <w:marTop w:val="0"/>
          <w:marBottom w:val="0"/>
          <w:divBdr>
            <w:top w:val="none" w:sz="0" w:space="0" w:color="auto"/>
            <w:left w:val="none" w:sz="0" w:space="0" w:color="auto"/>
            <w:bottom w:val="none" w:sz="0" w:space="0" w:color="auto"/>
            <w:right w:val="none" w:sz="0" w:space="0" w:color="auto"/>
          </w:divBdr>
        </w:div>
        <w:div w:id="1332296070">
          <w:marLeft w:val="640"/>
          <w:marRight w:val="0"/>
          <w:marTop w:val="0"/>
          <w:marBottom w:val="0"/>
          <w:divBdr>
            <w:top w:val="none" w:sz="0" w:space="0" w:color="auto"/>
            <w:left w:val="none" w:sz="0" w:space="0" w:color="auto"/>
            <w:bottom w:val="none" w:sz="0" w:space="0" w:color="auto"/>
            <w:right w:val="none" w:sz="0" w:space="0" w:color="auto"/>
          </w:divBdr>
        </w:div>
        <w:div w:id="1964728352">
          <w:marLeft w:val="640"/>
          <w:marRight w:val="0"/>
          <w:marTop w:val="0"/>
          <w:marBottom w:val="0"/>
          <w:divBdr>
            <w:top w:val="none" w:sz="0" w:space="0" w:color="auto"/>
            <w:left w:val="none" w:sz="0" w:space="0" w:color="auto"/>
            <w:bottom w:val="none" w:sz="0" w:space="0" w:color="auto"/>
            <w:right w:val="none" w:sz="0" w:space="0" w:color="auto"/>
          </w:divBdr>
        </w:div>
        <w:div w:id="1239823276">
          <w:marLeft w:val="640"/>
          <w:marRight w:val="0"/>
          <w:marTop w:val="0"/>
          <w:marBottom w:val="0"/>
          <w:divBdr>
            <w:top w:val="none" w:sz="0" w:space="0" w:color="auto"/>
            <w:left w:val="none" w:sz="0" w:space="0" w:color="auto"/>
            <w:bottom w:val="none" w:sz="0" w:space="0" w:color="auto"/>
            <w:right w:val="none" w:sz="0" w:space="0" w:color="auto"/>
          </w:divBdr>
        </w:div>
        <w:div w:id="1370256515">
          <w:marLeft w:val="640"/>
          <w:marRight w:val="0"/>
          <w:marTop w:val="0"/>
          <w:marBottom w:val="0"/>
          <w:divBdr>
            <w:top w:val="none" w:sz="0" w:space="0" w:color="auto"/>
            <w:left w:val="none" w:sz="0" w:space="0" w:color="auto"/>
            <w:bottom w:val="none" w:sz="0" w:space="0" w:color="auto"/>
            <w:right w:val="none" w:sz="0" w:space="0" w:color="auto"/>
          </w:divBdr>
        </w:div>
        <w:div w:id="56169443">
          <w:marLeft w:val="640"/>
          <w:marRight w:val="0"/>
          <w:marTop w:val="0"/>
          <w:marBottom w:val="0"/>
          <w:divBdr>
            <w:top w:val="none" w:sz="0" w:space="0" w:color="auto"/>
            <w:left w:val="none" w:sz="0" w:space="0" w:color="auto"/>
            <w:bottom w:val="none" w:sz="0" w:space="0" w:color="auto"/>
            <w:right w:val="none" w:sz="0" w:space="0" w:color="auto"/>
          </w:divBdr>
        </w:div>
        <w:div w:id="191187373">
          <w:marLeft w:val="640"/>
          <w:marRight w:val="0"/>
          <w:marTop w:val="0"/>
          <w:marBottom w:val="0"/>
          <w:divBdr>
            <w:top w:val="none" w:sz="0" w:space="0" w:color="auto"/>
            <w:left w:val="none" w:sz="0" w:space="0" w:color="auto"/>
            <w:bottom w:val="none" w:sz="0" w:space="0" w:color="auto"/>
            <w:right w:val="none" w:sz="0" w:space="0" w:color="auto"/>
          </w:divBdr>
        </w:div>
        <w:div w:id="144205931">
          <w:marLeft w:val="640"/>
          <w:marRight w:val="0"/>
          <w:marTop w:val="0"/>
          <w:marBottom w:val="0"/>
          <w:divBdr>
            <w:top w:val="none" w:sz="0" w:space="0" w:color="auto"/>
            <w:left w:val="none" w:sz="0" w:space="0" w:color="auto"/>
            <w:bottom w:val="none" w:sz="0" w:space="0" w:color="auto"/>
            <w:right w:val="none" w:sz="0" w:space="0" w:color="auto"/>
          </w:divBdr>
        </w:div>
        <w:div w:id="99647102">
          <w:marLeft w:val="640"/>
          <w:marRight w:val="0"/>
          <w:marTop w:val="0"/>
          <w:marBottom w:val="0"/>
          <w:divBdr>
            <w:top w:val="none" w:sz="0" w:space="0" w:color="auto"/>
            <w:left w:val="none" w:sz="0" w:space="0" w:color="auto"/>
            <w:bottom w:val="none" w:sz="0" w:space="0" w:color="auto"/>
            <w:right w:val="none" w:sz="0" w:space="0" w:color="auto"/>
          </w:divBdr>
        </w:div>
      </w:divsChild>
    </w:div>
    <w:div w:id="1455756480">
      <w:bodyDiv w:val="1"/>
      <w:marLeft w:val="0"/>
      <w:marRight w:val="0"/>
      <w:marTop w:val="0"/>
      <w:marBottom w:val="0"/>
      <w:divBdr>
        <w:top w:val="none" w:sz="0" w:space="0" w:color="auto"/>
        <w:left w:val="none" w:sz="0" w:space="0" w:color="auto"/>
        <w:bottom w:val="none" w:sz="0" w:space="0" w:color="auto"/>
        <w:right w:val="none" w:sz="0" w:space="0" w:color="auto"/>
      </w:divBdr>
      <w:divsChild>
        <w:div w:id="520165616">
          <w:marLeft w:val="640"/>
          <w:marRight w:val="0"/>
          <w:marTop w:val="0"/>
          <w:marBottom w:val="0"/>
          <w:divBdr>
            <w:top w:val="none" w:sz="0" w:space="0" w:color="auto"/>
            <w:left w:val="none" w:sz="0" w:space="0" w:color="auto"/>
            <w:bottom w:val="none" w:sz="0" w:space="0" w:color="auto"/>
            <w:right w:val="none" w:sz="0" w:space="0" w:color="auto"/>
          </w:divBdr>
        </w:div>
        <w:div w:id="1292056182">
          <w:marLeft w:val="640"/>
          <w:marRight w:val="0"/>
          <w:marTop w:val="0"/>
          <w:marBottom w:val="0"/>
          <w:divBdr>
            <w:top w:val="none" w:sz="0" w:space="0" w:color="auto"/>
            <w:left w:val="none" w:sz="0" w:space="0" w:color="auto"/>
            <w:bottom w:val="none" w:sz="0" w:space="0" w:color="auto"/>
            <w:right w:val="none" w:sz="0" w:space="0" w:color="auto"/>
          </w:divBdr>
        </w:div>
        <w:div w:id="1921790430">
          <w:marLeft w:val="640"/>
          <w:marRight w:val="0"/>
          <w:marTop w:val="0"/>
          <w:marBottom w:val="0"/>
          <w:divBdr>
            <w:top w:val="none" w:sz="0" w:space="0" w:color="auto"/>
            <w:left w:val="none" w:sz="0" w:space="0" w:color="auto"/>
            <w:bottom w:val="none" w:sz="0" w:space="0" w:color="auto"/>
            <w:right w:val="none" w:sz="0" w:space="0" w:color="auto"/>
          </w:divBdr>
        </w:div>
        <w:div w:id="706176637">
          <w:marLeft w:val="640"/>
          <w:marRight w:val="0"/>
          <w:marTop w:val="0"/>
          <w:marBottom w:val="0"/>
          <w:divBdr>
            <w:top w:val="none" w:sz="0" w:space="0" w:color="auto"/>
            <w:left w:val="none" w:sz="0" w:space="0" w:color="auto"/>
            <w:bottom w:val="none" w:sz="0" w:space="0" w:color="auto"/>
            <w:right w:val="none" w:sz="0" w:space="0" w:color="auto"/>
          </w:divBdr>
        </w:div>
        <w:div w:id="1710648597">
          <w:marLeft w:val="640"/>
          <w:marRight w:val="0"/>
          <w:marTop w:val="0"/>
          <w:marBottom w:val="0"/>
          <w:divBdr>
            <w:top w:val="none" w:sz="0" w:space="0" w:color="auto"/>
            <w:left w:val="none" w:sz="0" w:space="0" w:color="auto"/>
            <w:bottom w:val="none" w:sz="0" w:space="0" w:color="auto"/>
            <w:right w:val="none" w:sz="0" w:space="0" w:color="auto"/>
          </w:divBdr>
        </w:div>
        <w:div w:id="1527979806">
          <w:marLeft w:val="640"/>
          <w:marRight w:val="0"/>
          <w:marTop w:val="0"/>
          <w:marBottom w:val="0"/>
          <w:divBdr>
            <w:top w:val="none" w:sz="0" w:space="0" w:color="auto"/>
            <w:left w:val="none" w:sz="0" w:space="0" w:color="auto"/>
            <w:bottom w:val="none" w:sz="0" w:space="0" w:color="auto"/>
            <w:right w:val="none" w:sz="0" w:space="0" w:color="auto"/>
          </w:divBdr>
        </w:div>
        <w:div w:id="1666011586">
          <w:marLeft w:val="640"/>
          <w:marRight w:val="0"/>
          <w:marTop w:val="0"/>
          <w:marBottom w:val="0"/>
          <w:divBdr>
            <w:top w:val="none" w:sz="0" w:space="0" w:color="auto"/>
            <w:left w:val="none" w:sz="0" w:space="0" w:color="auto"/>
            <w:bottom w:val="none" w:sz="0" w:space="0" w:color="auto"/>
            <w:right w:val="none" w:sz="0" w:space="0" w:color="auto"/>
          </w:divBdr>
        </w:div>
        <w:div w:id="349794411">
          <w:marLeft w:val="640"/>
          <w:marRight w:val="0"/>
          <w:marTop w:val="0"/>
          <w:marBottom w:val="0"/>
          <w:divBdr>
            <w:top w:val="none" w:sz="0" w:space="0" w:color="auto"/>
            <w:left w:val="none" w:sz="0" w:space="0" w:color="auto"/>
            <w:bottom w:val="none" w:sz="0" w:space="0" w:color="auto"/>
            <w:right w:val="none" w:sz="0" w:space="0" w:color="auto"/>
          </w:divBdr>
        </w:div>
        <w:div w:id="1743286397">
          <w:marLeft w:val="640"/>
          <w:marRight w:val="0"/>
          <w:marTop w:val="0"/>
          <w:marBottom w:val="0"/>
          <w:divBdr>
            <w:top w:val="none" w:sz="0" w:space="0" w:color="auto"/>
            <w:left w:val="none" w:sz="0" w:space="0" w:color="auto"/>
            <w:bottom w:val="none" w:sz="0" w:space="0" w:color="auto"/>
            <w:right w:val="none" w:sz="0" w:space="0" w:color="auto"/>
          </w:divBdr>
        </w:div>
        <w:div w:id="320550157">
          <w:marLeft w:val="640"/>
          <w:marRight w:val="0"/>
          <w:marTop w:val="0"/>
          <w:marBottom w:val="0"/>
          <w:divBdr>
            <w:top w:val="none" w:sz="0" w:space="0" w:color="auto"/>
            <w:left w:val="none" w:sz="0" w:space="0" w:color="auto"/>
            <w:bottom w:val="none" w:sz="0" w:space="0" w:color="auto"/>
            <w:right w:val="none" w:sz="0" w:space="0" w:color="auto"/>
          </w:divBdr>
        </w:div>
        <w:div w:id="1275477222">
          <w:marLeft w:val="640"/>
          <w:marRight w:val="0"/>
          <w:marTop w:val="0"/>
          <w:marBottom w:val="0"/>
          <w:divBdr>
            <w:top w:val="none" w:sz="0" w:space="0" w:color="auto"/>
            <w:left w:val="none" w:sz="0" w:space="0" w:color="auto"/>
            <w:bottom w:val="none" w:sz="0" w:space="0" w:color="auto"/>
            <w:right w:val="none" w:sz="0" w:space="0" w:color="auto"/>
          </w:divBdr>
        </w:div>
        <w:div w:id="1531719410">
          <w:marLeft w:val="640"/>
          <w:marRight w:val="0"/>
          <w:marTop w:val="0"/>
          <w:marBottom w:val="0"/>
          <w:divBdr>
            <w:top w:val="none" w:sz="0" w:space="0" w:color="auto"/>
            <w:left w:val="none" w:sz="0" w:space="0" w:color="auto"/>
            <w:bottom w:val="none" w:sz="0" w:space="0" w:color="auto"/>
            <w:right w:val="none" w:sz="0" w:space="0" w:color="auto"/>
          </w:divBdr>
        </w:div>
        <w:div w:id="2118409141">
          <w:marLeft w:val="640"/>
          <w:marRight w:val="0"/>
          <w:marTop w:val="0"/>
          <w:marBottom w:val="0"/>
          <w:divBdr>
            <w:top w:val="none" w:sz="0" w:space="0" w:color="auto"/>
            <w:left w:val="none" w:sz="0" w:space="0" w:color="auto"/>
            <w:bottom w:val="none" w:sz="0" w:space="0" w:color="auto"/>
            <w:right w:val="none" w:sz="0" w:space="0" w:color="auto"/>
          </w:divBdr>
        </w:div>
        <w:div w:id="1347247216">
          <w:marLeft w:val="640"/>
          <w:marRight w:val="0"/>
          <w:marTop w:val="0"/>
          <w:marBottom w:val="0"/>
          <w:divBdr>
            <w:top w:val="none" w:sz="0" w:space="0" w:color="auto"/>
            <w:left w:val="none" w:sz="0" w:space="0" w:color="auto"/>
            <w:bottom w:val="none" w:sz="0" w:space="0" w:color="auto"/>
            <w:right w:val="none" w:sz="0" w:space="0" w:color="auto"/>
          </w:divBdr>
        </w:div>
        <w:div w:id="1504663931">
          <w:marLeft w:val="640"/>
          <w:marRight w:val="0"/>
          <w:marTop w:val="0"/>
          <w:marBottom w:val="0"/>
          <w:divBdr>
            <w:top w:val="none" w:sz="0" w:space="0" w:color="auto"/>
            <w:left w:val="none" w:sz="0" w:space="0" w:color="auto"/>
            <w:bottom w:val="none" w:sz="0" w:space="0" w:color="auto"/>
            <w:right w:val="none" w:sz="0" w:space="0" w:color="auto"/>
          </w:divBdr>
        </w:div>
        <w:div w:id="1959798544">
          <w:marLeft w:val="640"/>
          <w:marRight w:val="0"/>
          <w:marTop w:val="0"/>
          <w:marBottom w:val="0"/>
          <w:divBdr>
            <w:top w:val="none" w:sz="0" w:space="0" w:color="auto"/>
            <w:left w:val="none" w:sz="0" w:space="0" w:color="auto"/>
            <w:bottom w:val="none" w:sz="0" w:space="0" w:color="auto"/>
            <w:right w:val="none" w:sz="0" w:space="0" w:color="auto"/>
          </w:divBdr>
        </w:div>
        <w:div w:id="618535685">
          <w:marLeft w:val="640"/>
          <w:marRight w:val="0"/>
          <w:marTop w:val="0"/>
          <w:marBottom w:val="0"/>
          <w:divBdr>
            <w:top w:val="none" w:sz="0" w:space="0" w:color="auto"/>
            <w:left w:val="none" w:sz="0" w:space="0" w:color="auto"/>
            <w:bottom w:val="none" w:sz="0" w:space="0" w:color="auto"/>
            <w:right w:val="none" w:sz="0" w:space="0" w:color="auto"/>
          </w:divBdr>
        </w:div>
        <w:div w:id="767626744">
          <w:marLeft w:val="640"/>
          <w:marRight w:val="0"/>
          <w:marTop w:val="0"/>
          <w:marBottom w:val="0"/>
          <w:divBdr>
            <w:top w:val="none" w:sz="0" w:space="0" w:color="auto"/>
            <w:left w:val="none" w:sz="0" w:space="0" w:color="auto"/>
            <w:bottom w:val="none" w:sz="0" w:space="0" w:color="auto"/>
            <w:right w:val="none" w:sz="0" w:space="0" w:color="auto"/>
          </w:divBdr>
        </w:div>
        <w:div w:id="2075615183">
          <w:marLeft w:val="640"/>
          <w:marRight w:val="0"/>
          <w:marTop w:val="0"/>
          <w:marBottom w:val="0"/>
          <w:divBdr>
            <w:top w:val="none" w:sz="0" w:space="0" w:color="auto"/>
            <w:left w:val="none" w:sz="0" w:space="0" w:color="auto"/>
            <w:bottom w:val="none" w:sz="0" w:space="0" w:color="auto"/>
            <w:right w:val="none" w:sz="0" w:space="0" w:color="auto"/>
          </w:divBdr>
        </w:div>
        <w:div w:id="478689703">
          <w:marLeft w:val="640"/>
          <w:marRight w:val="0"/>
          <w:marTop w:val="0"/>
          <w:marBottom w:val="0"/>
          <w:divBdr>
            <w:top w:val="none" w:sz="0" w:space="0" w:color="auto"/>
            <w:left w:val="none" w:sz="0" w:space="0" w:color="auto"/>
            <w:bottom w:val="none" w:sz="0" w:space="0" w:color="auto"/>
            <w:right w:val="none" w:sz="0" w:space="0" w:color="auto"/>
          </w:divBdr>
        </w:div>
        <w:div w:id="1166018524">
          <w:marLeft w:val="640"/>
          <w:marRight w:val="0"/>
          <w:marTop w:val="0"/>
          <w:marBottom w:val="0"/>
          <w:divBdr>
            <w:top w:val="none" w:sz="0" w:space="0" w:color="auto"/>
            <w:left w:val="none" w:sz="0" w:space="0" w:color="auto"/>
            <w:bottom w:val="none" w:sz="0" w:space="0" w:color="auto"/>
            <w:right w:val="none" w:sz="0" w:space="0" w:color="auto"/>
          </w:divBdr>
        </w:div>
        <w:div w:id="188615514">
          <w:marLeft w:val="640"/>
          <w:marRight w:val="0"/>
          <w:marTop w:val="0"/>
          <w:marBottom w:val="0"/>
          <w:divBdr>
            <w:top w:val="none" w:sz="0" w:space="0" w:color="auto"/>
            <w:left w:val="none" w:sz="0" w:space="0" w:color="auto"/>
            <w:bottom w:val="none" w:sz="0" w:space="0" w:color="auto"/>
            <w:right w:val="none" w:sz="0" w:space="0" w:color="auto"/>
          </w:divBdr>
        </w:div>
        <w:div w:id="70008510">
          <w:marLeft w:val="640"/>
          <w:marRight w:val="0"/>
          <w:marTop w:val="0"/>
          <w:marBottom w:val="0"/>
          <w:divBdr>
            <w:top w:val="none" w:sz="0" w:space="0" w:color="auto"/>
            <w:left w:val="none" w:sz="0" w:space="0" w:color="auto"/>
            <w:bottom w:val="none" w:sz="0" w:space="0" w:color="auto"/>
            <w:right w:val="none" w:sz="0" w:space="0" w:color="auto"/>
          </w:divBdr>
        </w:div>
        <w:div w:id="375663599">
          <w:marLeft w:val="640"/>
          <w:marRight w:val="0"/>
          <w:marTop w:val="0"/>
          <w:marBottom w:val="0"/>
          <w:divBdr>
            <w:top w:val="none" w:sz="0" w:space="0" w:color="auto"/>
            <w:left w:val="none" w:sz="0" w:space="0" w:color="auto"/>
            <w:bottom w:val="none" w:sz="0" w:space="0" w:color="auto"/>
            <w:right w:val="none" w:sz="0" w:space="0" w:color="auto"/>
          </w:divBdr>
        </w:div>
        <w:div w:id="318659264">
          <w:marLeft w:val="640"/>
          <w:marRight w:val="0"/>
          <w:marTop w:val="0"/>
          <w:marBottom w:val="0"/>
          <w:divBdr>
            <w:top w:val="none" w:sz="0" w:space="0" w:color="auto"/>
            <w:left w:val="none" w:sz="0" w:space="0" w:color="auto"/>
            <w:bottom w:val="none" w:sz="0" w:space="0" w:color="auto"/>
            <w:right w:val="none" w:sz="0" w:space="0" w:color="auto"/>
          </w:divBdr>
        </w:div>
        <w:div w:id="354507027">
          <w:marLeft w:val="640"/>
          <w:marRight w:val="0"/>
          <w:marTop w:val="0"/>
          <w:marBottom w:val="0"/>
          <w:divBdr>
            <w:top w:val="none" w:sz="0" w:space="0" w:color="auto"/>
            <w:left w:val="none" w:sz="0" w:space="0" w:color="auto"/>
            <w:bottom w:val="none" w:sz="0" w:space="0" w:color="auto"/>
            <w:right w:val="none" w:sz="0" w:space="0" w:color="auto"/>
          </w:divBdr>
        </w:div>
        <w:div w:id="1535003061">
          <w:marLeft w:val="640"/>
          <w:marRight w:val="0"/>
          <w:marTop w:val="0"/>
          <w:marBottom w:val="0"/>
          <w:divBdr>
            <w:top w:val="none" w:sz="0" w:space="0" w:color="auto"/>
            <w:left w:val="none" w:sz="0" w:space="0" w:color="auto"/>
            <w:bottom w:val="none" w:sz="0" w:space="0" w:color="auto"/>
            <w:right w:val="none" w:sz="0" w:space="0" w:color="auto"/>
          </w:divBdr>
        </w:div>
        <w:div w:id="1395353940">
          <w:marLeft w:val="640"/>
          <w:marRight w:val="0"/>
          <w:marTop w:val="0"/>
          <w:marBottom w:val="0"/>
          <w:divBdr>
            <w:top w:val="none" w:sz="0" w:space="0" w:color="auto"/>
            <w:left w:val="none" w:sz="0" w:space="0" w:color="auto"/>
            <w:bottom w:val="none" w:sz="0" w:space="0" w:color="auto"/>
            <w:right w:val="none" w:sz="0" w:space="0" w:color="auto"/>
          </w:divBdr>
        </w:div>
        <w:div w:id="1735467878">
          <w:marLeft w:val="640"/>
          <w:marRight w:val="0"/>
          <w:marTop w:val="0"/>
          <w:marBottom w:val="0"/>
          <w:divBdr>
            <w:top w:val="none" w:sz="0" w:space="0" w:color="auto"/>
            <w:left w:val="none" w:sz="0" w:space="0" w:color="auto"/>
            <w:bottom w:val="none" w:sz="0" w:space="0" w:color="auto"/>
            <w:right w:val="none" w:sz="0" w:space="0" w:color="auto"/>
          </w:divBdr>
        </w:div>
        <w:div w:id="441995567">
          <w:marLeft w:val="640"/>
          <w:marRight w:val="0"/>
          <w:marTop w:val="0"/>
          <w:marBottom w:val="0"/>
          <w:divBdr>
            <w:top w:val="none" w:sz="0" w:space="0" w:color="auto"/>
            <w:left w:val="none" w:sz="0" w:space="0" w:color="auto"/>
            <w:bottom w:val="none" w:sz="0" w:space="0" w:color="auto"/>
            <w:right w:val="none" w:sz="0" w:space="0" w:color="auto"/>
          </w:divBdr>
        </w:div>
        <w:div w:id="175924932">
          <w:marLeft w:val="640"/>
          <w:marRight w:val="0"/>
          <w:marTop w:val="0"/>
          <w:marBottom w:val="0"/>
          <w:divBdr>
            <w:top w:val="none" w:sz="0" w:space="0" w:color="auto"/>
            <w:left w:val="none" w:sz="0" w:space="0" w:color="auto"/>
            <w:bottom w:val="none" w:sz="0" w:space="0" w:color="auto"/>
            <w:right w:val="none" w:sz="0" w:space="0" w:color="auto"/>
          </w:divBdr>
        </w:div>
        <w:div w:id="32077594">
          <w:marLeft w:val="640"/>
          <w:marRight w:val="0"/>
          <w:marTop w:val="0"/>
          <w:marBottom w:val="0"/>
          <w:divBdr>
            <w:top w:val="none" w:sz="0" w:space="0" w:color="auto"/>
            <w:left w:val="none" w:sz="0" w:space="0" w:color="auto"/>
            <w:bottom w:val="none" w:sz="0" w:space="0" w:color="auto"/>
            <w:right w:val="none" w:sz="0" w:space="0" w:color="auto"/>
          </w:divBdr>
        </w:div>
      </w:divsChild>
    </w:div>
    <w:div w:id="1455948919">
      <w:bodyDiv w:val="1"/>
      <w:marLeft w:val="0"/>
      <w:marRight w:val="0"/>
      <w:marTop w:val="0"/>
      <w:marBottom w:val="0"/>
      <w:divBdr>
        <w:top w:val="none" w:sz="0" w:space="0" w:color="auto"/>
        <w:left w:val="none" w:sz="0" w:space="0" w:color="auto"/>
        <w:bottom w:val="none" w:sz="0" w:space="0" w:color="auto"/>
        <w:right w:val="none" w:sz="0" w:space="0" w:color="auto"/>
      </w:divBdr>
      <w:divsChild>
        <w:div w:id="1226719952">
          <w:marLeft w:val="640"/>
          <w:marRight w:val="0"/>
          <w:marTop w:val="0"/>
          <w:marBottom w:val="0"/>
          <w:divBdr>
            <w:top w:val="none" w:sz="0" w:space="0" w:color="auto"/>
            <w:left w:val="none" w:sz="0" w:space="0" w:color="auto"/>
            <w:bottom w:val="none" w:sz="0" w:space="0" w:color="auto"/>
            <w:right w:val="none" w:sz="0" w:space="0" w:color="auto"/>
          </w:divBdr>
        </w:div>
        <w:div w:id="969244208">
          <w:marLeft w:val="640"/>
          <w:marRight w:val="0"/>
          <w:marTop w:val="0"/>
          <w:marBottom w:val="0"/>
          <w:divBdr>
            <w:top w:val="none" w:sz="0" w:space="0" w:color="auto"/>
            <w:left w:val="none" w:sz="0" w:space="0" w:color="auto"/>
            <w:bottom w:val="none" w:sz="0" w:space="0" w:color="auto"/>
            <w:right w:val="none" w:sz="0" w:space="0" w:color="auto"/>
          </w:divBdr>
        </w:div>
        <w:div w:id="861211873">
          <w:marLeft w:val="640"/>
          <w:marRight w:val="0"/>
          <w:marTop w:val="0"/>
          <w:marBottom w:val="0"/>
          <w:divBdr>
            <w:top w:val="none" w:sz="0" w:space="0" w:color="auto"/>
            <w:left w:val="none" w:sz="0" w:space="0" w:color="auto"/>
            <w:bottom w:val="none" w:sz="0" w:space="0" w:color="auto"/>
            <w:right w:val="none" w:sz="0" w:space="0" w:color="auto"/>
          </w:divBdr>
        </w:div>
        <w:div w:id="303588590">
          <w:marLeft w:val="640"/>
          <w:marRight w:val="0"/>
          <w:marTop w:val="0"/>
          <w:marBottom w:val="0"/>
          <w:divBdr>
            <w:top w:val="none" w:sz="0" w:space="0" w:color="auto"/>
            <w:left w:val="none" w:sz="0" w:space="0" w:color="auto"/>
            <w:bottom w:val="none" w:sz="0" w:space="0" w:color="auto"/>
            <w:right w:val="none" w:sz="0" w:space="0" w:color="auto"/>
          </w:divBdr>
        </w:div>
        <w:div w:id="838277188">
          <w:marLeft w:val="640"/>
          <w:marRight w:val="0"/>
          <w:marTop w:val="0"/>
          <w:marBottom w:val="0"/>
          <w:divBdr>
            <w:top w:val="none" w:sz="0" w:space="0" w:color="auto"/>
            <w:left w:val="none" w:sz="0" w:space="0" w:color="auto"/>
            <w:bottom w:val="none" w:sz="0" w:space="0" w:color="auto"/>
            <w:right w:val="none" w:sz="0" w:space="0" w:color="auto"/>
          </w:divBdr>
        </w:div>
        <w:div w:id="1731466382">
          <w:marLeft w:val="640"/>
          <w:marRight w:val="0"/>
          <w:marTop w:val="0"/>
          <w:marBottom w:val="0"/>
          <w:divBdr>
            <w:top w:val="none" w:sz="0" w:space="0" w:color="auto"/>
            <w:left w:val="none" w:sz="0" w:space="0" w:color="auto"/>
            <w:bottom w:val="none" w:sz="0" w:space="0" w:color="auto"/>
            <w:right w:val="none" w:sz="0" w:space="0" w:color="auto"/>
          </w:divBdr>
        </w:div>
        <w:div w:id="645430356">
          <w:marLeft w:val="640"/>
          <w:marRight w:val="0"/>
          <w:marTop w:val="0"/>
          <w:marBottom w:val="0"/>
          <w:divBdr>
            <w:top w:val="none" w:sz="0" w:space="0" w:color="auto"/>
            <w:left w:val="none" w:sz="0" w:space="0" w:color="auto"/>
            <w:bottom w:val="none" w:sz="0" w:space="0" w:color="auto"/>
            <w:right w:val="none" w:sz="0" w:space="0" w:color="auto"/>
          </w:divBdr>
        </w:div>
        <w:div w:id="1444837014">
          <w:marLeft w:val="640"/>
          <w:marRight w:val="0"/>
          <w:marTop w:val="0"/>
          <w:marBottom w:val="0"/>
          <w:divBdr>
            <w:top w:val="none" w:sz="0" w:space="0" w:color="auto"/>
            <w:left w:val="none" w:sz="0" w:space="0" w:color="auto"/>
            <w:bottom w:val="none" w:sz="0" w:space="0" w:color="auto"/>
            <w:right w:val="none" w:sz="0" w:space="0" w:color="auto"/>
          </w:divBdr>
        </w:div>
        <w:div w:id="1925258735">
          <w:marLeft w:val="640"/>
          <w:marRight w:val="0"/>
          <w:marTop w:val="0"/>
          <w:marBottom w:val="0"/>
          <w:divBdr>
            <w:top w:val="none" w:sz="0" w:space="0" w:color="auto"/>
            <w:left w:val="none" w:sz="0" w:space="0" w:color="auto"/>
            <w:bottom w:val="none" w:sz="0" w:space="0" w:color="auto"/>
            <w:right w:val="none" w:sz="0" w:space="0" w:color="auto"/>
          </w:divBdr>
        </w:div>
        <w:div w:id="1558780498">
          <w:marLeft w:val="640"/>
          <w:marRight w:val="0"/>
          <w:marTop w:val="0"/>
          <w:marBottom w:val="0"/>
          <w:divBdr>
            <w:top w:val="none" w:sz="0" w:space="0" w:color="auto"/>
            <w:left w:val="none" w:sz="0" w:space="0" w:color="auto"/>
            <w:bottom w:val="none" w:sz="0" w:space="0" w:color="auto"/>
            <w:right w:val="none" w:sz="0" w:space="0" w:color="auto"/>
          </w:divBdr>
        </w:div>
        <w:div w:id="984815901">
          <w:marLeft w:val="640"/>
          <w:marRight w:val="0"/>
          <w:marTop w:val="0"/>
          <w:marBottom w:val="0"/>
          <w:divBdr>
            <w:top w:val="none" w:sz="0" w:space="0" w:color="auto"/>
            <w:left w:val="none" w:sz="0" w:space="0" w:color="auto"/>
            <w:bottom w:val="none" w:sz="0" w:space="0" w:color="auto"/>
            <w:right w:val="none" w:sz="0" w:space="0" w:color="auto"/>
          </w:divBdr>
        </w:div>
        <w:div w:id="19673914">
          <w:marLeft w:val="640"/>
          <w:marRight w:val="0"/>
          <w:marTop w:val="0"/>
          <w:marBottom w:val="0"/>
          <w:divBdr>
            <w:top w:val="none" w:sz="0" w:space="0" w:color="auto"/>
            <w:left w:val="none" w:sz="0" w:space="0" w:color="auto"/>
            <w:bottom w:val="none" w:sz="0" w:space="0" w:color="auto"/>
            <w:right w:val="none" w:sz="0" w:space="0" w:color="auto"/>
          </w:divBdr>
        </w:div>
        <w:div w:id="1374379549">
          <w:marLeft w:val="640"/>
          <w:marRight w:val="0"/>
          <w:marTop w:val="0"/>
          <w:marBottom w:val="0"/>
          <w:divBdr>
            <w:top w:val="none" w:sz="0" w:space="0" w:color="auto"/>
            <w:left w:val="none" w:sz="0" w:space="0" w:color="auto"/>
            <w:bottom w:val="none" w:sz="0" w:space="0" w:color="auto"/>
            <w:right w:val="none" w:sz="0" w:space="0" w:color="auto"/>
          </w:divBdr>
        </w:div>
        <w:div w:id="836923106">
          <w:marLeft w:val="640"/>
          <w:marRight w:val="0"/>
          <w:marTop w:val="0"/>
          <w:marBottom w:val="0"/>
          <w:divBdr>
            <w:top w:val="none" w:sz="0" w:space="0" w:color="auto"/>
            <w:left w:val="none" w:sz="0" w:space="0" w:color="auto"/>
            <w:bottom w:val="none" w:sz="0" w:space="0" w:color="auto"/>
            <w:right w:val="none" w:sz="0" w:space="0" w:color="auto"/>
          </w:divBdr>
        </w:div>
        <w:div w:id="2002809852">
          <w:marLeft w:val="640"/>
          <w:marRight w:val="0"/>
          <w:marTop w:val="0"/>
          <w:marBottom w:val="0"/>
          <w:divBdr>
            <w:top w:val="none" w:sz="0" w:space="0" w:color="auto"/>
            <w:left w:val="none" w:sz="0" w:space="0" w:color="auto"/>
            <w:bottom w:val="none" w:sz="0" w:space="0" w:color="auto"/>
            <w:right w:val="none" w:sz="0" w:space="0" w:color="auto"/>
          </w:divBdr>
        </w:div>
        <w:div w:id="1023675630">
          <w:marLeft w:val="640"/>
          <w:marRight w:val="0"/>
          <w:marTop w:val="0"/>
          <w:marBottom w:val="0"/>
          <w:divBdr>
            <w:top w:val="none" w:sz="0" w:space="0" w:color="auto"/>
            <w:left w:val="none" w:sz="0" w:space="0" w:color="auto"/>
            <w:bottom w:val="none" w:sz="0" w:space="0" w:color="auto"/>
            <w:right w:val="none" w:sz="0" w:space="0" w:color="auto"/>
          </w:divBdr>
        </w:div>
        <w:div w:id="328949762">
          <w:marLeft w:val="640"/>
          <w:marRight w:val="0"/>
          <w:marTop w:val="0"/>
          <w:marBottom w:val="0"/>
          <w:divBdr>
            <w:top w:val="none" w:sz="0" w:space="0" w:color="auto"/>
            <w:left w:val="none" w:sz="0" w:space="0" w:color="auto"/>
            <w:bottom w:val="none" w:sz="0" w:space="0" w:color="auto"/>
            <w:right w:val="none" w:sz="0" w:space="0" w:color="auto"/>
          </w:divBdr>
        </w:div>
        <w:div w:id="1318336189">
          <w:marLeft w:val="640"/>
          <w:marRight w:val="0"/>
          <w:marTop w:val="0"/>
          <w:marBottom w:val="0"/>
          <w:divBdr>
            <w:top w:val="none" w:sz="0" w:space="0" w:color="auto"/>
            <w:left w:val="none" w:sz="0" w:space="0" w:color="auto"/>
            <w:bottom w:val="none" w:sz="0" w:space="0" w:color="auto"/>
            <w:right w:val="none" w:sz="0" w:space="0" w:color="auto"/>
          </w:divBdr>
        </w:div>
        <w:div w:id="166747855">
          <w:marLeft w:val="640"/>
          <w:marRight w:val="0"/>
          <w:marTop w:val="0"/>
          <w:marBottom w:val="0"/>
          <w:divBdr>
            <w:top w:val="none" w:sz="0" w:space="0" w:color="auto"/>
            <w:left w:val="none" w:sz="0" w:space="0" w:color="auto"/>
            <w:bottom w:val="none" w:sz="0" w:space="0" w:color="auto"/>
            <w:right w:val="none" w:sz="0" w:space="0" w:color="auto"/>
          </w:divBdr>
        </w:div>
        <w:div w:id="1178036479">
          <w:marLeft w:val="640"/>
          <w:marRight w:val="0"/>
          <w:marTop w:val="0"/>
          <w:marBottom w:val="0"/>
          <w:divBdr>
            <w:top w:val="none" w:sz="0" w:space="0" w:color="auto"/>
            <w:left w:val="none" w:sz="0" w:space="0" w:color="auto"/>
            <w:bottom w:val="none" w:sz="0" w:space="0" w:color="auto"/>
            <w:right w:val="none" w:sz="0" w:space="0" w:color="auto"/>
          </w:divBdr>
        </w:div>
        <w:div w:id="748624400">
          <w:marLeft w:val="640"/>
          <w:marRight w:val="0"/>
          <w:marTop w:val="0"/>
          <w:marBottom w:val="0"/>
          <w:divBdr>
            <w:top w:val="none" w:sz="0" w:space="0" w:color="auto"/>
            <w:left w:val="none" w:sz="0" w:space="0" w:color="auto"/>
            <w:bottom w:val="none" w:sz="0" w:space="0" w:color="auto"/>
            <w:right w:val="none" w:sz="0" w:space="0" w:color="auto"/>
          </w:divBdr>
        </w:div>
        <w:div w:id="1420444242">
          <w:marLeft w:val="640"/>
          <w:marRight w:val="0"/>
          <w:marTop w:val="0"/>
          <w:marBottom w:val="0"/>
          <w:divBdr>
            <w:top w:val="none" w:sz="0" w:space="0" w:color="auto"/>
            <w:left w:val="none" w:sz="0" w:space="0" w:color="auto"/>
            <w:bottom w:val="none" w:sz="0" w:space="0" w:color="auto"/>
            <w:right w:val="none" w:sz="0" w:space="0" w:color="auto"/>
          </w:divBdr>
        </w:div>
      </w:divsChild>
    </w:div>
    <w:div w:id="1475640863">
      <w:bodyDiv w:val="1"/>
      <w:marLeft w:val="0"/>
      <w:marRight w:val="0"/>
      <w:marTop w:val="0"/>
      <w:marBottom w:val="0"/>
      <w:divBdr>
        <w:top w:val="none" w:sz="0" w:space="0" w:color="auto"/>
        <w:left w:val="none" w:sz="0" w:space="0" w:color="auto"/>
        <w:bottom w:val="none" w:sz="0" w:space="0" w:color="auto"/>
        <w:right w:val="none" w:sz="0" w:space="0" w:color="auto"/>
      </w:divBdr>
      <w:divsChild>
        <w:div w:id="1783567759">
          <w:marLeft w:val="640"/>
          <w:marRight w:val="0"/>
          <w:marTop w:val="0"/>
          <w:marBottom w:val="0"/>
          <w:divBdr>
            <w:top w:val="none" w:sz="0" w:space="0" w:color="auto"/>
            <w:left w:val="none" w:sz="0" w:space="0" w:color="auto"/>
            <w:bottom w:val="none" w:sz="0" w:space="0" w:color="auto"/>
            <w:right w:val="none" w:sz="0" w:space="0" w:color="auto"/>
          </w:divBdr>
        </w:div>
        <w:div w:id="566233279">
          <w:marLeft w:val="640"/>
          <w:marRight w:val="0"/>
          <w:marTop w:val="0"/>
          <w:marBottom w:val="0"/>
          <w:divBdr>
            <w:top w:val="none" w:sz="0" w:space="0" w:color="auto"/>
            <w:left w:val="none" w:sz="0" w:space="0" w:color="auto"/>
            <w:bottom w:val="none" w:sz="0" w:space="0" w:color="auto"/>
            <w:right w:val="none" w:sz="0" w:space="0" w:color="auto"/>
          </w:divBdr>
        </w:div>
        <w:div w:id="405808472">
          <w:marLeft w:val="640"/>
          <w:marRight w:val="0"/>
          <w:marTop w:val="0"/>
          <w:marBottom w:val="0"/>
          <w:divBdr>
            <w:top w:val="none" w:sz="0" w:space="0" w:color="auto"/>
            <w:left w:val="none" w:sz="0" w:space="0" w:color="auto"/>
            <w:bottom w:val="none" w:sz="0" w:space="0" w:color="auto"/>
            <w:right w:val="none" w:sz="0" w:space="0" w:color="auto"/>
          </w:divBdr>
        </w:div>
        <w:div w:id="779377052">
          <w:marLeft w:val="640"/>
          <w:marRight w:val="0"/>
          <w:marTop w:val="0"/>
          <w:marBottom w:val="0"/>
          <w:divBdr>
            <w:top w:val="none" w:sz="0" w:space="0" w:color="auto"/>
            <w:left w:val="none" w:sz="0" w:space="0" w:color="auto"/>
            <w:bottom w:val="none" w:sz="0" w:space="0" w:color="auto"/>
            <w:right w:val="none" w:sz="0" w:space="0" w:color="auto"/>
          </w:divBdr>
        </w:div>
        <w:div w:id="1686400508">
          <w:marLeft w:val="640"/>
          <w:marRight w:val="0"/>
          <w:marTop w:val="0"/>
          <w:marBottom w:val="0"/>
          <w:divBdr>
            <w:top w:val="none" w:sz="0" w:space="0" w:color="auto"/>
            <w:left w:val="none" w:sz="0" w:space="0" w:color="auto"/>
            <w:bottom w:val="none" w:sz="0" w:space="0" w:color="auto"/>
            <w:right w:val="none" w:sz="0" w:space="0" w:color="auto"/>
          </w:divBdr>
        </w:div>
        <w:div w:id="194276465">
          <w:marLeft w:val="640"/>
          <w:marRight w:val="0"/>
          <w:marTop w:val="0"/>
          <w:marBottom w:val="0"/>
          <w:divBdr>
            <w:top w:val="none" w:sz="0" w:space="0" w:color="auto"/>
            <w:left w:val="none" w:sz="0" w:space="0" w:color="auto"/>
            <w:bottom w:val="none" w:sz="0" w:space="0" w:color="auto"/>
            <w:right w:val="none" w:sz="0" w:space="0" w:color="auto"/>
          </w:divBdr>
        </w:div>
        <w:div w:id="1336498946">
          <w:marLeft w:val="640"/>
          <w:marRight w:val="0"/>
          <w:marTop w:val="0"/>
          <w:marBottom w:val="0"/>
          <w:divBdr>
            <w:top w:val="none" w:sz="0" w:space="0" w:color="auto"/>
            <w:left w:val="none" w:sz="0" w:space="0" w:color="auto"/>
            <w:bottom w:val="none" w:sz="0" w:space="0" w:color="auto"/>
            <w:right w:val="none" w:sz="0" w:space="0" w:color="auto"/>
          </w:divBdr>
        </w:div>
        <w:div w:id="94640539">
          <w:marLeft w:val="640"/>
          <w:marRight w:val="0"/>
          <w:marTop w:val="0"/>
          <w:marBottom w:val="0"/>
          <w:divBdr>
            <w:top w:val="none" w:sz="0" w:space="0" w:color="auto"/>
            <w:left w:val="none" w:sz="0" w:space="0" w:color="auto"/>
            <w:bottom w:val="none" w:sz="0" w:space="0" w:color="auto"/>
            <w:right w:val="none" w:sz="0" w:space="0" w:color="auto"/>
          </w:divBdr>
        </w:div>
        <w:div w:id="1563636285">
          <w:marLeft w:val="640"/>
          <w:marRight w:val="0"/>
          <w:marTop w:val="0"/>
          <w:marBottom w:val="0"/>
          <w:divBdr>
            <w:top w:val="none" w:sz="0" w:space="0" w:color="auto"/>
            <w:left w:val="none" w:sz="0" w:space="0" w:color="auto"/>
            <w:bottom w:val="none" w:sz="0" w:space="0" w:color="auto"/>
            <w:right w:val="none" w:sz="0" w:space="0" w:color="auto"/>
          </w:divBdr>
        </w:div>
        <w:div w:id="1759789847">
          <w:marLeft w:val="640"/>
          <w:marRight w:val="0"/>
          <w:marTop w:val="0"/>
          <w:marBottom w:val="0"/>
          <w:divBdr>
            <w:top w:val="none" w:sz="0" w:space="0" w:color="auto"/>
            <w:left w:val="none" w:sz="0" w:space="0" w:color="auto"/>
            <w:bottom w:val="none" w:sz="0" w:space="0" w:color="auto"/>
            <w:right w:val="none" w:sz="0" w:space="0" w:color="auto"/>
          </w:divBdr>
        </w:div>
        <w:div w:id="1604342883">
          <w:marLeft w:val="640"/>
          <w:marRight w:val="0"/>
          <w:marTop w:val="0"/>
          <w:marBottom w:val="0"/>
          <w:divBdr>
            <w:top w:val="none" w:sz="0" w:space="0" w:color="auto"/>
            <w:left w:val="none" w:sz="0" w:space="0" w:color="auto"/>
            <w:bottom w:val="none" w:sz="0" w:space="0" w:color="auto"/>
            <w:right w:val="none" w:sz="0" w:space="0" w:color="auto"/>
          </w:divBdr>
        </w:div>
        <w:div w:id="71317251">
          <w:marLeft w:val="640"/>
          <w:marRight w:val="0"/>
          <w:marTop w:val="0"/>
          <w:marBottom w:val="0"/>
          <w:divBdr>
            <w:top w:val="none" w:sz="0" w:space="0" w:color="auto"/>
            <w:left w:val="none" w:sz="0" w:space="0" w:color="auto"/>
            <w:bottom w:val="none" w:sz="0" w:space="0" w:color="auto"/>
            <w:right w:val="none" w:sz="0" w:space="0" w:color="auto"/>
          </w:divBdr>
        </w:div>
        <w:div w:id="220481411">
          <w:marLeft w:val="640"/>
          <w:marRight w:val="0"/>
          <w:marTop w:val="0"/>
          <w:marBottom w:val="0"/>
          <w:divBdr>
            <w:top w:val="none" w:sz="0" w:space="0" w:color="auto"/>
            <w:left w:val="none" w:sz="0" w:space="0" w:color="auto"/>
            <w:bottom w:val="none" w:sz="0" w:space="0" w:color="auto"/>
            <w:right w:val="none" w:sz="0" w:space="0" w:color="auto"/>
          </w:divBdr>
        </w:div>
        <w:div w:id="77748997">
          <w:marLeft w:val="640"/>
          <w:marRight w:val="0"/>
          <w:marTop w:val="0"/>
          <w:marBottom w:val="0"/>
          <w:divBdr>
            <w:top w:val="none" w:sz="0" w:space="0" w:color="auto"/>
            <w:left w:val="none" w:sz="0" w:space="0" w:color="auto"/>
            <w:bottom w:val="none" w:sz="0" w:space="0" w:color="auto"/>
            <w:right w:val="none" w:sz="0" w:space="0" w:color="auto"/>
          </w:divBdr>
        </w:div>
        <w:div w:id="2113284733">
          <w:marLeft w:val="640"/>
          <w:marRight w:val="0"/>
          <w:marTop w:val="0"/>
          <w:marBottom w:val="0"/>
          <w:divBdr>
            <w:top w:val="none" w:sz="0" w:space="0" w:color="auto"/>
            <w:left w:val="none" w:sz="0" w:space="0" w:color="auto"/>
            <w:bottom w:val="none" w:sz="0" w:space="0" w:color="auto"/>
            <w:right w:val="none" w:sz="0" w:space="0" w:color="auto"/>
          </w:divBdr>
        </w:div>
        <w:div w:id="204758182">
          <w:marLeft w:val="640"/>
          <w:marRight w:val="0"/>
          <w:marTop w:val="0"/>
          <w:marBottom w:val="0"/>
          <w:divBdr>
            <w:top w:val="none" w:sz="0" w:space="0" w:color="auto"/>
            <w:left w:val="none" w:sz="0" w:space="0" w:color="auto"/>
            <w:bottom w:val="none" w:sz="0" w:space="0" w:color="auto"/>
            <w:right w:val="none" w:sz="0" w:space="0" w:color="auto"/>
          </w:divBdr>
        </w:div>
        <w:div w:id="1788424073">
          <w:marLeft w:val="640"/>
          <w:marRight w:val="0"/>
          <w:marTop w:val="0"/>
          <w:marBottom w:val="0"/>
          <w:divBdr>
            <w:top w:val="none" w:sz="0" w:space="0" w:color="auto"/>
            <w:left w:val="none" w:sz="0" w:space="0" w:color="auto"/>
            <w:bottom w:val="none" w:sz="0" w:space="0" w:color="auto"/>
            <w:right w:val="none" w:sz="0" w:space="0" w:color="auto"/>
          </w:divBdr>
        </w:div>
        <w:div w:id="662585584">
          <w:marLeft w:val="640"/>
          <w:marRight w:val="0"/>
          <w:marTop w:val="0"/>
          <w:marBottom w:val="0"/>
          <w:divBdr>
            <w:top w:val="none" w:sz="0" w:space="0" w:color="auto"/>
            <w:left w:val="none" w:sz="0" w:space="0" w:color="auto"/>
            <w:bottom w:val="none" w:sz="0" w:space="0" w:color="auto"/>
            <w:right w:val="none" w:sz="0" w:space="0" w:color="auto"/>
          </w:divBdr>
        </w:div>
        <w:div w:id="1658875723">
          <w:marLeft w:val="640"/>
          <w:marRight w:val="0"/>
          <w:marTop w:val="0"/>
          <w:marBottom w:val="0"/>
          <w:divBdr>
            <w:top w:val="none" w:sz="0" w:space="0" w:color="auto"/>
            <w:left w:val="none" w:sz="0" w:space="0" w:color="auto"/>
            <w:bottom w:val="none" w:sz="0" w:space="0" w:color="auto"/>
            <w:right w:val="none" w:sz="0" w:space="0" w:color="auto"/>
          </w:divBdr>
        </w:div>
        <w:div w:id="1054694373">
          <w:marLeft w:val="640"/>
          <w:marRight w:val="0"/>
          <w:marTop w:val="0"/>
          <w:marBottom w:val="0"/>
          <w:divBdr>
            <w:top w:val="none" w:sz="0" w:space="0" w:color="auto"/>
            <w:left w:val="none" w:sz="0" w:space="0" w:color="auto"/>
            <w:bottom w:val="none" w:sz="0" w:space="0" w:color="auto"/>
            <w:right w:val="none" w:sz="0" w:space="0" w:color="auto"/>
          </w:divBdr>
        </w:div>
        <w:div w:id="124661251">
          <w:marLeft w:val="640"/>
          <w:marRight w:val="0"/>
          <w:marTop w:val="0"/>
          <w:marBottom w:val="0"/>
          <w:divBdr>
            <w:top w:val="none" w:sz="0" w:space="0" w:color="auto"/>
            <w:left w:val="none" w:sz="0" w:space="0" w:color="auto"/>
            <w:bottom w:val="none" w:sz="0" w:space="0" w:color="auto"/>
            <w:right w:val="none" w:sz="0" w:space="0" w:color="auto"/>
          </w:divBdr>
        </w:div>
        <w:div w:id="881016742">
          <w:marLeft w:val="640"/>
          <w:marRight w:val="0"/>
          <w:marTop w:val="0"/>
          <w:marBottom w:val="0"/>
          <w:divBdr>
            <w:top w:val="none" w:sz="0" w:space="0" w:color="auto"/>
            <w:left w:val="none" w:sz="0" w:space="0" w:color="auto"/>
            <w:bottom w:val="none" w:sz="0" w:space="0" w:color="auto"/>
            <w:right w:val="none" w:sz="0" w:space="0" w:color="auto"/>
          </w:divBdr>
        </w:div>
        <w:div w:id="1776056076">
          <w:marLeft w:val="640"/>
          <w:marRight w:val="0"/>
          <w:marTop w:val="0"/>
          <w:marBottom w:val="0"/>
          <w:divBdr>
            <w:top w:val="none" w:sz="0" w:space="0" w:color="auto"/>
            <w:left w:val="none" w:sz="0" w:space="0" w:color="auto"/>
            <w:bottom w:val="none" w:sz="0" w:space="0" w:color="auto"/>
            <w:right w:val="none" w:sz="0" w:space="0" w:color="auto"/>
          </w:divBdr>
        </w:div>
        <w:div w:id="1120339074">
          <w:marLeft w:val="640"/>
          <w:marRight w:val="0"/>
          <w:marTop w:val="0"/>
          <w:marBottom w:val="0"/>
          <w:divBdr>
            <w:top w:val="none" w:sz="0" w:space="0" w:color="auto"/>
            <w:left w:val="none" w:sz="0" w:space="0" w:color="auto"/>
            <w:bottom w:val="none" w:sz="0" w:space="0" w:color="auto"/>
            <w:right w:val="none" w:sz="0" w:space="0" w:color="auto"/>
          </w:divBdr>
        </w:div>
        <w:div w:id="2048673754">
          <w:marLeft w:val="640"/>
          <w:marRight w:val="0"/>
          <w:marTop w:val="0"/>
          <w:marBottom w:val="0"/>
          <w:divBdr>
            <w:top w:val="none" w:sz="0" w:space="0" w:color="auto"/>
            <w:left w:val="none" w:sz="0" w:space="0" w:color="auto"/>
            <w:bottom w:val="none" w:sz="0" w:space="0" w:color="auto"/>
            <w:right w:val="none" w:sz="0" w:space="0" w:color="auto"/>
          </w:divBdr>
        </w:div>
        <w:div w:id="485320785">
          <w:marLeft w:val="640"/>
          <w:marRight w:val="0"/>
          <w:marTop w:val="0"/>
          <w:marBottom w:val="0"/>
          <w:divBdr>
            <w:top w:val="none" w:sz="0" w:space="0" w:color="auto"/>
            <w:left w:val="none" w:sz="0" w:space="0" w:color="auto"/>
            <w:bottom w:val="none" w:sz="0" w:space="0" w:color="auto"/>
            <w:right w:val="none" w:sz="0" w:space="0" w:color="auto"/>
          </w:divBdr>
        </w:div>
        <w:div w:id="2143189887">
          <w:marLeft w:val="640"/>
          <w:marRight w:val="0"/>
          <w:marTop w:val="0"/>
          <w:marBottom w:val="0"/>
          <w:divBdr>
            <w:top w:val="none" w:sz="0" w:space="0" w:color="auto"/>
            <w:left w:val="none" w:sz="0" w:space="0" w:color="auto"/>
            <w:bottom w:val="none" w:sz="0" w:space="0" w:color="auto"/>
            <w:right w:val="none" w:sz="0" w:space="0" w:color="auto"/>
          </w:divBdr>
        </w:div>
      </w:divsChild>
    </w:div>
    <w:div w:id="1477186388">
      <w:bodyDiv w:val="1"/>
      <w:marLeft w:val="0"/>
      <w:marRight w:val="0"/>
      <w:marTop w:val="0"/>
      <w:marBottom w:val="0"/>
      <w:divBdr>
        <w:top w:val="none" w:sz="0" w:space="0" w:color="auto"/>
        <w:left w:val="none" w:sz="0" w:space="0" w:color="auto"/>
        <w:bottom w:val="none" w:sz="0" w:space="0" w:color="auto"/>
        <w:right w:val="none" w:sz="0" w:space="0" w:color="auto"/>
      </w:divBdr>
      <w:divsChild>
        <w:div w:id="147672642">
          <w:marLeft w:val="0"/>
          <w:marRight w:val="0"/>
          <w:marTop w:val="0"/>
          <w:marBottom w:val="240"/>
          <w:divBdr>
            <w:top w:val="none" w:sz="0" w:space="0" w:color="auto"/>
            <w:left w:val="none" w:sz="0" w:space="0" w:color="auto"/>
            <w:bottom w:val="none" w:sz="0" w:space="0" w:color="auto"/>
            <w:right w:val="none" w:sz="0" w:space="0" w:color="auto"/>
          </w:divBdr>
          <w:divsChild>
            <w:div w:id="12594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964908">
      <w:bodyDiv w:val="1"/>
      <w:marLeft w:val="0"/>
      <w:marRight w:val="0"/>
      <w:marTop w:val="0"/>
      <w:marBottom w:val="0"/>
      <w:divBdr>
        <w:top w:val="none" w:sz="0" w:space="0" w:color="auto"/>
        <w:left w:val="none" w:sz="0" w:space="0" w:color="auto"/>
        <w:bottom w:val="none" w:sz="0" w:space="0" w:color="auto"/>
        <w:right w:val="none" w:sz="0" w:space="0" w:color="auto"/>
      </w:divBdr>
      <w:divsChild>
        <w:div w:id="1875462490">
          <w:marLeft w:val="640"/>
          <w:marRight w:val="0"/>
          <w:marTop w:val="0"/>
          <w:marBottom w:val="0"/>
          <w:divBdr>
            <w:top w:val="none" w:sz="0" w:space="0" w:color="auto"/>
            <w:left w:val="none" w:sz="0" w:space="0" w:color="auto"/>
            <w:bottom w:val="none" w:sz="0" w:space="0" w:color="auto"/>
            <w:right w:val="none" w:sz="0" w:space="0" w:color="auto"/>
          </w:divBdr>
        </w:div>
        <w:div w:id="637878597">
          <w:marLeft w:val="640"/>
          <w:marRight w:val="0"/>
          <w:marTop w:val="0"/>
          <w:marBottom w:val="0"/>
          <w:divBdr>
            <w:top w:val="none" w:sz="0" w:space="0" w:color="auto"/>
            <w:left w:val="none" w:sz="0" w:space="0" w:color="auto"/>
            <w:bottom w:val="none" w:sz="0" w:space="0" w:color="auto"/>
            <w:right w:val="none" w:sz="0" w:space="0" w:color="auto"/>
          </w:divBdr>
        </w:div>
        <w:div w:id="576744991">
          <w:marLeft w:val="640"/>
          <w:marRight w:val="0"/>
          <w:marTop w:val="0"/>
          <w:marBottom w:val="0"/>
          <w:divBdr>
            <w:top w:val="none" w:sz="0" w:space="0" w:color="auto"/>
            <w:left w:val="none" w:sz="0" w:space="0" w:color="auto"/>
            <w:bottom w:val="none" w:sz="0" w:space="0" w:color="auto"/>
            <w:right w:val="none" w:sz="0" w:space="0" w:color="auto"/>
          </w:divBdr>
        </w:div>
        <w:div w:id="1366369196">
          <w:marLeft w:val="640"/>
          <w:marRight w:val="0"/>
          <w:marTop w:val="0"/>
          <w:marBottom w:val="0"/>
          <w:divBdr>
            <w:top w:val="none" w:sz="0" w:space="0" w:color="auto"/>
            <w:left w:val="none" w:sz="0" w:space="0" w:color="auto"/>
            <w:bottom w:val="none" w:sz="0" w:space="0" w:color="auto"/>
            <w:right w:val="none" w:sz="0" w:space="0" w:color="auto"/>
          </w:divBdr>
        </w:div>
        <w:div w:id="135220223">
          <w:marLeft w:val="640"/>
          <w:marRight w:val="0"/>
          <w:marTop w:val="0"/>
          <w:marBottom w:val="0"/>
          <w:divBdr>
            <w:top w:val="none" w:sz="0" w:space="0" w:color="auto"/>
            <w:left w:val="none" w:sz="0" w:space="0" w:color="auto"/>
            <w:bottom w:val="none" w:sz="0" w:space="0" w:color="auto"/>
            <w:right w:val="none" w:sz="0" w:space="0" w:color="auto"/>
          </w:divBdr>
        </w:div>
        <w:div w:id="639579346">
          <w:marLeft w:val="640"/>
          <w:marRight w:val="0"/>
          <w:marTop w:val="0"/>
          <w:marBottom w:val="0"/>
          <w:divBdr>
            <w:top w:val="none" w:sz="0" w:space="0" w:color="auto"/>
            <w:left w:val="none" w:sz="0" w:space="0" w:color="auto"/>
            <w:bottom w:val="none" w:sz="0" w:space="0" w:color="auto"/>
            <w:right w:val="none" w:sz="0" w:space="0" w:color="auto"/>
          </w:divBdr>
        </w:div>
        <w:div w:id="2143110498">
          <w:marLeft w:val="640"/>
          <w:marRight w:val="0"/>
          <w:marTop w:val="0"/>
          <w:marBottom w:val="0"/>
          <w:divBdr>
            <w:top w:val="none" w:sz="0" w:space="0" w:color="auto"/>
            <w:left w:val="none" w:sz="0" w:space="0" w:color="auto"/>
            <w:bottom w:val="none" w:sz="0" w:space="0" w:color="auto"/>
            <w:right w:val="none" w:sz="0" w:space="0" w:color="auto"/>
          </w:divBdr>
        </w:div>
        <w:div w:id="1523589643">
          <w:marLeft w:val="640"/>
          <w:marRight w:val="0"/>
          <w:marTop w:val="0"/>
          <w:marBottom w:val="0"/>
          <w:divBdr>
            <w:top w:val="none" w:sz="0" w:space="0" w:color="auto"/>
            <w:left w:val="none" w:sz="0" w:space="0" w:color="auto"/>
            <w:bottom w:val="none" w:sz="0" w:space="0" w:color="auto"/>
            <w:right w:val="none" w:sz="0" w:space="0" w:color="auto"/>
          </w:divBdr>
        </w:div>
        <w:div w:id="510335594">
          <w:marLeft w:val="640"/>
          <w:marRight w:val="0"/>
          <w:marTop w:val="0"/>
          <w:marBottom w:val="0"/>
          <w:divBdr>
            <w:top w:val="none" w:sz="0" w:space="0" w:color="auto"/>
            <w:left w:val="none" w:sz="0" w:space="0" w:color="auto"/>
            <w:bottom w:val="none" w:sz="0" w:space="0" w:color="auto"/>
            <w:right w:val="none" w:sz="0" w:space="0" w:color="auto"/>
          </w:divBdr>
        </w:div>
        <w:div w:id="1444883839">
          <w:marLeft w:val="640"/>
          <w:marRight w:val="0"/>
          <w:marTop w:val="0"/>
          <w:marBottom w:val="0"/>
          <w:divBdr>
            <w:top w:val="none" w:sz="0" w:space="0" w:color="auto"/>
            <w:left w:val="none" w:sz="0" w:space="0" w:color="auto"/>
            <w:bottom w:val="none" w:sz="0" w:space="0" w:color="auto"/>
            <w:right w:val="none" w:sz="0" w:space="0" w:color="auto"/>
          </w:divBdr>
        </w:div>
        <w:div w:id="2032954900">
          <w:marLeft w:val="640"/>
          <w:marRight w:val="0"/>
          <w:marTop w:val="0"/>
          <w:marBottom w:val="0"/>
          <w:divBdr>
            <w:top w:val="none" w:sz="0" w:space="0" w:color="auto"/>
            <w:left w:val="none" w:sz="0" w:space="0" w:color="auto"/>
            <w:bottom w:val="none" w:sz="0" w:space="0" w:color="auto"/>
            <w:right w:val="none" w:sz="0" w:space="0" w:color="auto"/>
          </w:divBdr>
        </w:div>
        <w:div w:id="550389489">
          <w:marLeft w:val="640"/>
          <w:marRight w:val="0"/>
          <w:marTop w:val="0"/>
          <w:marBottom w:val="0"/>
          <w:divBdr>
            <w:top w:val="none" w:sz="0" w:space="0" w:color="auto"/>
            <w:left w:val="none" w:sz="0" w:space="0" w:color="auto"/>
            <w:bottom w:val="none" w:sz="0" w:space="0" w:color="auto"/>
            <w:right w:val="none" w:sz="0" w:space="0" w:color="auto"/>
          </w:divBdr>
        </w:div>
        <w:div w:id="750472009">
          <w:marLeft w:val="640"/>
          <w:marRight w:val="0"/>
          <w:marTop w:val="0"/>
          <w:marBottom w:val="0"/>
          <w:divBdr>
            <w:top w:val="none" w:sz="0" w:space="0" w:color="auto"/>
            <w:left w:val="none" w:sz="0" w:space="0" w:color="auto"/>
            <w:bottom w:val="none" w:sz="0" w:space="0" w:color="auto"/>
            <w:right w:val="none" w:sz="0" w:space="0" w:color="auto"/>
          </w:divBdr>
        </w:div>
        <w:div w:id="1616600523">
          <w:marLeft w:val="640"/>
          <w:marRight w:val="0"/>
          <w:marTop w:val="0"/>
          <w:marBottom w:val="0"/>
          <w:divBdr>
            <w:top w:val="none" w:sz="0" w:space="0" w:color="auto"/>
            <w:left w:val="none" w:sz="0" w:space="0" w:color="auto"/>
            <w:bottom w:val="none" w:sz="0" w:space="0" w:color="auto"/>
            <w:right w:val="none" w:sz="0" w:space="0" w:color="auto"/>
          </w:divBdr>
        </w:div>
        <w:div w:id="1175804602">
          <w:marLeft w:val="640"/>
          <w:marRight w:val="0"/>
          <w:marTop w:val="0"/>
          <w:marBottom w:val="0"/>
          <w:divBdr>
            <w:top w:val="none" w:sz="0" w:space="0" w:color="auto"/>
            <w:left w:val="none" w:sz="0" w:space="0" w:color="auto"/>
            <w:bottom w:val="none" w:sz="0" w:space="0" w:color="auto"/>
            <w:right w:val="none" w:sz="0" w:space="0" w:color="auto"/>
          </w:divBdr>
        </w:div>
        <w:div w:id="624115433">
          <w:marLeft w:val="640"/>
          <w:marRight w:val="0"/>
          <w:marTop w:val="0"/>
          <w:marBottom w:val="0"/>
          <w:divBdr>
            <w:top w:val="none" w:sz="0" w:space="0" w:color="auto"/>
            <w:left w:val="none" w:sz="0" w:space="0" w:color="auto"/>
            <w:bottom w:val="none" w:sz="0" w:space="0" w:color="auto"/>
            <w:right w:val="none" w:sz="0" w:space="0" w:color="auto"/>
          </w:divBdr>
        </w:div>
        <w:div w:id="25109124">
          <w:marLeft w:val="640"/>
          <w:marRight w:val="0"/>
          <w:marTop w:val="0"/>
          <w:marBottom w:val="0"/>
          <w:divBdr>
            <w:top w:val="none" w:sz="0" w:space="0" w:color="auto"/>
            <w:left w:val="none" w:sz="0" w:space="0" w:color="auto"/>
            <w:bottom w:val="none" w:sz="0" w:space="0" w:color="auto"/>
            <w:right w:val="none" w:sz="0" w:space="0" w:color="auto"/>
          </w:divBdr>
        </w:div>
        <w:div w:id="873619535">
          <w:marLeft w:val="640"/>
          <w:marRight w:val="0"/>
          <w:marTop w:val="0"/>
          <w:marBottom w:val="0"/>
          <w:divBdr>
            <w:top w:val="none" w:sz="0" w:space="0" w:color="auto"/>
            <w:left w:val="none" w:sz="0" w:space="0" w:color="auto"/>
            <w:bottom w:val="none" w:sz="0" w:space="0" w:color="auto"/>
            <w:right w:val="none" w:sz="0" w:space="0" w:color="auto"/>
          </w:divBdr>
        </w:div>
        <w:div w:id="1231311355">
          <w:marLeft w:val="640"/>
          <w:marRight w:val="0"/>
          <w:marTop w:val="0"/>
          <w:marBottom w:val="0"/>
          <w:divBdr>
            <w:top w:val="none" w:sz="0" w:space="0" w:color="auto"/>
            <w:left w:val="none" w:sz="0" w:space="0" w:color="auto"/>
            <w:bottom w:val="none" w:sz="0" w:space="0" w:color="auto"/>
            <w:right w:val="none" w:sz="0" w:space="0" w:color="auto"/>
          </w:divBdr>
        </w:div>
        <w:div w:id="958412769">
          <w:marLeft w:val="640"/>
          <w:marRight w:val="0"/>
          <w:marTop w:val="0"/>
          <w:marBottom w:val="0"/>
          <w:divBdr>
            <w:top w:val="none" w:sz="0" w:space="0" w:color="auto"/>
            <w:left w:val="none" w:sz="0" w:space="0" w:color="auto"/>
            <w:bottom w:val="none" w:sz="0" w:space="0" w:color="auto"/>
            <w:right w:val="none" w:sz="0" w:space="0" w:color="auto"/>
          </w:divBdr>
        </w:div>
        <w:div w:id="1192959013">
          <w:marLeft w:val="640"/>
          <w:marRight w:val="0"/>
          <w:marTop w:val="0"/>
          <w:marBottom w:val="0"/>
          <w:divBdr>
            <w:top w:val="none" w:sz="0" w:space="0" w:color="auto"/>
            <w:left w:val="none" w:sz="0" w:space="0" w:color="auto"/>
            <w:bottom w:val="none" w:sz="0" w:space="0" w:color="auto"/>
            <w:right w:val="none" w:sz="0" w:space="0" w:color="auto"/>
          </w:divBdr>
        </w:div>
        <w:div w:id="1312103691">
          <w:marLeft w:val="640"/>
          <w:marRight w:val="0"/>
          <w:marTop w:val="0"/>
          <w:marBottom w:val="0"/>
          <w:divBdr>
            <w:top w:val="none" w:sz="0" w:space="0" w:color="auto"/>
            <w:left w:val="none" w:sz="0" w:space="0" w:color="auto"/>
            <w:bottom w:val="none" w:sz="0" w:space="0" w:color="auto"/>
            <w:right w:val="none" w:sz="0" w:space="0" w:color="auto"/>
          </w:divBdr>
        </w:div>
        <w:div w:id="1330478296">
          <w:marLeft w:val="640"/>
          <w:marRight w:val="0"/>
          <w:marTop w:val="0"/>
          <w:marBottom w:val="0"/>
          <w:divBdr>
            <w:top w:val="none" w:sz="0" w:space="0" w:color="auto"/>
            <w:left w:val="none" w:sz="0" w:space="0" w:color="auto"/>
            <w:bottom w:val="none" w:sz="0" w:space="0" w:color="auto"/>
            <w:right w:val="none" w:sz="0" w:space="0" w:color="auto"/>
          </w:divBdr>
        </w:div>
        <w:div w:id="87850431">
          <w:marLeft w:val="640"/>
          <w:marRight w:val="0"/>
          <w:marTop w:val="0"/>
          <w:marBottom w:val="0"/>
          <w:divBdr>
            <w:top w:val="none" w:sz="0" w:space="0" w:color="auto"/>
            <w:left w:val="none" w:sz="0" w:space="0" w:color="auto"/>
            <w:bottom w:val="none" w:sz="0" w:space="0" w:color="auto"/>
            <w:right w:val="none" w:sz="0" w:space="0" w:color="auto"/>
          </w:divBdr>
        </w:div>
        <w:div w:id="1215854409">
          <w:marLeft w:val="640"/>
          <w:marRight w:val="0"/>
          <w:marTop w:val="0"/>
          <w:marBottom w:val="0"/>
          <w:divBdr>
            <w:top w:val="none" w:sz="0" w:space="0" w:color="auto"/>
            <w:left w:val="none" w:sz="0" w:space="0" w:color="auto"/>
            <w:bottom w:val="none" w:sz="0" w:space="0" w:color="auto"/>
            <w:right w:val="none" w:sz="0" w:space="0" w:color="auto"/>
          </w:divBdr>
        </w:div>
        <w:div w:id="1186482414">
          <w:marLeft w:val="640"/>
          <w:marRight w:val="0"/>
          <w:marTop w:val="0"/>
          <w:marBottom w:val="0"/>
          <w:divBdr>
            <w:top w:val="none" w:sz="0" w:space="0" w:color="auto"/>
            <w:left w:val="none" w:sz="0" w:space="0" w:color="auto"/>
            <w:bottom w:val="none" w:sz="0" w:space="0" w:color="auto"/>
            <w:right w:val="none" w:sz="0" w:space="0" w:color="auto"/>
          </w:divBdr>
        </w:div>
        <w:div w:id="1917322456">
          <w:marLeft w:val="640"/>
          <w:marRight w:val="0"/>
          <w:marTop w:val="0"/>
          <w:marBottom w:val="0"/>
          <w:divBdr>
            <w:top w:val="none" w:sz="0" w:space="0" w:color="auto"/>
            <w:left w:val="none" w:sz="0" w:space="0" w:color="auto"/>
            <w:bottom w:val="none" w:sz="0" w:space="0" w:color="auto"/>
            <w:right w:val="none" w:sz="0" w:space="0" w:color="auto"/>
          </w:divBdr>
        </w:div>
        <w:div w:id="1441291878">
          <w:marLeft w:val="640"/>
          <w:marRight w:val="0"/>
          <w:marTop w:val="0"/>
          <w:marBottom w:val="0"/>
          <w:divBdr>
            <w:top w:val="none" w:sz="0" w:space="0" w:color="auto"/>
            <w:left w:val="none" w:sz="0" w:space="0" w:color="auto"/>
            <w:bottom w:val="none" w:sz="0" w:space="0" w:color="auto"/>
            <w:right w:val="none" w:sz="0" w:space="0" w:color="auto"/>
          </w:divBdr>
        </w:div>
        <w:div w:id="267272631">
          <w:marLeft w:val="640"/>
          <w:marRight w:val="0"/>
          <w:marTop w:val="0"/>
          <w:marBottom w:val="0"/>
          <w:divBdr>
            <w:top w:val="none" w:sz="0" w:space="0" w:color="auto"/>
            <w:left w:val="none" w:sz="0" w:space="0" w:color="auto"/>
            <w:bottom w:val="none" w:sz="0" w:space="0" w:color="auto"/>
            <w:right w:val="none" w:sz="0" w:space="0" w:color="auto"/>
          </w:divBdr>
        </w:div>
        <w:div w:id="445462414">
          <w:marLeft w:val="640"/>
          <w:marRight w:val="0"/>
          <w:marTop w:val="0"/>
          <w:marBottom w:val="0"/>
          <w:divBdr>
            <w:top w:val="none" w:sz="0" w:space="0" w:color="auto"/>
            <w:left w:val="none" w:sz="0" w:space="0" w:color="auto"/>
            <w:bottom w:val="none" w:sz="0" w:space="0" w:color="auto"/>
            <w:right w:val="none" w:sz="0" w:space="0" w:color="auto"/>
          </w:divBdr>
        </w:div>
      </w:divsChild>
    </w:div>
    <w:div w:id="1488864052">
      <w:bodyDiv w:val="1"/>
      <w:marLeft w:val="0"/>
      <w:marRight w:val="0"/>
      <w:marTop w:val="0"/>
      <w:marBottom w:val="0"/>
      <w:divBdr>
        <w:top w:val="none" w:sz="0" w:space="0" w:color="auto"/>
        <w:left w:val="none" w:sz="0" w:space="0" w:color="auto"/>
        <w:bottom w:val="none" w:sz="0" w:space="0" w:color="auto"/>
        <w:right w:val="none" w:sz="0" w:space="0" w:color="auto"/>
      </w:divBdr>
    </w:div>
    <w:div w:id="1500467418">
      <w:bodyDiv w:val="1"/>
      <w:marLeft w:val="0"/>
      <w:marRight w:val="0"/>
      <w:marTop w:val="0"/>
      <w:marBottom w:val="0"/>
      <w:divBdr>
        <w:top w:val="none" w:sz="0" w:space="0" w:color="auto"/>
        <w:left w:val="none" w:sz="0" w:space="0" w:color="auto"/>
        <w:bottom w:val="none" w:sz="0" w:space="0" w:color="auto"/>
        <w:right w:val="none" w:sz="0" w:space="0" w:color="auto"/>
      </w:divBdr>
    </w:div>
    <w:div w:id="1504390243">
      <w:bodyDiv w:val="1"/>
      <w:marLeft w:val="0"/>
      <w:marRight w:val="0"/>
      <w:marTop w:val="0"/>
      <w:marBottom w:val="0"/>
      <w:divBdr>
        <w:top w:val="none" w:sz="0" w:space="0" w:color="auto"/>
        <w:left w:val="none" w:sz="0" w:space="0" w:color="auto"/>
        <w:bottom w:val="none" w:sz="0" w:space="0" w:color="auto"/>
        <w:right w:val="none" w:sz="0" w:space="0" w:color="auto"/>
      </w:divBdr>
      <w:divsChild>
        <w:div w:id="1947883811">
          <w:marLeft w:val="640"/>
          <w:marRight w:val="0"/>
          <w:marTop w:val="0"/>
          <w:marBottom w:val="0"/>
          <w:divBdr>
            <w:top w:val="none" w:sz="0" w:space="0" w:color="auto"/>
            <w:left w:val="none" w:sz="0" w:space="0" w:color="auto"/>
            <w:bottom w:val="none" w:sz="0" w:space="0" w:color="auto"/>
            <w:right w:val="none" w:sz="0" w:space="0" w:color="auto"/>
          </w:divBdr>
        </w:div>
        <w:div w:id="943422550">
          <w:marLeft w:val="640"/>
          <w:marRight w:val="0"/>
          <w:marTop w:val="0"/>
          <w:marBottom w:val="0"/>
          <w:divBdr>
            <w:top w:val="none" w:sz="0" w:space="0" w:color="auto"/>
            <w:left w:val="none" w:sz="0" w:space="0" w:color="auto"/>
            <w:bottom w:val="none" w:sz="0" w:space="0" w:color="auto"/>
            <w:right w:val="none" w:sz="0" w:space="0" w:color="auto"/>
          </w:divBdr>
        </w:div>
        <w:div w:id="676738464">
          <w:marLeft w:val="640"/>
          <w:marRight w:val="0"/>
          <w:marTop w:val="0"/>
          <w:marBottom w:val="0"/>
          <w:divBdr>
            <w:top w:val="none" w:sz="0" w:space="0" w:color="auto"/>
            <w:left w:val="none" w:sz="0" w:space="0" w:color="auto"/>
            <w:bottom w:val="none" w:sz="0" w:space="0" w:color="auto"/>
            <w:right w:val="none" w:sz="0" w:space="0" w:color="auto"/>
          </w:divBdr>
        </w:div>
        <w:div w:id="1512452270">
          <w:marLeft w:val="640"/>
          <w:marRight w:val="0"/>
          <w:marTop w:val="0"/>
          <w:marBottom w:val="0"/>
          <w:divBdr>
            <w:top w:val="none" w:sz="0" w:space="0" w:color="auto"/>
            <w:left w:val="none" w:sz="0" w:space="0" w:color="auto"/>
            <w:bottom w:val="none" w:sz="0" w:space="0" w:color="auto"/>
            <w:right w:val="none" w:sz="0" w:space="0" w:color="auto"/>
          </w:divBdr>
        </w:div>
        <w:div w:id="127430570">
          <w:marLeft w:val="640"/>
          <w:marRight w:val="0"/>
          <w:marTop w:val="0"/>
          <w:marBottom w:val="0"/>
          <w:divBdr>
            <w:top w:val="none" w:sz="0" w:space="0" w:color="auto"/>
            <w:left w:val="none" w:sz="0" w:space="0" w:color="auto"/>
            <w:bottom w:val="none" w:sz="0" w:space="0" w:color="auto"/>
            <w:right w:val="none" w:sz="0" w:space="0" w:color="auto"/>
          </w:divBdr>
        </w:div>
        <w:div w:id="2115400464">
          <w:marLeft w:val="640"/>
          <w:marRight w:val="0"/>
          <w:marTop w:val="0"/>
          <w:marBottom w:val="0"/>
          <w:divBdr>
            <w:top w:val="none" w:sz="0" w:space="0" w:color="auto"/>
            <w:left w:val="none" w:sz="0" w:space="0" w:color="auto"/>
            <w:bottom w:val="none" w:sz="0" w:space="0" w:color="auto"/>
            <w:right w:val="none" w:sz="0" w:space="0" w:color="auto"/>
          </w:divBdr>
        </w:div>
        <w:div w:id="1196848692">
          <w:marLeft w:val="640"/>
          <w:marRight w:val="0"/>
          <w:marTop w:val="0"/>
          <w:marBottom w:val="0"/>
          <w:divBdr>
            <w:top w:val="none" w:sz="0" w:space="0" w:color="auto"/>
            <w:left w:val="none" w:sz="0" w:space="0" w:color="auto"/>
            <w:bottom w:val="none" w:sz="0" w:space="0" w:color="auto"/>
            <w:right w:val="none" w:sz="0" w:space="0" w:color="auto"/>
          </w:divBdr>
        </w:div>
        <w:div w:id="1205480167">
          <w:marLeft w:val="640"/>
          <w:marRight w:val="0"/>
          <w:marTop w:val="0"/>
          <w:marBottom w:val="0"/>
          <w:divBdr>
            <w:top w:val="none" w:sz="0" w:space="0" w:color="auto"/>
            <w:left w:val="none" w:sz="0" w:space="0" w:color="auto"/>
            <w:bottom w:val="none" w:sz="0" w:space="0" w:color="auto"/>
            <w:right w:val="none" w:sz="0" w:space="0" w:color="auto"/>
          </w:divBdr>
        </w:div>
        <w:div w:id="1653019051">
          <w:marLeft w:val="640"/>
          <w:marRight w:val="0"/>
          <w:marTop w:val="0"/>
          <w:marBottom w:val="0"/>
          <w:divBdr>
            <w:top w:val="none" w:sz="0" w:space="0" w:color="auto"/>
            <w:left w:val="none" w:sz="0" w:space="0" w:color="auto"/>
            <w:bottom w:val="none" w:sz="0" w:space="0" w:color="auto"/>
            <w:right w:val="none" w:sz="0" w:space="0" w:color="auto"/>
          </w:divBdr>
        </w:div>
        <w:div w:id="1606112856">
          <w:marLeft w:val="640"/>
          <w:marRight w:val="0"/>
          <w:marTop w:val="0"/>
          <w:marBottom w:val="0"/>
          <w:divBdr>
            <w:top w:val="none" w:sz="0" w:space="0" w:color="auto"/>
            <w:left w:val="none" w:sz="0" w:space="0" w:color="auto"/>
            <w:bottom w:val="none" w:sz="0" w:space="0" w:color="auto"/>
            <w:right w:val="none" w:sz="0" w:space="0" w:color="auto"/>
          </w:divBdr>
        </w:div>
        <w:div w:id="214395989">
          <w:marLeft w:val="640"/>
          <w:marRight w:val="0"/>
          <w:marTop w:val="0"/>
          <w:marBottom w:val="0"/>
          <w:divBdr>
            <w:top w:val="none" w:sz="0" w:space="0" w:color="auto"/>
            <w:left w:val="none" w:sz="0" w:space="0" w:color="auto"/>
            <w:bottom w:val="none" w:sz="0" w:space="0" w:color="auto"/>
            <w:right w:val="none" w:sz="0" w:space="0" w:color="auto"/>
          </w:divBdr>
        </w:div>
        <w:div w:id="499203445">
          <w:marLeft w:val="640"/>
          <w:marRight w:val="0"/>
          <w:marTop w:val="0"/>
          <w:marBottom w:val="0"/>
          <w:divBdr>
            <w:top w:val="none" w:sz="0" w:space="0" w:color="auto"/>
            <w:left w:val="none" w:sz="0" w:space="0" w:color="auto"/>
            <w:bottom w:val="none" w:sz="0" w:space="0" w:color="auto"/>
            <w:right w:val="none" w:sz="0" w:space="0" w:color="auto"/>
          </w:divBdr>
        </w:div>
        <w:div w:id="1330597355">
          <w:marLeft w:val="640"/>
          <w:marRight w:val="0"/>
          <w:marTop w:val="0"/>
          <w:marBottom w:val="0"/>
          <w:divBdr>
            <w:top w:val="none" w:sz="0" w:space="0" w:color="auto"/>
            <w:left w:val="none" w:sz="0" w:space="0" w:color="auto"/>
            <w:bottom w:val="none" w:sz="0" w:space="0" w:color="auto"/>
            <w:right w:val="none" w:sz="0" w:space="0" w:color="auto"/>
          </w:divBdr>
        </w:div>
        <w:div w:id="1303273643">
          <w:marLeft w:val="640"/>
          <w:marRight w:val="0"/>
          <w:marTop w:val="0"/>
          <w:marBottom w:val="0"/>
          <w:divBdr>
            <w:top w:val="none" w:sz="0" w:space="0" w:color="auto"/>
            <w:left w:val="none" w:sz="0" w:space="0" w:color="auto"/>
            <w:bottom w:val="none" w:sz="0" w:space="0" w:color="auto"/>
            <w:right w:val="none" w:sz="0" w:space="0" w:color="auto"/>
          </w:divBdr>
        </w:div>
        <w:div w:id="635915418">
          <w:marLeft w:val="640"/>
          <w:marRight w:val="0"/>
          <w:marTop w:val="0"/>
          <w:marBottom w:val="0"/>
          <w:divBdr>
            <w:top w:val="none" w:sz="0" w:space="0" w:color="auto"/>
            <w:left w:val="none" w:sz="0" w:space="0" w:color="auto"/>
            <w:bottom w:val="none" w:sz="0" w:space="0" w:color="auto"/>
            <w:right w:val="none" w:sz="0" w:space="0" w:color="auto"/>
          </w:divBdr>
        </w:div>
        <w:div w:id="1496648075">
          <w:marLeft w:val="640"/>
          <w:marRight w:val="0"/>
          <w:marTop w:val="0"/>
          <w:marBottom w:val="0"/>
          <w:divBdr>
            <w:top w:val="none" w:sz="0" w:space="0" w:color="auto"/>
            <w:left w:val="none" w:sz="0" w:space="0" w:color="auto"/>
            <w:bottom w:val="none" w:sz="0" w:space="0" w:color="auto"/>
            <w:right w:val="none" w:sz="0" w:space="0" w:color="auto"/>
          </w:divBdr>
        </w:div>
        <w:div w:id="885795095">
          <w:marLeft w:val="640"/>
          <w:marRight w:val="0"/>
          <w:marTop w:val="0"/>
          <w:marBottom w:val="0"/>
          <w:divBdr>
            <w:top w:val="none" w:sz="0" w:space="0" w:color="auto"/>
            <w:left w:val="none" w:sz="0" w:space="0" w:color="auto"/>
            <w:bottom w:val="none" w:sz="0" w:space="0" w:color="auto"/>
            <w:right w:val="none" w:sz="0" w:space="0" w:color="auto"/>
          </w:divBdr>
        </w:div>
        <w:div w:id="2046514806">
          <w:marLeft w:val="640"/>
          <w:marRight w:val="0"/>
          <w:marTop w:val="0"/>
          <w:marBottom w:val="0"/>
          <w:divBdr>
            <w:top w:val="none" w:sz="0" w:space="0" w:color="auto"/>
            <w:left w:val="none" w:sz="0" w:space="0" w:color="auto"/>
            <w:bottom w:val="none" w:sz="0" w:space="0" w:color="auto"/>
            <w:right w:val="none" w:sz="0" w:space="0" w:color="auto"/>
          </w:divBdr>
        </w:div>
        <w:div w:id="86583116">
          <w:marLeft w:val="640"/>
          <w:marRight w:val="0"/>
          <w:marTop w:val="0"/>
          <w:marBottom w:val="0"/>
          <w:divBdr>
            <w:top w:val="none" w:sz="0" w:space="0" w:color="auto"/>
            <w:left w:val="none" w:sz="0" w:space="0" w:color="auto"/>
            <w:bottom w:val="none" w:sz="0" w:space="0" w:color="auto"/>
            <w:right w:val="none" w:sz="0" w:space="0" w:color="auto"/>
          </w:divBdr>
        </w:div>
        <w:div w:id="480082773">
          <w:marLeft w:val="640"/>
          <w:marRight w:val="0"/>
          <w:marTop w:val="0"/>
          <w:marBottom w:val="0"/>
          <w:divBdr>
            <w:top w:val="none" w:sz="0" w:space="0" w:color="auto"/>
            <w:left w:val="none" w:sz="0" w:space="0" w:color="auto"/>
            <w:bottom w:val="none" w:sz="0" w:space="0" w:color="auto"/>
            <w:right w:val="none" w:sz="0" w:space="0" w:color="auto"/>
          </w:divBdr>
        </w:div>
        <w:div w:id="535511529">
          <w:marLeft w:val="640"/>
          <w:marRight w:val="0"/>
          <w:marTop w:val="0"/>
          <w:marBottom w:val="0"/>
          <w:divBdr>
            <w:top w:val="none" w:sz="0" w:space="0" w:color="auto"/>
            <w:left w:val="none" w:sz="0" w:space="0" w:color="auto"/>
            <w:bottom w:val="none" w:sz="0" w:space="0" w:color="auto"/>
            <w:right w:val="none" w:sz="0" w:space="0" w:color="auto"/>
          </w:divBdr>
        </w:div>
        <w:div w:id="852036484">
          <w:marLeft w:val="640"/>
          <w:marRight w:val="0"/>
          <w:marTop w:val="0"/>
          <w:marBottom w:val="0"/>
          <w:divBdr>
            <w:top w:val="none" w:sz="0" w:space="0" w:color="auto"/>
            <w:left w:val="none" w:sz="0" w:space="0" w:color="auto"/>
            <w:bottom w:val="none" w:sz="0" w:space="0" w:color="auto"/>
            <w:right w:val="none" w:sz="0" w:space="0" w:color="auto"/>
          </w:divBdr>
        </w:div>
        <w:div w:id="1379359619">
          <w:marLeft w:val="640"/>
          <w:marRight w:val="0"/>
          <w:marTop w:val="0"/>
          <w:marBottom w:val="0"/>
          <w:divBdr>
            <w:top w:val="none" w:sz="0" w:space="0" w:color="auto"/>
            <w:left w:val="none" w:sz="0" w:space="0" w:color="auto"/>
            <w:bottom w:val="none" w:sz="0" w:space="0" w:color="auto"/>
            <w:right w:val="none" w:sz="0" w:space="0" w:color="auto"/>
          </w:divBdr>
        </w:div>
        <w:div w:id="1539194566">
          <w:marLeft w:val="640"/>
          <w:marRight w:val="0"/>
          <w:marTop w:val="0"/>
          <w:marBottom w:val="0"/>
          <w:divBdr>
            <w:top w:val="none" w:sz="0" w:space="0" w:color="auto"/>
            <w:left w:val="none" w:sz="0" w:space="0" w:color="auto"/>
            <w:bottom w:val="none" w:sz="0" w:space="0" w:color="auto"/>
            <w:right w:val="none" w:sz="0" w:space="0" w:color="auto"/>
          </w:divBdr>
        </w:div>
        <w:div w:id="1573932017">
          <w:marLeft w:val="640"/>
          <w:marRight w:val="0"/>
          <w:marTop w:val="0"/>
          <w:marBottom w:val="0"/>
          <w:divBdr>
            <w:top w:val="none" w:sz="0" w:space="0" w:color="auto"/>
            <w:left w:val="none" w:sz="0" w:space="0" w:color="auto"/>
            <w:bottom w:val="none" w:sz="0" w:space="0" w:color="auto"/>
            <w:right w:val="none" w:sz="0" w:space="0" w:color="auto"/>
          </w:divBdr>
        </w:div>
        <w:div w:id="1980652398">
          <w:marLeft w:val="640"/>
          <w:marRight w:val="0"/>
          <w:marTop w:val="0"/>
          <w:marBottom w:val="0"/>
          <w:divBdr>
            <w:top w:val="none" w:sz="0" w:space="0" w:color="auto"/>
            <w:left w:val="none" w:sz="0" w:space="0" w:color="auto"/>
            <w:bottom w:val="none" w:sz="0" w:space="0" w:color="auto"/>
            <w:right w:val="none" w:sz="0" w:space="0" w:color="auto"/>
          </w:divBdr>
        </w:div>
        <w:div w:id="595527011">
          <w:marLeft w:val="640"/>
          <w:marRight w:val="0"/>
          <w:marTop w:val="0"/>
          <w:marBottom w:val="0"/>
          <w:divBdr>
            <w:top w:val="none" w:sz="0" w:space="0" w:color="auto"/>
            <w:left w:val="none" w:sz="0" w:space="0" w:color="auto"/>
            <w:bottom w:val="none" w:sz="0" w:space="0" w:color="auto"/>
            <w:right w:val="none" w:sz="0" w:space="0" w:color="auto"/>
          </w:divBdr>
        </w:div>
        <w:div w:id="1081952088">
          <w:marLeft w:val="640"/>
          <w:marRight w:val="0"/>
          <w:marTop w:val="0"/>
          <w:marBottom w:val="0"/>
          <w:divBdr>
            <w:top w:val="none" w:sz="0" w:space="0" w:color="auto"/>
            <w:left w:val="none" w:sz="0" w:space="0" w:color="auto"/>
            <w:bottom w:val="none" w:sz="0" w:space="0" w:color="auto"/>
            <w:right w:val="none" w:sz="0" w:space="0" w:color="auto"/>
          </w:divBdr>
        </w:div>
        <w:div w:id="226385101">
          <w:marLeft w:val="640"/>
          <w:marRight w:val="0"/>
          <w:marTop w:val="0"/>
          <w:marBottom w:val="0"/>
          <w:divBdr>
            <w:top w:val="none" w:sz="0" w:space="0" w:color="auto"/>
            <w:left w:val="none" w:sz="0" w:space="0" w:color="auto"/>
            <w:bottom w:val="none" w:sz="0" w:space="0" w:color="auto"/>
            <w:right w:val="none" w:sz="0" w:space="0" w:color="auto"/>
          </w:divBdr>
        </w:div>
        <w:div w:id="1038117812">
          <w:marLeft w:val="640"/>
          <w:marRight w:val="0"/>
          <w:marTop w:val="0"/>
          <w:marBottom w:val="0"/>
          <w:divBdr>
            <w:top w:val="none" w:sz="0" w:space="0" w:color="auto"/>
            <w:left w:val="none" w:sz="0" w:space="0" w:color="auto"/>
            <w:bottom w:val="none" w:sz="0" w:space="0" w:color="auto"/>
            <w:right w:val="none" w:sz="0" w:space="0" w:color="auto"/>
          </w:divBdr>
        </w:div>
        <w:div w:id="1924289794">
          <w:marLeft w:val="640"/>
          <w:marRight w:val="0"/>
          <w:marTop w:val="0"/>
          <w:marBottom w:val="0"/>
          <w:divBdr>
            <w:top w:val="none" w:sz="0" w:space="0" w:color="auto"/>
            <w:left w:val="none" w:sz="0" w:space="0" w:color="auto"/>
            <w:bottom w:val="none" w:sz="0" w:space="0" w:color="auto"/>
            <w:right w:val="none" w:sz="0" w:space="0" w:color="auto"/>
          </w:divBdr>
        </w:div>
      </w:divsChild>
    </w:div>
    <w:div w:id="1513645813">
      <w:bodyDiv w:val="1"/>
      <w:marLeft w:val="0"/>
      <w:marRight w:val="0"/>
      <w:marTop w:val="0"/>
      <w:marBottom w:val="0"/>
      <w:divBdr>
        <w:top w:val="none" w:sz="0" w:space="0" w:color="auto"/>
        <w:left w:val="none" w:sz="0" w:space="0" w:color="auto"/>
        <w:bottom w:val="none" w:sz="0" w:space="0" w:color="auto"/>
        <w:right w:val="none" w:sz="0" w:space="0" w:color="auto"/>
      </w:divBdr>
      <w:divsChild>
        <w:div w:id="234902362">
          <w:marLeft w:val="480"/>
          <w:marRight w:val="0"/>
          <w:marTop w:val="0"/>
          <w:marBottom w:val="0"/>
          <w:divBdr>
            <w:top w:val="none" w:sz="0" w:space="0" w:color="auto"/>
            <w:left w:val="none" w:sz="0" w:space="0" w:color="auto"/>
            <w:bottom w:val="none" w:sz="0" w:space="0" w:color="auto"/>
            <w:right w:val="none" w:sz="0" w:space="0" w:color="auto"/>
          </w:divBdr>
        </w:div>
        <w:div w:id="1127433348">
          <w:marLeft w:val="480"/>
          <w:marRight w:val="0"/>
          <w:marTop w:val="0"/>
          <w:marBottom w:val="0"/>
          <w:divBdr>
            <w:top w:val="none" w:sz="0" w:space="0" w:color="auto"/>
            <w:left w:val="none" w:sz="0" w:space="0" w:color="auto"/>
            <w:bottom w:val="none" w:sz="0" w:space="0" w:color="auto"/>
            <w:right w:val="none" w:sz="0" w:space="0" w:color="auto"/>
          </w:divBdr>
        </w:div>
        <w:div w:id="570238211">
          <w:marLeft w:val="480"/>
          <w:marRight w:val="0"/>
          <w:marTop w:val="0"/>
          <w:marBottom w:val="0"/>
          <w:divBdr>
            <w:top w:val="none" w:sz="0" w:space="0" w:color="auto"/>
            <w:left w:val="none" w:sz="0" w:space="0" w:color="auto"/>
            <w:bottom w:val="none" w:sz="0" w:space="0" w:color="auto"/>
            <w:right w:val="none" w:sz="0" w:space="0" w:color="auto"/>
          </w:divBdr>
        </w:div>
        <w:div w:id="1915579703">
          <w:marLeft w:val="480"/>
          <w:marRight w:val="0"/>
          <w:marTop w:val="0"/>
          <w:marBottom w:val="0"/>
          <w:divBdr>
            <w:top w:val="none" w:sz="0" w:space="0" w:color="auto"/>
            <w:left w:val="none" w:sz="0" w:space="0" w:color="auto"/>
            <w:bottom w:val="none" w:sz="0" w:space="0" w:color="auto"/>
            <w:right w:val="none" w:sz="0" w:space="0" w:color="auto"/>
          </w:divBdr>
        </w:div>
        <w:div w:id="2032103269">
          <w:marLeft w:val="480"/>
          <w:marRight w:val="0"/>
          <w:marTop w:val="0"/>
          <w:marBottom w:val="0"/>
          <w:divBdr>
            <w:top w:val="none" w:sz="0" w:space="0" w:color="auto"/>
            <w:left w:val="none" w:sz="0" w:space="0" w:color="auto"/>
            <w:bottom w:val="none" w:sz="0" w:space="0" w:color="auto"/>
            <w:right w:val="none" w:sz="0" w:space="0" w:color="auto"/>
          </w:divBdr>
        </w:div>
        <w:div w:id="807622707">
          <w:marLeft w:val="480"/>
          <w:marRight w:val="0"/>
          <w:marTop w:val="0"/>
          <w:marBottom w:val="0"/>
          <w:divBdr>
            <w:top w:val="none" w:sz="0" w:space="0" w:color="auto"/>
            <w:left w:val="none" w:sz="0" w:space="0" w:color="auto"/>
            <w:bottom w:val="none" w:sz="0" w:space="0" w:color="auto"/>
            <w:right w:val="none" w:sz="0" w:space="0" w:color="auto"/>
          </w:divBdr>
        </w:div>
        <w:div w:id="1343894835">
          <w:marLeft w:val="480"/>
          <w:marRight w:val="0"/>
          <w:marTop w:val="0"/>
          <w:marBottom w:val="0"/>
          <w:divBdr>
            <w:top w:val="none" w:sz="0" w:space="0" w:color="auto"/>
            <w:left w:val="none" w:sz="0" w:space="0" w:color="auto"/>
            <w:bottom w:val="none" w:sz="0" w:space="0" w:color="auto"/>
            <w:right w:val="none" w:sz="0" w:space="0" w:color="auto"/>
          </w:divBdr>
        </w:div>
        <w:div w:id="2020692757">
          <w:marLeft w:val="480"/>
          <w:marRight w:val="0"/>
          <w:marTop w:val="0"/>
          <w:marBottom w:val="0"/>
          <w:divBdr>
            <w:top w:val="none" w:sz="0" w:space="0" w:color="auto"/>
            <w:left w:val="none" w:sz="0" w:space="0" w:color="auto"/>
            <w:bottom w:val="none" w:sz="0" w:space="0" w:color="auto"/>
            <w:right w:val="none" w:sz="0" w:space="0" w:color="auto"/>
          </w:divBdr>
        </w:div>
        <w:div w:id="1760255884">
          <w:marLeft w:val="480"/>
          <w:marRight w:val="0"/>
          <w:marTop w:val="0"/>
          <w:marBottom w:val="0"/>
          <w:divBdr>
            <w:top w:val="none" w:sz="0" w:space="0" w:color="auto"/>
            <w:left w:val="none" w:sz="0" w:space="0" w:color="auto"/>
            <w:bottom w:val="none" w:sz="0" w:space="0" w:color="auto"/>
            <w:right w:val="none" w:sz="0" w:space="0" w:color="auto"/>
          </w:divBdr>
        </w:div>
        <w:div w:id="651132306">
          <w:marLeft w:val="480"/>
          <w:marRight w:val="0"/>
          <w:marTop w:val="0"/>
          <w:marBottom w:val="0"/>
          <w:divBdr>
            <w:top w:val="none" w:sz="0" w:space="0" w:color="auto"/>
            <w:left w:val="none" w:sz="0" w:space="0" w:color="auto"/>
            <w:bottom w:val="none" w:sz="0" w:space="0" w:color="auto"/>
            <w:right w:val="none" w:sz="0" w:space="0" w:color="auto"/>
          </w:divBdr>
        </w:div>
        <w:div w:id="2070614383">
          <w:marLeft w:val="480"/>
          <w:marRight w:val="0"/>
          <w:marTop w:val="0"/>
          <w:marBottom w:val="0"/>
          <w:divBdr>
            <w:top w:val="none" w:sz="0" w:space="0" w:color="auto"/>
            <w:left w:val="none" w:sz="0" w:space="0" w:color="auto"/>
            <w:bottom w:val="none" w:sz="0" w:space="0" w:color="auto"/>
            <w:right w:val="none" w:sz="0" w:space="0" w:color="auto"/>
          </w:divBdr>
        </w:div>
        <w:div w:id="1470247120">
          <w:marLeft w:val="480"/>
          <w:marRight w:val="0"/>
          <w:marTop w:val="0"/>
          <w:marBottom w:val="0"/>
          <w:divBdr>
            <w:top w:val="none" w:sz="0" w:space="0" w:color="auto"/>
            <w:left w:val="none" w:sz="0" w:space="0" w:color="auto"/>
            <w:bottom w:val="none" w:sz="0" w:space="0" w:color="auto"/>
            <w:right w:val="none" w:sz="0" w:space="0" w:color="auto"/>
          </w:divBdr>
        </w:div>
        <w:div w:id="982465028">
          <w:marLeft w:val="480"/>
          <w:marRight w:val="0"/>
          <w:marTop w:val="0"/>
          <w:marBottom w:val="0"/>
          <w:divBdr>
            <w:top w:val="none" w:sz="0" w:space="0" w:color="auto"/>
            <w:left w:val="none" w:sz="0" w:space="0" w:color="auto"/>
            <w:bottom w:val="none" w:sz="0" w:space="0" w:color="auto"/>
            <w:right w:val="none" w:sz="0" w:space="0" w:color="auto"/>
          </w:divBdr>
        </w:div>
        <w:div w:id="1319378997">
          <w:marLeft w:val="480"/>
          <w:marRight w:val="0"/>
          <w:marTop w:val="0"/>
          <w:marBottom w:val="0"/>
          <w:divBdr>
            <w:top w:val="none" w:sz="0" w:space="0" w:color="auto"/>
            <w:left w:val="none" w:sz="0" w:space="0" w:color="auto"/>
            <w:bottom w:val="none" w:sz="0" w:space="0" w:color="auto"/>
            <w:right w:val="none" w:sz="0" w:space="0" w:color="auto"/>
          </w:divBdr>
        </w:div>
        <w:div w:id="823006262">
          <w:marLeft w:val="480"/>
          <w:marRight w:val="0"/>
          <w:marTop w:val="0"/>
          <w:marBottom w:val="0"/>
          <w:divBdr>
            <w:top w:val="none" w:sz="0" w:space="0" w:color="auto"/>
            <w:left w:val="none" w:sz="0" w:space="0" w:color="auto"/>
            <w:bottom w:val="none" w:sz="0" w:space="0" w:color="auto"/>
            <w:right w:val="none" w:sz="0" w:space="0" w:color="auto"/>
          </w:divBdr>
        </w:div>
        <w:div w:id="1794208610">
          <w:marLeft w:val="480"/>
          <w:marRight w:val="0"/>
          <w:marTop w:val="0"/>
          <w:marBottom w:val="0"/>
          <w:divBdr>
            <w:top w:val="none" w:sz="0" w:space="0" w:color="auto"/>
            <w:left w:val="none" w:sz="0" w:space="0" w:color="auto"/>
            <w:bottom w:val="none" w:sz="0" w:space="0" w:color="auto"/>
            <w:right w:val="none" w:sz="0" w:space="0" w:color="auto"/>
          </w:divBdr>
        </w:div>
        <w:div w:id="293680868">
          <w:marLeft w:val="480"/>
          <w:marRight w:val="0"/>
          <w:marTop w:val="0"/>
          <w:marBottom w:val="0"/>
          <w:divBdr>
            <w:top w:val="none" w:sz="0" w:space="0" w:color="auto"/>
            <w:left w:val="none" w:sz="0" w:space="0" w:color="auto"/>
            <w:bottom w:val="none" w:sz="0" w:space="0" w:color="auto"/>
            <w:right w:val="none" w:sz="0" w:space="0" w:color="auto"/>
          </w:divBdr>
        </w:div>
        <w:div w:id="1696420396">
          <w:marLeft w:val="480"/>
          <w:marRight w:val="0"/>
          <w:marTop w:val="0"/>
          <w:marBottom w:val="0"/>
          <w:divBdr>
            <w:top w:val="none" w:sz="0" w:space="0" w:color="auto"/>
            <w:left w:val="none" w:sz="0" w:space="0" w:color="auto"/>
            <w:bottom w:val="none" w:sz="0" w:space="0" w:color="auto"/>
            <w:right w:val="none" w:sz="0" w:space="0" w:color="auto"/>
          </w:divBdr>
        </w:div>
        <w:div w:id="125516838">
          <w:marLeft w:val="480"/>
          <w:marRight w:val="0"/>
          <w:marTop w:val="0"/>
          <w:marBottom w:val="0"/>
          <w:divBdr>
            <w:top w:val="none" w:sz="0" w:space="0" w:color="auto"/>
            <w:left w:val="none" w:sz="0" w:space="0" w:color="auto"/>
            <w:bottom w:val="none" w:sz="0" w:space="0" w:color="auto"/>
            <w:right w:val="none" w:sz="0" w:space="0" w:color="auto"/>
          </w:divBdr>
        </w:div>
        <w:div w:id="676421230">
          <w:marLeft w:val="480"/>
          <w:marRight w:val="0"/>
          <w:marTop w:val="0"/>
          <w:marBottom w:val="0"/>
          <w:divBdr>
            <w:top w:val="none" w:sz="0" w:space="0" w:color="auto"/>
            <w:left w:val="none" w:sz="0" w:space="0" w:color="auto"/>
            <w:bottom w:val="none" w:sz="0" w:space="0" w:color="auto"/>
            <w:right w:val="none" w:sz="0" w:space="0" w:color="auto"/>
          </w:divBdr>
        </w:div>
        <w:div w:id="1455176483">
          <w:marLeft w:val="480"/>
          <w:marRight w:val="0"/>
          <w:marTop w:val="0"/>
          <w:marBottom w:val="0"/>
          <w:divBdr>
            <w:top w:val="none" w:sz="0" w:space="0" w:color="auto"/>
            <w:left w:val="none" w:sz="0" w:space="0" w:color="auto"/>
            <w:bottom w:val="none" w:sz="0" w:space="0" w:color="auto"/>
            <w:right w:val="none" w:sz="0" w:space="0" w:color="auto"/>
          </w:divBdr>
        </w:div>
        <w:div w:id="1149133975">
          <w:marLeft w:val="480"/>
          <w:marRight w:val="0"/>
          <w:marTop w:val="0"/>
          <w:marBottom w:val="0"/>
          <w:divBdr>
            <w:top w:val="none" w:sz="0" w:space="0" w:color="auto"/>
            <w:left w:val="none" w:sz="0" w:space="0" w:color="auto"/>
            <w:bottom w:val="none" w:sz="0" w:space="0" w:color="auto"/>
            <w:right w:val="none" w:sz="0" w:space="0" w:color="auto"/>
          </w:divBdr>
        </w:div>
        <w:div w:id="683674011">
          <w:marLeft w:val="480"/>
          <w:marRight w:val="0"/>
          <w:marTop w:val="0"/>
          <w:marBottom w:val="0"/>
          <w:divBdr>
            <w:top w:val="none" w:sz="0" w:space="0" w:color="auto"/>
            <w:left w:val="none" w:sz="0" w:space="0" w:color="auto"/>
            <w:bottom w:val="none" w:sz="0" w:space="0" w:color="auto"/>
            <w:right w:val="none" w:sz="0" w:space="0" w:color="auto"/>
          </w:divBdr>
        </w:div>
        <w:div w:id="237441777">
          <w:marLeft w:val="480"/>
          <w:marRight w:val="0"/>
          <w:marTop w:val="0"/>
          <w:marBottom w:val="0"/>
          <w:divBdr>
            <w:top w:val="none" w:sz="0" w:space="0" w:color="auto"/>
            <w:left w:val="none" w:sz="0" w:space="0" w:color="auto"/>
            <w:bottom w:val="none" w:sz="0" w:space="0" w:color="auto"/>
            <w:right w:val="none" w:sz="0" w:space="0" w:color="auto"/>
          </w:divBdr>
        </w:div>
        <w:div w:id="818619228">
          <w:marLeft w:val="480"/>
          <w:marRight w:val="0"/>
          <w:marTop w:val="0"/>
          <w:marBottom w:val="0"/>
          <w:divBdr>
            <w:top w:val="none" w:sz="0" w:space="0" w:color="auto"/>
            <w:left w:val="none" w:sz="0" w:space="0" w:color="auto"/>
            <w:bottom w:val="none" w:sz="0" w:space="0" w:color="auto"/>
            <w:right w:val="none" w:sz="0" w:space="0" w:color="auto"/>
          </w:divBdr>
        </w:div>
        <w:div w:id="329405653">
          <w:marLeft w:val="480"/>
          <w:marRight w:val="0"/>
          <w:marTop w:val="0"/>
          <w:marBottom w:val="0"/>
          <w:divBdr>
            <w:top w:val="none" w:sz="0" w:space="0" w:color="auto"/>
            <w:left w:val="none" w:sz="0" w:space="0" w:color="auto"/>
            <w:bottom w:val="none" w:sz="0" w:space="0" w:color="auto"/>
            <w:right w:val="none" w:sz="0" w:space="0" w:color="auto"/>
          </w:divBdr>
        </w:div>
        <w:div w:id="351146295">
          <w:marLeft w:val="480"/>
          <w:marRight w:val="0"/>
          <w:marTop w:val="0"/>
          <w:marBottom w:val="0"/>
          <w:divBdr>
            <w:top w:val="none" w:sz="0" w:space="0" w:color="auto"/>
            <w:left w:val="none" w:sz="0" w:space="0" w:color="auto"/>
            <w:bottom w:val="none" w:sz="0" w:space="0" w:color="auto"/>
            <w:right w:val="none" w:sz="0" w:space="0" w:color="auto"/>
          </w:divBdr>
        </w:div>
        <w:div w:id="2033607228">
          <w:marLeft w:val="480"/>
          <w:marRight w:val="0"/>
          <w:marTop w:val="0"/>
          <w:marBottom w:val="0"/>
          <w:divBdr>
            <w:top w:val="none" w:sz="0" w:space="0" w:color="auto"/>
            <w:left w:val="none" w:sz="0" w:space="0" w:color="auto"/>
            <w:bottom w:val="none" w:sz="0" w:space="0" w:color="auto"/>
            <w:right w:val="none" w:sz="0" w:space="0" w:color="auto"/>
          </w:divBdr>
        </w:div>
        <w:div w:id="1058670714">
          <w:marLeft w:val="480"/>
          <w:marRight w:val="0"/>
          <w:marTop w:val="0"/>
          <w:marBottom w:val="0"/>
          <w:divBdr>
            <w:top w:val="none" w:sz="0" w:space="0" w:color="auto"/>
            <w:left w:val="none" w:sz="0" w:space="0" w:color="auto"/>
            <w:bottom w:val="none" w:sz="0" w:space="0" w:color="auto"/>
            <w:right w:val="none" w:sz="0" w:space="0" w:color="auto"/>
          </w:divBdr>
        </w:div>
        <w:div w:id="1104764959">
          <w:marLeft w:val="480"/>
          <w:marRight w:val="0"/>
          <w:marTop w:val="0"/>
          <w:marBottom w:val="0"/>
          <w:divBdr>
            <w:top w:val="none" w:sz="0" w:space="0" w:color="auto"/>
            <w:left w:val="none" w:sz="0" w:space="0" w:color="auto"/>
            <w:bottom w:val="none" w:sz="0" w:space="0" w:color="auto"/>
            <w:right w:val="none" w:sz="0" w:space="0" w:color="auto"/>
          </w:divBdr>
        </w:div>
        <w:div w:id="544683951">
          <w:marLeft w:val="480"/>
          <w:marRight w:val="0"/>
          <w:marTop w:val="0"/>
          <w:marBottom w:val="0"/>
          <w:divBdr>
            <w:top w:val="none" w:sz="0" w:space="0" w:color="auto"/>
            <w:left w:val="none" w:sz="0" w:space="0" w:color="auto"/>
            <w:bottom w:val="none" w:sz="0" w:space="0" w:color="auto"/>
            <w:right w:val="none" w:sz="0" w:space="0" w:color="auto"/>
          </w:divBdr>
        </w:div>
      </w:divsChild>
    </w:div>
    <w:div w:id="1514490406">
      <w:bodyDiv w:val="1"/>
      <w:marLeft w:val="0"/>
      <w:marRight w:val="0"/>
      <w:marTop w:val="0"/>
      <w:marBottom w:val="0"/>
      <w:divBdr>
        <w:top w:val="none" w:sz="0" w:space="0" w:color="auto"/>
        <w:left w:val="none" w:sz="0" w:space="0" w:color="auto"/>
        <w:bottom w:val="none" w:sz="0" w:space="0" w:color="auto"/>
        <w:right w:val="none" w:sz="0" w:space="0" w:color="auto"/>
      </w:divBdr>
    </w:div>
    <w:div w:id="1514759687">
      <w:bodyDiv w:val="1"/>
      <w:marLeft w:val="0"/>
      <w:marRight w:val="0"/>
      <w:marTop w:val="0"/>
      <w:marBottom w:val="0"/>
      <w:divBdr>
        <w:top w:val="none" w:sz="0" w:space="0" w:color="auto"/>
        <w:left w:val="none" w:sz="0" w:space="0" w:color="auto"/>
        <w:bottom w:val="none" w:sz="0" w:space="0" w:color="auto"/>
        <w:right w:val="none" w:sz="0" w:space="0" w:color="auto"/>
      </w:divBdr>
      <w:divsChild>
        <w:div w:id="306858793">
          <w:marLeft w:val="640"/>
          <w:marRight w:val="0"/>
          <w:marTop w:val="0"/>
          <w:marBottom w:val="0"/>
          <w:divBdr>
            <w:top w:val="none" w:sz="0" w:space="0" w:color="auto"/>
            <w:left w:val="none" w:sz="0" w:space="0" w:color="auto"/>
            <w:bottom w:val="none" w:sz="0" w:space="0" w:color="auto"/>
            <w:right w:val="none" w:sz="0" w:space="0" w:color="auto"/>
          </w:divBdr>
        </w:div>
        <w:div w:id="2078552351">
          <w:marLeft w:val="640"/>
          <w:marRight w:val="0"/>
          <w:marTop w:val="0"/>
          <w:marBottom w:val="0"/>
          <w:divBdr>
            <w:top w:val="none" w:sz="0" w:space="0" w:color="auto"/>
            <w:left w:val="none" w:sz="0" w:space="0" w:color="auto"/>
            <w:bottom w:val="none" w:sz="0" w:space="0" w:color="auto"/>
            <w:right w:val="none" w:sz="0" w:space="0" w:color="auto"/>
          </w:divBdr>
        </w:div>
        <w:div w:id="227113634">
          <w:marLeft w:val="640"/>
          <w:marRight w:val="0"/>
          <w:marTop w:val="0"/>
          <w:marBottom w:val="0"/>
          <w:divBdr>
            <w:top w:val="none" w:sz="0" w:space="0" w:color="auto"/>
            <w:left w:val="none" w:sz="0" w:space="0" w:color="auto"/>
            <w:bottom w:val="none" w:sz="0" w:space="0" w:color="auto"/>
            <w:right w:val="none" w:sz="0" w:space="0" w:color="auto"/>
          </w:divBdr>
        </w:div>
        <w:div w:id="1414429361">
          <w:marLeft w:val="640"/>
          <w:marRight w:val="0"/>
          <w:marTop w:val="0"/>
          <w:marBottom w:val="0"/>
          <w:divBdr>
            <w:top w:val="none" w:sz="0" w:space="0" w:color="auto"/>
            <w:left w:val="none" w:sz="0" w:space="0" w:color="auto"/>
            <w:bottom w:val="none" w:sz="0" w:space="0" w:color="auto"/>
            <w:right w:val="none" w:sz="0" w:space="0" w:color="auto"/>
          </w:divBdr>
        </w:div>
        <w:div w:id="2117820015">
          <w:marLeft w:val="640"/>
          <w:marRight w:val="0"/>
          <w:marTop w:val="0"/>
          <w:marBottom w:val="0"/>
          <w:divBdr>
            <w:top w:val="none" w:sz="0" w:space="0" w:color="auto"/>
            <w:left w:val="none" w:sz="0" w:space="0" w:color="auto"/>
            <w:bottom w:val="none" w:sz="0" w:space="0" w:color="auto"/>
            <w:right w:val="none" w:sz="0" w:space="0" w:color="auto"/>
          </w:divBdr>
        </w:div>
        <w:div w:id="1592271580">
          <w:marLeft w:val="640"/>
          <w:marRight w:val="0"/>
          <w:marTop w:val="0"/>
          <w:marBottom w:val="0"/>
          <w:divBdr>
            <w:top w:val="none" w:sz="0" w:space="0" w:color="auto"/>
            <w:left w:val="none" w:sz="0" w:space="0" w:color="auto"/>
            <w:bottom w:val="none" w:sz="0" w:space="0" w:color="auto"/>
            <w:right w:val="none" w:sz="0" w:space="0" w:color="auto"/>
          </w:divBdr>
        </w:div>
        <w:div w:id="1392579303">
          <w:marLeft w:val="640"/>
          <w:marRight w:val="0"/>
          <w:marTop w:val="0"/>
          <w:marBottom w:val="0"/>
          <w:divBdr>
            <w:top w:val="none" w:sz="0" w:space="0" w:color="auto"/>
            <w:left w:val="none" w:sz="0" w:space="0" w:color="auto"/>
            <w:bottom w:val="none" w:sz="0" w:space="0" w:color="auto"/>
            <w:right w:val="none" w:sz="0" w:space="0" w:color="auto"/>
          </w:divBdr>
        </w:div>
        <w:div w:id="716899982">
          <w:marLeft w:val="640"/>
          <w:marRight w:val="0"/>
          <w:marTop w:val="0"/>
          <w:marBottom w:val="0"/>
          <w:divBdr>
            <w:top w:val="none" w:sz="0" w:space="0" w:color="auto"/>
            <w:left w:val="none" w:sz="0" w:space="0" w:color="auto"/>
            <w:bottom w:val="none" w:sz="0" w:space="0" w:color="auto"/>
            <w:right w:val="none" w:sz="0" w:space="0" w:color="auto"/>
          </w:divBdr>
        </w:div>
        <w:div w:id="159082376">
          <w:marLeft w:val="640"/>
          <w:marRight w:val="0"/>
          <w:marTop w:val="0"/>
          <w:marBottom w:val="0"/>
          <w:divBdr>
            <w:top w:val="none" w:sz="0" w:space="0" w:color="auto"/>
            <w:left w:val="none" w:sz="0" w:space="0" w:color="auto"/>
            <w:bottom w:val="none" w:sz="0" w:space="0" w:color="auto"/>
            <w:right w:val="none" w:sz="0" w:space="0" w:color="auto"/>
          </w:divBdr>
        </w:div>
        <w:div w:id="1909873770">
          <w:marLeft w:val="640"/>
          <w:marRight w:val="0"/>
          <w:marTop w:val="0"/>
          <w:marBottom w:val="0"/>
          <w:divBdr>
            <w:top w:val="none" w:sz="0" w:space="0" w:color="auto"/>
            <w:left w:val="none" w:sz="0" w:space="0" w:color="auto"/>
            <w:bottom w:val="none" w:sz="0" w:space="0" w:color="auto"/>
            <w:right w:val="none" w:sz="0" w:space="0" w:color="auto"/>
          </w:divBdr>
        </w:div>
        <w:div w:id="395802">
          <w:marLeft w:val="640"/>
          <w:marRight w:val="0"/>
          <w:marTop w:val="0"/>
          <w:marBottom w:val="0"/>
          <w:divBdr>
            <w:top w:val="none" w:sz="0" w:space="0" w:color="auto"/>
            <w:left w:val="none" w:sz="0" w:space="0" w:color="auto"/>
            <w:bottom w:val="none" w:sz="0" w:space="0" w:color="auto"/>
            <w:right w:val="none" w:sz="0" w:space="0" w:color="auto"/>
          </w:divBdr>
        </w:div>
        <w:div w:id="588194766">
          <w:marLeft w:val="640"/>
          <w:marRight w:val="0"/>
          <w:marTop w:val="0"/>
          <w:marBottom w:val="0"/>
          <w:divBdr>
            <w:top w:val="none" w:sz="0" w:space="0" w:color="auto"/>
            <w:left w:val="none" w:sz="0" w:space="0" w:color="auto"/>
            <w:bottom w:val="none" w:sz="0" w:space="0" w:color="auto"/>
            <w:right w:val="none" w:sz="0" w:space="0" w:color="auto"/>
          </w:divBdr>
        </w:div>
        <w:div w:id="851916860">
          <w:marLeft w:val="640"/>
          <w:marRight w:val="0"/>
          <w:marTop w:val="0"/>
          <w:marBottom w:val="0"/>
          <w:divBdr>
            <w:top w:val="none" w:sz="0" w:space="0" w:color="auto"/>
            <w:left w:val="none" w:sz="0" w:space="0" w:color="auto"/>
            <w:bottom w:val="none" w:sz="0" w:space="0" w:color="auto"/>
            <w:right w:val="none" w:sz="0" w:space="0" w:color="auto"/>
          </w:divBdr>
        </w:div>
        <w:div w:id="1652755321">
          <w:marLeft w:val="640"/>
          <w:marRight w:val="0"/>
          <w:marTop w:val="0"/>
          <w:marBottom w:val="0"/>
          <w:divBdr>
            <w:top w:val="none" w:sz="0" w:space="0" w:color="auto"/>
            <w:left w:val="none" w:sz="0" w:space="0" w:color="auto"/>
            <w:bottom w:val="none" w:sz="0" w:space="0" w:color="auto"/>
            <w:right w:val="none" w:sz="0" w:space="0" w:color="auto"/>
          </w:divBdr>
        </w:div>
        <w:div w:id="532959803">
          <w:marLeft w:val="640"/>
          <w:marRight w:val="0"/>
          <w:marTop w:val="0"/>
          <w:marBottom w:val="0"/>
          <w:divBdr>
            <w:top w:val="none" w:sz="0" w:space="0" w:color="auto"/>
            <w:left w:val="none" w:sz="0" w:space="0" w:color="auto"/>
            <w:bottom w:val="none" w:sz="0" w:space="0" w:color="auto"/>
            <w:right w:val="none" w:sz="0" w:space="0" w:color="auto"/>
          </w:divBdr>
        </w:div>
        <w:div w:id="1008479678">
          <w:marLeft w:val="640"/>
          <w:marRight w:val="0"/>
          <w:marTop w:val="0"/>
          <w:marBottom w:val="0"/>
          <w:divBdr>
            <w:top w:val="none" w:sz="0" w:space="0" w:color="auto"/>
            <w:left w:val="none" w:sz="0" w:space="0" w:color="auto"/>
            <w:bottom w:val="none" w:sz="0" w:space="0" w:color="auto"/>
            <w:right w:val="none" w:sz="0" w:space="0" w:color="auto"/>
          </w:divBdr>
        </w:div>
      </w:divsChild>
    </w:div>
    <w:div w:id="1526476454">
      <w:bodyDiv w:val="1"/>
      <w:marLeft w:val="0"/>
      <w:marRight w:val="0"/>
      <w:marTop w:val="0"/>
      <w:marBottom w:val="0"/>
      <w:divBdr>
        <w:top w:val="none" w:sz="0" w:space="0" w:color="auto"/>
        <w:left w:val="none" w:sz="0" w:space="0" w:color="auto"/>
        <w:bottom w:val="none" w:sz="0" w:space="0" w:color="auto"/>
        <w:right w:val="none" w:sz="0" w:space="0" w:color="auto"/>
      </w:divBdr>
    </w:div>
    <w:div w:id="1552762329">
      <w:bodyDiv w:val="1"/>
      <w:marLeft w:val="0"/>
      <w:marRight w:val="0"/>
      <w:marTop w:val="0"/>
      <w:marBottom w:val="0"/>
      <w:divBdr>
        <w:top w:val="none" w:sz="0" w:space="0" w:color="auto"/>
        <w:left w:val="none" w:sz="0" w:space="0" w:color="auto"/>
        <w:bottom w:val="none" w:sz="0" w:space="0" w:color="auto"/>
        <w:right w:val="none" w:sz="0" w:space="0" w:color="auto"/>
      </w:divBdr>
      <w:divsChild>
        <w:div w:id="1140029320">
          <w:marLeft w:val="640"/>
          <w:marRight w:val="0"/>
          <w:marTop w:val="0"/>
          <w:marBottom w:val="0"/>
          <w:divBdr>
            <w:top w:val="none" w:sz="0" w:space="0" w:color="auto"/>
            <w:left w:val="none" w:sz="0" w:space="0" w:color="auto"/>
            <w:bottom w:val="none" w:sz="0" w:space="0" w:color="auto"/>
            <w:right w:val="none" w:sz="0" w:space="0" w:color="auto"/>
          </w:divBdr>
        </w:div>
        <w:div w:id="996298970">
          <w:marLeft w:val="640"/>
          <w:marRight w:val="0"/>
          <w:marTop w:val="0"/>
          <w:marBottom w:val="0"/>
          <w:divBdr>
            <w:top w:val="none" w:sz="0" w:space="0" w:color="auto"/>
            <w:left w:val="none" w:sz="0" w:space="0" w:color="auto"/>
            <w:bottom w:val="none" w:sz="0" w:space="0" w:color="auto"/>
            <w:right w:val="none" w:sz="0" w:space="0" w:color="auto"/>
          </w:divBdr>
        </w:div>
        <w:div w:id="1813328916">
          <w:marLeft w:val="640"/>
          <w:marRight w:val="0"/>
          <w:marTop w:val="0"/>
          <w:marBottom w:val="0"/>
          <w:divBdr>
            <w:top w:val="none" w:sz="0" w:space="0" w:color="auto"/>
            <w:left w:val="none" w:sz="0" w:space="0" w:color="auto"/>
            <w:bottom w:val="none" w:sz="0" w:space="0" w:color="auto"/>
            <w:right w:val="none" w:sz="0" w:space="0" w:color="auto"/>
          </w:divBdr>
        </w:div>
        <w:div w:id="2075161465">
          <w:marLeft w:val="640"/>
          <w:marRight w:val="0"/>
          <w:marTop w:val="0"/>
          <w:marBottom w:val="0"/>
          <w:divBdr>
            <w:top w:val="none" w:sz="0" w:space="0" w:color="auto"/>
            <w:left w:val="none" w:sz="0" w:space="0" w:color="auto"/>
            <w:bottom w:val="none" w:sz="0" w:space="0" w:color="auto"/>
            <w:right w:val="none" w:sz="0" w:space="0" w:color="auto"/>
          </w:divBdr>
        </w:div>
        <w:div w:id="486552810">
          <w:marLeft w:val="640"/>
          <w:marRight w:val="0"/>
          <w:marTop w:val="0"/>
          <w:marBottom w:val="0"/>
          <w:divBdr>
            <w:top w:val="none" w:sz="0" w:space="0" w:color="auto"/>
            <w:left w:val="none" w:sz="0" w:space="0" w:color="auto"/>
            <w:bottom w:val="none" w:sz="0" w:space="0" w:color="auto"/>
            <w:right w:val="none" w:sz="0" w:space="0" w:color="auto"/>
          </w:divBdr>
        </w:div>
        <w:div w:id="2054188515">
          <w:marLeft w:val="640"/>
          <w:marRight w:val="0"/>
          <w:marTop w:val="0"/>
          <w:marBottom w:val="0"/>
          <w:divBdr>
            <w:top w:val="none" w:sz="0" w:space="0" w:color="auto"/>
            <w:left w:val="none" w:sz="0" w:space="0" w:color="auto"/>
            <w:bottom w:val="none" w:sz="0" w:space="0" w:color="auto"/>
            <w:right w:val="none" w:sz="0" w:space="0" w:color="auto"/>
          </w:divBdr>
        </w:div>
        <w:div w:id="1009792236">
          <w:marLeft w:val="640"/>
          <w:marRight w:val="0"/>
          <w:marTop w:val="0"/>
          <w:marBottom w:val="0"/>
          <w:divBdr>
            <w:top w:val="none" w:sz="0" w:space="0" w:color="auto"/>
            <w:left w:val="none" w:sz="0" w:space="0" w:color="auto"/>
            <w:bottom w:val="none" w:sz="0" w:space="0" w:color="auto"/>
            <w:right w:val="none" w:sz="0" w:space="0" w:color="auto"/>
          </w:divBdr>
        </w:div>
        <w:div w:id="1652059527">
          <w:marLeft w:val="640"/>
          <w:marRight w:val="0"/>
          <w:marTop w:val="0"/>
          <w:marBottom w:val="0"/>
          <w:divBdr>
            <w:top w:val="none" w:sz="0" w:space="0" w:color="auto"/>
            <w:left w:val="none" w:sz="0" w:space="0" w:color="auto"/>
            <w:bottom w:val="none" w:sz="0" w:space="0" w:color="auto"/>
            <w:right w:val="none" w:sz="0" w:space="0" w:color="auto"/>
          </w:divBdr>
        </w:div>
        <w:div w:id="1815901835">
          <w:marLeft w:val="640"/>
          <w:marRight w:val="0"/>
          <w:marTop w:val="0"/>
          <w:marBottom w:val="0"/>
          <w:divBdr>
            <w:top w:val="none" w:sz="0" w:space="0" w:color="auto"/>
            <w:left w:val="none" w:sz="0" w:space="0" w:color="auto"/>
            <w:bottom w:val="none" w:sz="0" w:space="0" w:color="auto"/>
            <w:right w:val="none" w:sz="0" w:space="0" w:color="auto"/>
          </w:divBdr>
        </w:div>
        <w:div w:id="1719933297">
          <w:marLeft w:val="640"/>
          <w:marRight w:val="0"/>
          <w:marTop w:val="0"/>
          <w:marBottom w:val="0"/>
          <w:divBdr>
            <w:top w:val="none" w:sz="0" w:space="0" w:color="auto"/>
            <w:left w:val="none" w:sz="0" w:space="0" w:color="auto"/>
            <w:bottom w:val="none" w:sz="0" w:space="0" w:color="auto"/>
            <w:right w:val="none" w:sz="0" w:space="0" w:color="auto"/>
          </w:divBdr>
        </w:div>
        <w:div w:id="349184145">
          <w:marLeft w:val="640"/>
          <w:marRight w:val="0"/>
          <w:marTop w:val="0"/>
          <w:marBottom w:val="0"/>
          <w:divBdr>
            <w:top w:val="none" w:sz="0" w:space="0" w:color="auto"/>
            <w:left w:val="none" w:sz="0" w:space="0" w:color="auto"/>
            <w:bottom w:val="none" w:sz="0" w:space="0" w:color="auto"/>
            <w:right w:val="none" w:sz="0" w:space="0" w:color="auto"/>
          </w:divBdr>
        </w:div>
        <w:div w:id="1667394466">
          <w:marLeft w:val="640"/>
          <w:marRight w:val="0"/>
          <w:marTop w:val="0"/>
          <w:marBottom w:val="0"/>
          <w:divBdr>
            <w:top w:val="none" w:sz="0" w:space="0" w:color="auto"/>
            <w:left w:val="none" w:sz="0" w:space="0" w:color="auto"/>
            <w:bottom w:val="none" w:sz="0" w:space="0" w:color="auto"/>
            <w:right w:val="none" w:sz="0" w:space="0" w:color="auto"/>
          </w:divBdr>
        </w:div>
        <w:div w:id="1328944026">
          <w:marLeft w:val="640"/>
          <w:marRight w:val="0"/>
          <w:marTop w:val="0"/>
          <w:marBottom w:val="0"/>
          <w:divBdr>
            <w:top w:val="none" w:sz="0" w:space="0" w:color="auto"/>
            <w:left w:val="none" w:sz="0" w:space="0" w:color="auto"/>
            <w:bottom w:val="none" w:sz="0" w:space="0" w:color="auto"/>
            <w:right w:val="none" w:sz="0" w:space="0" w:color="auto"/>
          </w:divBdr>
        </w:div>
        <w:div w:id="2098792043">
          <w:marLeft w:val="640"/>
          <w:marRight w:val="0"/>
          <w:marTop w:val="0"/>
          <w:marBottom w:val="0"/>
          <w:divBdr>
            <w:top w:val="none" w:sz="0" w:space="0" w:color="auto"/>
            <w:left w:val="none" w:sz="0" w:space="0" w:color="auto"/>
            <w:bottom w:val="none" w:sz="0" w:space="0" w:color="auto"/>
            <w:right w:val="none" w:sz="0" w:space="0" w:color="auto"/>
          </w:divBdr>
        </w:div>
        <w:div w:id="1184435655">
          <w:marLeft w:val="640"/>
          <w:marRight w:val="0"/>
          <w:marTop w:val="0"/>
          <w:marBottom w:val="0"/>
          <w:divBdr>
            <w:top w:val="none" w:sz="0" w:space="0" w:color="auto"/>
            <w:left w:val="none" w:sz="0" w:space="0" w:color="auto"/>
            <w:bottom w:val="none" w:sz="0" w:space="0" w:color="auto"/>
            <w:right w:val="none" w:sz="0" w:space="0" w:color="auto"/>
          </w:divBdr>
        </w:div>
        <w:div w:id="309946363">
          <w:marLeft w:val="640"/>
          <w:marRight w:val="0"/>
          <w:marTop w:val="0"/>
          <w:marBottom w:val="0"/>
          <w:divBdr>
            <w:top w:val="none" w:sz="0" w:space="0" w:color="auto"/>
            <w:left w:val="none" w:sz="0" w:space="0" w:color="auto"/>
            <w:bottom w:val="none" w:sz="0" w:space="0" w:color="auto"/>
            <w:right w:val="none" w:sz="0" w:space="0" w:color="auto"/>
          </w:divBdr>
        </w:div>
        <w:div w:id="763303196">
          <w:marLeft w:val="640"/>
          <w:marRight w:val="0"/>
          <w:marTop w:val="0"/>
          <w:marBottom w:val="0"/>
          <w:divBdr>
            <w:top w:val="none" w:sz="0" w:space="0" w:color="auto"/>
            <w:left w:val="none" w:sz="0" w:space="0" w:color="auto"/>
            <w:bottom w:val="none" w:sz="0" w:space="0" w:color="auto"/>
            <w:right w:val="none" w:sz="0" w:space="0" w:color="auto"/>
          </w:divBdr>
        </w:div>
        <w:div w:id="1882589921">
          <w:marLeft w:val="640"/>
          <w:marRight w:val="0"/>
          <w:marTop w:val="0"/>
          <w:marBottom w:val="0"/>
          <w:divBdr>
            <w:top w:val="none" w:sz="0" w:space="0" w:color="auto"/>
            <w:left w:val="none" w:sz="0" w:space="0" w:color="auto"/>
            <w:bottom w:val="none" w:sz="0" w:space="0" w:color="auto"/>
            <w:right w:val="none" w:sz="0" w:space="0" w:color="auto"/>
          </w:divBdr>
        </w:div>
        <w:div w:id="1812676516">
          <w:marLeft w:val="640"/>
          <w:marRight w:val="0"/>
          <w:marTop w:val="0"/>
          <w:marBottom w:val="0"/>
          <w:divBdr>
            <w:top w:val="none" w:sz="0" w:space="0" w:color="auto"/>
            <w:left w:val="none" w:sz="0" w:space="0" w:color="auto"/>
            <w:bottom w:val="none" w:sz="0" w:space="0" w:color="auto"/>
            <w:right w:val="none" w:sz="0" w:space="0" w:color="auto"/>
          </w:divBdr>
        </w:div>
        <w:div w:id="373190055">
          <w:marLeft w:val="640"/>
          <w:marRight w:val="0"/>
          <w:marTop w:val="0"/>
          <w:marBottom w:val="0"/>
          <w:divBdr>
            <w:top w:val="none" w:sz="0" w:space="0" w:color="auto"/>
            <w:left w:val="none" w:sz="0" w:space="0" w:color="auto"/>
            <w:bottom w:val="none" w:sz="0" w:space="0" w:color="auto"/>
            <w:right w:val="none" w:sz="0" w:space="0" w:color="auto"/>
          </w:divBdr>
        </w:div>
        <w:div w:id="1151753798">
          <w:marLeft w:val="640"/>
          <w:marRight w:val="0"/>
          <w:marTop w:val="0"/>
          <w:marBottom w:val="0"/>
          <w:divBdr>
            <w:top w:val="none" w:sz="0" w:space="0" w:color="auto"/>
            <w:left w:val="none" w:sz="0" w:space="0" w:color="auto"/>
            <w:bottom w:val="none" w:sz="0" w:space="0" w:color="auto"/>
            <w:right w:val="none" w:sz="0" w:space="0" w:color="auto"/>
          </w:divBdr>
        </w:div>
        <w:div w:id="1223368546">
          <w:marLeft w:val="640"/>
          <w:marRight w:val="0"/>
          <w:marTop w:val="0"/>
          <w:marBottom w:val="0"/>
          <w:divBdr>
            <w:top w:val="none" w:sz="0" w:space="0" w:color="auto"/>
            <w:left w:val="none" w:sz="0" w:space="0" w:color="auto"/>
            <w:bottom w:val="none" w:sz="0" w:space="0" w:color="auto"/>
            <w:right w:val="none" w:sz="0" w:space="0" w:color="auto"/>
          </w:divBdr>
        </w:div>
        <w:div w:id="2032491383">
          <w:marLeft w:val="640"/>
          <w:marRight w:val="0"/>
          <w:marTop w:val="0"/>
          <w:marBottom w:val="0"/>
          <w:divBdr>
            <w:top w:val="none" w:sz="0" w:space="0" w:color="auto"/>
            <w:left w:val="none" w:sz="0" w:space="0" w:color="auto"/>
            <w:bottom w:val="none" w:sz="0" w:space="0" w:color="auto"/>
            <w:right w:val="none" w:sz="0" w:space="0" w:color="auto"/>
          </w:divBdr>
        </w:div>
        <w:div w:id="203565237">
          <w:marLeft w:val="640"/>
          <w:marRight w:val="0"/>
          <w:marTop w:val="0"/>
          <w:marBottom w:val="0"/>
          <w:divBdr>
            <w:top w:val="none" w:sz="0" w:space="0" w:color="auto"/>
            <w:left w:val="none" w:sz="0" w:space="0" w:color="auto"/>
            <w:bottom w:val="none" w:sz="0" w:space="0" w:color="auto"/>
            <w:right w:val="none" w:sz="0" w:space="0" w:color="auto"/>
          </w:divBdr>
        </w:div>
        <w:div w:id="927613038">
          <w:marLeft w:val="640"/>
          <w:marRight w:val="0"/>
          <w:marTop w:val="0"/>
          <w:marBottom w:val="0"/>
          <w:divBdr>
            <w:top w:val="none" w:sz="0" w:space="0" w:color="auto"/>
            <w:left w:val="none" w:sz="0" w:space="0" w:color="auto"/>
            <w:bottom w:val="none" w:sz="0" w:space="0" w:color="auto"/>
            <w:right w:val="none" w:sz="0" w:space="0" w:color="auto"/>
          </w:divBdr>
        </w:div>
        <w:div w:id="1762143206">
          <w:marLeft w:val="640"/>
          <w:marRight w:val="0"/>
          <w:marTop w:val="0"/>
          <w:marBottom w:val="0"/>
          <w:divBdr>
            <w:top w:val="none" w:sz="0" w:space="0" w:color="auto"/>
            <w:left w:val="none" w:sz="0" w:space="0" w:color="auto"/>
            <w:bottom w:val="none" w:sz="0" w:space="0" w:color="auto"/>
            <w:right w:val="none" w:sz="0" w:space="0" w:color="auto"/>
          </w:divBdr>
        </w:div>
        <w:div w:id="1015349756">
          <w:marLeft w:val="640"/>
          <w:marRight w:val="0"/>
          <w:marTop w:val="0"/>
          <w:marBottom w:val="0"/>
          <w:divBdr>
            <w:top w:val="none" w:sz="0" w:space="0" w:color="auto"/>
            <w:left w:val="none" w:sz="0" w:space="0" w:color="auto"/>
            <w:bottom w:val="none" w:sz="0" w:space="0" w:color="auto"/>
            <w:right w:val="none" w:sz="0" w:space="0" w:color="auto"/>
          </w:divBdr>
        </w:div>
        <w:div w:id="468741741">
          <w:marLeft w:val="640"/>
          <w:marRight w:val="0"/>
          <w:marTop w:val="0"/>
          <w:marBottom w:val="0"/>
          <w:divBdr>
            <w:top w:val="none" w:sz="0" w:space="0" w:color="auto"/>
            <w:left w:val="none" w:sz="0" w:space="0" w:color="auto"/>
            <w:bottom w:val="none" w:sz="0" w:space="0" w:color="auto"/>
            <w:right w:val="none" w:sz="0" w:space="0" w:color="auto"/>
          </w:divBdr>
        </w:div>
        <w:div w:id="1697386867">
          <w:marLeft w:val="640"/>
          <w:marRight w:val="0"/>
          <w:marTop w:val="0"/>
          <w:marBottom w:val="0"/>
          <w:divBdr>
            <w:top w:val="none" w:sz="0" w:space="0" w:color="auto"/>
            <w:left w:val="none" w:sz="0" w:space="0" w:color="auto"/>
            <w:bottom w:val="none" w:sz="0" w:space="0" w:color="auto"/>
            <w:right w:val="none" w:sz="0" w:space="0" w:color="auto"/>
          </w:divBdr>
        </w:div>
        <w:div w:id="142360002">
          <w:marLeft w:val="640"/>
          <w:marRight w:val="0"/>
          <w:marTop w:val="0"/>
          <w:marBottom w:val="0"/>
          <w:divBdr>
            <w:top w:val="none" w:sz="0" w:space="0" w:color="auto"/>
            <w:left w:val="none" w:sz="0" w:space="0" w:color="auto"/>
            <w:bottom w:val="none" w:sz="0" w:space="0" w:color="auto"/>
            <w:right w:val="none" w:sz="0" w:space="0" w:color="auto"/>
          </w:divBdr>
        </w:div>
      </w:divsChild>
    </w:div>
    <w:div w:id="1560163428">
      <w:bodyDiv w:val="1"/>
      <w:marLeft w:val="0"/>
      <w:marRight w:val="0"/>
      <w:marTop w:val="0"/>
      <w:marBottom w:val="0"/>
      <w:divBdr>
        <w:top w:val="none" w:sz="0" w:space="0" w:color="auto"/>
        <w:left w:val="none" w:sz="0" w:space="0" w:color="auto"/>
        <w:bottom w:val="none" w:sz="0" w:space="0" w:color="auto"/>
        <w:right w:val="none" w:sz="0" w:space="0" w:color="auto"/>
      </w:divBdr>
    </w:div>
    <w:div w:id="1560359964">
      <w:bodyDiv w:val="1"/>
      <w:marLeft w:val="0"/>
      <w:marRight w:val="0"/>
      <w:marTop w:val="0"/>
      <w:marBottom w:val="0"/>
      <w:divBdr>
        <w:top w:val="none" w:sz="0" w:space="0" w:color="auto"/>
        <w:left w:val="none" w:sz="0" w:space="0" w:color="auto"/>
        <w:bottom w:val="none" w:sz="0" w:space="0" w:color="auto"/>
        <w:right w:val="none" w:sz="0" w:space="0" w:color="auto"/>
      </w:divBdr>
      <w:divsChild>
        <w:div w:id="1908495084">
          <w:marLeft w:val="640"/>
          <w:marRight w:val="0"/>
          <w:marTop w:val="0"/>
          <w:marBottom w:val="0"/>
          <w:divBdr>
            <w:top w:val="none" w:sz="0" w:space="0" w:color="auto"/>
            <w:left w:val="none" w:sz="0" w:space="0" w:color="auto"/>
            <w:bottom w:val="none" w:sz="0" w:space="0" w:color="auto"/>
            <w:right w:val="none" w:sz="0" w:space="0" w:color="auto"/>
          </w:divBdr>
        </w:div>
        <w:div w:id="1200585873">
          <w:marLeft w:val="640"/>
          <w:marRight w:val="0"/>
          <w:marTop w:val="0"/>
          <w:marBottom w:val="0"/>
          <w:divBdr>
            <w:top w:val="none" w:sz="0" w:space="0" w:color="auto"/>
            <w:left w:val="none" w:sz="0" w:space="0" w:color="auto"/>
            <w:bottom w:val="none" w:sz="0" w:space="0" w:color="auto"/>
            <w:right w:val="none" w:sz="0" w:space="0" w:color="auto"/>
          </w:divBdr>
        </w:div>
        <w:div w:id="2039431007">
          <w:marLeft w:val="640"/>
          <w:marRight w:val="0"/>
          <w:marTop w:val="0"/>
          <w:marBottom w:val="0"/>
          <w:divBdr>
            <w:top w:val="none" w:sz="0" w:space="0" w:color="auto"/>
            <w:left w:val="none" w:sz="0" w:space="0" w:color="auto"/>
            <w:bottom w:val="none" w:sz="0" w:space="0" w:color="auto"/>
            <w:right w:val="none" w:sz="0" w:space="0" w:color="auto"/>
          </w:divBdr>
        </w:div>
        <w:div w:id="1062679165">
          <w:marLeft w:val="640"/>
          <w:marRight w:val="0"/>
          <w:marTop w:val="0"/>
          <w:marBottom w:val="0"/>
          <w:divBdr>
            <w:top w:val="none" w:sz="0" w:space="0" w:color="auto"/>
            <w:left w:val="none" w:sz="0" w:space="0" w:color="auto"/>
            <w:bottom w:val="none" w:sz="0" w:space="0" w:color="auto"/>
            <w:right w:val="none" w:sz="0" w:space="0" w:color="auto"/>
          </w:divBdr>
        </w:div>
        <w:div w:id="1861429960">
          <w:marLeft w:val="640"/>
          <w:marRight w:val="0"/>
          <w:marTop w:val="0"/>
          <w:marBottom w:val="0"/>
          <w:divBdr>
            <w:top w:val="none" w:sz="0" w:space="0" w:color="auto"/>
            <w:left w:val="none" w:sz="0" w:space="0" w:color="auto"/>
            <w:bottom w:val="none" w:sz="0" w:space="0" w:color="auto"/>
            <w:right w:val="none" w:sz="0" w:space="0" w:color="auto"/>
          </w:divBdr>
        </w:div>
        <w:div w:id="1190068402">
          <w:marLeft w:val="640"/>
          <w:marRight w:val="0"/>
          <w:marTop w:val="0"/>
          <w:marBottom w:val="0"/>
          <w:divBdr>
            <w:top w:val="none" w:sz="0" w:space="0" w:color="auto"/>
            <w:left w:val="none" w:sz="0" w:space="0" w:color="auto"/>
            <w:bottom w:val="none" w:sz="0" w:space="0" w:color="auto"/>
            <w:right w:val="none" w:sz="0" w:space="0" w:color="auto"/>
          </w:divBdr>
        </w:div>
        <w:div w:id="933246800">
          <w:marLeft w:val="640"/>
          <w:marRight w:val="0"/>
          <w:marTop w:val="0"/>
          <w:marBottom w:val="0"/>
          <w:divBdr>
            <w:top w:val="none" w:sz="0" w:space="0" w:color="auto"/>
            <w:left w:val="none" w:sz="0" w:space="0" w:color="auto"/>
            <w:bottom w:val="none" w:sz="0" w:space="0" w:color="auto"/>
            <w:right w:val="none" w:sz="0" w:space="0" w:color="auto"/>
          </w:divBdr>
        </w:div>
        <w:div w:id="305740864">
          <w:marLeft w:val="640"/>
          <w:marRight w:val="0"/>
          <w:marTop w:val="0"/>
          <w:marBottom w:val="0"/>
          <w:divBdr>
            <w:top w:val="none" w:sz="0" w:space="0" w:color="auto"/>
            <w:left w:val="none" w:sz="0" w:space="0" w:color="auto"/>
            <w:bottom w:val="none" w:sz="0" w:space="0" w:color="auto"/>
            <w:right w:val="none" w:sz="0" w:space="0" w:color="auto"/>
          </w:divBdr>
        </w:div>
        <w:div w:id="2088530984">
          <w:marLeft w:val="640"/>
          <w:marRight w:val="0"/>
          <w:marTop w:val="0"/>
          <w:marBottom w:val="0"/>
          <w:divBdr>
            <w:top w:val="none" w:sz="0" w:space="0" w:color="auto"/>
            <w:left w:val="none" w:sz="0" w:space="0" w:color="auto"/>
            <w:bottom w:val="none" w:sz="0" w:space="0" w:color="auto"/>
            <w:right w:val="none" w:sz="0" w:space="0" w:color="auto"/>
          </w:divBdr>
        </w:div>
        <w:div w:id="1550193152">
          <w:marLeft w:val="640"/>
          <w:marRight w:val="0"/>
          <w:marTop w:val="0"/>
          <w:marBottom w:val="0"/>
          <w:divBdr>
            <w:top w:val="none" w:sz="0" w:space="0" w:color="auto"/>
            <w:left w:val="none" w:sz="0" w:space="0" w:color="auto"/>
            <w:bottom w:val="none" w:sz="0" w:space="0" w:color="auto"/>
            <w:right w:val="none" w:sz="0" w:space="0" w:color="auto"/>
          </w:divBdr>
        </w:div>
        <w:div w:id="635379160">
          <w:marLeft w:val="640"/>
          <w:marRight w:val="0"/>
          <w:marTop w:val="0"/>
          <w:marBottom w:val="0"/>
          <w:divBdr>
            <w:top w:val="none" w:sz="0" w:space="0" w:color="auto"/>
            <w:left w:val="none" w:sz="0" w:space="0" w:color="auto"/>
            <w:bottom w:val="none" w:sz="0" w:space="0" w:color="auto"/>
            <w:right w:val="none" w:sz="0" w:space="0" w:color="auto"/>
          </w:divBdr>
        </w:div>
        <w:div w:id="1728990183">
          <w:marLeft w:val="640"/>
          <w:marRight w:val="0"/>
          <w:marTop w:val="0"/>
          <w:marBottom w:val="0"/>
          <w:divBdr>
            <w:top w:val="none" w:sz="0" w:space="0" w:color="auto"/>
            <w:left w:val="none" w:sz="0" w:space="0" w:color="auto"/>
            <w:bottom w:val="none" w:sz="0" w:space="0" w:color="auto"/>
            <w:right w:val="none" w:sz="0" w:space="0" w:color="auto"/>
          </w:divBdr>
        </w:div>
        <w:div w:id="1817642557">
          <w:marLeft w:val="640"/>
          <w:marRight w:val="0"/>
          <w:marTop w:val="0"/>
          <w:marBottom w:val="0"/>
          <w:divBdr>
            <w:top w:val="none" w:sz="0" w:space="0" w:color="auto"/>
            <w:left w:val="none" w:sz="0" w:space="0" w:color="auto"/>
            <w:bottom w:val="none" w:sz="0" w:space="0" w:color="auto"/>
            <w:right w:val="none" w:sz="0" w:space="0" w:color="auto"/>
          </w:divBdr>
        </w:div>
        <w:div w:id="1565214910">
          <w:marLeft w:val="640"/>
          <w:marRight w:val="0"/>
          <w:marTop w:val="0"/>
          <w:marBottom w:val="0"/>
          <w:divBdr>
            <w:top w:val="none" w:sz="0" w:space="0" w:color="auto"/>
            <w:left w:val="none" w:sz="0" w:space="0" w:color="auto"/>
            <w:bottom w:val="none" w:sz="0" w:space="0" w:color="auto"/>
            <w:right w:val="none" w:sz="0" w:space="0" w:color="auto"/>
          </w:divBdr>
        </w:div>
        <w:div w:id="1181042061">
          <w:marLeft w:val="640"/>
          <w:marRight w:val="0"/>
          <w:marTop w:val="0"/>
          <w:marBottom w:val="0"/>
          <w:divBdr>
            <w:top w:val="none" w:sz="0" w:space="0" w:color="auto"/>
            <w:left w:val="none" w:sz="0" w:space="0" w:color="auto"/>
            <w:bottom w:val="none" w:sz="0" w:space="0" w:color="auto"/>
            <w:right w:val="none" w:sz="0" w:space="0" w:color="auto"/>
          </w:divBdr>
        </w:div>
        <w:div w:id="1374962660">
          <w:marLeft w:val="640"/>
          <w:marRight w:val="0"/>
          <w:marTop w:val="0"/>
          <w:marBottom w:val="0"/>
          <w:divBdr>
            <w:top w:val="none" w:sz="0" w:space="0" w:color="auto"/>
            <w:left w:val="none" w:sz="0" w:space="0" w:color="auto"/>
            <w:bottom w:val="none" w:sz="0" w:space="0" w:color="auto"/>
            <w:right w:val="none" w:sz="0" w:space="0" w:color="auto"/>
          </w:divBdr>
        </w:div>
        <w:div w:id="759183888">
          <w:marLeft w:val="640"/>
          <w:marRight w:val="0"/>
          <w:marTop w:val="0"/>
          <w:marBottom w:val="0"/>
          <w:divBdr>
            <w:top w:val="none" w:sz="0" w:space="0" w:color="auto"/>
            <w:left w:val="none" w:sz="0" w:space="0" w:color="auto"/>
            <w:bottom w:val="none" w:sz="0" w:space="0" w:color="auto"/>
            <w:right w:val="none" w:sz="0" w:space="0" w:color="auto"/>
          </w:divBdr>
        </w:div>
        <w:div w:id="388960411">
          <w:marLeft w:val="640"/>
          <w:marRight w:val="0"/>
          <w:marTop w:val="0"/>
          <w:marBottom w:val="0"/>
          <w:divBdr>
            <w:top w:val="none" w:sz="0" w:space="0" w:color="auto"/>
            <w:left w:val="none" w:sz="0" w:space="0" w:color="auto"/>
            <w:bottom w:val="none" w:sz="0" w:space="0" w:color="auto"/>
            <w:right w:val="none" w:sz="0" w:space="0" w:color="auto"/>
          </w:divBdr>
        </w:div>
        <w:div w:id="604583298">
          <w:marLeft w:val="640"/>
          <w:marRight w:val="0"/>
          <w:marTop w:val="0"/>
          <w:marBottom w:val="0"/>
          <w:divBdr>
            <w:top w:val="none" w:sz="0" w:space="0" w:color="auto"/>
            <w:left w:val="none" w:sz="0" w:space="0" w:color="auto"/>
            <w:bottom w:val="none" w:sz="0" w:space="0" w:color="auto"/>
            <w:right w:val="none" w:sz="0" w:space="0" w:color="auto"/>
          </w:divBdr>
        </w:div>
        <w:div w:id="1105342098">
          <w:marLeft w:val="640"/>
          <w:marRight w:val="0"/>
          <w:marTop w:val="0"/>
          <w:marBottom w:val="0"/>
          <w:divBdr>
            <w:top w:val="none" w:sz="0" w:space="0" w:color="auto"/>
            <w:left w:val="none" w:sz="0" w:space="0" w:color="auto"/>
            <w:bottom w:val="none" w:sz="0" w:space="0" w:color="auto"/>
            <w:right w:val="none" w:sz="0" w:space="0" w:color="auto"/>
          </w:divBdr>
        </w:div>
        <w:div w:id="1027369402">
          <w:marLeft w:val="640"/>
          <w:marRight w:val="0"/>
          <w:marTop w:val="0"/>
          <w:marBottom w:val="0"/>
          <w:divBdr>
            <w:top w:val="none" w:sz="0" w:space="0" w:color="auto"/>
            <w:left w:val="none" w:sz="0" w:space="0" w:color="auto"/>
            <w:bottom w:val="none" w:sz="0" w:space="0" w:color="auto"/>
            <w:right w:val="none" w:sz="0" w:space="0" w:color="auto"/>
          </w:divBdr>
        </w:div>
        <w:div w:id="1047879630">
          <w:marLeft w:val="640"/>
          <w:marRight w:val="0"/>
          <w:marTop w:val="0"/>
          <w:marBottom w:val="0"/>
          <w:divBdr>
            <w:top w:val="none" w:sz="0" w:space="0" w:color="auto"/>
            <w:left w:val="none" w:sz="0" w:space="0" w:color="auto"/>
            <w:bottom w:val="none" w:sz="0" w:space="0" w:color="auto"/>
            <w:right w:val="none" w:sz="0" w:space="0" w:color="auto"/>
          </w:divBdr>
        </w:div>
        <w:div w:id="54010638">
          <w:marLeft w:val="640"/>
          <w:marRight w:val="0"/>
          <w:marTop w:val="0"/>
          <w:marBottom w:val="0"/>
          <w:divBdr>
            <w:top w:val="none" w:sz="0" w:space="0" w:color="auto"/>
            <w:left w:val="none" w:sz="0" w:space="0" w:color="auto"/>
            <w:bottom w:val="none" w:sz="0" w:space="0" w:color="auto"/>
            <w:right w:val="none" w:sz="0" w:space="0" w:color="auto"/>
          </w:divBdr>
        </w:div>
        <w:div w:id="1768380989">
          <w:marLeft w:val="640"/>
          <w:marRight w:val="0"/>
          <w:marTop w:val="0"/>
          <w:marBottom w:val="0"/>
          <w:divBdr>
            <w:top w:val="none" w:sz="0" w:space="0" w:color="auto"/>
            <w:left w:val="none" w:sz="0" w:space="0" w:color="auto"/>
            <w:bottom w:val="none" w:sz="0" w:space="0" w:color="auto"/>
            <w:right w:val="none" w:sz="0" w:space="0" w:color="auto"/>
          </w:divBdr>
        </w:div>
        <w:div w:id="151141108">
          <w:marLeft w:val="640"/>
          <w:marRight w:val="0"/>
          <w:marTop w:val="0"/>
          <w:marBottom w:val="0"/>
          <w:divBdr>
            <w:top w:val="none" w:sz="0" w:space="0" w:color="auto"/>
            <w:left w:val="none" w:sz="0" w:space="0" w:color="auto"/>
            <w:bottom w:val="none" w:sz="0" w:space="0" w:color="auto"/>
            <w:right w:val="none" w:sz="0" w:space="0" w:color="auto"/>
          </w:divBdr>
        </w:div>
        <w:div w:id="768937230">
          <w:marLeft w:val="640"/>
          <w:marRight w:val="0"/>
          <w:marTop w:val="0"/>
          <w:marBottom w:val="0"/>
          <w:divBdr>
            <w:top w:val="none" w:sz="0" w:space="0" w:color="auto"/>
            <w:left w:val="none" w:sz="0" w:space="0" w:color="auto"/>
            <w:bottom w:val="none" w:sz="0" w:space="0" w:color="auto"/>
            <w:right w:val="none" w:sz="0" w:space="0" w:color="auto"/>
          </w:divBdr>
        </w:div>
        <w:div w:id="1332954668">
          <w:marLeft w:val="640"/>
          <w:marRight w:val="0"/>
          <w:marTop w:val="0"/>
          <w:marBottom w:val="0"/>
          <w:divBdr>
            <w:top w:val="none" w:sz="0" w:space="0" w:color="auto"/>
            <w:left w:val="none" w:sz="0" w:space="0" w:color="auto"/>
            <w:bottom w:val="none" w:sz="0" w:space="0" w:color="auto"/>
            <w:right w:val="none" w:sz="0" w:space="0" w:color="auto"/>
          </w:divBdr>
        </w:div>
        <w:div w:id="771319119">
          <w:marLeft w:val="640"/>
          <w:marRight w:val="0"/>
          <w:marTop w:val="0"/>
          <w:marBottom w:val="0"/>
          <w:divBdr>
            <w:top w:val="none" w:sz="0" w:space="0" w:color="auto"/>
            <w:left w:val="none" w:sz="0" w:space="0" w:color="auto"/>
            <w:bottom w:val="none" w:sz="0" w:space="0" w:color="auto"/>
            <w:right w:val="none" w:sz="0" w:space="0" w:color="auto"/>
          </w:divBdr>
        </w:div>
        <w:div w:id="753936878">
          <w:marLeft w:val="640"/>
          <w:marRight w:val="0"/>
          <w:marTop w:val="0"/>
          <w:marBottom w:val="0"/>
          <w:divBdr>
            <w:top w:val="none" w:sz="0" w:space="0" w:color="auto"/>
            <w:left w:val="none" w:sz="0" w:space="0" w:color="auto"/>
            <w:bottom w:val="none" w:sz="0" w:space="0" w:color="auto"/>
            <w:right w:val="none" w:sz="0" w:space="0" w:color="auto"/>
          </w:divBdr>
        </w:div>
        <w:div w:id="292488117">
          <w:marLeft w:val="640"/>
          <w:marRight w:val="0"/>
          <w:marTop w:val="0"/>
          <w:marBottom w:val="0"/>
          <w:divBdr>
            <w:top w:val="none" w:sz="0" w:space="0" w:color="auto"/>
            <w:left w:val="none" w:sz="0" w:space="0" w:color="auto"/>
            <w:bottom w:val="none" w:sz="0" w:space="0" w:color="auto"/>
            <w:right w:val="none" w:sz="0" w:space="0" w:color="auto"/>
          </w:divBdr>
        </w:div>
        <w:div w:id="1043016767">
          <w:marLeft w:val="640"/>
          <w:marRight w:val="0"/>
          <w:marTop w:val="0"/>
          <w:marBottom w:val="0"/>
          <w:divBdr>
            <w:top w:val="none" w:sz="0" w:space="0" w:color="auto"/>
            <w:left w:val="none" w:sz="0" w:space="0" w:color="auto"/>
            <w:bottom w:val="none" w:sz="0" w:space="0" w:color="auto"/>
            <w:right w:val="none" w:sz="0" w:space="0" w:color="auto"/>
          </w:divBdr>
        </w:div>
        <w:div w:id="78914055">
          <w:marLeft w:val="640"/>
          <w:marRight w:val="0"/>
          <w:marTop w:val="0"/>
          <w:marBottom w:val="0"/>
          <w:divBdr>
            <w:top w:val="none" w:sz="0" w:space="0" w:color="auto"/>
            <w:left w:val="none" w:sz="0" w:space="0" w:color="auto"/>
            <w:bottom w:val="none" w:sz="0" w:space="0" w:color="auto"/>
            <w:right w:val="none" w:sz="0" w:space="0" w:color="auto"/>
          </w:divBdr>
        </w:div>
        <w:div w:id="162402113">
          <w:marLeft w:val="640"/>
          <w:marRight w:val="0"/>
          <w:marTop w:val="0"/>
          <w:marBottom w:val="0"/>
          <w:divBdr>
            <w:top w:val="none" w:sz="0" w:space="0" w:color="auto"/>
            <w:left w:val="none" w:sz="0" w:space="0" w:color="auto"/>
            <w:bottom w:val="none" w:sz="0" w:space="0" w:color="auto"/>
            <w:right w:val="none" w:sz="0" w:space="0" w:color="auto"/>
          </w:divBdr>
        </w:div>
        <w:div w:id="1216771413">
          <w:marLeft w:val="640"/>
          <w:marRight w:val="0"/>
          <w:marTop w:val="0"/>
          <w:marBottom w:val="0"/>
          <w:divBdr>
            <w:top w:val="none" w:sz="0" w:space="0" w:color="auto"/>
            <w:left w:val="none" w:sz="0" w:space="0" w:color="auto"/>
            <w:bottom w:val="none" w:sz="0" w:space="0" w:color="auto"/>
            <w:right w:val="none" w:sz="0" w:space="0" w:color="auto"/>
          </w:divBdr>
        </w:div>
      </w:divsChild>
    </w:div>
    <w:div w:id="1564636752">
      <w:bodyDiv w:val="1"/>
      <w:marLeft w:val="0"/>
      <w:marRight w:val="0"/>
      <w:marTop w:val="0"/>
      <w:marBottom w:val="0"/>
      <w:divBdr>
        <w:top w:val="none" w:sz="0" w:space="0" w:color="auto"/>
        <w:left w:val="none" w:sz="0" w:space="0" w:color="auto"/>
        <w:bottom w:val="none" w:sz="0" w:space="0" w:color="auto"/>
        <w:right w:val="none" w:sz="0" w:space="0" w:color="auto"/>
      </w:divBdr>
    </w:div>
    <w:div w:id="1572276837">
      <w:bodyDiv w:val="1"/>
      <w:marLeft w:val="0"/>
      <w:marRight w:val="0"/>
      <w:marTop w:val="0"/>
      <w:marBottom w:val="0"/>
      <w:divBdr>
        <w:top w:val="none" w:sz="0" w:space="0" w:color="auto"/>
        <w:left w:val="none" w:sz="0" w:space="0" w:color="auto"/>
        <w:bottom w:val="none" w:sz="0" w:space="0" w:color="auto"/>
        <w:right w:val="none" w:sz="0" w:space="0" w:color="auto"/>
      </w:divBdr>
    </w:div>
    <w:div w:id="1574927543">
      <w:bodyDiv w:val="1"/>
      <w:marLeft w:val="0"/>
      <w:marRight w:val="0"/>
      <w:marTop w:val="0"/>
      <w:marBottom w:val="0"/>
      <w:divBdr>
        <w:top w:val="none" w:sz="0" w:space="0" w:color="auto"/>
        <w:left w:val="none" w:sz="0" w:space="0" w:color="auto"/>
        <w:bottom w:val="none" w:sz="0" w:space="0" w:color="auto"/>
        <w:right w:val="none" w:sz="0" w:space="0" w:color="auto"/>
      </w:divBdr>
    </w:div>
    <w:div w:id="1577671581">
      <w:bodyDiv w:val="1"/>
      <w:marLeft w:val="0"/>
      <w:marRight w:val="0"/>
      <w:marTop w:val="0"/>
      <w:marBottom w:val="0"/>
      <w:divBdr>
        <w:top w:val="none" w:sz="0" w:space="0" w:color="auto"/>
        <w:left w:val="none" w:sz="0" w:space="0" w:color="auto"/>
        <w:bottom w:val="none" w:sz="0" w:space="0" w:color="auto"/>
        <w:right w:val="none" w:sz="0" w:space="0" w:color="auto"/>
      </w:divBdr>
    </w:div>
    <w:div w:id="1624842090">
      <w:bodyDiv w:val="1"/>
      <w:marLeft w:val="0"/>
      <w:marRight w:val="0"/>
      <w:marTop w:val="0"/>
      <w:marBottom w:val="0"/>
      <w:divBdr>
        <w:top w:val="none" w:sz="0" w:space="0" w:color="auto"/>
        <w:left w:val="none" w:sz="0" w:space="0" w:color="auto"/>
        <w:bottom w:val="none" w:sz="0" w:space="0" w:color="auto"/>
        <w:right w:val="none" w:sz="0" w:space="0" w:color="auto"/>
      </w:divBdr>
      <w:divsChild>
        <w:div w:id="1074010605">
          <w:marLeft w:val="640"/>
          <w:marRight w:val="0"/>
          <w:marTop w:val="0"/>
          <w:marBottom w:val="0"/>
          <w:divBdr>
            <w:top w:val="none" w:sz="0" w:space="0" w:color="auto"/>
            <w:left w:val="none" w:sz="0" w:space="0" w:color="auto"/>
            <w:bottom w:val="none" w:sz="0" w:space="0" w:color="auto"/>
            <w:right w:val="none" w:sz="0" w:space="0" w:color="auto"/>
          </w:divBdr>
        </w:div>
        <w:div w:id="733627164">
          <w:marLeft w:val="640"/>
          <w:marRight w:val="0"/>
          <w:marTop w:val="0"/>
          <w:marBottom w:val="0"/>
          <w:divBdr>
            <w:top w:val="none" w:sz="0" w:space="0" w:color="auto"/>
            <w:left w:val="none" w:sz="0" w:space="0" w:color="auto"/>
            <w:bottom w:val="none" w:sz="0" w:space="0" w:color="auto"/>
            <w:right w:val="none" w:sz="0" w:space="0" w:color="auto"/>
          </w:divBdr>
        </w:div>
        <w:div w:id="763502628">
          <w:marLeft w:val="640"/>
          <w:marRight w:val="0"/>
          <w:marTop w:val="0"/>
          <w:marBottom w:val="0"/>
          <w:divBdr>
            <w:top w:val="none" w:sz="0" w:space="0" w:color="auto"/>
            <w:left w:val="none" w:sz="0" w:space="0" w:color="auto"/>
            <w:bottom w:val="none" w:sz="0" w:space="0" w:color="auto"/>
            <w:right w:val="none" w:sz="0" w:space="0" w:color="auto"/>
          </w:divBdr>
        </w:div>
        <w:div w:id="361168968">
          <w:marLeft w:val="640"/>
          <w:marRight w:val="0"/>
          <w:marTop w:val="0"/>
          <w:marBottom w:val="0"/>
          <w:divBdr>
            <w:top w:val="none" w:sz="0" w:space="0" w:color="auto"/>
            <w:left w:val="none" w:sz="0" w:space="0" w:color="auto"/>
            <w:bottom w:val="none" w:sz="0" w:space="0" w:color="auto"/>
            <w:right w:val="none" w:sz="0" w:space="0" w:color="auto"/>
          </w:divBdr>
        </w:div>
        <w:div w:id="1248029717">
          <w:marLeft w:val="640"/>
          <w:marRight w:val="0"/>
          <w:marTop w:val="0"/>
          <w:marBottom w:val="0"/>
          <w:divBdr>
            <w:top w:val="none" w:sz="0" w:space="0" w:color="auto"/>
            <w:left w:val="none" w:sz="0" w:space="0" w:color="auto"/>
            <w:bottom w:val="none" w:sz="0" w:space="0" w:color="auto"/>
            <w:right w:val="none" w:sz="0" w:space="0" w:color="auto"/>
          </w:divBdr>
        </w:div>
        <w:div w:id="374743010">
          <w:marLeft w:val="640"/>
          <w:marRight w:val="0"/>
          <w:marTop w:val="0"/>
          <w:marBottom w:val="0"/>
          <w:divBdr>
            <w:top w:val="none" w:sz="0" w:space="0" w:color="auto"/>
            <w:left w:val="none" w:sz="0" w:space="0" w:color="auto"/>
            <w:bottom w:val="none" w:sz="0" w:space="0" w:color="auto"/>
            <w:right w:val="none" w:sz="0" w:space="0" w:color="auto"/>
          </w:divBdr>
        </w:div>
        <w:div w:id="960724688">
          <w:marLeft w:val="640"/>
          <w:marRight w:val="0"/>
          <w:marTop w:val="0"/>
          <w:marBottom w:val="0"/>
          <w:divBdr>
            <w:top w:val="none" w:sz="0" w:space="0" w:color="auto"/>
            <w:left w:val="none" w:sz="0" w:space="0" w:color="auto"/>
            <w:bottom w:val="none" w:sz="0" w:space="0" w:color="auto"/>
            <w:right w:val="none" w:sz="0" w:space="0" w:color="auto"/>
          </w:divBdr>
        </w:div>
        <w:div w:id="588543149">
          <w:marLeft w:val="640"/>
          <w:marRight w:val="0"/>
          <w:marTop w:val="0"/>
          <w:marBottom w:val="0"/>
          <w:divBdr>
            <w:top w:val="none" w:sz="0" w:space="0" w:color="auto"/>
            <w:left w:val="none" w:sz="0" w:space="0" w:color="auto"/>
            <w:bottom w:val="none" w:sz="0" w:space="0" w:color="auto"/>
            <w:right w:val="none" w:sz="0" w:space="0" w:color="auto"/>
          </w:divBdr>
        </w:div>
        <w:div w:id="703333336">
          <w:marLeft w:val="640"/>
          <w:marRight w:val="0"/>
          <w:marTop w:val="0"/>
          <w:marBottom w:val="0"/>
          <w:divBdr>
            <w:top w:val="none" w:sz="0" w:space="0" w:color="auto"/>
            <w:left w:val="none" w:sz="0" w:space="0" w:color="auto"/>
            <w:bottom w:val="none" w:sz="0" w:space="0" w:color="auto"/>
            <w:right w:val="none" w:sz="0" w:space="0" w:color="auto"/>
          </w:divBdr>
        </w:div>
        <w:div w:id="199754419">
          <w:marLeft w:val="640"/>
          <w:marRight w:val="0"/>
          <w:marTop w:val="0"/>
          <w:marBottom w:val="0"/>
          <w:divBdr>
            <w:top w:val="none" w:sz="0" w:space="0" w:color="auto"/>
            <w:left w:val="none" w:sz="0" w:space="0" w:color="auto"/>
            <w:bottom w:val="none" w:sz="0" w:space="0" w:color="auto"/>
            <w:right w:val="none" w:sz="0" w:space="0" w:color="auto"/>
          </w:divBdr>
        </w:div>
        <w:div w:id="351999822">
          <w:marLeft w:val="640"/>
          <w:marRight w:val="0"/>
          <w:marTop w:val="0"/>
          <w:marBottom w:val="0"/>
          <w:divBdr>
            <w:top w:val="none" w:sz="0" w:space="0" w:color="auto"/>
            <w:left w:val="none" w:sz="0" w:space="0" w:color="auto"/>
            <w:bottom w:val="none" w:sz="0" w:space="0" w:color="auto"/>
            <w:right w:val="none" w:sz="0" w:space="0" w:color="auto"/>
          </w:divBdr>
        </w:div>
        <w:div w:id="425855844">
          <w:marLeft w:val="640"/>
          <w:marRight w:val="0"/>
          <w:marTop w:val="0"/>
          <w:marBottom w:val="0"/>
          <w:divBdr>
            <w:top w:val="none" w:sz="0" w:space="0" w:color="auto"/>
            <w:left w:val="none" w:sz="0" w:space="0" w:color="auto"/>
            <w:bottom w:val="none" w:sz="0" w:space="0" w:color="auto"/>
            <w:right w:val="none" w:sz="0" w:space="0" w:color="auto"/>
          </w:divBdr>
        </w:div>
        <w:div w:id="203912383">
          <w:marLeft w:val="640"/>
          <w:marRight w:val="0"/>
          <w:marTop w:val="0"/>
          <w:marBottom w:val="0"/>
          <w:divBdr>
            <w:top w:val="none" w:sz="0" w:space="0" w:color="auto"/>
            <w:left w:val="none" w:sz="0" w:space="0" w:color="auto"/>
            <w:bottom w:val="none" w:sz="0" w:space="0" w:color="auto"/>
            <w:right w:val="none" w:sz="0" w:space="0" w:color="auto"/>
          </w:divBdr>
        </w:div>
        <w:div w:id="1957715034">
          <w:marLeft w:val="640"/>
          <w:marRight w:val="0"/>
          <w:marTop w:val="0"/>
          <w:marBottom w:val="0"/>
          <w:divBdr>
            <w:top w:val="none" w:sz="0" w:space="0" w:color="auto"/>
            <w:left w:val="none" w:sz="0" w:space="0" w:color="auto"/>
            <w:bottom w:val="none" w:sz="0" w:space="0" w:color="auto"/>
            <w:right w:val="none" w:sz="0" w:space="0" w:color="auto"/>
          </w:divBdr>
        </w:div>
        <w:div w:id="277180789">
          <w:marLeft w:val="640"/>
          <w:marRight w:val="0"/>
          <w:marTop w:val="0"/>
          <w:marBottom w:val="0"/>
          <w:divBdr>
            <w:top w:val="none" w:sz="0" w:space="0" w:color="auto"/>
            <w:left w:val="none" w:sz="0" w:space="0" w:color="auto"/>
            <w:bottom w:val="none" w:sz="0" w:space="0" w:color="auto"/>
            <w:right w:val="none" w:sz="0" w:space="0" w:color="auto"/>
          </w:divBdr>
        </w:div>
        <w:div w:id="991106272">
          <w:marLeft w:val="640"/>
          <w:marRight w:val="0"/>
          <w:marTop w:val="0"/>
          <w:marBottom w:val="0"/>
          <w:divBdr>
            <w:top w:val="none" w:sz="0" w:space="0" w:color="auto"/>
            <w:left w:val="none" w:sz="0" w:space="0" w:color="auto"/>
            <w:bottom w:val="none" w:sz="0" w:space="0" w:color="auto"/>
            <w:right w:val="none" w:sz="0" w:space="0" w:color="auto"/>
          </w:divBdr>
        </w:div>
        <w:div w:id="1732777321">
          <w:marLeft w:val="640"/>
          <w:marRight w:val="0"/>
          <w:marTop w:val="0"/>
          <w:marBottom w:val="0"/>
          <w:divBdr>
            <w:top w:val="none" w:sz="0" w:space="0" w:color="auto"/>
            <w:left w:val="none" w:sz="0" w:space="0" w:color="auto"/>
            <w:bottom w:val="none" w:sz="0" w:space="0" w:color="auto"/>
            <w:right w:val="none" w:sz="0" w:space="0" w:color="auto"/>
          </w:divBdr>
        </w:div>
        <w:div w:id="1810200737">
          <w:marLeft w:val="640"/>
          <w:marRight w:val="0"/>
          <w:marTop w:val="0"/>
          <w:marBottom w:val="0"/>
          <w:divBdr>
            <w:top w:val="none" w:sz="0" w:space="0" w:color="auto"/>
            <w:left w:val="none" w:sz="0" w:space="0" w:color="auto"/>
            <w:bottom w:val="none" w:sz="0" w:space="0" w:color="auto"/>
            <w:right w:val="none" w:sz="0" w:space="0" w:color="auto"/>
          </w:divBdr>
        </w:div>
        <w:div w:id="1469132239">
          <w:marLeft w:val="640"/>
          <w:marRight w:val="0"/>
          <w:marTop w:val="0"/>
          <w:marBottom w:val="0"/>
          <w:divBdr>
            <w:top w:val="none" w:sz="0" w:space="0" w:color="auto"/>
            <w:left w:val="none" w:sz="0" w:space="0" w:color="auto"/>
            <w:bottom w:val="none" w:sz="0" w:space="0" w:color="auto"/>
            <w:right w:val="none" w:sz="0" w:space="0" w:color="auto"/>
          </w:divBdr>
        </w:div>
      </w:divsChild>
    </w:div>
    <w:div w:id="1632978554">
      <w:bodyDiv w:val="1"/>
      <w:marLeft w:val="0"/>
      <w:marRight w:val="0"/>
      <w:marTop w:val="0"/>
      <w:marBottom w:val="0"/>
      <w:divBdr>
        <w:top w:val="none" w:sz="0" w:space="0" w:color="auto"/>
        <w:left w:val="none" w:sz="0" w:space="0" w:color="auto"/>
        <w:bottom w:val="none" w:sz="0" w:space="0" w:color="auto"/>
        <w:right w:val="none" w:sz="0" w:space="0" w:color="auto"/>
      </w:divBdr>
    </w:div>
    <w:div w:id="1669018594">
      <w:bodyDiv w:val="1"/>
      <w:marLeft w:val="0"/>
      <w:marRight w:val="0"/>
      <w:marTop w:val="0"/>
      <w:marBottom w:val="0"/>
      <w:divBdr>
        <w:top w:val="none" w:sz="0" w:space="0" w:color="auto"/>
        <w:left w:val="none" w:sz="0" w:space="0" w:color="auto"/>
        <w:bottom w:val="none" w:sz="0" w:space="0" w:color="auto"/>
        <w:right w:val="none" w:sz="0" w:space="0" w:color="auto"/>
      </w:divBdr>
      <w:divsChild>
        <w:div w:id="1252660579">
          <w:marLeft w:val="640"/>
          <w:marRight w:val="0"/>
          <w:marTop w:val="0"/>
          <w:marBottom w:val="0"/>
          <w:divBdr>
            <w:top w:val="none" w:sz="0" w:space="0" w:color="auto"/>
            <w:left w:val="none" w:sz="0" w:space="0" w:color="auto"/>
            <w:bottom w:val="none" w:sz="0" w:space="0" w:color="auto"/>
            <w:right w:val="none" w:sz="0" w:space="0" w:color="auto"/>
          </w:divBdr>
        </w:div>
        <w:div w:id="260451495">
          <w:marLeft w:val="640"/>
          <w:marRight w:val="0"/>
          <w:marTop w:val="0"/>
          <w:marBottom w:val="0"/>
          <w:divBdr>
            <w:top w:val="none" w:sz="0" w:space="0" w:color="auto"/>
            <w:left w:val="none" w:sz="0" w:space="0" w:color="auto"/>
            <w:bottom w:val="none" w:sz="0" w:space="0" w:color="auto"/>
            <w:right w:val="none" w:sz="0" w:space="0" w:color="auto"/>
          </w:divBdr>
        </w:div>
        <w:div w:id="563877587">
          <w:marLeft w:val="640"/>
          <w:marRight w:val="0"/>
          <w:marTop w:val="0"/>
          <w:marBottom w:val="0"/>
          <w:divBdr>
            <w:top w:val="none" w:sz="0" w:space="0" w:color="auto"/>
            <w:left w:val="none" w:sz="0" w:space="0" w:color="auto"/>
            <w:bottom w:val="none" w:sz="0" w:space="0" w:color="auto"/>
            <w:right w:val="none" w:sz="0" w:space="0" w:color="auto"/>
          </w:divBdr>
        </w:div>
        <w:div w:id="720401057">
          <w:marLeft w:val="640"/>
          <w:marRight w:val="0"/>
          <w:marTop w:val="0"/>
          <w:marBottom w:val="0"/>
          <w:divBdr>
            <w:top w:val="none" w:sz="0" w:space="0" w:color="auto"/>
            <w:left w:val="none" w:sz="0" w:space="0" w:color="auto"/>
            <w:bottom w:val="none" w:sz="0" w:space="0" w:color="auto"/>
            <w:right w:val="none" w:sz="0" w:space="0" w:color="auto"/>
          </w:divBdr>
        </w:div>
        <w:div w:id="660818062">
          <w:marLeft w:val="640"/>
          <w:marRight w:val="0"/>
          <w:marTop w:val="0"/>
          <w:marBottom w:val="0"/>
          <w:divBdr>
            <w:top w:val="none" w:sz="0" w:space="0" w:color="auto"/>
            <w:left w:val="none" w:sz="0" w:space="0" w:color="auto"/>
            <w:bottom w:val="none" w:sz="0" w:space="0" w:color="auto"/>
            <w:right w:val="none" w:sz="0" w:space="0" w:color="auto"/>
          </w:divBdr>
        </w:div>
        <w:div w:id="315844604">
          <w:marLeft w:val="640"/>
          <w:marRight w:val="0"/>
          <w:marTop w:val="0"/>
          <w:marBottom w:val="0"/>
          <w:divBdr>
            <w:top w:val="none" w:sz="0" w:space="0" w:color="auto"/>
            <w:left w:val="none" w:sz="0" w:space="0" w:color="auto"/>
            <w:bottom w:val="none" w:sz="0" w:space="0" w:color="auto"/>
            <w:right w:val="none" w:sz="0" w:space="0" w:color="auto"/>
          </w:divBdr>
        </w:div>
        <w:div w:id="1504587074">
          <w:marLeft w:val="640"/>
          <w:marRight w:val="0"/>
          <w:marTop w:val="0"/>
          <w:marBottom w:val="0"/>
          <w:divBdr>
            <w:top w:val="none" w:sz="0" w:space="0" w:color="auto"/>
            <w:left w:val="none" w:sz="0" w:space="0" w:color="auto"/>
            <w:bottom w:val="none" w:sz="0" w:space="0" w:color="auto"/>
            <w:right w:val="none" w:sz="0" w:space="0" w:color="auto"/>
          </w:divBdr>
        </w:div>
        <w:div w:id="1268153032">
          <w:marLeft w:val="640"/>
          <w:marRight w:val="0"/>
          <w:marTop w:val="0"/>
          <w:marBottom w:val="0"/>
          <w:divBdr>
            <w:top w:val="none" w:sz="0" w:space="0" w:color="auto"/>
            <w:left w:val="none" w:sz="0" w:space="0" w:color="auto"/>
            <w:bottom w:val="none" w:sz="0" w:space="0" w:color="auto"/>
            <w:right w:val="none" w:sz="0" w:space="0" w:color="auto"/>
          </w:divBdr>
        </w:div>
        <w:div w:id="81799119">
          <w:marLeft w:val="640"/>
          <w:marRight w:val="0"/>
          <w:marTop w:val="0"/>
          <w:marBottom w:val="0"/>
          <w:divBdr>
            <w:top w:val="none" w:sz="0" w:space="0" w:color="auto"/>
            <w:left w:val="none" w:sz="0" w:space="0" w:color="auto"/>
            <w:bottom w:val="none" w:sz="0" w:space="0" w:color="auto"/>
            <w:right w:val="none" w:sz="0" w:space="0" w:color="auto"/>
          </w:divBdr>
        </w:div>
        <w:div w:id="1223251812">
          <w:marLeft w:val="640"/>
          <w:marRight w:val="0"/>
          <w:marTop w:val="0"/>
          <w:marBottom w:val="0"/>
          <w:divBdr>
            <w:top w:val="none" w:sz="0" w:space="0" w:color="auto"/>
            <w:left w:val="none" w:sz="0" w:space="0" w:color="auto"/>
            <w:bottom w:val="none" w:sz="0" w:space="0" w:color="auto"/>
            <w:right w:val="none" w:sz="0" w:space="0" w:color="auto"/>
          </w:divBdr>
        </w:div>
        <w:div w:id="673460323">
          <w:marLeft w:val="640"/>
          <w:marRight w:val="0"/>
          <w:marTop w:val="0"/>
          <w:marBottom w:val="0"/>
          <w:divBdr>
            <w:top w:val="none" w:sz="0" w:space="0" w:color="auto"/>
            <w:left w:val="none" w:sz="0" w:space="0" w:color="auto"/>
            <w:bottom w:val="none" w:sz="0" w:space="0" w:color="auto"/>
            <w:right w:val="none" w:sz="0" w:space="0" w:color="auto"/>
          </w:divBdr>
        </w:div>
        <w:div w:id="1312521287">
          <w:marLeft w:val="640"/>
          <w:marRight w:val="0"/>
          <w:marTop w:val="0"/>
          <w:marBottom w:val="0"/>
          <w:divBdr>
            <w:top w:val="none" w:sz="0" w:space="0" w:color="auto"/>
            <w:left w:val="none" w:sz="0" w:space="0" w:color="auto"/>
            <w:bottom w:val="none" w:sz="0" w:space="0" w:color="auto"/>
            <w:right w:val="none" w:sz="0" w:space="0" w:color="auto"/>
          </w:divBdr>
        </w:div>
        <w:div w:id="1396660682">
          <w:marLeft w:val="640"/>
          <w:marRight w:val="0"/>
          <w:marTop w:val="0"/>
          <w:marBottom w:val="0"/>
          <w:divBdr>
            <w:top w:val="none" w:sz="0" w:space="0" w:color="auto"/>
            <w:left w:val="none" w:sz="0" w:space="0" w:color="auto"/>
            <w:bottom w:val="none" w:sz="0" w:space="0" w:color="auto"/>
            <w:right w:val="none" w:sz="0" w:space="0" w:color="auto"/>
          </w:divBdr>
        </w:div>
        <w:div w:id="1297954098">
          <w:marLeft w:val="640"/>
          <w:marRight w:val="0"/>
          <w:marTop w:val="0"/>
          <w:marBottom w:val="0"/>
          <w:divBdr>
            <w:top w:val="none" w:sz="0" w:space="0" w:color="auto"/>
            <w:left w:val="none" w:sz="0" w:space="0" w:color="auto"/>
            <w:bottom w:val="none" w:sz="0" w:space="0" w:color="auto"/>
            <w:right w:val="none" w:sz="0" w:space="0" w:color="auto"/>
          </w:divBdr>
        </w:div>
        <w:div w:id="1558469313">
          <w:marLeft w:val="640"/>
          <w:marRight w:val="0"/>
          <w:marTop w:val="0"/>
          <w:marBottom w:val="0"/>
          <w:divBdr>
            <w:top w:val="none" w:sz="0" w:space="0" w:color="auto"/>
            <w:left w:val="none" w:sz="0" w:space="0" w:color="auto"/>
            <w:bottom w:val="none" w:sz="0" w:space="0" w:color="auto"/>
            <w:right w:val="none" w:sz="0" w:space="0" w:color="auto"/>
          </w:divBdr>
        </w:div>
        <w:div w:id="1179124105">
          <w:marLeft w:val="640"/>
          <w:marRight w:val="0"/>
          <w:marTop w:val="0"/>
          <w:marBottom w:val="0"/>
          <w:divBdr>
            <w:top w:val="none" w:sz="0" w:space="0" w:color="auto"/>
            <w:left w:val="none" w:sz="0" w:space="0" w:color="auto"/>
            <w:bottom w:val="none" w:sz="0" w:space="0" w:color="auto"/>
            <w:right w:val="none" w:sz="0" w:space="0" w:color="auto"/>
          </w:divBdr>
        </w:div>
      </w:divsChild>
    </w:div>
    <w:div w:id="1669668407">
      <w:bodyDiv w:val="1"/>
      <w:marLeft w:val="0"/>
      <w:marRight w:val="0"/>
      <w:marTop w:val="0"/>
      <w:marBottom w:val="0"/>
      <w:divBdr>
        <w:top w:val="none" w:sz="0" w:space="0" w:color="auto"/>
        <w:left w:val="none" w:sz="0" w:space="0" w:color="auto"/>
        <w:bottom w:val="none" w:sz="0" w:space="0" w:color="auto"/>
        <w:right w:val="none" w:sz="0" w:space="0" w:color="auto"/>
      </w:divBdr>
    </w:div>
    <w:div w:id="1681661360">
      <w:bodyDiv w:val="1"/>
      <w:marLeft w:val="0"/>
      <w:marRight w:val="0"/>
      <w:marTop w:val="0"/>
      <w:marBottom w:val="0"/>
      <w:divBdr>
        <w:top w:val="none" w:sz="0" w:space="0" w:color="auto"/>
        <w:left w:val="none" w:sz="0" w:space="0" w:color="auto"/>
        <w:bottom w:val="none" w:sz="0" w:space="0" w:color="auto"/>
        <w:right w:val="none" w:sz="0" w:space="0" w:color="auto"/>
      </w:divBdr>
      <w:divsChild>
        <w:div w:id="1455827460">
          <w:marLeft w:val="640"/>
          <w:marRight w:val="0"/>
          <w:marTop w:val="0"/>
          <w:marBottom w:val="0"/>
          <w:divBdr>
            <w:top w:val="none" w:sz="0" w:space="0" w:color="auto"/>
            <w:left w:val="none" w:sz="0" w:space="0" w:color="auto"/>
            <w:bottom w:val="none" w:sz="0" w:space="0" w:color="auto"/>
            <w:right w:val="none" w:sz="0" w:space="0" w:color="auto"/>
          </w:divBdr>
        </w:div>
        <w:div w:id="1953170225">
          <w:marLeft w:val="640"/>
          <w:marRight w:val="0"/>
          <w:marTop w:val="0"/>
          <w:marBottom w:val="0"/>
          <w:divBdr>
            <w:top w:val="none" w:sz="0" w:space="0" w:color="auto"/>
            <w:left w:val="none" w:sz="0" w:space="0" w:color="auto"/>
            <w:bottom w:val="none" w:sz="0" w:space="0" w:color="auto"/>
            <w:right w:val="none" w:sz="0" w:space="0" w:color="auto"/>
          </w:divBdr>
        </w:div>
        <w:div w:id="1831866541">
          <w:marLeft w:val="640"/>
          <w:marRight w:val="0"/>
          <w:marTop w:val="0"/>
          <w:marBottom w:val="0"/>
          <w:divBdr>
            <w:top w:val="none" w:sz="0" w:space="0" w:color="auto"/>
            <w:left w:val="none" w:sz="0" w:space="0" w:color="auto"/>
            <w:bottom w:val="none" w:sz="0" w:space="0" w:color="auto"/>
            <w:right w:val="none" w:sz="0" w:space="0" w:color="auto"/>
          </w:divBdr>
        </w:div>
        <w:div w:id="1007100592">
          <w:marLeft w:val="640"/>
          <w:marRight w:val="0"/>
          <w:marTop w:val="0"/>
          <w:marBottom w:val="0"/>
          <w:divBdr>
            <w:top w:val="none" w:sz="0" w:space="0" w:color="auto"/>
            <w:left w:val="none" w:sz="0" w:space="0" w:color="auto"/>
            <w:bottom w:val="none" w:sz="0" w:space="0" w:color="auto"/>
            <w:right w:val="none" w:sz="0" w:space="0" w:color="auto"/>
          </w:divBdr>
        </w:div>
        <w:div w:id="1406953365">
          <w:marLeft w:val="640"/>
          <w:marRight w:val="0"/>
          <w:marTop w:val="0"/>
          <w:marBottom w:val="0"/>
          <w:divBdr>
            <w:top w:val="none" w:sz="0" w:space="0" w:color="auto"/>
            <w:left w:val="none" w:sz="0" w:space="0" w:color="auto"/>
            <w:bottom w:val="none" w:sz="0" w:space="0" w:color="auto"/>
            <w:right w:val="none" w:sz="0" w:space="0" w:color="auto"/>
          </w:divBdr>
        </w:div>
        <w:div w:id="1914124355">
          <w:marLeft w:val="640"/>
          <w:marRight w:val="0"/>
          <w:marTop w:val="0"/>
          <w:marBottom w:val="0"/>
          <w:divBdr>
            <w:top w:val="none" w:sz="0" w:space="0" w:color="auto"/>
            <w:left w:val="none" w:sz="0" w:space="0" w:color="auto"/>
            <w:bottom w:val="none" w:sz="0" w:space="0" w:color="auto"/>
            <w:right w:val="none" w:sz="0" w:space="0" w:color="auto"/>
          </w:divBdr>
        </w:div>
        <w:div w:id="2024897654">
          <w:marLeft w:val="640"/>
          <w:marRight w:val="0"/>
          <w:marTop w:val="0"/>
          <w:marBottom w:val="0"/>
          <w:divBdr>
            <w:top w:val="none" w:sz="0" w:space="0" w:color="auto"/>
            <w:left w:val="none" w:sz="0" w:space="0" w:color="auto"/>
            <w:bottom w:val="none" w:sz="0" w:space="0" w:color="auto"/>
            <w:right w:val="none" w:sz="0" w:space="0" w:color="auto"/>
          </w:divBdr>
        </w:div>
        <w:div w:id="1741248583">
          <w:marLeft w:val="640"/>
          <w:marRight w:val="0"/>
          <w:marTop w:val="0"/>
          <w:marBottom w:val="0"/>
          <w:divBdr>
            <w:top w:val="none" w:sz="0" w:space="0" w:color="auto"/>
            <w:left w:val="none" w:sz="0" w:space="0" w:color="auto"/>
            <w:bottom w:val="none" w:sz="0" w:space="0" w:color="auto"/>
            <w:right w:val="none" w:sz="0" w:space="0" w:color="auto"/>
          </w:divBdr>
        </w:div>
        <w:div w:id="1310551984">
          <w:marLeft w:val="640"/>
          <w:marRight w:val="0"/>
          <w:marTop w:val="0"/>
          <w:marBottom w:val="0"/>
          <w:divBdr>
            <w:top w:val="none" w:sz="0" w:space="0" w:color="auto"/>
            <w:left w:val="none" w:sz="0" w:space="0" w:color="auto"/>
            <w:bottom w:val="none" w:sz="0" w:space="0" w:color="auto"/>
            <w:right w:val="none" w:sz="0" w:space="0" w:color="auto"/>
          </w:divBdr>
        </w:div>
        <w:div w:id="1481845524">
          <w:marLeft w:val="640"/>
          <w:marRight w:val="0"/>
          <w:marTop w:val="0"/>
          <w:marBottom w:val="0"/>
          <w:divBdr>
            <w:top w:val="none" w:sz="0" w:space="0" w:color="auto"/>
            <w:left w:val="none" w:sz="0" w:space="0" w:color="auto"/>
            <w:bottom w:val="none" w:sz="0" w:space="0" w:color="auto"/>
            <w:right w:val="none" w:sz="0" w:space="0" w:color="auto"/>
          </w:divBdr>
        </w:div>
        <w:div w:id="775102925">
          <w:marLeft w:val="640"/>
          <w:marRight w:val="0"/>
          <w:marTop w:val="0"/>
          <w:marBottom w:val="0"/>
          <w:divBdr>
            <w:top w:val="none" w:sz="0" w:space="0" w:color="auto"/>
            <w:left w:val="none" w:sz="0" w:space="0" w:color="auto"/>
            <w:bottom w:val="none" w:sz="0" w:space="0" w:color="auto"/>
            <w:right w:val="none" w:sz="0" w:space="0" w:color="auto"/>
          </w:divBdr>
        </w:div>
        <w:div w:id="984704823">
          <w:marLeft w:val="640"/>
          <w:marRight w:val="0"/>
          <w:marTop w:val="0"/>
          <w:marBottom w:val="0"/>
          <w:divBdr>
            <w:top w:val="none" w:sz="0" w:space="0" w:color="auto"/>
            <w:left w:val="none" w:sz="0" w:space="0" w:color="auto"/>
            <w:bottom w:val="none" w:sz="0" w:space="0" w:color="auto"/>
            <w:right w:val="none" w:sz="0" w:space="0" w:color="auto"/>
          </w:divBdr>
        </w:div>
        <w:div w:id="1297292628">
          <w:marLeft w:val="640"/>
          <w:marRight w:val="0"/>
          <w:marTop w:val="0"/>
          <w:marBottom w:val="0"/>
          <w:divBdr>
            <w:top w:val="none" w:sz="0" w:space="0" w:color="auto"/>
            <w:left w:val="none" w:sz="0" w:space="0" w:color="auto"/>
            <w:bottom w:val="none" w:sz="0" w:space="0" w:color="auto"/>
            <w:right w:val="none" w:sz="0" w:space="0" w:color="auto"/>
          </w:divBdr>
        </w:div>
        <w:div w:id="638001933">
          <w:marLeft w:val="640"/>
          <w:marRight w:val="0"/>
          <w:marTop w:val="0"/>
          <w:marBottom w:val="0"/>
          <w:divBdr>
            <w:top w:val="none" w:sz="0" w:space="0" w:color="auto"/>
            <w:left w:val="none" w:sz="0" w:space="0" w:color="auto"/>
            <w:bottom w:val="none" w:sz="0" w:space="0" w:color="auto"/>
            <w:right w:val="none" w:sz="0" w:space="0" w:color="auto"/>
          </w:divBdr>
        </w:div>
        <w:div w:id="977565636">
          <w:marLeft w:val="640"/>
          <w:marRight w:val="0"/>
          <w:marTop w:val="0"/>
          <w:marBottom w:val="0"/>
          <w:divBdr>
            <w:top w:val="none" w:sz="0" w:space="0" w:color="auto"/>
            <w:left w:val="none" w:sz="0" w:space="0" w:color="auto"/>
            <w:bottom w:val="none" w:sz="0" w:space="0" w:color="auto"/>
            <w:right w:val="none" w:sz="0" w:space="0" w:color="auto"/>
          </w:divBdr>
        </w:div>
        <w:div w:id="890192042">
          <w:marLeft w:val="640"/>
          <w:marRight w:val="0"/>
          <w:marTop w:val="0"/>
          <w:marBottom w:val="0"/>
          <w:divBdr>
            <w:top w:val="none" w:sz="0" w:space="0" w:color="auto"/>
            <w:left w:val="none" w:sz="0" w:space="0" w:color="auto"/>
            <w:bottom w:val="none" w:sz="0" w:space="0" w:color="auto"/>
            <w:right w:val="none" w:sz="0" w:space="0" w:color="auto"/>
          </w:divBdr>
        </w:div>
        <w:div w:id="1175455760">
          <w:marLeft w:val="640"/>
          <w:marRight w:val="0"/>
          <w:marTop w:val="0"/>
          <w:marBottom w:val="0"/>
          <w:divBdr>
            <w:top w:val="none" w:sz="0" w:space="0" w:color="auto"/>
            <w:left w:val="none" w:sz="0" w:space="0" w:color="auto"/>
            <w:bottom w:val="none" w:sz="0" w:space="0" w:color="auto"/>
            <w:right w:val="none" w:sz="0" w:space="0" w:color="auto"/>
          </w:divBdr>
        </w:div>
        <w:div w:id="1267957646">
          <w:marLeft w:val="640"/>
          <w:marRight w:val="0"/>
          <w:marTop w:val="0"/>
          <w:marBottom w:val="0"/>
          <w:divBdr>
            <w:top w:val="none" w:sz="0" w:space="0" w:color="auto"/>
            <w:left w:val="none" w:sz="0" w:space="0" w:color="auto"/>
            <w:bottom w:val="none" w:sz="0" w:space="0" w:color="auto"/>
            <w:right w:val="none" w:sz="0" w:space="0" w:color="auto"/>
          </w:divBdr>
        </w:div>
        <w:div w:id="510534274">
          <w:marLeft w:val="640"/>
          <w:marRight w:val="0"/>
          <w:marTop w:val="0"/>
          <w:marBottom w:val="0"/>
          <w:divBdr>
            <w:top w:val="none" w:sz="0" w:space="0" w:color="auto"/>
            <w:left w:val="none" w:sz="0" w:space="0" w:color="auto"/>
            <w:bottom w:val="none" w:sz="0" w:space="0" w:color="auto"/>
            <w:right w:val="none" w:sz="0" w:space="0" w:color="auto"/>
          </w:divBdr>
        </w:div>
        <w:div w:id="1664384612">
          <w:marLeft w:val="640"/>
          <w:marRight w:val="0"/>
          <w:marTop w:val="0"/>
          <w:marBottom w:val="0"/>
          <w:divBdr>
            <w:top w:val="none" w:sz="0" w:space="0" w:color="auto"/>
            <w:left w:val="none" w:sz="0" w:space="0" w:color="auto"/>
            <w:bottom w:val="none" w:sz="0" w:space="0" w:color="auto"/>
            <w:right w:val="none" w:sz="0" w:space="0" w:color="auto"/>
          </w:divBdr>
        </w:div>
        <w:div w:id="1656253277">
          <w:marLeft w:val="640"/>
          <w:marRight w:val="0"/>
          <w:marTop w:val="0"/>
          <w:marBottom w:val="0"/>
          <w:divBdr>
            <w:top w:val="none" w:sz="0" w:space="0" w:color="auto"/>
            <w:left w:val="none" w:sz="0" w:space="0" w:color="auto"/>
            <w:bottom w:val="none" w:sz="0" w:space="0" w:color="auto"/>
            <w:right w:val="none" w:sz="0" w:space="0" w:color="auto"/>
          </w:divBdr>
        </w:div>
        <w:div w:id="2069305404">
          <w:marLeft w:val="640"/>
          <w:marRight w:val="0"/>
          <w:marTop w:val="0"/>
          <w:marBottom w:val="0"/>
          <w:divBdr>
            <w:top w:val="none" w:sz="0" w:space="0" w:color="auto"/>
            <w:left w:val="none" w:sz="0" w:space="0" w:color="auto"/>
            <w:bottom w:val="none" w:sz="0" w:space="0" w:color="auto"/>
            <w:right w:val="none" w:sz="0" w:space="0" w:color="auto"/>
          </w:divBdr>
        </w:div>
        <w:div w:id="1335769247">
          <w:marLeft w:val="640"/>
          <w:marRight w:val="0"/>
          <w:marTop w:val="0"/>
          <w:marBottom w:val="0"/>
          <w:divBdr>
            <w:top w:val="none" w:sz="0" w:space="0" w:color="auto"/>
            <w:left w:val="none" w:sz="0" w:space="0" w:color="auto"/>
            <w:bottom w:val="none" w:sz="0" w:space="0" w:color="auto"/>
            <w:right w:val="none" w:sz="0" w:space="0" w:color="auto"/>
          </w:divBdr>
        </w:div>
        <w:div w:id="897936898">
          <w:marLeft w:val="640"/>
          <w:marRight w:val="0"/>
          <w:marTop w:val="0"/>
          <w:marBottom w:val="0"/>
          <w:divBdr>
            <w:top w:val="none" w:sz="0" w:space="0" w:color="auto"/>
            <w:left w:val="none" w:sz="0" w:space="0" w:color="auto"/>
            <w:bottom w:val="none" w:sz="0" w:space="0" w:color="auto"/>
            <w:right w:val="none" w:sz="0" w:space="0" w:color="auto"/>
          </w:divBdr>
        </w:div>
        <w:div w:id="2049840147">
          <w:marLeft w:val="640"/>
          <w:marRight w:val="0"/>
          <w:marTop w:val="0"/>
          <w:marBottom w:val="0"/>
          <w:divBdr>
            <w:top w:val="none" w:sz="0" w:space="0" w:color="auto"/>
            <w:left w:val="none" w:sz="0" w:space="0" w:color="auto"/>
            <w:bottom w:val="none" w:sz="0" w:space="0" w:color="auto"/>
            <w:right w:val="none" w:sz="0" w:space="0" w:color="auto"/>
          </w:divBdr>
        </w:div>
        <w:div w:id="564031608">
          <w:marLeft w:val="640"/>
          <w:marRight w:val="0"/>
          <w:marTop w:val="0"/>
          <w:marBottom w:val="0"/>
          <w:divBdr>
            <w:top w:val="none" w:sz="0" w:space="0" w:color="auto"/>
            <w:left w:val="none" w:sz="0" w:space="0" w:color="auto"/>
            <w:bottom w:val="none" w:sz="0" w:space="0" w:color="auto"/>
            <w:right w:val="none" w:sz="0" w:space="0" w:color="auto"/>
          </w:divBdr>
        </w:div>
        <w:div w:id="1454523446">
          <w:marLeft w:val="640"/>
          <w:marRight w:val="0"/>
          <w:marTop w:val="0"/>
          <w:marBottom w:val="0"/>
          <w:divBdr>
            <w:top w:val="none" w:sz="0" w:space="0" w:color="auto"/>
            <w:left w:val="none" w:sz="0" w:space="0" w:color="auto"/>
            <w:bottom w:val="none" w:sz="0" w:space="0" w:color="auto"/>
            <w:right w:val="none" w:sz="0" w:space="0" w:color="auto"/>
          </w:divBdr>
        </w:div>
      </w:divsChild>
    </w:div>
    <w:div w:id="1683125654">
      <w:bodyDiv w:val="1"/>
      <w:marLeft w:val="0"/>
      <w:marRight w:val="0"/>
      <w:marTop w:val="0"/>
      <w:marBottom w:val="0"/>
      <w:divBdr>
        <w:top w:val="none" w:sz="0" w:space="0" w:color="auto"/>
        <w:left w:val="none" w:sz="0" w:space="0" w:color="auto"/>
        <w:bottom w:val="none" w:sz="0" w:space="0" w:color="auto"/>
        <w:right w:val="none" w:sz="0" w:space="0" w:color="auto"/>
      </w:divBdr>
      <w:divsChild>
        <w:div w:id="564292497">
          <w:marLeft w:val="480"/>
          <w:marRight w:val="0"/>
          <w:marTop w:val="0"/>
          <w:marBottom w:val="0"/>
          <w:divBdr>
            <w:top w:val="none" w:sz="0" w:space="0" w:color="auto"/>
            <w:left w:val="none" w:sz="0" w:space="0" w:color="auto"/>
            <w:bottom w:val="none" w:sz="0" w:space="0" w:color="auto"/>
            <w:right w:val="none" w:sz="0" w:space="0" w:color="auto"/>
          </w:divBdr>
        </w:div>
        <w:div w:id="1242175636">
          <w:marLeft w:val="480"/>
          <w:marRight w:val="0"/>
          <w:marTop w:val="0"/>
          <w:marBottom w:val="0"/>
          <w:divBdr>
            <w:top w:val="none" w:sz="0" w:space="0" w:color="auto"/>
            <w:left w:val="none" w:sz="0" w:space="0" w:color="auto"/>
            <w:bottom w:val="none" w:sz="0" w:space="0" w:color="auto"/>
            <w:right w:val="none" w:sz="0" w:space="0" w:color="auto"/>
          </w:divBdr>
        </w:div>
        <w:div w:id="1969624766">
          <w:marLeft w:val="480"/>
          <w:marRight w:val="0"/>
          <w:marTop w:val="0"/>
          <w:marBottom w:val="0"/>
          <w:divBdr>
            <w:top w:val="none" w:sz="0" w:space="0" w:color="auto"/>
            <w:left w:val="none" w:sz="0" w:space="0" w:color="auto"/>
            <w:bottom w:val="none" w:sz="0" w:space="0" w:color="auto"/>
            <w:right w:val="none" w:sz="0" w:space="0" w:color="auto"/>
          </w:divBdr>
        </w:div>
        <w:div w:id="38746413">
          <w:marLeft w:val="480"/>
          <w:marRight w:val="0"/>
          <w:marTop w:val="0"/>
          <w:marBottom w:val="0"/>
          <w:divBdr>
            <w:top w:val="none" w:sz="0" w:space="0" w:color="auto"/>
            <w:left w:val="none" w:sz="0" w:space="0" w:color="auto"/>
            <w:bottom w:val="none" w:sz="0" w:space="0" w:color="auto"/>
            <w:right w:val="none" w:sz="0" w:space="0" w:color="auto"/>
          </w:divBdr>
        </w:div>
        <w:div w:id="161706481">
          <w:marLeft w:val="480"/>
          <w:marRight w:val="0"/>
          <w:marTop w:val="0"/>
          <w:marBottom w:val="0"/>
          <w:divBdr>
            <w:top w:val="none" w:sz="0" w:space="0" w:color="auto"/>
            <w:left w:val="none" w:sz="0" w:space="0" w:color="auto"/>
            <w:bottom w:val="none" w:sz="0" w:space="0" w:color="auto"/>
            <w:right w:val="none" w:sz="0" w:space="0" w:color="auto"/>
          </w:divBdr>
        </w:div>
        <w:div w:id="1515801605">
          <w:marLeft w:val="480"/>
          <w:marRight w:val="0"/>
          <w:marTop w:val="0"/>
          <w:marBottom w:val="0"/>
          <w:divBdr>
            <w:top w:val="none" w:sz="0" w:space="0" w:color="auto"/>
            <w:left w:val="none" w:sz="0" w:space="0" w:color="auto"/>
            <w:bottom w:val="none" w:sz="0" w:space="0" w:color="auto"/>
            <w:right w:val="none" w:sz="0" w:space="0" w:color="auto"/>
          </w:divBdr>
        </w:div>
        <w:div w:id="103161146">
          <w:marLeft w:val="480"/>
          <w:marRight w:val="0"/>
          <w:marTop w:val="0"/>
          <w:marBottom w:val="0"/>
          <w:divBdr>
            <w:top w:val="none" w:sz="0" w:space="0" w:color="auto"/>
            <w:left w:val="none" w:sz="0" w:space="0" w:color="auto"/>
            <w:bottom w:val="none" w:sz="0" w:space="0" w:color="auto"/>
            <w:right w:val="none" w:sz="0" w:space="0" w:color="auto"/>
          </w:divBdr>
        </w:div>
        <w:div w:id="1490949999">
          <w:marLeft w:val="480"/>
          <w:marRight w:val="0"/>
          <w:marTop w:val="0"/>
          <w:marBottom w:val="0"/>
          <w:divBdr>
            <w:top w:val="none" w:sz="0" w:space="0" w:color="auto"/>
            <w:left w:val="none" w:sz="0" w:space="0" w:color="auto"/>
            <w:bottom w:val="none" w:sz="0" w:space="0" w:color="auto"/>
            <w:right w:val="none" w:sz="0" w:space="0" w:color="auto"/>
          </w:divBdr>
        </w:div>
        <w:div w:id="17004437">
          <w:marLeft w:val="480"/>
          <w:marRight w:val="0"/>
          <w:marTop w:val="0"/>
          <w:marBottom w:val="0"/>
          <w:divBdr>
            <w:top w:val="none" w:sz="0" w:space="0" w:color="auto"/>
            <w:left w:val="none" w:sz="0" w:space="0" w:color="auto"/>
            <w:bottom w:val="none" w:sz="0" w:space="0" w:color="auto"/>
            <w:right w:val="none" w:sz="0" w:space="0" w:color="auto"/>
          </w:divBdr>
        </w:div>
        <w:div w:id="1258555944">
          <w:marLeft w:val="480"/>
          <w:marRight w:val="0"/>
          <w:marTop w:val="0"/>
          <w:marBottom w:val="0"/>
          <w:divBdr>
            <w:top w:val="none" w:sz="0" w:space="0" w:color="auto"/>
            <w:left w:val="none" w:sz="0" w:space="0" w:color="auto"/>
            <w:bottom w:val="none" w:sz="0" w:space="0" w:color="auto"/>
            <w:right w:val="none" w:sz="0" w:space="0" w:color="auto"/>
          </w:divBdr>
        </w:div>
        <w:div w:id="547305033">
          <w:marLeft w:val="480"/>
          <w:marRight w:val="0"/>
          <w:marTop w:val="0"/>
          <w:marBottom w:val="0"/>
          <w:divBdr>
            <w:top w:val="none" w:sz="0" w:space="0" w:color="auto"/>
            <w:left w:val="none" w:sz="0" w:space="0" w:color="auto"/>
            <w:bottom w:val="none" w:sz="0" w:space="0" w:color="auto"/>
            <w:right w:val="none" w:sz="0" w:space="0" w:color="auto"/>
          </w:divBdr>
        </w:div>
        <w:div w:id="396048770">
          <w:marLeft w:val="480"/>
          <w:marRight w:val="0"/>
          <w:marTop w:val="0"/>
          <w:marBottom w:val="0"/>
          <w:divBdr>
            <w:top w:val="none" w:sz="0" w:space="0" w:color="auto"/>
            <w:left w:val="none" w:sz="0" w:space="0" w:color="auto"/>
            <w:bottom w:val="none" w:sz="0" w:space="0" w:color="auto"/>
            <w:right w:val="none" w:sz="0" w:space="0" w:color="auto"/>
          </w:divBdr>
        </w:div>
        <w:div w:id="1056197145">
          <w:marLeft w:val="480"/>
          <w:marRight w:val="0"/>
          <w:marTop w:val="0"/>
          <w:marBottom w:val="0"/>
          <w:divBdr>
            <w:top w:val="none" w:sz="0" w:space="0" w:color="auto"/>
            <w:left w:val="none" w:sz="0" w:space="0" w:color="auto"/>
            <w:bottom w:val="none" w:sz="0" w:space="0" w:color="auto"/>
            <w:right w:val="none" w:sz="0" w:space="0" w:color="auto"/>
          </w:divBdr>
        </w:div>
        <w:div w:id="1269434709">
          <w:marLeft w:val="480"/>
          <w:marRight w:val="0"/>
          <w:marTop w:val="0"/>
          <w:marBottom w:val="0"/>
          <w:divBdr>
            <w:top w:val="none" w:sz="0" w:space="0" w:color="auto"/>
            <w:left w:val="none" w:sz="0" w:space="0" w:color="auto"/>
            <w:bottom w:val="none" w:sz="0" w:space="0" w:color="auto"/>
            <w:right w:val="none" w:sz="0" w:space="0" w:color="auto"/>
          </w:divBdr>
        </w:div>
        <w:div w:id="338894130">
          <w:marLeft w:val="480"/>
          <w:marRight w:val="0"/>
          <w:marTop w:val="0"/>
          <w:marBottom w:val="0"/>
          <w:divBdr>
            <w:top w:val="none" w:sz="0" w:space="0" w:color="auto"/>
            <w:left w:val="none" w:sz="0" w:space="0" w:color="auto"/>
            <w:bottom w:val="none" w:sz="0" w:space="0" w:color="auto"/>
            <w:right w:val="none" w:sz="0" w:space="0" w:color="auto"/>
          </w:divBdr>
        </w:div>
        <w:div w:id="532112227">
          <w:marLeft w:val="480"/>
          <w:marRight w:val="0"/>
          <w:marTop w:val="0"/>
          <w:marBottom w:val="0"/>
          <w:divBdr>
            <w:top w:val="none" w:sz="0" w:space="0" w:color="auto"/>
            <w:left w:val="none" w:sz="0" w:space="0" w:color="auto"/>
            <w:bottom w:val="none" w:sz="0" w:space="0" w:color="auto"/>
            <w:right w:val="none" w:sz="0" w:space="0" w:color="auto"/>
          </w:divBdr>
        </w:div>
        <w:div w:id="84499041">
          <w:marLeft w:val="480"/>
          <w:marRight w:val="0"/>
          <w:marTop w:val="0"/>
          <w:marBottom w:val="0"/>
          <w:divBdr>
            <w:top w:val="none" w:sz="0" w:space="0" w:color="auto"/>
            <w:left w:val="none" w:sz="0" w:space="0" w:color="auto"/>
            <w:bottom w:val="none" w:sz="0" w:space="0" w:color="auto"/>
            <w:right w:val="none" w:sz="0" w:space="0" w:color="auto"/>
          </w:divBdr>
        </w:div>
        <w:div w:id="1847400352">
          <w:marLeft w:val="480"/>
          <w:marRight w:val="0"/>
          <w:marTop w:val="0"/>
          <w:marBottom w:val="0"/>
          <w:divBdr>
            <w:top w:val="none" w:sz="0" w:space="0" w:color="auto"/>
            <w:left w:val="none" w:sz="0" w:space="0" w:color="auto"/>
            <w:bottom w:val="none" w:sz="0" w:space="0" w:color="auto"/>
            <w:right w:val="none" w:sz="0" w:space="0" w:color="auto"/>
          </w:divBdr>
        </w:div>
        <w:div w:id="1766806474">
          <w:marLeft w:val="480"/>
          <w:marRight w:val="0"/>
          <w:marTop w:val="0"/>
          <w:marBottom w:val="0"/>
          <w:divBdr>
            <w:top w:val="none" w:sz="0" w:space="0" w:color="auto"/>
            <w:left w:val="none" w:sz="0" w:space="0" w:color="auto"/>
            <w:bottom w:val="none" w:sz="0" w:space="0" w:color="auto"/>
            <w:right w:val="none" w:sz="0" w:space="0" w:color="auto"/>
          </w:divBdr>
        </w:div>
        <w:div w:id="70933529">
          <w:marLeft w:val="480"/>
          <w:marRight w:val="0"/>
          <w:marTop w:val="0"/>
          <w:marBottom w:val="0"/>
          <w:divBdr>
            <w:top w:val="none" w:sz="0" w:space="0" w:color="auto"/>
            <w:left w:val="none" w:sz="0" w:space="0" w:color="auto"/>
            <w:bottom w:val="none" w:sz="0" w:space="0" w:color="auto"/>
            <w:right w:val="none" w:sz="0" w:space="0" w:color="auto"/>
          </w:divBdr>
        </w:div>
        <w:div w:id="1109860496">
          <w:marLeft w:val="480"/>
          <w:marRight w:val="0"/>
          <w:marTop w:val="0"/>
          <w:marBottom w:val="0"/>
          <w:divBdr>
            <w:top w:val="none" w:sz="0" w:space="0" w:color="auto"/>
            <w:left w:val="none" w:sz="0" w:space="0" w:color="auto"/>
            <w:bottom w:val="none" w:sz="0" w:space="0" w:color="auto"/>
            <w:right w:val="none" w:sz="0" w:space="0" w:color="auto"/>
          </w:divBdr>
        </w:div>
        <w:div w:id="908079216">
          <w:marLeft w:val="480"/>
          <w:marRight w:val="0"/>
          <w:marTop w:val="0"/>
          <w:marBottom w:val="0"/>
          <w:divBdr>
            <w:top w:val="none" w:sz="0" w:space="0" w:color="auto"/>
            <w:left w:val="none" w:sz="0" w:space="0" w:color="auto"/>
            <w:bottom w:val="none" w:sz="0" w:space="0" w:color="auto"/>
            <w:right w:val="none" w:sz="0" w:space="0" w:color="auto"/>
          </w:divBdr>
        </w:div>
        <w:div w:id="1597713153">
          <w:marLeft w:val="480"/>
          <w:marRight w:val="0"/>
          <w:marTop w:val="0"/>
          <w:marBottom w:val="0"/>
          <w:divBdr>
            <w:top w:val="none" w:sz="0" w:space="0" w:color="auto"/>
            <w:left w:val="none" w:sz="0" w:space="0" w:color="auto"/>
            <w:bottom w:val="none" w:sz="0" w:space="0" w:color="auto"/>
            <w:right w:val="none" w:sz="0" w:space="0" w:color="auto"/>
          </w:divBdr>
        </w:div>
        <w:div w:id="1666931514">
          <w:marLeft w:val="480"/>
          <w:marRight w:val="0"/>
          <w:marTop w:val="0"/>
          <w:marBottom w:val="0"/>
          <w:divBdr>
            <w:top w:val="none" w:sz="0" w:space="0" w:color="auto"/>
            <w:left w:val="none" w:sz="0" w:space="0" w:color="auto"/>
            <w:bottom w:val="none" w:sz="0" w:space="0" w:color="auto"/>
            <w:right w:val="none" w:sz="0" w:space="0" w:color="auto"/>
          </w:divBdr>
        </w:div>
        <w:div w:id="1350791473">
          <w:marLeft w:val="480"/>
          <w:marRight w:val="0"/>
          <w:marTop w:val="0"/>
          <w:marBottom w:val="0"/>
          <w:divBdr>
            <w:top w:val="none" w:sz="0" w:space="0" w:color="auto"/>
            <w:left w:val="none" w:sz="0" w:space="0" w:color="auto"/>
            <w:bottom w:val="none" w:sz="0" w:space="0" w:color="auto"/>
            <w:right w:val="none" w:sz="0" w:space="0" w:color="auto"/>
          </w:divBdr>
        </w:div>
        <w:div w:id="11493530">
          <w:marLeft w:val="480"/>
          <w:marRight w:val="0"/>
          <w:marTop w:val="0"/>
          <w:marBottom w:val="0"/>
          <w:divBdr>
            <w:top w:val="none" w:sz="0" w:space="0" w:color="auto"/>
            <w:left w:val="none" w:sz="0" w:space="0" w:color="auto"/>
            <w:bottom w:val="none" w:sz="0" w:space="0" w:color="auto"/>
            <w:right w:val="none" w:sz="0" w:space="0" w:color="auto"/>
          </w:divBdr>
        </w:div>
        <w:div w:id="533034273">
          <w:marLeft w:val="480"/>
          <w:marRight w:val="0"/>
          <w:marTop w:val="0"/>
          <w:marBottom w:val="0"/>
          <w:divBdr>
            <w:top w:val="none" w:sz="0" w:space="0" w:color="auto"/>
            <w:left w:val="none" w:sz="0" w:space="0" w:color="auto"/>
            <w:bottom w:val="none" w:sz="0" w:space="0" w:color="auto"/>
            <w:right w:val="none" w:sz="0" w:space="0" w:color="auto"/>
          </w:divBdr>
        </w:div>
        <w:div w:id="602885549">
          <w:marLeft w:val="480"/>
          <w:marRight w:val="0"/>
          <w:marTop w:val="0"/>
          <w:marBottom w:val="0"/>
          <w:divBdr>
            <w:top w:val="none" w:sz="0" w:space="0" w:color="auto"/>
            <w:left w:val="none" w:sz="0" w:space="0" w:color="auto"/>
            <w:bottom w:val="none" w:sz="0" w:space="0" w:color="auto"/>
            <w:right w:val="none" w:sz="0" w:space="0" w:color="auto"/>
          </w:divBdr>
        </w:div>
        <w:div w:id="1991203968">
          <w:marLeft w:val="480"/>
          <w:marRight w:val="0"/>
          <w:marTop w:val="0"/>
          <w:marBottom w:val="0"/>
          <w:divBdr>
            <w:top w:val="none" w:sz="0" w:space="0" w:color="auto"/>
            <w:left w:val="none" w:sz="0" w:space="0" w:color="auto"/>
            <w:bottom w:val="none" w:sz="0" w:space="0" w:color="auto"/>
            <w:right w:val="none" w:sz="0" w:space="0" w:color="auto"/>
          </w:divBdr>
        </w:div>
        <w:div w:id="1272668886">
          <w:marLeft w:val="480"/>
          <w:marRight w:val="0"/>
          <w:marTop w:val="0"/>
          <w:marBottom w:val="0"/>
          <w:divBdr>
            <w:top w:val="none" w:sz="0" w:space="0" w:color="auto"/>
            <w:left w:val="none" w:sz="0" w:space="0" w:color="auto"/>
            <w:bottom w:val="none" w:sz="0" w:space="0" w:color="auto"/>
            <w:right w:val="none" w:sz="0" w:space="0" w:color="auto"/>
          </w:divBdr>
        </w:div>
        <w:div w:id="1634865316">
          <w:marLeft w:val="480"/>
          <w:marRight w:val="0"/>
          <w:marTop w:val="0"/>
          <w:marBottom w:val="0"/>
          <w:divBdr>
            <w:top w:val="none" w:sz="0" w:space="0" w:color="auto"/>
            <w:left w:val="none" w:sz="0" w:space="0" w:color="auto"/>
            <w:bottom w:val="none" w:sz="0" w:space="0" w:color="auto"/>
            <w:right w:val="none" w:sz="0" w:space="0" w:color="auto"/>
          </w:divBdr>
        </w:div>
      </w:divsChild>
    </w:div>
    <w:div w:id="1695036514">
      <w:bodyDiv w:val="1"/>
      <w:marLeft w:val="0"/>
      <w:marRight w:val="0"/>
      <w:marTop w:val="0"/>
      <w:marBottom w:val="0"/>
      <w:divBdr>
        <w:top w:val="none" w:sz="0" w:space="0" w:color="auto"/>
        <w:left w:val="none" w:sz="0" w:space="0" w:color="auto"/>
        <w:bottom w:val="none" w:sz="0" w:space="0" w:color="auto"/>
        <w:right w:val="none" w:sz="0" w:space="0" w:color="auto"/>
      </w:divBdr>
      <w:divsChild>
        <w:div w:id="1207453669">
          <w:marLeft w:val="640"/>
          <w:marRight w:val="0"/>
          <w:marTop w:val="0"/>
          <w:marBottom w:val="0"/>
          <w:divBdr>
            <w:top w:val="none" w:sz="0" w:space="0" w:color="auto"/>
            <w:left w:val="none" w:sz="0" w:space="0" w:color="auto"/>
            <w:bottom w:val="none" w:sz="0" w:space="0" w:color="auto"/>
            <w:right w:val="none" w:sz="0" w:space="0" w:color="auto"/>
          </w:divBdr>
        </w:div>
        <w:div w:id="762799850">
          <w:marLeft w:val="640"/>
          <w:marRight w:val="0"/>
          <w:marTop w:val="0"/>
          <w:marBottom w:val="0"/>
          <w:divBdr>
            <w:top w:val="none" w:sz="0" w:space="0" w:color="auto"/>
            <w:left w:val="none" w:sz="0" w:space="0" w:color="auto"/>
            <w:bottom w:val="none" w:sz="0" w:space="0" w:color="auto"/>
            <w:right w:val="none" w:sz="0" w:space="0" w:color="auto"/>
          </w:divBdr>
        </w:div>
        <w:div w:id="1421870799">
          <w:marLeft w:val="640"/>
          <w:marRight w:val="0"/>
          <w:marTop w:val="0"/>
          <w:marBottom w:val="0"/>
          <w:divBdr>
            <w:top w:val="none" w:sz="0" w:space="0" w:color="auto"/>
            <w:left w:val="none" w:sz="0" w:space="0" w:color="auto"/>
            <w:bottom w:val="none" w:sz="0" w:space="0" w:color="auto"/>
            <w:right w:val="none" w:sz="0" w:space="0" w:color="auto"/>
          </w:divBdr>
        </w:div>
        <w:div w:id="898902465">
          <w:marLeft w:val="640"/>
          <w:marRight w:val="0"/>
          <w:marTop w:val="0"/>
          <w:marBottom w:val="0"/>
          <w:divBdr>
            <w:top w:val="none" w:sz="0" w:space="0" w:color="auto"/>
            <w:left w:val="none" w:sz="0" w:space="0" w:color="auto"/>
            <w:bottom w:val="none" w:sz="0" w:space="0" w:color="auto"/>
            <w:right w:val="none" w:sz="0" w:space="0" w:color="auto"/>
          </w:divBdr>
        </w:div>
        <w:div w:id="2015648197">
          <w:marLeft w:val="640"/>
          <w:marRight w:val="0"/>
          <w:marTop w:val="0"/>
          <w:marBottom w:val="0"/>
          <w:divBdr>
            <w:top w:val="none" w:sz="0" w:space="0" w:color="auto"/>
            <w:left w:val="none" w:sz="0" w:space="0" w:color="auto"/>
            <w:bottom w:val="none" w:sz="0" w:space="0" w:color="auto"/>
            <w:right w:val="none" w:sz="0" w:space="0" w:color="auto"/>
          </w:divBdr>
        </w:div>
        <w:div w:id="2139257155">
          <w:marLeft w:val="640"/>
          <w:marRight w:val="0"/>
          <w:marTop w:val="0"/>
          <w:marBottom w:val="0"/>
          <w:divBdr>
            <w:top w:val="none" w:sz="0" w:space="0" w:color="auto"/>
            <w:left w:val="none" w:sz="0" w:space="0" w:color="auto"/>
            <w:bottom w:val="none" w:sz="0" w:space="0" w:color="auto"/>
            <w:right w:val="none" w:sz="0" w:space="0" w:color="auto"/>
          </w:divBdr>
        </w:div>
        <w:div w:id="773550563">
          <w:marLeft w:val="640"/>
          <w:marRight w:val="0"/>
          <w:marTop w:val="0"/>
          <w:marBottom w:val="0"/>
          <w:divBdr>
            <w:top w:val="none" w:sz="0" w:space="0" w:color="auto"/>
            <w:left w:val="none" w:sz="0" w:space="0" w:color="auto"/>
            <w:bottom w:val="none" w:sz="0" w:space="0" w:color="auto"/>
            <w:right w:val="none" w:sz="0" w:space="0" w:color="auto"/>
          </w:divBdr>
        </w:div>
        <w:div w:id="791091180">
          <w:marLeft w:val="640"/>
          <w:marRight w:val="0"/>
          <w:marTop w:val="0"/>
          <w:marBottom w:val="0"/>
          <w:divBdr>
            <w:top w:val="none" w:sz="0" w:space="0" w:color="auto"/>
            <w:left w:val="none" w:sz="0" w:space="0" w:color="auto"/>
            <w:bottom w:val="none" w:sz="0" w:space="0" w:color="auto"/>
            <w:right w:val="none" w:sz="0" w:space="0" w:color="auto"/>
          </w:divBdr>
        </w:div>
        <w:div w:id="1016422263">
          <w:marLeft w:val="640"/>
          <w:marRight w:val="0"/>
          <w:marTop w:val="0"/>
          <w:marBottom w:val="0"/>
          <w:divBdr>
            <w:top w:val="none" w:sz="0" w:space="0" w:color="auto"/>
            <w:left w:val="none" w:sz="0" w:space="0" w:color="auto"/>
            <w:bottom w:val="none" w:sz="0" w:space="0" w:color="auto"/>
            <w:right w:val="none" w:sz="0" w:space="0" w:color="auto"/>
          </w:divBdr>
        </w:div>
        <w:div w:id="119686668">
          <w:marLeft w:val="640"/>
          <w:marRight w:val="0"/>
          <w:marTop w:val="0"/>
          <w:marBottom w:val="0"/>
          <w:divBdr>
            <w:top w:val="none" w:sz="0" w:space="0" w:color="auto"/>
            <w:left w:val="none" w:sz="0" w:space="0" w:color="auto"/>
            <w:bottom w:val="none" w:sz="0" w:space="0" w:color="auto"/>
            <w:right w:val="none" w:sz="0" w:space="0" w:color="auto"/>
          </w:divBdr>
        </w:div>
        <w:div w:id="1198473399">
          <w:marLeft w:val="640"/>
          <w:marRight w:val="0"/>
          <w:marTop w:val="0"/>
          <w:marBottom w:val="0"/>
          <w:divBdr>
            <w:top w:val="none" w:sz="0" w:space="0" w:color="auto"/>
            <w:left w:val="none" w:sz="0" w:space="0" w:color="auto"/>
            <w:bottom w:val="none" w:sz="0" w:space="0" w:color="auto"/>
            <w:right w:val="none" w:sz="0" w:space="0" w:color="auto"/>
          </w:divBdr>
        </w:div>
        <w:div w:id="1402362585">
          <w:marLeft w:val="640"/>
          <w:marRight w:val="0"/>
          <w:marTop w:val="0"/>
          <w:marBottom w:val="0"/>
          <w:divBdr>
            <w:top w:val="none" w:sz="0" w:space="0" w:color="auto"/>
            <w:left w:val="none" w:sz="0" w:space="0" w:color="auto"/>
            <w:bottom w:val="none" w:sz="0" w:space="0" w:color="auto"/>
            <w:right w:val="none" w:sz="0" w:space="0" w:color="auto"/>
          </w:divBdr>
        </w:div>
        <w:div w:id="1504279717">
          <w:marLeft w:val="640"/>
          <w:marRight w:val="0"/>
          <w:marTop w:val="0"/>
          <w:marBottom w:val="0"/>
          <w:divBdr>
            <w:top w:val="none" w:sz="0" w:space="0" w:color="auto"/>
            <w:left w:val="none" w:sz="0" w:space="0" w:color="auto"/>
            <w:bottom w:val="none" w:sz="0" w:space="0" w:color="auto"/>
            <w:right w:val="none" w:sz="0" w:space="0" w:color="auto"/>
          </w:divBdr>
        </w:div>
        <w:div w:id="2082605053">
          <w:marLeft w:val="640"/>
          <w:marRight w:val="0"/>
          <w:marTop w:val="0"/>
          <w:marBottom w:val="0"/>
          <w:divBdr>
            <w:top w:val="none" w:sz="0" w:space="0" w:color="auto"/>
            <w:left w:val="none" w:sz="0" w:space="0" w:color="auto"/>
            <w:bottom w:val="none" w:sz="0" w:space="0" w:color="auto"/>
            <w:right w:val="none" w:sz="0" w:space="0" w:color="auto"/>
          </w:divBdr>
        </w:div>
        <w:div w:id="272127335">
          <w:marLeft w:val="640"/>
          <w:marRight w:val="0"/>
          <w:marTop w:val="0"/>
          <w:marBottom w:val="0"/>
          <w:divBdr>
            <w:top w:val="none" w:sz="0" w:space="0" w:color="auto"/>
            <w:left w:val="none" w:sz="0" w:space="0" w:color="auto"/>
            <w:bottom w:val="none" w:sz="0" w:space="0" w:color="auto"/>
            <w:right w:val="none" w:sz="0" w:space="0" w:color="auto"/>
          </w:divBdr>
        </w:div>
        <w:div w:id="1755932588">
          <w:marLeft w:val="640"/>
          <w:marRight w:val="0"/>
          <w:marTop w:val="0"/>
          <w:marBottom w:val="0"/>
          <w:divBdr>
            <w:top w:val="none" w:sz="0" w:space="0" w:color="auto"/>
            <w:left w:val="none" w:sz="0" w:space="0" w:color="auto"/>
            <w:bottom w:val="none" w:sz="0" w:space="0" w:color="auto"/>
            <w:right w:val="none" w:sz="0" w:space="0" w:color="auto"/>
          </w:divBdr>
        </w:div>
      </w:divsChild>
    </w:div>
    <w:div w:id="1714381233">
      <w:bodyDiv w:val="1"/>
      <w:marLeft w:val="0"/>
      <w:marRight w:val="0"/>
      <w:marTop w:val="0"/>
      <w:marBottom w:val="0"/>
      <w:divBdr>
        <w:top w:val="none" w:sz="0" w:space="0" w:color="auto"/>
        <w:left w:val="none" w:sz="0" w:space="0" w:color="auto"/>
        <w:bottom w:val="none" w:sz="0" w:space="0" w:color="auto"/>
        <w:right w:val="none" w:sz="0" w:space="0" w:color="auto"/>
      </w:divBdr>
    </w:div>
    <w:div w:id="1715763653">
      <w:bodyDiv w:val="1"/>
      <w:marLeft w:val="0"/>
      <w:marRight w:val="0"/>
      <w:marTop w:val="0"/>
      <w:marBottom w:val="0"/>
      <w:divBdr>
        <w:top w:val="none" w:sz="0" w:space="0" w:color="auto"/>
        <w:left w:val="none" w:sz="0" w:space="0" w:color="auto"/>
        <w:bottom w:val="none" w:sz="0" w:space="0" w:color="auto"/>
        <w:right w:val="none" w:sz="0" w:space="0" w:color="auto"/>
      </w:divBdr>
    </w:div>
    <w:div w:id="1742022414">
      <w:bodyDiv w:val="1"/>
      <w:marLeft w:val="0"/>
      <w:marRight w:val="0"/>
      <w:marTop w:val="0"/>
      <w:marBottom w:val="0"/>
      <w:divBdr>
        <w:top w:val="none" w:sz="0" w:space="0" w:color="auto"/>
        <w:left w:val="none" w:sz="0" w:space="0" w:color="auto"/>
        <w:bottom w:val="none" w:sz="0" w:space="0" w:color="auto"/>
        <w:right w:val="none" w:sz="0" w:space="0" w:color="auto"/>
      </w:divBdr>
    </w:div>
    <w:div w:id="1779984012">
      <w:bodyDiv w:val="1"/>
      <w:marLeft w:val="0"/>
      <w:marRight w:val="0"/>
      <w:marTop w:val="0"/>
      <w:marBottom w:val="0"/>
      <w:divBdr>
        <w:top w:val="none" w:sz="0" w:space="0" w:color="auto"/>
        <w:left w:val="none" w:sz="0" w:space="0" w:color="auto"/>
        <w:bottom w:val="none" w:sz="0" w:space="0" w:color="auto"/>
        <w:right w:val="none" w:sz="0" w:space="0" w:color="auto"/>
      </w:divBdr>
      <w:divsChild>
        <w:div w:id="1768771969">
          <w:marLeft w:val="640"/>
          <w:marRight w:val="0"/>
          <w:marTop w:val="0"/>
          <w:marBottom w:val="0"/>
          <w:divBdr>
            <w:top w:val="none" w:sz="0" w:space="0" w:color="auto"/>
            <w:left w:val="none" w:sz="0" w:space="0" w:color="auto"/>
            <w:bottom w:val="none" w:sz="0" w:space="0" w:color="auto"/>
            <w:right w:val="none" w:sz="0" w:space="0" w:color="auto"/>
          </w:divBdr>
        </w:div>
        <w:div w:id="1920558095">
          <w:marLeft w:val="640"/>
          <w:marRight w:val="0"/>
          <w:marTop w:val="0"/>
          <w:marBottom w:val="0"/>
          <w:divBdr>
            <w:top w:val="none" w:sz="0" w:space="0" w:color="auto"/>
            <w:left w:val="none" w:sz="0" w:space="0" w:color="auto"/>
            <w:bottom w:val="none" w:sz="0" w:space="0" w:color="auto"/>
            <w:right w:val="none" w:sz="0" w:space="0" w:color="auto"/>
          </w:divBdr>
        </w:div>
        <w:div w:id="1164933519">
          <w:marLeft w:val="640"/>
          <w:marRight w:val="0"/>
          <w:marTop w:val="0"/>
          <w:marBottom w:val="0"/>
          <w:divBdr>
            <w:top w:val="none" w:sz="0" w:space="0" w:color="auto"/>
            <w:left w:val="none" w:sz="0" w:space="0" w:color="auto"/>
            <w:bottom w:val="none" w:sz="0" w:space="0" w:color="auto"/>
            <w:right w:val="none" w:sz="0" w:space="0" w:color="auto"/>
          </w:divBdr>
        </w:div>
        <w:div w:id="192619936">
          <w:marLeft w:val="640"/>
          <w:marRight w:val="0"/>
          <w:marTop w:val="0"/>
          <w:marBottom w:val="0"/>
          <w:divBdr>
            <w:top w:val="none" w:sz="0" w:space="0" w:color="auto"/>
            <w:left w:val="none" w:sz="0" w:space="0" w:color="auto"/>
            <w:bottom w:val="none" w:sz="0" w:space="0" w:color="auto"/>
            <w:right w:val="none" w:sz="0" w:space="0" w:color="auto"/>
          </w:divBdr>
        </w:div>
        <w:div w:id="2028091262">
          <w:marLeft w:val="640"/>
          <w:marRight w:val="0"/>
          <w:marTop w:val="0"/>
          <w:marBottom w:val="0"/>
          <w:divBdr>
            <w:top w:val="none" w:sz="0" w:space="0" w:color="auto"/>
            <w:left w:val="none" w:sz="0" w:space="0" w:color="auto"/>
            <w:bottom w:val="none" w:sz="0" w:space="0" w:color="auto"/>
            <w:right w:val="none" w:sz="0" w:space="0" w:color="auto"/>
          </w:divBdr>
        </w:div>
        <w:div w:id="71972249">
          <w:marLeft w:val="640"/>
          <w:marRight w:val="0"/>
          <w:marTop w:val="0"/>
          <w:marBottom w:val="0"/>
          <w:divBdr>
            <w:top w:val="none" w:sz="0" w:space="0" w:color="auto"/>
            <w:left w:val="none" w:sz="0" w:space="0" w:color="auto"/>
            <w:bottom w:val="none" w:sz="0" w:space="0" w:color="auto"/>
            <w:right w:val="none" w:sz="0" w:space="0" w:color="auto"/>
          </w:divBdr>
        </w:div>
        <w:div w:id="1079016255">
          <w:marLeft w:val="640"/>
          <w:marRight w:val="0"/>
          <w:marTop w:val="0"/>
          <w:marBottom w:val="0"/>
          <w:divBdr>
            <w:top w:val="none" w:sz="0" w:space="0" w:color="auto"/>
            <w:left w:val="none" w:sz="0" w:space="0" w:color="auto"/>
            <w:bottom w:val="none" w:sz="0" w:space="0" w:color="auto"/>
            <w:right w:val="none" w:sz="0" w:space="0" w:color="auto"/>
          </w:divBdr>
        </w:div>
        <w:div w:id="1315063664">
          <w:marLeft w:val="640"/>
          <w:marRight w:val="0"/>
          <w:marTop w:val="0"/>
          <w:marBottom w:val="0"/>
          <w:divBdr>
            <w:top w:val="none" w:sz="0" w:space="0" w:color="auto"/>
            <w:left w:val="none" w:sz="0" w:space="0" w:color="auto"/>
            <w:bottom w:val="none" w:sz="0" w:space="0" w:color="auto"/>
            <w:right w:val="none" w:sz="0" w:space="0" w:color="auto"/>
          </w:divBdr>
        </w:div>
        <w:div w:id="696275622">
          <w:marLeft w:val="640"/>
          <w:marRight w:val="0"/>
          <w:marTop w:val="0"/>
          <w:marBottom w:val="0"/>
          <w:divBdr>
            <w:top w:val="none" w:sz="0" w:space="0" w:color="auto"/>
            <w:left w:val="none" w:sz="0" w:space="0" w:color="auto"/>
            <w:bottom w:val="none" w:sz="0" w:space="0" w:color="auto"/>
            <w:right w:val="none" w:sz="0" w:space="0" w:color="auto"/>
          </w:divBdr>
        </w:div>
        <w:div w:id="953512383">
          <w:marLeft w:val="640"/>
          <w:marRight w:val="0"/>
          <w:marTop w:val="0"/>
          <w:marBottom w:val="0"/>
          <w:divBdr>
            <w:top w:val="none" w:sz="0" w:space="0" w:color="auto"/>
            <w:left w:val="none" w:sz="0" w:space="0" w:color="auto"/>
            <w:bottom w:val="none" w:sz="0" w:space="0" w:color="auto"/>
            <w:right w:val="none" w:sz="0" w:space="0" w:color="auto"/>
          </w:divBdr>
        </w:div>
        <w:div w:id="1301305820">
          <w:marLeft w:val="640"/>
          <w:marRight w:val="0"/>
          <w:marTop w:val="0"/>
          <w:marBottom w:val="0"/>
          <w:divBdr>
            <w:top w:val="none" w:sz="0" w:space="0" w:color="auto"/>
            <w:left w:val="none" w:sz="0" w:space="0" w:color="auto"/>
            <w:bottom w:val="none" w:sz="0" w:space="0" w:color="auto"/>
            <w:right w:val="none" w:sz="0" w:space="0" w:color="auto"/>
          </w:divBdr>
        </w:div>
        <w:div w:id="15742176">
          <w:marLeft w:val="640"/>
          <w:marRight w:val="0"/>
          <w:marTop w:val="0"/>
          <w:marBottom w:val="0"/>
          <w:divBdr>
            <w:top w:val="none" w:sz="0" w:space="0" w:color="auto"/>
            <w:left w:val="none" w:sz="0" w:space="0" w:color="auto"/>
            <w:bottom w:val="none" w:sz="0" w:space="0" w:color="auto"/>
            <w:right w:val="none" w:sz="0" w:space="0" w:color="auto"/>
          </w:divBdr>
        </w:div>
        <w:div w:id="496579327">
          <w:marLeft w:val="640"/>
          <w:marRight w:val="0"/>
          <w:marTop w:val="0"/>
          <w:marBottom w:val="0"/>
          <w:divBdr>
            <w:top w:val="none" w:sz="0" w:space="0" w:color="auto"/>
            <w:left w:val="none" w:sz="0" w:space="0" w:color="auto"/>
            <w:bottom w:val="none" w:sz="0" w:space="0" w:color="auto"/>
            <w:right w:val="none" w:sz="0" w:space="0" w:color="auto"/>
          </w:divBdr>
        </w:div>
        <w:div w:id="2059353105">
          <w:marLeft w:val="640"/>
          <w:marRight w:val="0"/>
          <w:marTop w:val="0"/>
          <w:marBottom w:val="0"/>
          <w:divBdr>
            <w:top w:val="none" w:sz="0" w:space="0" w:color="auto"/>
            <w:left w:val="none" w:sz="0" w:space="0" w:color="auto"/>
            <w:bottom w:val="none" w:sz="0" w:space="0" w:color="auto"/>
            <w:right w:val="none" w:sz="0" w:space="0" w:color="auto"/>
          </w:divBdr>
        </w:div>
        <w:div w:id="2011836440">
          <w:marLeft w:val="640"/>
          <w:marRight w:val="0"/>
          <w:marTop w:val="0"/>
          <w:marBottom w:val="0"/>
          <w:divBdr>
            <w:top w:val="none" w:sz="0" w:space="0" w:color="auto"/>
            <w:left w:val="none" w:sz="0" w:space="0" w:color="auto"/>
            <w:bottom w:val="none" w:sz="0" w:space="0" w:color="auto"/>
            <w:right w:val="none" w:sz="0" w:space="0" w:color="auto"/>
          </w:divBdr>
        </w:div>
        <w:div w:id="202791625">
          <w:marLeft w:val="640"/>
          <w:marRight w:val="0"/>
          <w:marTop w:val="0"/>
          <w:marBottom w:val="0"/>
          <w:divBdr>
            <w:top w:val="none" w:sz="0" w:space="0" w:color="auto"/>
            <w:left w:val="none" w:sz="0" w:space="0" w:color="auto"/>
            <w:bottom w:val="none" w:sz="0" w:space="0" w:color="auto"/>
            <w:right w:val="none" w:sz="0" w:space="0" w:color="auto"/>
          </w:divBdr>
        </w:div>
        <w:div w:id="1976713819">
          <w:marLeft w:val="640"/>
          <w:marRight w:val="0"/>
          <w:marTop w:val="0"/>
          <w:marBottom w:val="0"/>
          <w:divBdr>
            <w:top w:val="none" w:sz="0" w:space="0" w:color="auto"/>
            <w:left w:val="none" w:sz="0" w:space="0" w:color="auto"/>
            <w:bottom w:val="none" w:sz="0" w:space="0" w:color="auto"/>
            <w:right w:val="none" w:sz="0" w:space="0" w:color="auto"/>
          </w:divBdr>
        </w:div>
        <w:div w:id="1075325342">
          <w:marLeft w:val="640"/>
          <w:marRight w:val="0"/>
          <w:marTop w:val="0"/>
          <w:marBottom w:val="0"/>
          <w:divBdr>
            <w:top w:val="none" w:sz="0" w:space="0" w:color="auto"/>
            <w:left w:val="none" w:sz="0" w:space="0" w:color="auto"/>
            <w:bottom w:val="none" w:sz="0" w:space="0" w:color="auto"/>
            <w:right w:val="none" w:sz="0" w:space="0" w:color="auto"/>
          </w:divBdr>
        </w:div>
        <w:div w:id="605380792">
          <w:marLeft w:val="640"/>
          <w:marRight w:val="0"/>
          <w:marTop w:val="0"/>
          <w:marBottom w:val="0"/>
          <w:divBdr>
            <w:top w:val="none" w:sz="0" w:space="0" w:color="auto"/>
            <w:left w:val="none" w:sz="0" w:space="0" w:color="auto"/>
            <w:bottom w:val="none" w:sz="0" w:space="0" w:color="auto"/>
            <w:right w:val="none" w:sz="0" w:space="0" w:color="auto"/>
          </w:divBdr>
        </w:div>
        <w:div w:id="399134612">
          <w:marLeft w:val="640"/>
          <w:marRight w:val="0"/>
          <w:marTop w:val="0"/>
          <w:marBottom w:val="0"/>
          <w:divBdr>
            <w:top w:val="none" w:sz="0" w:space="0" w:color="auto"/>
            <w:left w:val="none" w:sz="0" w:space="0" w:color="auto"/>
            <w:bottom w:val="none" w:sz="0" w:space="0" w:color="auto"/>
            <w:right w:val="none" w:sz="0" w:space="0" w:color="auto"/>
          </w:divBdr>
        </w:div>
        <w:div w:id="1923029448">
          <w:marLeft w:val="640"/>
          <w:marRight w:val="0"/>
          <w:marTop w:val="0"/>
          <w:marBottom w:val="0"/>
          <w:divBdr>
            <w:top w:val="none" w:sz="0" w:space="0" w:color="auto"/>
            <w:left w:val="none" w:sz="0" w:space="0" w:color="auto"/>
            <w:bottom w:val="none" w:sz="0" w:space="0" w:color="auto"/>
            <w:right w:val="none" w:sz="0" w:space="0" w:color="auto"/>
          </w:divBdr>
        </w:div>
        <w:div w:id="317996504">
          <w:marLeft w:val="640"/>
          <w:marRight w:val="0"/>
          <w:marTop w:val="0"/>
          <w:marBottom w:val="0"/>
          <w:divBdr>
            <w:top w:val="none" w:sz="0" w:space="0" w:color="auto"/>
            <w:left w:val="none" w:sz="0" w:space="0" w:color="auto"/>
            <w:bottom w:val="none" w:sz="0" w:space="0" w:color="auto"/>
            <w:right w:val="none" w:sz="0" w:space="0" w:color="auto"/>
          </w:divBdr>
        </w:div>
        <w:div w:id="459422831">
          <w:marLeft w:val="640"/>
          <w:marRight w:val="0"/>
          <w:marTop w:val="0"/>
          <w:marBottom w:val="0"/>
          <w:divBdr>
            <w:top w:val="none" w:sz="0" w:space="0" w:color="auto"/>
            <w:left w:val="none" w:sz="0" w:space="0" w:color="auto"/>
            <w:bottom w:val="none" w:sz="0" w:space="0" w:color="auto"/>
            <w:right w:val="none" w:sz="0" w:space="0" w:color="auto"/>
          </w:divBdr>
        </w:div>
        <w:div w:id="2106150723">
          <w:marLeft w:val="640"/>
          <w:marRight w:val="0"/>
          <w:marTop w:val="0"/>
          <w:marBottom w:val="0"/>
          <w:divBdr>
            <w:top w:val="none" w:sz="0" w:space="0" w:color="auto"/>
            <w:left w:val="none" w:sz="0" w:space="0" w:color="auto"/>
            <w:bottom w:val="none" w:sz="0" w:space="0" w:color="auto"/>
            <w:right w:val="none" w:sz="0" w:space="0" w:color="auto"/>
          </w:divBdr>
        </w:div>
        <w:div w:id="1528249189">
          <w:marLeft w:val="640"/>
          <w:marRight w:val="0"/>
          <w:marTop w:val="0"/>
          <w:marBottom w:val="0"/>
          <w:divBdr>
            <w:top w:val="none" w:sz="0" w:space="0" w:color="auto"/>
            <w:left w:val="none" w:sz="0" w:space="0" w:color="auto"/>
            <w:bottom w:val="none" w:sz="0" w:space="0" w:color="auto"/>
            <w:right w:val="none" w:sz="0" w:space="0" w:color="auto"/>
          </w:divBdr>
        </w:div>
        <w:div w:id="786588111">
          <w:marLeft w:val="640"/>
          <w:marRight w:val="0"/>
          <w:marTop w:val="0"/>
          <w:marBottom w:val="0"/>
          <w:divBdr>
            <w:top w:val="none" w:sz="0" w:space="0" w:color="auto"/>
            <w:left w:val="none" w:sz="0" w:space="0" w:color="auto"/>
            <w:bottom w:val="none" w:sz="0" w:space="0" w:color="auto"/>
            <w:right w:val="none" w:sz="0" w:space="0" w:color="auto"/>
          </w:divBdr>
        </w:div>
        <w:div w:id="2039547013">
          <w:marLeft w:val="640"/>
          <w:marRight w:val="0"/>
          <w:marTop w:val="0"/>
          <w:marBottom w:val="0"/>
          <w:divBdr>
            <w:top w:val="none" w:sz="0" w:space="0" w:color="auto"/>
            <w:left w:val="none" w:sz="0" w:space="0" w:color="auto"/>
            <w:bottom w:val="none" w:sz="0" w:space="0" w:color="auto"/>
            <w:right w:val="none" w:sz="0" w:space="0" w:color="auto"/>
          </w:divBdr>
        </w:div>
        <w:div w:id="1635214007">
          <w:marLeft w:val="640"/>
          <w:marRight w:val="0"/>
          <w:marTop w:val="0"/>
          <w:marBottom w:val="0"/>
          <w:divBdr>
            <w:top w:val="none" w:sz="0" w:space="0" w:color="auto"/>
            <w:left w:val="none" w:sz="0" w:space="0" w:color="auto"/>
            <w:bottom w:val="none" w:sz="0" w:space="0" w:color="auto"/>
            <w:right w:val="none" w:sz="0" w:space="0" w:color="auto"/>
          </w:divBdr>
        </w:div>
        <w:div w:id="880019308">
          <w:marLeft w:val="640"/>
          <w:marRight w:val="0"/>
          <w:marTop w:val="0"/>
          <w:marBottom w:val="0"/>
          <w:divBdr>
            <w:top w:val="none" w:sz="0" w:space="0" w:color="auto"/>
            <w:left w:val="none" w:sz="0" w:space="0" w:color="auto"/>
            <w:bottom w:val="none" w:sz="0" w:space="0" w:color="auto"/>
            <w:right w:val="none" w:sz="0" w:space="0" w:color="auto"/>
          </w:divBdr>
        </w:div>
        <w:div w:id="1058554791">
          <w:marLeft w:val="640"/>
          <w:marRight w:val="0"/>
          <w:marTop w:val="0"/>
          <w:marBottom w:val="0"/>
          <w:divBdr>
            <w:top w:val="none" w:sz="0" w:space="0" w:color="auto"/>
            <w:left w:val="none" w:sz="0" w:space="0" w:color="auto"/>
            <w:bottom w:val="none" w:sz="0" w:space="0" w:color="auto"/>
            <w:right w:val="none" w:sz="0" w:space="0" w:color="auto"/>
          </w:divBdr>
        </w:div>
        <w:div w:id="2007826488">
          <w:marLeft w:val="640"/>
          <w:marRight w:val="0"/>
          <w:marTop w:val="0"/>
          <w:marBottom w:val="0"/>
          <w:divBdr>
            <w:top w:val="none" w:sz="0" w:space="0" w:color="auto"/>
            <w:left w:val="none" w:sz="0" w:space="0" w:color="auto"/>
            <w:bottom w:val="none" w:sz="0" w:space="0" w:color="auto"/>
            <w:right w:val="none" w:sz="0" w:space="0" w:color="auto"/>
          </w:divBdr>
        </w:div>
      </w:divsChild>
    </w:div>
    <w:div w:id="1792362143">
      <w:bodyDiv w:val="1"/>
      <w:marLeft w:val="0"/>
      <w:marRight w:val="0"/>
      <w:marTop w:val="0"/>
      <w:marBottom w:val="0"/>
      <w:divBdr>
        <w:top w:val="none" w:sz="0" w:space="0" w:color="auto"/>
        <w:left w:val="none" w:sz="0" w:space="0" w:color="auto"/>
        <w:bottom w:val="none" w:sz="0" w:space="0" w:color="auto"/>
        <w:right w:val="none" w:sz="0" w:space="0" w:color="auto"/>
      </w:divBdr>
      <w:divsChild>
        <w:div w:id="403797595">
          <w:marLeft w:val="480"/>
          <w:marRight w:val="0"/>
          <w:marTop w:val="0"/>
          <w:marBottom w:val="0"/>
          <w:divBdr>
            <w:top w:val="none" w:sz="0" w:space="0" w:color="auto"/>
            <w:left w:val="none" w:sz="0" w:space="0" w:color="auto"/>
            <w:bottom w:val="none" w:sz="0" w:space="0" w:color="auto"/>
            <w:right w:val="none" w:sz="0" w:space="0" w:color="auto"/>
          </w:divBdr>
        </w:div>
        <w:div w:id="944770036">
          <w:marLeft w:val="480"/>
          <w:marRight w:val="0"/>
          <w:marTop w:val="0"/>
          <w:marBottom w:val="0"/>
          <w:divBdr>
            <w:top w:val="none" w:sz="0" w:space="0" w:color="auto"/>
            <w:left w:val="none" w:sz="0" w:space="0" w:color="auto"/>
            <w:bottom w:val="none" w:sz="0" w:space="0" w:color="auto"/>
            <w:right w:val="none" w:sz="0" w:space="0" w:color="auto"/>
          </w:divBdr>
        </w:div>
        <w:div w:id="265649993">
          <w:marLeft w:val="480"/>
          <w:marRight w:val="0"/>
          <w:marTop w:val="0"/>
          <w:marBottom w:val="0"/>
          <w:divBdr>
            <w:top w:val="none" w:sz="0" w:space="0" w:color="auto"/>
            <w:left w:val="none" w:sz="0" w:space="0" w:color="auto"/>
            <w:bottom w:val="none" w:sz="0" w:space="0" w:color="auto"/>
            <w:right w:val="none" w:sz="0" w:space="0" w:color="auto"/>
          </w:divBdr>
        </w:div>
        <w:div w:id="1050420034">
          <w:marLeft w:val="480"/>
          <w:marRight w:val="0"/>
          <w:marTop w:val="0"/>
          <w:marBottom w:val="0"/>
          <w:divBdr>
            <w:top w:val="none" w:sz="0" w:space="0" w:color="auto"/>
            <w:left w:val="none" w:sz="0" w:space="0" w:color="auto"/>
            <w:bottom w:val="none" w:sz="0" w:space="0" w:color="auto"/>
            <w:right w:val="none" w:sz="0" w:space="0" w:color="auto"/>
          </w:divBdr>
        </w:div>
        <w:div w:id="933631932">
          <w:marLeft w:val="480"/>
          <w:marRight w:val="0"/>
          <w:marTop w:val="0"/>
          <w:marBottom w:val="0"/>
          <w:divBdr>
            <w:top w:val="none" w:sz="0" w:space="0" w:color="auto"/>
            <w:left w:val="none" w:sz="0" w:space="0" w:color="auto"/>
            <w:bottom w:val="none" w:sz="0" w:space="0" w:color="auto"/>
            <w:right w:val="none" w:sz="0" w:space="0" w:color="auto"/>
          </w:divBdr>
        </w:div>
        <w:div w:id="221064369">
          <w:marLeft w:val="480"/>
          <w:marRight w:val="0"/>
          <w:marTop w:val="0"/>
          <w:marBottom w:val="0"/>
          <w:divBdr>
            <w:top w:val="none" w:sz="0" w:space="0" w:color="auto"/>
            <w:left w:val="none" w:sz="0" w:space="0" w:color="auto"/>
            <w:bottom w:val="none" w:sz="0" w:space="0" w:color="auto"/>
            <w:right w:val="none" w:sz="0" w:space="0" w:color="auto"/>
          </w:divBdr>
        </w:div>
        <w:div w:id="299043690">
          <w:marLeft w:val="480"/>
          <w:marRight w:val="0"/>
          <w:marTop w:val="0"/>
          <w:marBottom w:val="0"/>
          <w:divBdr>
            <w:top w:val="none" w:sz="0" w:space="0" w:color="auto"/>
            <w:left w:val="none" w:sz="0" w:space="0" w:color="auto"/>
            <w:bottom w:val="none" w:sz="0" w:space="0" w:color="auto"/>
            <w:right w:val="none" w:sz="0" w:space="0" w:color="auto"/>
          </w:divBdr>
        </w:div>
        <w:div w:id="1766916892">
          <w:marLeft w:val="480"/>
          <w:marRight w:val="0"/>
          <w:marTop w:val="0"/>
          <w:marBottom w:val="0"/>
          <w:divBdr>
            <w:top w:val="none" w:sz="0" w:space="0" w:color="auto"/>
            <w:left w:val="none" w:sz="0" w:space="0" w:color="auto"/>
            <w:bottom w:val="none" w:sz="0" w:space="0" w:color="auto"/>
            <w:right w:val="none" w:sz="0" w:space="0" w:color="auto"/>
          </w:divBdr>
        </w:div>
        <w:div w:id="1242325891">
          <w:marLeft w:val="480"/>
          <w:marRight w:val="0"/>
          <w:marTop w:val="0"/>
          <w:marBottom w:val="0"/>
          <w:divBdr>
            <w:top w:val="none" w:sz="0" w:space="0" w:color="auto"/>
            <w:left w:val="none" w:sz="0" w:space="0" w:color="auto"/>
            <w:bottom w:val="none" w:sz="0" w:space="0" w:color="auto"/>
            <w:right w:val="none" w:sz="0" w:space="0" w:color="auto"/>
          </w:divBdr>
        </w:div>
        <w:div w:id="839462552">
          <w:marLeft w:val="480"/>
          <w:marRight w:val="0"/>
          <w:marTop w:val="0"/>
          <w:marBottom w:val="0"/>
          <w:divBdr>
            <w:top w:val="none" w:sz="0" w:space="0" w:color="auto"/>
            <w:left w:val="none" w:sz="0" w:space="0" w:color="auto"/>
            <w:bottom w:val="none" w:sz="0" w:space="0" w:color="auto"/>
            <w:right w:val="none" w:sz="0" w:space="0" w:color="auto"/>
          </w:divBdr>
        </w:div>
        <w:div w:id="577590671">
          <w:marLeft w:val="480"/>
          <w:marRight w:val="0"/>
          <w:marTop w:val="0"/>
          <w:marBottom w:val="0"/>
          <w:divBdr>
            <w:top w:val="none" w:sz="0" w:space="0" w:color="auto"/>
            <w:left w:val="none" w:sz="0" w:space="0" w:color="auto"/>
            <w:bottom w:val="none" w:sz="0" w:space="0" w:color="auto"/>
            <w:right w:val="none" w:sz="0" w:space="0" w:color="auto"/>
          </w:divBdr>
        </w:div>
        <w:div w:id="1961186562">
          <w:marLeft w:val="480"/>
          <w:marRight w:val="0"/>
          <w:marTop w:val="0"/>
          <w:marBottom w:val="0"/>
          <w:divBdr>
            <w:top w:val="none" w:sz="0" w:space="0" w:color="auto"/>
            <w:left w:val="none" w:sz="0" w:space="0" w:color="auto"/>
            <w:bottom w:val="none" w:sz="0" w:space="0" w:color="auto"/>
            <w:right w:val="none" w:sz="0" w:space="0" w:color="auto"/>
          </w:divBdr>
        </w:div>
        <w:div w:id="1361318198">
          <w:marLeft w:val="480"/>
          <w:marRight w:val="0"/>
          <w:marTop w:val="0"/>
          <w:marBottom w:val="0"/>
          <w:divBdr>
            <w:top w:val="none" w:sz="0" w:space="0" w:color="auto"/>
            <w:left w:val="none" w:sz="0" w:space="0" w:color="auto"/>
            <w:bottom w:val="none" w:sz="0" w:space="0" w:color="auto"/>
            <w:right w:val="none" w:sz="0" w:space="0" w:color="auto"/>
          </w:divBdr>
        </w:div>
        <w:div w:id="1369180516">
          <w:marLeft w:val="480"/>
          <w:marRight w:val="0"/>
          <w:marTop w:val="0"/>
          <w:marBottom w:val="0"/>
          <w:divBdr>
            <w:top w:val="none" w:sz="0" w:space="0" w:color="auto"/>
            <w:left w:val="none" w:sz="0" w:space="0" w:color="auto"/>
            <w:bottom w:val="none" w:sz="0" w:space="0" w:color="auto"/>
            <w:right w:val="none" w:sz="0" w:space="0" w:color="auto"/>
          </w:divBdr>
        </w:div>
        <w:div w:id="1389107829">
          <w:marLeft w:val="480"/>
          <w:marRight w:val="0"/>
          <w:marTop w:val="0"/>
          <w:marBottom w:val="0"/>
          <w:divBdr>
            <w:top w:val="none" w:sz="0" w:space="0" w:color="auto"/>
            <w:left w:val="none" w:sz="0" w:space="0" w:color="auto"/>
            <w:bottom w:val="none" w:sz="0" w:space="0" w:color="auto"/>
            <w:right w:val="none" w:sz="0" w:space="0" w:color="auto"/>
          </w:divBdr>
        </w:div>
        <w:div w:id="2117364979">
          <w:marLeft w:val="480"/>
          <w:marRight w:val="0"/>
          <w:marTop w:val="0"/>
          <w:marBottom w:val="0"/>
          <w:divBdr>
            <w:top w:val="none" w:sz="0" w:space="0" w:color="auto"/>
            <w:left w:val="none" w:sz="0" w:space="0" w:color="auto"/>
            <w:bottom w:val="none" w:sz="0" w:space="0" w:color="auto"/>
            <w:right w:val="none" w:sz="0" w:space="0" w:color="auto"/>
          </w:divBdr>
        </w:div>
        <w:div w:id="1056196599">
          <w:marLeft w:val="480"/>
          <w:marRight w:val="0"/>
          <w:marTop w:val="0"/>
          <w:marBottom w:val="0"/>
          <w:divBdr>
            <w:top w:val="none" w:sz="0" w:space="0" w:color="auto"/>
            <w:left w:val="none" w:sz="0" w:space="0" w:color="auto"/>
            <w:bottom w:val="none" w:sz="0" w:space="0" w:color="auto"/>
            <w:right w:val="none" w:sz="0" w:space="0" w:color="auto"/>
          </w:divBdr>
        </w:div>
        <w:div w:id="1785077274">
          <w:marLeft w:val="480"/>
          <w:marRight w:val="0"/>
          <w:marTop w:val="0"/>
          <w:marBottom w:val="0"/>
          <w:divBdr>
            <w:top w:val="none" w:sz="0" w:space="0" w:color="auto"/>
            <w:left w:val="none" w:sz="0" w:space="0" w:color="auto"/>
            <w:bottom w:val="none" w:sz="0" w:space="0" w:color="auto"/>
            <w:right w:val="none" w:sz="0" w:space="0" w:color="auto"/>
          </w:divBdr>
        </w:div>
        <w:div w:id="1405033834">
          <w:marLeft w:val="480"/>
          <w:marRight w:val="0"/>
          <w:marTop w:val="0"/>
          <w:marBottom w:val="0"/>
          <w:divBdr>
            <w:top w:val="none" w:sz="0" w:space="0" w:color="auto"/>
            <w:left w:val="none" w:sz="0" w:space="0" w:color="auto"/>
            <w:bottom w:val="none" w:sz="0" w:space="0" w:color="auto"/>
            <w:right w:val="none" w:sz="0" w:space="0" w:color="auto"/>
          </w:divBdr>
        </w:div>
        <w:div w:id="1978799808">
          <w:marLeft w:val="480"/>
          <w:marRight w:val="0"/>
          <w:marTop w:val="0"/>
          <w:marBottom w:val="0"/>
          <w:divBdr>
            <w:top w:val="none" w:sz="0" w:space="0" w:color="auto"/>
            <w:left w:val="none" w:sz="0" w:space="0" w:color="auto"/>
            <w:bottom w:val="none" w:sz="0" w:space="0" w:color="auto"/>
            <w:right w:val="none" w:sz="0" w:space="0" w:color="auto"/>
          </w:divBdr>
        </w:div>
        <w:div w:id="1224370746">
          <w:marLeft w:val="480"/>
          <w:marRight w:val="0"/>
          <w:marTop w:val="0"/>
          <w:marBottom w:val="0"/>
          <w:divBdr>
            <w:top w:val="none" w:sz="0" w:space="0" w:color="auto"/>
            <w:left w:val="none" w:sz="0" w:space="0" w:color="auto"/>
            <w:bottom w:val="none" w:sz="0" w:space="0" w:color="auto"/>
            <w:right w:val="none" w:sz="0" w:space="0" w:color="auto"/>
          </w:divBdr>
        </w:div>
        <w:div w:id="1840340893">
          <w:marLeft w:val="480"/>
          <w:marRight w:val="0"/>
          <w:marTop w:val="0"/>
          <w:marBottom w:val="0"/>
          <w:divBdr>
            <w:top w:val="none" w:sz="0" w:space="0" w:color="auto"/>
            <w:left w:val="none" w:sz="0" w:space="0" w:color="auto"/>
            <w:bottom w:val="none" w:sz="0" w:space="0" w:color="auto"/>
            <w:right w:val="none" w:sz="0" w:space="0" w:color="auto"/>
          </w:divBdr>
        </w:div>
        <w:div w:id="906769324">
          <w:marLeft w:val="480"/>
          <w:marRight w:val="0"/>
          <w:marTop w:val="0"/>
          <w:marBottom w:val="0"/>
          <w:divBdr>
            <w:top w:val="none" w:sz="0" w:space="0" w:color="auto"/>
            <w:left w:val="none" w:sz="0" w:space="0" w:color="auto"/>
            <w:bottom w:val="none" w:sz="0" w:space="0" w:color="auto"/>
            <w:right w:val="none" w:sz="0" w:space="0" w:color="auto"/>
          </w:divBdr>
        </w:div>
        <w:div w:id="1599214972">
          <w:marLeft w:val="480"/>
          <w:marRight w:val="0"/>
          <w:marTop w:val="0"/>
          <w:marBottom w:val="0"/>
          <w:divBdr>
            <w:top w:val="none" w:sz="0" w:space="0" w:color="auto"/>
            <w:left w:val="none" w:sz="0" w:space="0" w:color="auto"/>
            <w:bottom w:val="none" w:sz="0" w:space="0" w:color="auto"/>
            <w:right w:val="none" w:sz="0" w:space="0" w:color="auto"/>
          </w:divBdr>
        </w:div>
        <w:div w:id="995187708">
          <w:marLeft w:val="480"/>
          <w:marRight w:val="0"/>
          <w:marTop w:val="0"/>
          <w:marBottom w:val="0"/>
          <w:divBdr>
            <w:top w:val="none" w:sz="0" w:space="0" w:color="auto"/>
            <w:left w:val="none" w:sz="0" w:space="0" w:color="auto"/>
            <w:bottom w:val="none" w:sz="0" w:space="0" w:color="auto"/>
            <w:right w:val="none" w:sz="0" w:space="0" w:color="auto"/>
          </w:divBdr>
        </w:div>
        <w:div w:id="122620765">
          <w:marLeft w:val="480"/>
          <w:marRight w:val="0"/>
          <w:marTop w:val="0"/>
          <w:marBottom w:val="0"/>
          <w:divBdr>
            <w:top w:val="none" w:sz="0" w:space="0" w:color="auto"/>
            <w:left w:val="none" w:sz="0" w:space="0" w:color="auto"/>
            <w:bottom w:val="none" w:sz="0" w:space="0" w:color="auto"/>
            <w:right w:val="none" w:sz="0" w:space="0" w:color="auto"/>
          </w:divBdr>
        </w:div>
        <w:div w:id="1800341234">
          <w:marLeft w:val="480"/>
          <w:marRight w:val="0"/>
          <w:marTop w:val="0"/>
          <w:marBottom w:val="0"/>
          <w:divBdr>
            <w:top w:val="none" w:sz="0" w:space="0" w:color="auto"/>
            <w:left w:val="none" w:sz="0" w:space="0" w:color="auto"/>
            <w:bottom w:val="none" w:sz="0" w:space="0" w:color="auto"/>
            <w:right w:val="none" w:sz="0" w:space="0" w:color="auto"/>
          </w:divBdr>
        </w:div>
        <w:div w:id="1932469334">
          <w:marLeft w:val="480"/>
          <w:marRight w:val="0"/>
          <w:marTop w:val="0"/>
          <w:marBottom w:val="0"/>
          <w:divBdr>
            <w:top w:val="none" w:sz="0" w:space="0" w:color="auto"/>
            <w:left w:val="none" w:sz="0" w:space="0" w:color="auto"/>
            <w:bottom w:val="none" w:sz="0" w:space="0" w:color="auto"/>
            <w:right w:val="none" w:sz="0" w:space="0" w:color="auto"/>
          </w:divBdr>
        </w:div>
        <w:div w:id="112557463">
          <w:marLeft w:val="480"/>
          <w:marRight w:val="0"/>
          <w:marTop w:val="0"/>
          <w:marBottom w:val="0"/>
          <w:divBdr>
            <w:top w:val="none" w:sz="0" w:space="0" w:color="auto"/>
            <w:left w:val="none" w:sz="0" w:space="0" w:color="auto"/>
            <w:bottom w:val="none" w:sz="0" w:space="0" w:color="auto"/>
            <w:right w:val="none" w:sz="0" w:space="0" w:color="auto"/>
          </w:divBdr>
        </w:div>
        <w:div w:id="927928025">
          <w:marLeft w:val="480"/>
          <w:marRight w:val="0"/>
          <w:marTop w:val="0"/>
          <w:marBottom w:val="0"/>
          <w:divBdr>
            <w:top w:val="none" w:sz="0" w:space="0" w:color="auto"/>
            <w:left w:val="none" w:sz="0" w:space="0" w:color="auto"/>
            <w:bottom w:val="none" w:sz="0" w:space="0" w:color="auto"/>
            <w:right w:val="none" w:sz="0" w:space="0" w:color="auto"/>
          </w:divBdr>
        </w:div>
        <w:div w:id="366758560">
          <w:marLeft w:val="480"/>
          <w:marRight w:val="0"/>
          <w:marTop w:val="0"/>
          <w:marBottom w:val="0"/>
          <w:divBdr>
            <w:top w:val="none" w:sz="0" w:space="0" w:color="auto"/>
            <w:left w:val="none" w:sz="0" w:space="0" w:color="auto"/>
            <w:bottom w:val="none" w:sz="0" w:space="0" w:color="auto"/>
            <w:right w:val="none" w:sz="0" w:space="0" w:color="auto"/>
          </w:divBdr>
        </w:div>
      </w:divsChild>
    </w:div>
    <w:div w:id="1843161123">
      <w:bodyDiv w:val="1"/>
      <w:marLeft w:val="0"/>
      <w:marRight w:val="0"/>
      <w:marTop w:val="0"/>
      <w:marBottom w:val="0"/>
      <w:divBdr>
        <w:top w:val="none" w:sz="0" w:space="0" w:color="auto"/>
        <w:left w:val="none" w:sz="0" w:space="0" w:color="auto"/>
        <w:bottom w:val="none" w:sz="0" w:space="0" w:color="auto"/>
        <w:right w:val="none" w:sz="0" w:space="0" w:color="auto"/>
      </w:divBdr>
    </w:div>
    <w:div w:id="1853106248">
      <w:bodyDiv w:val="1"/>
      <w:marLeft w:val="0"/>
      <w:marRight w:val="0"/>
      <w:marTop w:val="0"/>
      <w:marBottom w:val="0"/>
      <w:divBdr>
        <w:top w:val="none" w:sz="0" w:space="0" w:color="auto"/>
        <w:left w:val="none" w:sz="0" w:space="0" w:color="auto"/>
        <w:bottom w:val="none" w:sz="0" w:space="0" w:color="auto"/>
        <w:right w:val="none" w:sz="0" w:space="0" w:color="auto"/>
      </w:divBdr>
      <w:divsChild>
        <w:div w:id="700127022">
          <w:marLeft w:val="640"/>
          <w:marRight w:val="0"/>
          <w:marTop w:val="0"/>
          <w:marBottom w:val="0"/>
          <w:divBdr>
            <w:top w:val="none" w:sz="0" w:space="0" w:color="auto"/>
            <w:left w:val="none" w:sz="0" w:space="0" w:color="auto"/>
            <w:bottom w:val="none" w:sz="0" w:space="0" w:color="auto"/>
            <w:right w:val="none" w:sz="0" w:space="0" w:color="auto"/>
          </w:divBdr>
        </w:div>
        <w:div w:id="1535077290">
          <w:marLeft w:val="640"/>
          <w:marRight w:val="0"/>
          <w:marTop w:val="0"/>
          <w:marBottom w:val="0"/>
          <w:divBdr>
            <w:top w:val="none" w:sz="0" w:space="0" w:color="auto"/>
            <w:left w:val="none" w:sz="0" w:space="0" w:color="auto"/>
            <w:bottom w:val="none" w:sz="0" w:space="0" w:color="auto"/>
            <w:right w:val="none" w:sz="0" w:space="0" w:color="auto"/>
          </w:divBdr>
        </w:div>
        <w:div w:id="1888099890">
          <w:marLeft w:val="640"/>
          <w:marRight w:val="0"/>
          <w:marTop w:val="0"/>
          <w:marBottom w:val="0"/>
          <w:divBdr>
            <w:top w:val="none" w:sz="0" w:space="0" w:color="auto"/>
            <w:left w:val="none" w:sz="0" w:space="0" w:color="auto"/>
            <w:bottom w:val="none" w:sz="0" w:space="0" w:color="auto"/>
            <w:right w:val="none" w:sz="0" w:space="0" w:color="auto"/>
          </w:divBdr>
        </w:div>
        <w:div w:id="1961374745">
          <w:marLeft w:val="640"/>
          <w:marRight w:val="0"/>
          <w:marTop w:val="0"/>
          <w:marBottom w:val="0"/>
          <w:divBdr>
            <w:top w:val="none" w:sz="0" w:space="0" w:color="auto"/>
            <w:left w:val="none" w:sz="0" w:space="0" w:color="auto"/>
            <w:bottom w:val="none" w:sz="0" w:space="0" w:color="auto"/>
            <w:right w:val="none" w:sz="0" w:space="0" w:color="auto"/>
          </w:divBdr>
        </w:div>
        <w:div w:id="926884522">
          <w:marLeft w:val="640"/>
          <w:marRight w:val="0"/>
          <w:marTop w:val="0"/>
          <w:marBottom w:val="0"/>
          <w:divBdr>
            <w:top w:val="none" w:sz="0" w:space="0" w:color="auto"/>
            <w:left w:val="none" w:sz="0" w:space="0" w:color="auto"/>
            <w:bottom w:val="none" w:sz="0" w:space="0" w:color="auto"/>
            <w:right w:val="none" w:sz="0" w:space="0" w:color="auto"/>
          </w:divBdr>
        </w:div>
        <w:div w:id="1405451008">
          <w:marLeft w:val="640"/>
          <w:marRight w:val="0"/>
          <w:marTop w:val="0"/>
          <w:marBottom w:val="0"/>
          <w:divBdr>
            <w:top w:val="none" w:sz="0" w:space="0" w:color="auto"/>
            <w:left w:val="none" w:sz="0" w:space="0" w:color="auto"/>
            <w:bottom w:val="none" w:sz="0" w:space="0" w:color="auto"/>
            <w:right w:val="none" w:sz="0" w:space="0" w:color="auto"/>
          </w:divBdr>
        </w:div>
        <w:div w:id="1493720892">
          <w:marLeft w:val="640"/>
          <w:marRight w:val="0"/>
          <w:marTop w:val="0"/>
          <w:marBottom w:val="0"/>
          <w:divBdr>
            <w:top w:val="none" w:sz="0" w:space="0" w:color="auto"/>
            <w:left w:val="none" w:sz="0" w:space="0" w:color="auto"/>
            <w:bottom w:val="none" w:sz="0" w:space="0" w:color="auto"/>
            <w:right w:val="none" w:sz="0" w:space="0" w:color="auto"/>
          </w:divBdr>
        </w:div>
        <w:div w:id="601836826">
          <w:marLeft w:val="640"/>
          <w:marRight w:val="0"/>
          <w:marTop w:val="0"/>
          <w:marBottom w:val="0"/>
          <w:divBdr>
            <w:top w:val="none" w:sz="0" w:space="0" w:color="auto"/>
            <w:left w:val="none" w:sz="0" w:space="0" w:color="auto"/>
            <w:bottom w:val="none" w:sz="0" w:space="0" w:color="auto"/>
            <w:right w:val="none" w:sz="0" w:space="0" w:color="auto"/>
          </w:divBdr>
        </w:div>
        <w:div w:id="97994126">
          <w:marLeft w:val="640"/>
          <w:marRight w:val="0"/>
          <w:marTop w:val="0"/>
          <w:marBottom w:val="0"/>
          <w:divBdr>
            <w:top w:val="none" w:sz="0" w:space="0" w:color="auto"/>
            <w:left w:val="none" w:sz="0" w:space="0" w:color="auto"/>
            <w:bottom w:val="none" w:sz="0" w:space="0" w:color="auto"/>
            <w:right w:val="none" w:sz="0" w:space="0" w:color="auto"/>
          </w:divBdr>
        </w:div>
        <w:div w:id="11417720">
          <w:marLeft w:val="640"/>
          <w:marRight w:val="0"/>
          <w:marTop w:val="0"/>
          <w:marBottom w:val="0"/>
          <w:divBdr>
            <w:top w:val="none" w:sz="0" w:space="0" w:color="auto"/>
            <w:left w:val="none" w:sz="0" w:space="0" w:color="auto"/>
            <w:bottom w:val="none" w:sz="0" w:space="0" w:color="auto"/>
            <w:right w:val="none" w:sz="0" w:space="0" w:color="auto"/>
          </w:divBdr>
        </w:div>
        <w:div w:id="1972248110">
          <w:marLeft w:val="640"/>
          <w:marRight w:val="0"/>
          <w:marTop w:val="0"/>
          <w:marBottom w:val="0"/>
          <w:divBdr>
            <w:top w:val="none" w:sz="0" w:space="0" w:color="auto"/>
            <w:left w:val="none" w:sz="0" w:space="0" w:color="auto"/>
            <w:bottom w:val="none" w:sz="0" w:space="0" w:color="auto"/>
            <w:right w:val="none" w:sz="0" w:space="0" w:color="auto"/>
          </w:divBdr>
        </w:div>
        <w:div w:id="1458186723">
          <w:marLeft w:val="640"/>
          <w:marRight w:val="0"/>
          <w:marTop w:val="0"/>
          <w:marBottom w:val="0"/>
          <w:divBdr>
            <w:top w:val="none" w:sz="0" w:space="0" w:color="auto"/>
            <w:left w:val="none" w:sz="0" w:space="0" w:color="auto"/>
            <w:bottom w:val="none" w:sz="0" w:space="0" w:color="auto"/>
            <w:right w:val="none" w:sz="0" w:space="0" w:color="auto"/>
          </w:divBdr>
        </w:div>
        <w:div w:id="236214366">
          <w:marLeft w:val="640"/>
          <w:marRight w:val="0"/>
          <w:marTop w:val="0"/>
          <w:marBottom w:val="0"/>
          <w:divBdr>
            <w:top w:val="none" w:sz="0" w:space="0" w:color="auto"/>
            <w:left w:val="none" w:sz="0" w:space="0" w:color="auto"/>
            <w:bottom w:val="none" w:sz="0" w:space="0" w:color="auto"/>
            <w:right w:val="none" w:sz="0" w:space="0" w:color="auto"/>
          </w:divBdr>
        </w:div>
        <w:div w:id="899943999">
          <w:marLeft w:val="640"/>
          <w:marRight w:val="0"/>
          <w:marTop w:val="0"/>
          <w:marBottom w:val="0"/>
          <w:divBdr>
            <w:top w:val="none" w:sz="0" w:space="0" w:color="auto"/>
            <w:left w:val="none" w:sz="0" w:space="0" w:color="auto"/>
            <w:bottom w:val="none" w:sz="0" w:space="0" w:color="auto"/>
            <w:right w:val="none" w:sz="0" w:space="0" w:color="auto"/>
          </w:divBdr>
        </w:div>
        <w:div w:id="209190955">
          <w:marLeft w:val="640"/>
          <w:marRight w:val="0"/>
          <w:marTop w:val="0"/>
          <w:marBottom w:val="0"/>
          <w:divBdr>
            <w:top w:val="none" w:sz="0" w:space="0" w:color="auto"/>
            <w:left w:val="none" w:sz="0" w:space="0" w:color="auto"/>
            <w:bottom w:val="none" w:sz="0" w:space="0" w:color="auto"/>
            <w:right w:val="none" w:sz="0" w:space="0" w:color="auto"/>
          </w:divBdr>
        </w:div>
        <w:div w:id="1925452927">
          <w:marLeft w:val="640"/>
          <w:marRight w:val="0"/>
          <w:marTop w:val="0"/>
          <w:marBottom w:val="0"/>
          <w:divBdr>
            <w:top w:val="none" w:sz="0" w:space="0" w:color="auto"/>
            <w:left w:val="none" w:sz="0" w:space="0" w:color="auto"/>
            <w:bottom w:val="none" w:sz="0" w:space="0" w:color="auto"/>
            <w:right w:val="none" w:sz="0" w:space="0" w:color="auto"/>
          </w:divBdr>
        </w:div>
        <w:div w:id="1244224947">
          <w:marLeft w:val="640"/>
          <w:marRight w:val="0"/>
          <w:marTop w:val="0"/>
          <w:marBottom w:val="0"/>
          <w:divBdr>
            <w:top w:val="none" w:sz="0" w:space="0" w:color="auto"/>
            <w:left w:val="none" w:sz="0" w:space="0" w:color="auto"/>
            <w:bottom w:val="none" w:sz="0" w:space="0" w:color="auto"/>
            <w:right w:val="none" w:sz="0" w:space="0" w:color="auto"/>
          </w:divBdr>
        </w:div>
        <w:div w:id="1275139789">
          <w:marLeft w:val="640"/>
          <w:marRight w:val="0"/>
          <w:marTop w:val="0"/>
          <w:marBottom w:val="0"/>
          <w:divBdr>
            <w:top w:val="none" w:sz="0" w:space="0" w:color="auto"/>
            <w:left w:val="none" w:sz="0" w:space="0" w:color="auto"/>
            <w:bottom w:val="none" w:sz="0" w:space="0" w:color="auto"/>
            <w:right w:val="none" w:sz="0" w:space="0" w:color="auto"/>
          </w:divBdr>
        </w:div>
        <w:div w:id="964894842">
          <w:marLeft w:val="640"/>
          <w:marRight w:val="0"/>
          <w:marTop w:val="0"/>
          <w:marBottom w:val="0"/>
          <w:divBdr>
            <w:top w:val="none" w:sz="0" w:space="0" w:color="auto"/>
            <w:left w:val="none" w:sz="0" w:space="0" w:color="auto"/>
            <w:bottom w:val="none" w:sz="0" w:space="0" w:color="auto"/>
            <w:right w:val="none" w:sz="0" w:space="0" w:color="auto"/>
          </w:divBdr>
        </w:div>
        <w:div w:id="1849296244">
          <w:marLeft w:val="640"/>
          <w:marRight w:val="0"/>
          <w:marTop w:val="0"/>
          <w:marBottom w:val="0"/>
          <w:divBdr>
            <w:top w:val="none" w:sz="0" w:space="0" w:color="auto"/>
            <w:left w:val="none" w:sz="0" w:space="0" w:color="auto"/>
            <w:bottom w:val="none" w:sz="0" w:space="0" w:color="auto"/>
            <w:right w:val="none" w:sz="0" w:space="0" w:color="auto"/>
          </w:divBdr>
        </w:div>
        <w:div w:id="923227247">
          <w:marLeft w:val="640"/>
          <w:marRight w:val="0"/>
          <w:marTop w:val="0"/>
          <w:marBottom w:val="0"/>
          <w:divBdr>
            <w:top w:val="none" w:sz="0" w:space="0" w:color="auto"/>
            <w:left w:val="none" w:sz="0" w:space="0" w:color="auto"/>
            <w:bottom w:val="none" w:sz="0" w:space="0" w:color="auto"/>
            <w:right w:val="none" w:sz="0" w:space="0" w:color="auto"/>
          </w:divBdr>
        </w:div>
        <w:div w:id="1111433658">
          <w:marLeft w:val="640"/>
          <w:marRight w:val="0"/>
          <w:marTop w:val="0"/>
          <w:marBottom w:val="0"/>
          <w:divBdr>
            <w:top w:val="none" w:sz="0" w:space="0" w:color="auto"/>
            <w:left w:val="none" w:sz="0" w:space="0" w:color="auto"/>
            <w:bottom w:val="none" w:sz="0" w:space="0" w:color="auto"/>
            <w:right w:val="none" w:sz="0" w:space="0" w:color="auto"/>
          </w:divBdr>
        </w:div>
        <w:div w:id="1823886602">
          <w:marLeft w:val="640"/>
          <w:marRight w:val="0"/>
          <w:marTop w:val="0"/>
          <w:marBottom w:val="0"/>
          <w:divBdr>
            <w:top w:val="none" w:sz="0" w:space="0" w:color="auto"/>
            <w:left w:val="none" w:sz="0" w:space="0" w:color="auto"/>
            <w:bottom w:val="none" w:sz="0" w:space="0" w:color="auto"/>
            <w:right w:val="none" w:sz="0" w:space="0" w:color="auto"/>
          </w:divBdr>
        </w:div>
        <w:div w:id="435757664">
          <w:marLeft w:val="640"/>
          <w:marRight w:val="0"/>
          <w:marTop w:val="0"/>
          <w:marBottom w:val="0"/>
          <w:divBdr>
            <w:top w:val="none" w:sz="0" w:space="0" w:color="auto"/>
            <w:left w:val="none" w:sz="0" w:space="0" w:color="auto"/>
            <w:bottom w:val="none" w:sz="0" w:space="0" w:color="auto"/>
            <w:right w:val="none" w:sz="0" w:space="0" w:color="auto"/>
          </w:divBdr>
        </w:div>
        <w:div w:id="1305694691">
          <w:marLeft w:val="640"/>
          <w:marRight w:val="0"/>
          <w:marTop w:val="0"/>
          <w:marBottom w:val="0"/>
          <w:divBdr>
            <w:top w:val="none" w:sz="0" w:space="0" w:color="auto"/>
            <w:left w:val="none" w:sz="0" w:space="0" w:color="auto"/>
            <w:bottom w:val="none" w:sz="0" w:space="0" w:color="auto"/>
            <w:right w:val="none" w:sz="0" w:space="0" w:color="auto"/>
          </w:divBdr>
        </w:div>
        <w:div w:id="135218458">
          <w:marLeft w:val="640"/>
          <w:marRight w:val="0"/>
          <w:marTop w:val="0"/>
          <w:marBottom w:val="0"/>
          <w:divBdr>
            <w:top w:val="none" w:sz="0" w:space="0" w:color="auto"/>
            <w:left w:val="none" w:sz="0" w:space="0" w:color="auto"/>
            <w:bottom w:val="none" w:sz="0" w:space="0" w:color="auto"/>
            <w:right w:val="none" w:sz="0" w:space="0" w:color="auto"/>
          </w:divBdr>
        </w:div>
        <w:div w:id="201140551">
          <w:marLeft w:val="640"/>
          <w:marRight w:val="0"/>
          <w:marTop w:val="0"/>
          <w:marBottom w:val="0"/>
          <w:divBdr>
            <w:top w:val="none" w:sz="0" w:space="0" w:color="auto"/>
            <w:left w:val="none" w:sz="0" w:space="0" w:color="auto"/>
            <w:bottom w:val="none" w:sz="0" w:space="0" w:color="auto"/>
            <w:right w:val="none" w:sz="0" w:space="0" w:color="auto"/>
          </w:divBdr>
        </w:div>
        <w:div w:id="174927214">
          <w:marLeft w:val="640"/>
          <w:marRight w:val="0"/>
          <w:marTop w:val="0"/>
          <w:marBottom w:val="0"/>
          <w:divBdr>
            <w:top w:val="none" w:sz="0" w:space="0" w:color="auto"/>
            <w:left w:val="none" w:sz="0" w:space="0" w:color="auto"/>
            <w:bottom w:val="none" w:sz="0" w:space="0" w:color="auto"/>
            <w:right w:val="none" w:sz="0" w:space="0" w:color="auto"/>
          </w:divBdr>
        </w:div>
      </w:divsChild>
    </w:div>
    <w:div w:id="1859005855">
      <w:bodyDiv w:val="1"/>
      <w:marLeft w:val="0"/>
      <w:marRight w:val="0"/>
      <w:marTop w:val="0"/>
      <w:marBottom w:val="0"/>
      <w:divBdr>
        <w:top w:val="none" w:sz="0" w:space="0" w:color="auto"/>
        <w:left w:val="none" w:sz="0" w:space="0" w:color="auto"/>
        <w:bottom w:val="none" w:sz="0" w:space="0" w:color="auto"/>
        <w:right w:val="none" w:sz="0" w:space="0" w:color="auto"/>
      </w:divBdr>
    </w:div>
    <w:div w:id="1863936399">
      <w:bodyDiv w:val="1"/>
      <w:marLeft w:val="0"/>
      <w:marRight w:val="0"/>
      <w:marTop w:val="0"/>
      <w:marBottom w:val="0"/>
      <w:divBdr>
        <w:top w:val="none" w:sz="0" w:space="0" w:color="auto"/>
        <w:left w:val="none" w:sz="0" w:space="0" w:color="auto"/>
        <w:bottom w:val="none" w:sz="0" w:space="0" w:color="auto"/>
        <w:right w:val="none" w:sz="0" w:space="0" w:color="auto"/>
      </w:divBdr>
      <w:divsChild>
        <w:div w:id="1601182730">
          <w:marLeft w:val="640"/>
          <w:marRight w:val="0"/>
          <w:marTop w:val="0"/>
          <w:marBottom w:val="0"/>
          <w:divBdr>
            <w:top w:val="none" w:sz="0" w:space="0" w:color="auto"/>
            <w:left w:val="none" w:sz="0" w:space="0" w:color="auto"/>
            <w:bottom w:val="none" w:sz="0" w:space="0" w:color="auto"/>
            <w:right w:val="none" w:sz="0" w:space="0" w:color="auto"/>
          </w:divBdr>
        </w:div>
        <w:div w:id="1234394424">
          <w:marLeft w:val="640"/>
          <w:marRight w:val="0"/>
          <w:marTop w:val="0"/>
          <w:marBottom w:val="0"/>
          <w:divBdr>
            <w:top w:val="none" w:sz="0" w:space="0" w:color="auto"/>
            <w:left w:val="none" w:sz="0" w:space="0" w:color="auto"/>
            <w:bottom w:val="none" w:sz="0" w:space="0" w:color="auto"/>
            <w:right w:val="none" w:sz="0" w:space="0" w:color="auto"/>
          </w:divBdr>
        </w:div>
        <w:div w:id="1347950012">
          <w:marLeft w:val="640"/>
          <w:marRight w:val="0"/>
          <w:marTop w:val="0"/>
          <w:marBottom w:val="0"/>
          <w:divBdr>
            <w:top w:val="none" w:sz="0" w:space="0" w:color="auto"/>
            <w:left w:val="none" w:sz="0" w:space="0" w:color="auto"/>
            <w:bottom w:val="none" w:sz="0" w:space="0" w:color="auto"/>
            <w:right w:val="none" w:sz="0" w:space="0" w:color="auto"/>
          </w:divBdr>
        </w:div>
        <w:div w:id="1474373884">
          <w:marLeft w:val="640"/>
          <w:marRight w:val="0"/>
          <w:marTop w:val="0"/>
          <w:marBottom w:val="0"/>
          <w:divBdr>
            <w:top w:val="none" w:sz="0" w:space="0" w:color="auto"/>
            <w:left w:val="none" w:sz="0" w:space="0" w:color="auto"/>
            <w:bottom w:val="none" w:sz="0" w:space="0" w:color="auto"/>
            <w:right w:val="none" w:sz="0" w:space="0" w:color="auto"/>
          </w:divBdr>
        </w:div>
        <w:div w:id="1396855085">
          <w:marLeft w:val="640"/>
          <w:marRight w:val="0"/>
          <w:marTop w:val="0"/>
          <w:marBottom w:val="0"/>
          <w:divBdr>
            <w:top w:val="none" w:sz="0" w:space="0" w:color="auto"/>
            <w:left w:val="none" w:sz="0" w:space="0" w:color="auto"/>
            <w:bottom w:val="none" w:sz="0" w:space="0" w:color="auto"/>
            <w:right w:val="none" w:sz="0" w:space="0" w:color="auto"/>
          </w:divBdr>
        </w:div>
        <w:div w:id="1550652019">
          <w:marLeft w:val="640"/>
          <w:marRight w:val="0"/>
          <w:marTop w:val="0"/>
          <w:marBottom w:val="0"/>
          <w:divBdr>
            <w:top w:val="none" w:sz="0" w:space="0" w:color="auto"/>
            <w:left w:val="none" w:sz="0" w:space="0" w:color="auto"/>
            <w:bottom w:val="none" w:sz="0" w:space="0" w:color="auto"/>
            <w:right w:val="none" w:sz="0" w:space="0" w:color="auto"/>
          </w:divBdr>
        </w:div>
        <w:div w:id="1337923715">
          <w:marLeft w:val="640"/>
          <w:marRight w:val="0"/>
          <w:marTop w:val="0"/>
          <w:marBottom w:val="0"/>
          <w:divBdr>
            <w:top w:val="none" w:sz="0" w:space="0" w:color="auto"/>
            <w:left w:val="none" w:sz="0" w:space="0" w:color="auto"/>
            <w:bottom w:val="none" w:sz="0" w:space="0" w:color="auto"/>
            <w:right w:val="none" w:sz="0" w:space="0" w:color="auto"/>
          </w:divBdr>
        </w:div>
        <w:div w:id="1604461447">
          <w:marLeft w:val="640"/>
          <w:marRight w:val="0"/>
          <w:marTop w:val="0"/>
          <w:marBottom w:val="0"/>
          <w:divBdr>
            <w:top w:val="none" w:sz="0" w:space="0" w:color="auto"/>
            <w:left w:val="none" w:sz="0" w:space="0" w:color="auto"/>
            <w:bottom w:val="none" w:sz="0" w:space="0" w:color="auto"/>
            <w:right w:val="none" w:sz="0" w:space="0" w:color="auto"/>
          </w:divBdr>
        </w:div>
        <w:div w:id="186262223">
          <w:marLeft w:val="640"/>
          <w:marRight w:val="0"/>
          <w:marTop w:val="0"/>
          <w:marBottom w:val="0"/>
          <w:divBdr>
            <w:top w:val="none" w:sz="0" w:space="0" w:color="auto"/>
            <w:left w:val="none" w:sz="0" w:space="0" w:color="auto"/>
            <w:bottom w:val="none" w:sz="0" w:space="0" w:color="auto"/>
            <w:right w:val="none" w:sz="0" w:space="0" w:color="auto"/>
          </w:divBdr>
        </w:div>
        <w:div w:id="1910531141">
          <w:marLeft w:val="640"/>
          <w:marRight w:val="0"/>
          <w:marTop w:val="0"/>
          <w:marBottom w:val="0"/>
          <w:divBdr>
            <w:top w:val="none" w:sz="0" w:space="0" w:color="auto"/>
            <w:left w:val="none" w:sz="0" w:space="0" w:color="auto"/>
            <w:bottom w:val="none" w:sz="0" w:space="0" w:color="auto"/>
            <w:right w:val="none" w:sz="0" w:space="0" w:color="auto"/>
          </w:divBdr>
        </w:div>
        <w:div w:id="1478299769">
          <w:marLeft w:val="640"/>
          <w:marRight w:val="0"/>
          <w:marTop w:val="0"/>
          <w:marBottom w:val="0"/>
          <w:divBdr>
            <w:top w:val="none" w:sz="0" w:space="0" w:color="auto"/>
            <w:left w:val="none" w:sz="0" w:space="0" w:color="auto"/>
            <w:bottom w:val="none" w:sz="0" w:space="0" w:color="auto"/>
            <w:right w:val="none" w:sz="0" w:space="0" w:color="auto"/>
          </w:divBdr>
        </w:div>
        <w:div w:id="1910581268">
          <w:marLeft w:val="640"/>
          <w:marRight w:val="0"/>
          <w:marTop w:val="0"/>
          <w:marBottom w:val="0"/>
          <w:divBdr>
            <w:top w:val="none" w:sz="0" w:space="0" w:color="auto"/>
            <w:left w:val="none" w:sz="0" w:space="0" w:color="auto"/>
            <w:bottom w:val="none" w:sz="0" w:space="0" w:color="auto"/>
            <w:right w:val="none" w:sz="0" w:space="0" w:color="auto"/>
          </w:divBdr>
        </w:div>
        <w:div w:id="670984215">
          <w:marLeft w:val="640"/>
          <w:marRight w:val="0"/>
          <w:marTop w:val="0"/>
          <w:marBottom w:val="0"/>
          <w:divBdr>
            <w:top w:val="none" w:sz="0" w:space="0" w:color="auto"/>
            <w:left w:val="none" w:sz="0" w:space="0" w:color="auto"/>
            <w:bottom w:val="none" w:sz="0" w:space="0" w:color="auto"/>
            <w:right w:val="none" w:sz="0" w:space="0" w:color="auto"/>
          </w:divBdr>
        </w:div>
        <w:div w:id="1717506456">
          <w:marLeft w:val="640"/>
          <w:marRight w:val="0"/>
          <w:marTop w:val="0"/>
          <w:marBottom w:val="0"/>
          <w:divBdr>
            <w:top w:val="none" w:sz="0" w:space="0" w:color="auto"/>
            <w:left w:val="none" w:sz="0" w:space="0" w:color="auto"/>
            <w:bottom w:val="none" w:sz="0" w:space="0" w:color="auto"/>
            <w:right w:val="none" w:sz="0" w:space="0" w:color="auto"/>
          </w:divBdr>
        </w:div>
        <w:div w:id="181668958">
          <w:marLeft w:val="640"/>
          <w:marRight w:val="0"/>
          <w:marTop w:val="0"/>
          <w:marBottom w:val="0"/>
          <w:divBdr>
            <w:top w:val="none" w:sz="0" w:space="0" w:color="auto"/>
            <w:left w:val="none" w:sz="0" w:space="0" w:color="auto"/>
            <w:bottom w:val="none" w:sz="0" w:space="0" w:color="auto"/>
            <w:right w:val="none" w:sz="0" w:space="0" w:color="auto"/>
          </w:divBdr>
        </w:div>
        <w:div w:id="2115396955">
          <w:marLeft w:val="640"/>
          <w:marRight w:val="0"/>
          <w:marTop w:val="0"/>
          <w:marBottom w:val="0"/>
          <w:divBdr>
            <w:top w:val="none" w:sz="0" w:space="0" w:color="auto"/>
            <w:left w:val="none" w:sz="0" w:space="0" w:color="auto"/>
            <w:bottom w:val="none" w:sz="0" w:space="0" w:color="auto"/>
            <w:right w:val="none" w:sz="0" w:space="0" w:color="auto"/>
          </w:divBdr>
        </w:div>
        <w:div w:id="170416930">
          <w:marLeft w:val="640"/>
          <w:marRight w:val="0"/>
          <w:marTop w:val="0"/>
          <w:marBottom w:val="0"/>
          <w:divBdr>
            <w:top w:val="none" w:sz="0" w:space="0" w:color="auto"/>
            <w:left w:val="none" w:sz="0" w:space="0" w:color="auto"/>
            <w:bottom w:val="none" w:sz="0" w:space="0" w:color="auto"/>
            <w:right w:val="none" w:sz="0" w:space="0" w:color="auto"/>
          </w:divBdr>
        </w:div>
        <w:div w:id="1050808300">
          <w:marLeft w:val="640"/>
          <w:marRight w:val="0"/>
          <w:marTop w:val="0"/>
          <w:marBottom w:val="0"/>
          <w:divBdr>
            <w:top w:val="none" w:sz="0" w:space="0" w:color="auto"/>
            <w:left w:val="none" w:sz="0" w:space="0" w:color="auto"/>
            <w:bottom w:val="none" w:sz="0" w:space="0" w:color="auto"/>
            <w:right w:val="none" w:sz="0" w:space="0" w:color="auto"/>
          </w:divBdr>
        </w:div>
        <w:div w:id="1581674326">
          <w:marLeft w:val="640"/>
          <w:marRight w:val="0"/>
          <w:marTop w:val="0"/>
          <w:marBottom w:val="0"/>
          <w:divBdr>
            <w:top w:val="none" w:sz="0" w:space="0" w:color="auto"/>
            <w:left w:val="none" w:sz="0" w:space="0" w:color="auto"/>
            <w:bottom w:val="none" w:sz="0" w:space="0" w:color="auto"/>
            <w:right w:val="none" w:sz="0" w:space="0" w:color="auto"/>
          </w:divBdr>
        </w:div>
        <w:div w:id="1770926773">
          <w:marLeft w:val="640"/>
          <w:marRight w:val="0"/>
          <w:marTop w:val="0"/>
          <w:marBottom w:val="0"/>
          <w:divBdr>
            <w:top w:val="none" w:sz="0" w:space="0" w:color="auto"/>
            <w:left w:val="none" w:sz="0" w:space="0" w:color="auto"/>
            <w:bottom w:val="none" w:sz="0" w:space="0" w:color="auto"/>
            <w:right w:val="none" w:sz="0" w:space="0" w:color="auto"/>
          </w:divBdr>
        </w:div>
      </w:divsChild>
    </w:div>
    <w:div w:id="1917203210">
      <w:bodyDiv w:val="1"/>
      <w:marLeft w:val="0"/>
      <w:marRight w:val="0"/>
      <w:marTop w:val="0"/>
      <w:marBottom w:val="0"/>
      <w:divBdr>
        <w:top w:val="none" w:sz="0" w:space="0" w:color="auto"/>
        <w:left w:val="none" w:sz="0" w:space="0" w:color="auto"/>
        <w:bottom w:val="none" w:sz="0" w:space="0" w:color="auto"/>
        <w:right w:val="none" w:sz="0" w:space="0" w:color="auto"/>
      </w:divBdr>
    </w:div>
    <w:div w:id="1919901585">
      <w:bodyDiv w:val="1"/>
      <w:marLeft w:val="0"/>
      <w:marRight w:val="0"/>
      <w:marTop w:val="0"/>
      <w:marBottom w:val="0"/>
      <w:divBdr>
        <w:top w:val="none" w:sz="0" w:space="0" w:color="auto"/>
        <w:left w:val="none" w:sz="0" w:space="0" w:color="auto"/>
        <w:bottom w:val="none" w:sz="0" w:space="0" w:color="auto"/>
        <w:right w:val="none" w:sz="0" w:space="0" w:color="auto"/>
      </w:divBdr>
      <w:divsChild>
        <w:div w:id="2113160312">
          <w:marLeft w:val="640"/>
          <w:marRight w:val="0"/>
          <w:marTop w:val="0"/>
          <w:marBottom w:val="0"/>
          <w:divBdr>
            <w:top w:val="none" w:sz="0" w:space="0" w:color="auto"/>
            <w:left w:val="none" w:sz="0" w:space="0" w:color="auto"/>
            <w:bottom w:val="none" w:sz="0" w:space="0" w:color="auto"/>
            <w:right w:val="none" w:sz="0" w:space="0" w:color="auto"/>
          </w:divBdr>
        </w:div>
        <w:div w:id="1133400802">
          <w:marLeft w:val="640"/>
          <w:marRight w:val="0"/>
          <w:marTop w:val="0"/>
          <w:marBottom w:val="0"/>
          <w:divBdr>
            <w:top w:val="none" w:sz="0" w:space="0" w:color="auto"/>
            <w:left w:val="none" w:sz="0" w:space="0" w:color="auto"/>
            <w:bottom w:val="none" w:sz="0" w:space="0" w:color="auto"/>
            <w:right w:val="none" w:sz="0" w:space="0" w:color="auto"/>
          </w:divBdr>
        </w:div>
        <w:div w:id="906844814">
          <w:marLeft w:val="640"/>
          <w:marRight w:val="0"/>
          <w:marTop w:val="0"/>
          <w:marBottom w:val="0"/>
          <w:divBdr>
            <w:top w:val="none" w:sz="0" w:space="0" w:color="auto"/>
            <w:left w:val="none" w:sz="0" w:space="0" w:color="auto"/>
            <w:bottom w:val="none" w:sz="0" w:space="0" w:color="auto"/>
            <w:right w:val="none" w:sz="0" w:space="0" w:color="auto"/>
          </w:divBdr>
        </w:div>
        <w:div w:id="183056193">
          <w:marLeft w:val="640"/>
          <w:marRight w:val="0"/>
          <w:marTop w:val="0"/>
          <w:marBottom w:val="0"/>
          <w:divBdr>
            <w:top w:val="none" w:sz="0" w:space="0" w:color="auto"/>
            <w:left w:val="none" w:sz="0" w:space="0" w:color="auto"/>
            <w:bottom w:val="none" w:sz="0" w:space="0" w:color="auto"/>
            <w:right w:val="none" w:sz="0" w:space="0" w:color="auto"/>
          </w:divBdr>
        </w:div>
        <w:div w:id="1172722258">
          <w:marLeft w:val="640"/>
          <w:marRight w:val="0"/>
          <w:marTop w:val="0"/>
          <w:marBottom w:val="0"/>
          <w:divBdr>
            <w:top w:val="none" w:sz="0" w:space="0" w:color="auto"/>
            <w:left w:val="none" w:sz="0" w:space="0" w:color="auto"/>
            <w:bottom w:val="none" w:sz="0" w:space="0" w:color="auto"/>
            <w:right w:val="none" w:sz="0" w:space="0" w:color="auto"/>
          </w:divBdr>
        </w:div>
        <w:div w:id="572618158">
          <w:marLeft w:val="640"/>
          <w:marRight w:val="0"/>
          <w:marTop w:val="0"/>
          <w:marBottom w:val="0"/>
          <w:divBdr>
            <w:top w:val="none" w:sz="0" w:space="0" w:color="auto"/>
            <w:left w:val="none" w:sz="0" w:space="0" w:color="auto"/>
            <w:bottom w:val="none" w:sz="0" w:space="0" w:color="auto"/>
            <w:right w:val="none" w:sz="0" w:space="0" w:color="auto"/>
          </w:divBdr>
        </w:div>
        <w:div w:id="1335303928">
          <w:marLeft w:val="640"/>
          <w:marRight w:val="0"/>
          <w:marTop w:val="0"/>
          <w:marBottom w:val="0"/>
          <w:divBdr>
            <w:top w:val="none" w:sz="0" w:space="0" w:color="auto"/>
            <w:left w:val="none" w:sz="0" w:space="0" w:color="auto"/>
            <w:bottom w:val="none" w:sz="0" w:space="0" w:color="auto"/>
            <w:right w:val="none" w:sz="0" w:space="0" w:color="auto"/>
          </w:divBdr>
        </w:div>
        <w:div w:id="314264126">
          <w:marLeft w:val="640"/>
          <w:marRight w:val="0"/>
          <w:marTop w:val="0"/>
          <w:marBottom w:val="0"/>
          <w:divBdr>
            <w:top w:val="none" w:sz="0" w:space="0" w:color="auto"/>
            <w:left w:val="none" w:sz="0" w:space="0" w:color="auto"/>
            <w:bottom w:val="none" w:sz="0" w:space="0" w:color="auto"/>
            <w:right w:val="none" w:sz="0" w:space="0" w:color="auto"/>
          </w:divBdr>
        </w:div>
        <w:div w:id="1234461989">
          <w:marLeft w:val="640"/>
          <w:marRight w:val="0"/>
          <w:marTop w:val="0"/>
          <w:marBottom w:val="0"/>
          <w:divBdr>
            <w:top w:val="none" w:sz="0" w:space="0" w:color="auto"/>
            <w:left w:val="none" w:sz="0" w:space="0" w:color="auto"/>
            <w:bottom w:val="none" w:sz="0" w:space="0" w:color="auto"/>
            <w:right w:val="none" w:sz="0" w:space="0" w:color="auto"/>
          </w:divBdr>
        </w:div>
        <w:div w:id="1630470439">
          <w:marLeft w:val="640"/>
          <w:marRight w:val="0"/>
          <w:marTop w:val="0"/>
          <w:marBottom w:val="0"/>
          <w:divBdr>
            <w:top w:val="none" w:sz="0" w:space="0" w:color="auto"/>
            <w:left w:val="none" w:sz="0" w:space="0" w:color="auto"/>
            <w:bottom w:val="none" w:sz="0" w:space="0" w:color="auto"/>
            <w:right w:val="none" w:sz="0" w:space="0" w:color="auto"/>
          </w:divBdr>
        </w:div>
        <w:div w:id="1308822008">
          <w:marLeft w:val="640"/>
          <w:marRight w:val="0"/>
          <w:marTop w:val="0"/>
          <w:marBottom w:val="0"/>
          <w:divBdr>
            <w:top w:val="none" w:sz="0" w:space="0" w:color="auto"/>
            <w:left w:val="none" w:sz="0" w:space="0" w:color="auto"/>
            <w:bottom w:val="none" w:sz="0" w:space="0" w:color="auto"/>
            <w:right w:val="none" w:sz="0" w:space="0" w:color="auto"/>
          </w:divBdr>
        </w:div>
        <w:div w:id="2139565248">
          <w:marLeft w:val="640"/>
          <w:marRight w:val="0"/>
          <w:marTop w:val="0"/>
          <w:marBottom w:val="0"/>
          <w:divBdr>
            <w:top w:val="none" w:sz="0" w:space="0" w:color="auto"/>
            <w:left w:val="none" w:sz="0" w:space="0" w:color="auto"/>
            <w:bottom w:val="none" w:sz="0" w:space="0" w:color="auto"/>
            <w:right w:val="none" w:sz="0" w:space="0" w:color="auto"/>
          </w:divBdr>
        </w:div>
        <w:div w:id="1424377793">
          <w:marLeft w:val="640"/>
          <w:marRight w:val="0"/>
          <w:marTop w:val="0"/>
          <w:marBottom w:val="0"/>
          <w:divBdr>
            <w:top w:val="none" w:sz="0" w:space="0" w:color="auto"/>
            <w:left w:val="none" w:sz="0" w:space="0" w:color="auto"/>
            <w:bottom w:val="none" w:sz="0" w:space="0" w:color="auto"/>
            <w:right w:val="none" w:sz="0" w:space="0" w:color="auto"/>
          </w:divBdr>
        </w:div>
        <w:div w:id="1436444462">
          <w:marLeft w:val="640"/>
          <w:marRight w:val="0"/>
          <w:marTop w:val="0"/>
          <w:marBottom w:val="0"/>
          <w:divBdr>
            <w:top w:val="none" w:sz="0" w:space="0" w:color="auto"/>
            <w:left w:val="none" w:sz="0" w:space="0" w:color="auto"/>
            <w:bottom w:val="none" w:sz="0" w:space="0" w:color="auto"/>
            <w:right w:val="none" w:sz="0" w:space="0" w:color="auto"/>
          </w:divBdr>
        </w:div>
        <w:div w:id="162165865">
          <w:marLeft w:val="640"/>
          <w:marRight w:val="0"/>
          <w:marTop w:val="0"/>
          <w:marBottom w:val="0"/>
          <w:divBdr>
            <w:top w:val="none" w:sz="0" w:space="0" w:color="auto"/>
            <w:left w:val="none" w:sz="0" w:space="0" w:color="auto"/>
            <w:bottom w:val="none" w:sz="0" w:space="0" w:color="auto"/>
            <w:right w:val="none" w:sz="0" w:space="0" w:color="auto"/>
          </w:divBdr>
        </w:div>
        <w:div w:id="284314371">
          <w:marLeft w:val="640"/>
          <w:marRight w:val="0"/>
          <w:marTop w:val="0"/>
          <w:marBottom w:val="0"/>
          <w:divBdr>
            <w:top w:val="none" w:sz="0" w:space="0" w:color="auto"/>
            <w:left w:val="none" w:sz="0" w:space="0" w:color="auto"/>
            <w:bottom w:val="none" w:sz="0" w:space="0" w:color="auto"/>
            <w:right w:val="none" w:sz="0" w:space="0" w:color="auto"/>
          </w:divBdr>
        </w:div>
        <w:div w:id="1461072569">
          <w:marLeft w:val="640"/>
          <w:marRight w:val="0"/>
          <w:marTop w:val="0"/>
          <w:marBottom w:val="0"/>
          <w:divBdr>
            <w:top w:val="none" w:sz="0" w:space="0" w:color="auto"/>
            <w:left w:val="none" w:sz="0" w:space="0" w:color="auto"/>
            <w:bottom w:val="none" w:sz="0" w:space="0" w:color="auto"/>
            <w:right w:val="none" w:sz="0" w:space="0" w:color="auto"/>
          </w:divBdr>
        </w:div>
        <w:div w:id="1740833494">
          <w:marLeft w:val="640"/>
          <w:marRight w:val="0"/>
          <w:marTop w:val="0"/>
          <w:marBottom w:val="0"/>
          <w:divBdr>
            <w:top w:val="none" w:sz="0" w:space="0" w:color="auto"/>
            <w:left w:val="none" w:sz="0" w:space="0" w:color="auto"/>
            <w:bottom w:val="none" w:sz="0" w:space="0" w:color="auto"/>
            <w:right w:val="none" w:sz="0" w:space="0" w:color="auto"/>
          </w:divBdr>
        </w:div>
        <w:div w:id="1523743881">
          <w:marLeft w:val="640"/>
          <w:marRight w:val="0"/>
          <w:marTop w:val="0"/>
          <w:marBottom w:val="0"/>
          <w:divBdr>
            <w:top w:val="none" w:sz="0" w:space="0" w:color="auto"/>
            <w:left w:val="none" w:sz="0" w:space="0" w:color="auto"/>
            <w:bottom w:val="none" w:sz="0" w:space="0" w:color="auto"/>
            <w:right w:val="none" w:sz="0" w:space="0" w:color="auto"/>
          </w:divBdr>
        </w:div>
        <w:div w:id="901450582">
          <w:marLeft w:val="640"/>
          <w:marRight w:val="0"/>
          <w:marTop w:val="0"/>
          <w:marBottom w:val="0"/>
          <w:divBdr>
            <w:top w:val="none" w:sz="0" w:space="0" w:color="auto"/>
            <w:left w:val="none" w:sz="0" w:space="0" w:color="auto"/>
            <w:bottom w:val="none" w:sz="0" w:space="0" w:color="auto"/>
            <w:right w:val="none" w:sz="0" w:space="0" w:color="auto"/>
          </w:divBdr>
        </w:div>
      </w:divsChild>
    </w:div>
    <w:div w:id="1921058021">
      <w:bodyDiv w:val="1"/>
      <w:marLeft w:val="0"/>
      <w:marRight w:val="0"/>
      <w:marTop w:val="0"/>
      <w:marBottom w:val="0"/>
      <w:divBdr>
        <w:top w:val="none" w:sz="0" w:space="0" w:color="auto"/>
        <w:left w:val="none" w:sz="0" w:space="0" w:color="auto"/>
        <w:bottom w:val="none" w:sz="0" w:space="0" w:color="auto"/>
        <w:right w:val="none" w:sz="0" w:space="0" w:color="auto"/>
      </w:divBdr>
      <w:divsChild>
        <w:div w:id="1049263172">
          <w:marLeft w:val="640"/>
          <w:marRight w:val="0"/>
          <w:marTop w:val="0"/>
          <w:marBottom w:val="0"/>
          <w:divBdr>
            <w:top w:val="none" w:sz="0" w:space="0" w:color="auto"/>
            <w:left w:val="none" w:sz="0" w:space="0" w:color="auto"/>
            <w:bottom w:val="none" w:sz="0" w:space="0" w:color="auto"/>
            <w:right w:val="none" w:sz="0" w:space="0" w:color="auto"/>
          </w:divBdr>
        </w:div>
        <w:div w:id="1700080035">
          <w:marLeft w:val="640"/>
          <w:marRight w:val="0"/>
          <w:marTop w:val="0"/>
          <w:marBottom w:val="0"/>
          <w:divBdr>
            <w:top w:val="none" w:sz="0" w:space="0" w:color="auto"/>
            <w:left w:val="none" w:sz="0" w:space="0" w:color="auto"/>
            <w:bottom w:val="none" w:sz="0" w:space="0" w:color="auto"/>
            <w:right w:val="none" w:sz="0" w:space="0" w:color="auto"/>
          </w:divBdr>
        </w:div>
        <w:div w:id="1805196916">
          <w:marLeft w:val="640"/>
          <w:marRight w:val="0"/>
          <w:marTop w:val="0"/>
          <w:marBottom w:val="0"/>
          <w:divBdr>
            <w:top w:val="none" w:sz="0" w:space="0" w:color="auto"/>
            <w:left w:val="none" w:sz="0" w:space="0" w:color="auto"/>
            <w:bottom w:val="none" w:sz="0" w:space="0" w:color="auto"/>
            <w:right w:val="none" w:sz="0" w:space="0" w:color="auto"/>
          </w:divBdr>
        </w:div>
        <w:div w:id="1195272755">
          <w:marLeft w:val="640"/>
          <w:marRight w:val="0"/>
          <w:marTop w:val="0"/>
          <w:marBottom w:val="0"/>
          <w:divBdr>
            <w:top w:val="none" w:sz="0" w:space="0" w:color="auto"/>
            <w:left w:val="none" w:sz="0" w:space="0" w:color="auto"/>
            <w:bottom w:val="none" w:sz="0" w:space="0" w:color="auto"/>
            <w:right w:val="none" w:sz="0" w:space="0" w:color="auto"/>
          </w:divBdr>
        </w:div>
        <w:div w:id="1271887866">
          <w:marLeft w:val="640"/>
          <w:marRight w:val="0"/>
          <w:marTop w:val="0"/>
          <w:marBottom w:val="0"/>
          <w:divBdr>
            <w:top w:val="none" w:sz="0" w:space="0" w:color="auto"/>
            <w:left w:val="none" w:sz="0" w:space="0" w:color="auto"/>
            <w:bottom w:val="none" w:sz="0" w:space="0" w:color="auto"/>
            <w:right w:val="none" w:sz="0" w:space="0" w:color="auto"/>
          </w:divBdr>
        </w:div>
        <w:div w:id="1687750553">
          <w:marLeft w:val="640"/>
          <w:marRight w:val="0"/>
          <w:marTop w:val="0"/>
          <w:marBottom w:val="0"/>
          <w:divBdr>
            <w:top w:val="none" w:sz="0" w:space="0" w:color="auto"/>
            <w:left w:val="none" w:sz="0" w:space="0" w:color="auto"/>
            <w:bottom w:val="none" w:sz="0" w:space="0" w:color="auto"/>
            <w:right w:val="none" w:sz="0" w:space="0" w:color="auto"/>
          </w:divBdr>
        </w:div>
        <w:div w:id="1984235565">
          <w:marLeft w:val="640"/>
          <w:marRight w:val="0"/>
          <w:marTop w:val="0"/>
          <w:marBottom w:val="0"/>
          <w:divBdr>
            <w:top w:val="none" w:sz="0" w:space="0" w:color="auto"/>
            <w:left w:val="none" w:sz="0" w:space="0" w:color="auto"/>
            <w:bottom w:val="none" w:sz="0" w:space="0" w:color="auto"/>
            <w:right w:val="none" w:sz="0" w:space="0" w:color="auto"/>
          </w:divBdr>
        </w:div>
        <w:div w:id="950818352">
          <w:marLeft w:val="640"/>
          <w:marRight w:val="0"/>
          <w:marTop w:val="0"/>
          <w:marBottom w:val="0"/>
          <w:divBdr>
            <w:top w:val="none" w:sz="0" w:space="0" w:color="auto"/>
            <w:left w:val="none" w:sz="0" w:space="0" w:color="auto"/>
            <w:bottom w:val="none" w:sz="0" w:space="0" w:color="auto"/>
            <w:right w:val="none" w:sz="0" w:space="0" w:color="auto"/>
          </w:divBdr>
        </w:div>
        <w:div w:id="302930387">
          <w:marLeft w:val="640"/>
          <w:marRight w:val="0"/>
          <w:marTop w:val="0"/>
          <w:marBottom w:val="0"/>
          <w:divBdr>
            <w:top w:val="none" w:sz="0" w:space="0" w:color="auto"/>
            <w:left w:val="none" w:sz="0" w:space="0" w:color="auto"/>
            <w:bottom w:val="none" w:sz="0" w:space="0" w:color="auto"/>
            <w:right w:val="none" w:sz="0" w:space="0" w:color="auto"/>
          </w:divBdr>
        </w:div>
        <w:div w:id="159348295">
          <w:marLeft w:val="640"/>
          <w:marRight w:val="0"/>
          <w:marTop w:val="0"/>
          <w:marBottom w:val="0"/>
          <w:divBdr>
            <w:top w:val="none" w:sz="0" w:space="0" w:color="auto"/>
            <w:left w:val="none" w:sz="0" w:space="0" w:color="auto"/>
            <w:bottom w:val="none" w:sz="0" w:space="0" w:color="auto"/>
            <w:right w:val="none" w:sz="0" w:space="0" w:color="auto"/>
          </w:divBdr>
        </w:div>
        <w:div w:id="632368187">
          <w:marLeft w:val="640"/>
          <w:marRight w:val="0"/>
          <w:marTop w:val="0"/>
          <w:marBottom w:val="0"/>
          <w:divBdr>
            <w:top w:val="none" w:sz="0" w:space="0" w:color="auto"/>
            <w:left w:val="none" w:sz="0" w:space="0" w:color="auto"/>
            <w:bottom w:val="none" w:sz="0" w:space="0" w:color="auto"/>
            <w:right w:val="none" w:sz="0" w:space="0" w:color="auto"/>
          </w:divBdr>
        </w:div>
        <w:div w:id="2059158339">
          <w:marLeft w:val="640"/>
          <w:marRight w:val="0"/>
          <w:marTop w:val="0"/>
          <w:marBottom w:val="0"/>
          <w:divBdr>
            <w:top w:val="none" w:sz="0" w:space="0" w:color="auto"/>
            <w:left w:val="none" w:sz="0" w:space="0" w:color="auto"/>
            <w:bottom w:val="none" w:sz="0" w:space="0" w:color="auto"/>
            <w:right w:val="none" w:sz="0" w:space="0" w:color="auto"/>
          </w:divBdr>
        </w:div>
        <w:div w:id="184485857">
          <w:marLeft w:val="640"/>
          <w:marRight w:val="0"/>
          <w:marTop w:val="0"/>
          <w:marBottom w:val="0"/>
          <w:divBdr>
            <w:top w:val="none" w:sz="0" w:space="0" w:color="auto"/>
            <w:left w:val="none" w:sz="0" w:space="0" w:color="auto"/>
            <w:bottom w:val="none" w:sz="0" w:space="0" w:color="auto"/>
            <w:right w:val="none" w:sz="0" w:space="0" w:color="auto"/>
          </w:divBdr>
        </w:div>
        <w:div w:id="1063794611">
          <w:marLeft w:val="640"/>
          <w:marRight w:val="0"/>
          <w:marTop w:val="0"/>
          <w:marBottom w:val="0"/>
          <w:divBdr>
            <w:top w:val="none" w:sz="0" w:space="0" w:color="auto"/>
            <w:left w:val="none" w:sz="0" w:space="0" w:color="auto"/>
            <w:bottom w:val="none" w:sz="0" w:space="0" w:color="auto"/>
            <w:right w:val="none" w:sz="0" w:space="0" w:color="auto"/>
          </w:divBdr>
        </w:div>
        <w:div w:id="1467383665">
          <w:marLeft w:val="640"/>
          <w:marRight w:val="0"/>
          <w:marTop w:val="0"/>
          <w:marBottom w:val="0"/>
          <w:divBdr>
            <w:top w:val="none" w:sz="0" w:space="0" w:color="auto"/>
            <w:left w:val="none" w:sz="0" w:space="0" w:color="auto"/>
            <w:bottom w:val="none" w:sz="0" w:space="0" w:color="auto"/>
            <w:right w:val="none" w:sz="0" w:space="0" w:color="auto"/>
          </w:divBdr>
        </w:div>
        <w:div w:id="858588438">
          <w:marLeft w:val="640"/>
          <w:marRight w:val="0"/>
          <w:marTop w:val="0"/>
          <w:marBottom w:val="0"/>
          <w:divBdr>
            <w:top w:val="none" w:sz="0" w:space="0" w:color="auto"/>
            <w:left w:val="none" w:sz="0" w:space="0" w:color="auto"/>
            <w:bottom w:val="none" w:sz="0" w:space="0" w:color="auto"/>
            <w:right w:val="none" w:sz="0" w:space="0" w:color="auto"/>
          </w:divBdr>
        </w:div>
        <w:div w:id="483207023">
          <w:marLeft w:val="640"/>
          <w:marRight w:val="0"/>
          <w:marTop w:val="0"/>
          <w:marBottom w:val="0"/>
          <w:divBdr>
            <w:top w:val="none" w:sz="0" w:space="0" w:color="auto"/>
            <w:left w:val="none" w:sz="0" w:space="0" w:color="auto"/>
            <w:bottom w:val="none" w:sz="0" w:space="0" w:color="auto"/>
            <w:right w:val="none" w:sz="0" w:space="0" w:color="auto"/>
          </w:divBdr>
        </w:div>
        <w:div w:id="1933583520">
          <w:marLeft w:val="640"/>
          <w:marRight w:val="0"/>
          <w:marTop w:val="0"/>
          <w:marBottom w:val="0"/>
          <w:divBdr>
            <w:top w:val="none" w:sz="0" w:space="0" w:color="auto"/>
            <w:left w:val="none" w:sz="0" w:space="0" w:color="auto"/>
            <w:bottom w:val="none" w:sz="0" w:space="0" w:color="auto"/>
            <w:right w:val="none" w:sz="0" w:space="0" w:color="auto"/>
          </w:divBdr>
        </w:div>
        <w:div w:id="444809769">
          <w:marLeft w:val="640"/>
          <w:marRight w:val="0"/>
          <w:marTop w:val="0"/>
          <w:marBottom w:val="0"/>
          <w:divBdr>
            <w:top w:val="none" w:sz="0" w:space="0" w:color="auto"/>
            <w:left w:val="none" w:sz="0" w:space="0" w:color="auto"/>
            <w:bottom w:val="none" w:sz="0" w:space="0" w:color="auto"/>
            <w:right w:val="none" w:sz="0" w:space="0" w:color="auto"/>
          </w:divBdr>
        </w:div>
        <w:div w:id="889154520">
          <w:marLeft w:val="640"/>
          <w:marRight w:val="0"/>
          <w:marTop w:val="0"/>
          <w:marBottom w:val="0"/>
          <w:divBdr>
            <w:top w:val="none" w:sz="0" w:space="0" w:color="auto"/>
            <w:left w:val="none" w:sz="0" w:space="0" w:color="auto"/>
            <w:bottom w:val="none" w:sz="0" w:space="0" w:color="auto"/>
            <w:right w:val="none" w:sz="0" w:space="0" w:color="auto"/>
          </w:divBdr>
        </w:div>
        <w:div w:id="1814759462">
          <w:marLeft w:val="640"/>
          <w:marRight w:val="0"/>
          <w:marTop w:val="0"/>
          <w:marBottom w:val="0"/>
          <w:divBdr>
            <w:top w:val="none" w:sz="0" w:space="0" w:color="auto"/>
            <w:left w:val="none" w:sz="0" w:space="0" w:color="auto"/>
            <w:bottom w:val="none" w:sz="0" w:space="0" w:color="auto"/>
            <w:right w:val="none" w:sz="0" w:space="0" w:color="auto"/>
          </w:divBdr>
        </w:div>
        <w:div w:id="404685111">
          <w:marLeft w:val="640"/>
          <w:marRight w:val="0"/>
          <w:marTop w:val="0"/>
          <w:marBottom w:val="0"/>
          <w:divBdr>
            <w:top w:val="none" w:sz="0" w:space="0" w:color="auto"/>
            <w:left w:val="none" w:sz="0" w:space="0" w:color="auto"/>
            <w:bottom w:val="none" w:sz="0" w:space="0" w:color="auto"/>
            <w:right w:val="none" w:sz="0" w:space="0" w:color="auto"/>
          </w:divBdr>
        </w:div>
        <w:div w:id="831724384">
          <w:marLeft w:val="640"/>
          <w:marRight w:val="0"/>
          <w:marTop w:val="0"/>
          <w:marBottom w:val="0"/>
          <w:divBdr>
            <w:top w:val="none" w:sz="0" w:space="0" w:color="auto"/>
            <w:left w:val="none" w:sz="0" w:space="0" w:color="auto"/>
            <w:bottom w:val="none" w:sz="0" w:space="0" w:color="auto"/>
            <w:right w:val="none" w:sz="0" w:space="0" w:color="auto"/>
          </w:divBdr>
        </w:div>
        <w:div w:id="1288897429">
          <w:marLeft w:val="640"/>
          <w:marRight w:val="0"/>
          <w:marTop w:val="0"/>
          <w:marBottom w:val="0"/>
          <w:divBdr>
            <w:top w:val="none" w:sz="0" w:space="0" w:color="auto"/>
            <w:left w:val="none" w:sz="0" w:space="0" w:color="auto"/>
            <w:bottom w:val="none" w:sz="0" w:space="0" w:color="auto"/>
            <w:right w:val="none" w:sz="0" w:space="0" w:color="auto"/>
          </w:divBdr>
        </w:div>
      </w:divsChild>
    </w:div>
    <w:div w:id="1926180601">
      <w:bodyDiv w:val="1"/>
      <w:marLeft w:val="0"/>
      <w:marRight w:val="0"/>
      <w:marTop w:val="0"/>
      <w:marBottom w:val="0"/>
      <w:divBdr>
        <w:top w:val="none" w:sz="0" w:space="0" w:color="auto"/>
        <w:left w:val="none" w:sz="0" w:space="0" w:color="auto"/>
        <w:bottom w:val="none" w:sz="0" w:space="0" w:color="auto"/>
        <w:right w:val="none" w:sz="0" w:space="0" w:color="auto"/>
      </w:divBdr>
    </w:div>
    <w:div w:id="1935893902">
      <w:bodyDiv w:val="1"/>
      <w:marLeft w:val="0"/>
      <w:marRight w:val="0"/>
      <w:marTop w:val="0"/>
      <w:marBottom w:val="0"/>
      <w:divBdr>
        <w:top w:val="none" w:sz="0" w:space="0" w:color="auto"/>
        <w:left w:val="none" w:sz="0" w:space="0" w:color="auto"/>
        <w:bottom w:val="none" w:sz="0" w:space="0" w:color="auto"/>
        <w:right w:val="none" w:sz="0" w:space="0" w:color="auto"/>
      </w:divBdr>
      <w:divsChild>
        <w:div w:id="1965191486">
          <w:marLeft w:val="640"/>
          <w:marRight w:val="0"/>
          <w:marTop w:val="0"/>
          <w:marBottom w:val="0"/>
          <w:divBdr>
            <w:top w:val="none" w:sz="0" w:space="0" w:color="auto"/>
            <w:left w:val="none" w:sz="0" w:space="0" w:color="auto"/>
            <w:bottom w:val="none" w:sz="0" w:space="0" w:color="auto"/>
            <w:right w:val="none" w:sz="0" w:space="0" w:color="auto"/>
          </w:divBdr>
        </w:div>
        <w:div w:id="181480586">
          <w:marLeft w:val="640"/>
          <w:marRight w:val="0"/>
          <w:marTop w:val="0"/>
          <w:marBottom w:val="0"/>
          <w:divBdr>
            <w:top w:val="none" w:sz="0" w:space="0" w:color="auto"/>
            <w:left w:val="none" w:sz="0" w:space="0" w:color="auto"/>
            <w:bottom w:val="none" w:sz="0" w:space="0" w:color="auto"/>
            <w:right w:val="none" w:sz="0" w:space="0" w:color="auto"/>
          </w:divBdr>
        </w:div>
        <w:div w:id="1325546223">
          <w:marLeft w:val="640"/>
          <w:marRight w:val="0"/>
          <w:marTop w:val="0"/>
          <w:marBottom w:val="0"/>
          <w:divBdr>
            <w:top w:val="none" w:sz="0" w:space="0" w:color="auto"/>
            <w:left w:val="none" w:sz="0" w:space="0" w:color="auto"/>
            <w:bottom w:val="none" w:sz="0" w:space="0" w:color="auto"/>
            <w:right w:val="none" w:sz="0" w:space="0" w:color="auto"/>
          </w:divBdr>
        </w:div>
        <w:div w:id="2055764329">
          <w:marLeft w:val="640"/>
          <w:marRight w:val="0"/>
          <w:marTop w:val="0"/>
          <w:marBottom w:val="0"/>
          <w:divBdr>
            <w:top w:val="none" w:sz="0" w:space="0" w:color="auto"/>
            <w:left w:val="none" w:sz="0" w:space="0" w:color="auto"/>
            <w:bottom w:val="none" w:sz="0" w:space="0" w:color="auto"/>
            <w:right w:val="none" w:sz="0" w:space="0" w:color="auto"/>
          </w:divBdr>
        </w:div>
        <w:div w:id="1604801149">
          <w:marLeft w:val="640"/>
          <w:marRight w:val="0"/>
          <w:marTop w:val="0"/>
          <w:marBottom w:val="0"/>
          <w:divBdr>
            <w:top w:val="none" w:sz="0" w:space="0" w:color="auto"/>
            <w:left w:val="none" w:sz="0" w:space="0" w:color="auto"/>
            <w:bottom w:val="none" w:sz="0" w:space="0" w:color="auto"/>
            <w:right w:val="none" w:sz="0" w:space="0" w:color="auto"/>
          </w:divBdr>
        </w:div>
        <w:div w:id="783501790">
          <w:marLeft w:val="640"/>
          <w:marRight w:val="0"/>
          <w:marTop w:val="0"/>
          <w:marBottom w:val="0"/>
          <w:divBdr>
            <w:top w:val="none" w:sz="0" w:space="0" w:color="auto"/>
            <w:left w:val="none" w:sz="0" w:space="0" w:color="auto"/>
            <w:bottom w:val="none" w:sz="0" w:space="0" w:color="auto"/>
            <w:right w:val="none" w:sz="0" w:space="0" w:color="auto"/>
          </w:divBdr>
        </w:div>
        <w:div w:id="1550916291">
          <w:marLeft w:val="640"/>
          <w:marRight w:val="0"/>
          <w:marTop w:val="0"/>
          <w:marBottom w:val="0"/>
          <w:divBdr>
            <w:top w:val="none" w:sz="0" w:space="0" w:color="auto"/>
            <w:left w:val="none" w:sz="0" w:space="0" w:color="auto"/>
            <w:bottom w:val="none" w:sz="0" w:space="0" w:color="auto"/>
            <w:right w:val="none" w:sz="0" w:space="0" w:color="auto"/>
          </w:divBdr>
        </w:div>
        <w:div w:id="910386174">
          <w:marLeft w:val="640"/>
          <w:marRight w:val="0"/>
          <w:marTop w:val="0"/>
          <w:marBottom w:val="0"/>
          <w:divBdr>
            <w:top w:val="none" w:sz="0" w:space="0" w:color="auto"/>
            <w:left w:val="none" w:sz="0" w:space="0" w:color="auto"/>
            <w:bottom w:val="none" w:sz="0" w:space="0" w:color="auto"/>
            <w:right w:val="none" w:sz="0" w:space="0" w:color="auto"/>
          </w:divBdr>
        </w:div>
        <w:div w:id="883643425">
          <w:marLeft w:val="640"/>
          <w:marRight w:val="0"/>
          <w:marTop w:val="0"/>
          <w:marBottom w:val="0"/>
          <w:divBdr>
            <w:top w:val="none" w:sz="0" w:space="0" w:color="auto"/>
            <w:left w:val="none" w:sz="0" w:space="0" w:color="auto"/>
            <w:bottom w:val="none" w:sz="0" w:space="0" w:color="auto"/>
            <w:right w:val="none" w:sz="0" w:space="0" w:color="auto"/>
          </w:divBdr>
        </w:div>
        <w:div w:id="499010555">
          <w:marLeft w:val="640"/>
          <w:marRight w:val="0"/>
          <w:marTop w:val="0"/>
          <w:marBottom w:val="0"/>
          <w:divBdr>
            <w:top w:val="none" w:sz="0" w:space="0" w:color="auto"/>
            <w:left w:val="none" w:sz="0" w:space="0" w:color="auto"/>
            <w:bottom w:val="none" w:sz="0" w:space="0" w:color="auto"/>
            <w:right w:val="none" w:sz="0" w:space="0" w:color="auto"/>
          </w:divBdr>
        </w:div>
        <w:div w:id="1801342796">
          <w:marLeft w:val="640"/>
          <w:marRight w:val="0"/>
          <w:marTop w:val="0"/>
          <w:marBottom w:val="0"/>
          <w:divBdr>
            <w:top w:val="none" w:sz="0" w:space="0" w:color="auto"/>
            <w:left w:val="none" w:sz="0" w:space="0" w:color="auto"/>
            <w:bottom w:val="none" w:sz="0" w:space="0" w:color="auto"/>
            <w:right w:val="none" w:sz="0" w:space="0" w:color="auto"/>
          </w:divBdr>
        </w:div>
        <w:div w:id="976496380">
          <w:marLeft w:val="640"/>
          <w:marRight w:val="0"/>
          <w:marTop w:val="0"/>
          <w:marBottom w:val="0"/>
          <w:divBdr>
            <w:top w:val="none" w:sz="0" w:space="0" w:color="auto"/>
            <w:left w:val="none" w:sz="0" w:space="0" w:color="auto"/>
            <w:bottom w:val="none" w:sz="0" w:space="0" w:color="auto"/>
            <w:right w:val="none" w:sz="0" w:space="0" w:color="auto"/>
          </w:divBdr>
        </w:div>
        <w:div w:id="905608997">
          <w:marLeft w:val="640"/>
          <w:marRight w:val="0"/>
          <w:marTop w:val="0"/>
          <w:marBottom w:val="0"/>
          <w:divBdr>
            <w:top w:val="none" w:sz="0" w:space="0" w:color="auto"/>
            <w:left w:val="none" w:sz="0" w:space="0" w:color="auto"/>
            <w:bottom w:val="none" w:sz="0" w:space="0" w:color="auto"/>
            <w:right w:val="none" w:sz="0" w:space="0" w:color="auto"/>
          </w:divBdr>
        </w:div>
        <w:div w:id="1719553545">
          <w:marLeft w:val="640"/>
          <w:marRight w:val="0"/>
          <w:marTop w:val="0"/>
          <w:marBottom w:val="0"/>
          <w:divBdr>
            <w:top w:val="none" w:sz="0" w:space="0" w:color="auto"/>
            <w:left w:val="none" w:sz="0" w:space="0" w:color="auto"/>
            <w:bottom w:val="none" w:sz="0" w:space="0" w:color="auto"/>
            <w:right w:val="none" w:sz="0" w:space="0" w:color="auto"/>
          </w:divBdr>
        </w:div>
        <w:div w:id="1118182156">
          <w:marLeft w:val="640"/>
          <w:marRight w:val="0"/>
          <w:marTop w:val="0"/>
          <w:marBottom w:val="0"/>
          <w:divBdr>
            <w:top w:val="none" w:sz="0" w:space="0" w:color="auto"/>
            <w:left w:val="none" w:sz="0" w:space="0" w:color="auto"/>
            <w:bottom w:val="none" w:sz="0" w:space="0" w:color="auto"/>
            <w:right w:val="none" w:sz="0" w:space="0" w:color="auto"/>
          </w:divBdr>
        </w:div>
        <w:div w:id="846481965">
          <w:marLeft w:val="640"/>
          <w:marRight w:val="0"/>
          <w:marTop w:val="0"/>
          <w:marBottom w:val="0"/>
          <w:divBdr>
            <w:top w:val="none" w:sz="0" w:space="0" w:color="auto"/>
            <w:left w:val="none" w:sz="0" w:space="0" w:color="auto"/>
            <w:bottom w:val="none" w:sz="0" w:space="0" w:color="auto"/>
            <w:right w:val="none" w:sz="0" w:space="0" w:color="auto"/>
          </w:divBdr>
        </w:div>
        <w:div w:id="1219899269">
          <w:marLeft w:val="640"/>
          <w:marRight w:val="0"/>
          <w:marTop w:val="0"/>
          <w:marBottom w:val="0"/>
          <w:divBdr>
            <w:top w:val="none" w:sz="0" w:space="0" w:color="auto"/>
            <w:left w:val="none" w:sz="0" w:space="0" w:color="auto"/>
            <w:bottom w:val="none" w:sz="0" w:space="0" w:color="auto"/>
            <w:right w:val="none" w:sz="0" w:space="0" w:color="auto"/>
          </w:divBdr>
        </w:div>
        <w:div w:id="682053535">
          <w:marLeft w:val="640"/>
          <w:marRight w:val="0"/>
          <w:marTop w:val="0"/>
          <w:marBottom w:val="0"/>
          <w:divBdr>
            <w:top w:val="none" w:sz="0" w:space="0" w:color="auto"/>
            <w:left w:val="none" w:sz="0" w:space="0" w:color="auto"/>
            <w:bottom w:val="none" w:sz="0" w:space="0" w:color="auto"/>
            <w:right w:val="none" w:sz="0" w:space="0" w:color="auto"/>
          </w:divBdr>
        </w:div>
        <w:div w:id="584845593">
          <w:marLeft w:val="640"/>
          <w:marRight w:val="0"/>
          <w:marTop w:val="0"/>
          <w:marBottom w:val="0"/>
          <w:divBdr>
            <w:top w:val="none" w:sz="0" w:space="0" w:color="auto"/>
            <w:left w:val="none" w:sz="0" w:space="0" w:color="auto"/>
            <w:bottom w:val="none" w:sz="0" w:space="0" w:color="auto"/>
            <w:right w:val="none" w:sz="0" w:space="0" w:color="auto"/>
          </w:divBdr>
        </w:div>
        <w:div w:id="461656823">
          <w:marLeft w:val="640"/>
          <w:marRight w:val="0"/>
          <w:marTop w:val="0"/>
          <w:marBottom w:val="0"/>
          <w:divBdr>
            <w:top w:val="none" w:sz="0" w:space="0" w:color="auto"/>
            <w:left w:val="none" w:sz="0" w:space="0" w:color="auto"/>
            <w:bottom w:val="none" w:sz="0" w:space="0" w:color="auto"/>
            <w:right w:val="none" w:sz="0" w:space="0" w:color="auto"/>
          </w:divBdr>
        </w:div>
      </w:divsChild>
    </w:div>
    <w:div w:id="1938905806">
      <w:bodyDiv w:val="1"/>
      <w:marLeft w:val="0"/>
      <w:marRight w:val="0"/>
      <w:marTop w:val="0"/>
      <w:marBottom w:val="0"/>
      <w:divBdr>
        <w:top w:val="none" w:sz="0" w:space="0" w:color="auto"/>
        <w:left w:val="none" w:sz="0" w:space="0" w:color="auto"/>
        <w:bottom w:val="none" w:sz="0" w:space="0" w:color="auto"/>
        <w:right w:val="none" w:sz="0" w:space="0" w:color="auto"/>
      </w:divBdr>
      <w:divsChild>
        <w:div w:id="826895412">
          <w:marLeft w:val="640"/>
          <w:marRight w:val="0"/>
          <w:marTop w:val="0"/>
          <w:marBottom w:val="0"/>
          <w:divBdr>
            <w:top w:val="none" w:sz="0" w:space="0" w:color="auto"/>
            <w:left w:val="none" w:sz="0" w:space="0" w:color="auto"/>
            <w:bottom w:val="none" w:sz="0" w:space="0" w:color="auto"/>
            <w:right w:val="none" w:sz="0" w:space="0" w:color="auto"/>
          </w:divBdr>
        </w:div>
        <w:div w:id="760296497">
          <w:marLeft w:val="640"/>
          <w:marRight w:val="0"/>
          <w:marTop w:val="0"/>
          <w:marBottom w:val="0"/>
          <w:divBdr>
            <w:top w:val="none" w:sz="0" w:space="0" w:color="auto"/>
            <w:left w:val="none" w:sz="0" w:space="0" w:color="auto"/>
            <w:bottom w:val="none" w:sz="0" w:space="0" w:color="auto"/>
            <w:right w:val="none" w:sz="0" w:space="0" w:color="auto"/>
          </w:divBdr>
        </w:div>
        <w:div w:id="1681156290">
          <w:marLeft w:val="640"/>
          <w:marRight w:val="0"/>
          <w:marTop w:val="0"/>
          <w:marBottom w:val="0"/>
          <w:divBdr>
            <w:top w:val="none" w:sz="0" w:space="0" w:color="auto"/>
            <w:left w:val="none" w:sz="0" w:space="0" w:color="auto"/>
            <w:bottom w:val="none" w:sz="0" w:space="0" w:color="auto"/>
            <w:right w:val="none" w:sz="0" w:space="0" w:color="auto"/>
          </w:divBdr>
        </w:div>
        <w:div w:id="261642879">
          <w:marLeft w:val="640"/>
          <w:marRight w:val="0"/>
          <w:marTop w:val="0"/>
          <w:marBottom w:val="0"/>
          <w:divBdr>
            <w:top w:val="none" w:sz="0" w:space="0" w:color="auto"/>
            <w:left w:val="none" w:sz="0" w:space="0" w:color="auto"/>
            <w:bottom w:val="none" w:sz="0" w:space="0" w:color="auto"/>
            <w:right w:val="none" w:sz="0" w:space="0" w:color="auto"/>
          </w:divBdr>
        </w:div>
        <w:div w:id="1548837011">
          <w:marLeft w:val="640"/>
          <w:marRight w:val="0"/>
          <w:marTop w:val="0"/>
          <w:marBottom w:val="0"/>
          <w:divBdr>
            <w:top w:val="none" w:sz="0" w:space="0" w:color="auto"/>
            <w:left w:val="none" w:sz="0" w:space="0" w:color="auto"/>
            <w:bottom w:val="none" w:sz="0" w:space="0" w:color="auto"/>
            <w:right w:val="none" w:sz="0" w:space="0" w:color="auto"/>
          </w:divBdr>
        </w:div>
        <w:div w:id="274411959">
          <w:marLeft w:val="640"/>
          <w:marRight w:val="0"/>
          <w:marTop w:val="0"/>
          <w:marBottom w:val="0"/>
          <w:divBdr>
            <w:top w:val="none" w:sz="0" w:space="0" w:color="auto"/>
            <w:left w:val="none" w:sz="0" w:space="0" w:color="auto"/>
            <w:bottom w:val="none" w:sz="0" w:space="0" w:color="auto"/>
            <w:right w:val="none" w:sz="0" w:space="0" w:color="auto"/>
          </w:divBdr>
        </w:div>
        <w:div w:id="1462305566">
          <w:marLeft w:val="640"/>
          <w:marRight w:val="0"/>
          <w:marTop w:val="0"/>
          <w:marBottom w:val="0"/>
          <w:divBdr>
            <w:top w:val="none" w:sz="0" w:space="0" w:color="auto"/>
            <w:left w:val="none" w:sz="0" w:space="0" w:color="auto"/>
            <w:bottom w:val="none" w:sz="0" w:space="0" w:color="auto"/>
            <w:right w:val="none" w:sz="0" w:space="0" w:color="auto"/>
          </w:divBdr>
        </w:div>
        <w:div w:id="715467413">
          <w:marLeft w:val="640"/>
          <w:marRight w:val="0"/>
          <w:marTop w:val="0"/>
          <w:marBottom w:val="0"/>
          <w:divBdr>
            <w:top w:val="none" w:sz="0" w:space="0" w:color="auto"/>
            <w:left w:val="none" w:sz="0" w:space="0" w:color="auto"/>
            <w:bottom w:val="none" w:sz="0" w:space="0" w:color="auto"/>
            <w:right w:val="none" w:sz="0" w:space="0" w:color="auto"/>
          </w:divBdr>
        </w:div>
        <w:div w:id="736898498">
          <w:marLeft w:val="640"/>
          <w:marRight w:val="0"/>
          <w:marTop w:val="0"/>
          <w:marBottom w:val="0"/>
          <w:divBdr>
            <w:top w:val="none" w:sz="0" w:space="0" w:color="auto"/>
            <w:left w:val="none" w:sz="0" w:space="0" w:color="auto"/>
            <w:bottom w:val="none" w:sz="0" w:space="0" w:color="auto"/>
            <w:right w:val="none" w:sz="0" w:space="0" w:color="auto"/>
          </w:divBdr>
        </w:div>
        <w:div w:id="1976400774">
          <w:marLeft w:val="640"/>
          <w:marRight w:val="0"/>
          <w:marTop w:val="0"/>
          <w:marBottom w:val="0"/>
          <w:divBdr>
            <w:top w:val="none" w:sz="0" w:space="0" w:color="auto"/>
            <w:left w:val="none" w:sz="0" w:space="0" w:color="auto"/>
            <w:bottom w:val="none" w:sz="0" w:space="0" w:color="auto"/>
            <w:right w:val="none" w:sz="0" w:space="0" w:color="auto"/>
          </w:divBdr>
        </w:div>
        <w:div w:id="1634406920">
          <w:marLeft w:val="640"/>
          <w:marRight w:val="0"/>
          <w:marTop w:val="0"/>
          <w:marBottom w:val="0"/>
          <w:divBdr>
            <w:top w:val="none" w:sz="0" w:space="0" w:color="auto"/>
            <w:left w:val="none" w:sz="0" w:space="0" w:color="auto"/>
            <w:bottom w:val="none" w:sz="0" w:space="0" w:color="auto"/>
            <w:right w:val="none" w:sz="0" w:space="0" w:color="auto"/>
          </w:divBdr>
        </w:div>
        <w:div w:id="1423451496">
          <w:marLeft w:val="640"/>
          <w:marRight w:val="0"/>
          <w:marTop w:val="0"/>
          <w:marBottom w:val="0"/>
          <w:divBdr>
            <w:top w:val="none" w:sz="0" w:space="0" w:color="auto"/>
            <w:left w:val="none" w:sz="0" w:space="0" w:color="auto"/>
            <w:bottom w:val="none" w:sz="0" w:space="0" w:color="auto"/>
            <w:right w:val="none" w:sz="0" w:space="0" w:color="auto"/>
          </w:divBdr>
        </w:div>
        <w:div w:id="285504503">
          <w:marLeft w:val="640"/>
          <w:marRight w:val="0"/>
          <w:marTop w:val="0"/>
          <w:marBottom w:val="0"/>
          <w:divBdr>
            <w:top w:val="none" w:sz="0" w:space="0" w:color="auto"/>
            <w:left w:val="none" w:sz="0" w:space="0" w:color="auto"/>
            <w:bottom w:val="none" w:sz="0" w:space="0" w:color="auto"/>
            <w:right w:val="none" w:sz="0" w:space="0" w:color="auto"/>
          </w:divBdr>
        </w:div>
        <w:div w:id="1750734620">
          <w:marLeft w:val="640"/>
          <w:marRight w:val="0"/>
          <w:marTop w:val="0"/>
          <w:marBottom w:val="0"/>
          <w:divBdr>
            <w:top w:val="none" w:sz="0" w:space="0" w:color="auto"/>
            <w:left w:val="none" w:sz="0" w:space="0" w:color="auto"/>
            <w:bottom w:val="none" w:sz="0" w:space="0" w:color="auto"/>
            <w:right w:val="none" w:sz="0" w:space="0" w:color="auto"/>
          </w:divBdr>
        </w:div>
        <w:div w:id="702286706">
          <w:marLeft w:val="640"/>
          <w:marRight w:val="0"/>
          <w:marTop w:val="0"/>
          <w:marBottom w:val="0"/>
          <w:divBdr>
            <w:top w:val="none" w:sz="0" w:space="0" w:color="auto"/>
            <w:left w:val="none" w:sz="0" w:space="0" w:color="auto"/>
            <w:bottom w:val="none" w:sz="0" w:space="0" w:color="auto"/>
            <w:right w:val="none" w:sz="0" w:space="0" w:color="auto"/>
          </w:divBdr>
        </w:div>
        <w:div w:id="583799921">
          <w:marLeft w:val="640"/>
          <w:marRight w:val="0"/>
          <w:marTop w:val="0"/>
          <w:marBottom w:val="0"/>
          <w:divBdr>
            <w:top w:val="none" w:sz="0" w:space="0" w:color="auto"/>
            <w:left w:val="none" w:sz="0" w:space="0" w:color="auto"/>
            <w:bottom w:val="none" w:sz="0" w:space="0" w:color="auto"/>
            <w:right w:val="none" w:sz="0" w:space="0" w:color="auto"/>
          </w:divBdr>
        </w:div>
        <w:div w:id="855457836">
          <w:marLeft w:val="640"/>
          <w:marRight w:val="0"/>
          <w:marTop w:val="0"/>
          <w:marBottom w:val="0"/>
          <w:divBdr>
            <w:top w:val="none" w:sz="0" w:space="0" w:color="auto"/>
            <w:left w:val="none" w:sz="0" w:space="0" w:color="auto"/>
            <w:bottom w:val="none" w:sz="0" w:space="0" w:color="auto"/>
            <w:right w:val="none" w:sz="0" w:space="0" w:color="auto"/>
          </w:divBdr>
        </w:div>
        <w:div w:id="1670597684">
          <w:marLeft w:val="640"/>
          <w:marRight w:val="0"/>
          <w:marTop w:val="0"/>
          <w:marBottom w:val="0"/>
          <w:divBdr>
            <w:top w:val="none" w:sz="0" w:space="0" w:color="auto"/>
            <w:left w:val="none" w:sz="0" w:space="0" w:color="auto"/>
            <w:bottom w:val="none" w:sz="0" w:space="0" w:color="auto"/>
            <w:right w:val="none" w:sz="0" w:space="0" w:color="auto"/>
          </w:divBdr>
        </w:div>
        <w:div w:id="157427832">
          <w:marLeft w:val="640"/>
          <w:marRight w:val="0"/>
          <w:marTop w:val="0"/>
          <w:marBottom w:val="0"/>
          <w:divBdr>
            <w:top w:val="none" w:sz="0" w:space="0" w:color="auto"/>
            <w:left w:val="none" w:sz="0" w:space="0" w:color="auto"/>
            <w:bottom w:val="none" w:sz="0" w:space="0" w:color="auto"/>
            <w:right w:val="none" w:sz="0" w:space="0" w:color="auto"/>
          </w:divBdr>
        </w:div>
        <w:div w:id="256906955">
          <w:marLeft w:val="640"/>
          <w:marRight w:val="0"/>
          <w:marTop w:val="0"/>
          <w:marBottom w:val="0"/>
          <w:divBdr>
            <w:top w:val="none" w:sz="0" w:space="0" w:color="auto"/>
            <w:left w:val="none" w:sz="0" w:space="0" w:color="auto"/>
            <w:bottom w:val="none" w:sz="0" w:space="0" w:color="auto"/>
            <w:right w:val="none" w:sz="0" w:space="0" w:color="auto"/>
          </w:divBdr>
        </w:div>
        <w:div w:id="1902254893">
          <w:marLeft w:val="640"/>
          <w:marRight w:val="0"/>
          <w:marTop w:val="0"/>
          <w:marBottom w:val="0"/>
          <w:divBdr>
            <w:top w:val="none" w:sz="0" w:space="0" w:color="auto"/>
            <w:left w:val="none" w:sz="0" w:space="0" w:color="auto"/>
            <w:bottom w:val="none" w:sz="0" w:space="0" w:color="auto"/>
            <w:right w:val="none" w:sz="0" w:space="0" w:color="auto"/>
          </w:divBdr>
        </w:div>
        <w:div w:id="289482303">
          <w:marLeft w:val="640"/>
          <w:marRight w:val="0"/>
          <w:marTop w:val="0"/>
          <w:marBottom w:val="0"/>
          <w:divBdr>
            <w:top w:val="none" w:sz="0" w:space="0" w:color="auto"/>
            <w:left w:val="none" w:sz="0" w:space="0" w:color="auto"/>
            <w:bottom w:val="none" w:sz="0" w:space="0" w:color="auto"/>
            <w:right w:val="none" w:sz="0" w:space="0" w:color="auto"/>
          </w:divBdr>
        </w:div>
        <w:div w:id="1456870657">
          <w:marLeft w:val="640"/>
          <w:marRight w:val="0"/>
          <w:marTop w:val="0"/>
          <w:marBottom w:val="0"/>
          <w:divBdr>
            <w:top w:val="none" w:sz="0" w:space="0" w:color="auto"/>
            <w:left w:val="none" w:sz="0" w:space="0" w:color="auto"/>
            <w:bottom w:val="none" w:sz="0" w:space="0" w:color="auto"/>
            <w:right w:val="none" w:sz="0" w:space="0" w:color="auto"/>
          </w:divBdr>
        </w:div>
        <w:div w:id="1750224406">
          <w:marLeft w:val="640"/>
          <w:marRight w:val="0"/>
          <w:marTop w:val="0"/>
          <w:marBottom w:val="0"/>
          <w:divBdr>
            <w:top w:val="none" w:sz="0" w:space="0" w:color="auto"/>
            <w:left w:val="none" w:sz="0" w:space="0" w:color="auto"/>
            <w:bottom w:val="none" w:sz="0" w:space="0" w:color="auto"/>
            <w:right w:val="none" w:sz="0" w:space="0" w:color="auto"/>
          </w:divBdr>
        </w:div>
        <w:div w:id="1128470942">
          <w:marLeft w:val="640"/>
          <w:marRight w:val="0"/>
          <w:marTop w:val="0"/>
          <w:marBottom w:val="0"/>
          <w:divBdr>
            <w:top w:val="none" w:sz="0" w:space="0" w:color="auto"/>
            <w:left w:val="none" w:sz="0" w:space="0" w:color="auto"/>
            <w:bottom w:val="none" w:sz="0" w:space="0" w:color="auto"/>
            <w:right w:val="none" w:sz="0" w:space="0" w:color="auto"/>
          </w:divBdr>
        </w:div>
        <w:div w:id="1576427722">
          <w:marLeft w:val="640"/>
          <w:marRight w:val="0"/>
          <w:marTop w:val="0"/>
          <w:marBottom w:val="0"/>
          <w:divBdr>
            <w:top w:val="none" w:sz="0" w:space="0" w:color="auto"/>
            <w:left w:val="none" w:sz="0" w:space="0" w:color="auto"/>
            <w:bottom w:val="none" w:sz="0" w:space="0" w:color="auto"/>
            <w:right w:val="none" w:sz="0" w:space="0" w:color="auto"/>
          </w:divBdr>
        </w:div>
        <w:div w:id="1303659521">
          <w:marLeft w:val="640"/>
          <w:marRight w:val="0"/>
          <w:marTop w:val="0"/>
          <w:marBottom w:val="0"/>
          <w:divBdr>
            <w:top w:val="none" w:sz="0" w:space="0" w:color="auto"/>
            <w:left w:val="none" w:sz="0" w:space="0" w:color="auto"/>
            <w:bottom w:val="none" w:sz="0" w:space="0" w:color="auto"/>
            <w:right w:val="none" w:sz="0" w:space="0" w:color="auto"/>
          </w:divBdr>
        </w:div>
      </w:divsChild>
    </w:div>
    <w:div w:id="1947537773">
      <w:bodyDiv w:val="1"/>
      <w:marLeft w:val="0"/>
      <w:marRight w:val="0"/>
      <w:marTop w:val="0"/>
      <w:marBottom w:val="0"/>
      <w:divBdr>
        <w:top w:val="none" w:sz="0" w:space="0" w:color="auto"/>
        <w:left w:val="none" w:sz="0" w:space="0" w:color="auto"/>
        <w:bottom w:val="none" w:sz="0" w:space="0" w:color="auto"/>
        <w:right w:val="none" w:sz="0" w:space="0" w:color="auto"/>
      </w:divBdr>
    </w:div>
    <w:div w:id="1956525237">
      <w:bodyDiv w:val="1"/>
      <w:marLeft w:val="0"/>
      <w:marRight w:val="0"/>
      <w:marTop w:val="0"/>
      <w:marBottom w:val="0"/>
      <w:divBdr>
        <w:top w:val="none" w:sz="0" w:space="0" w:color="auto"/>
        <w:left w:val="none" w:sz="0" w:space="0" w:color="auto"/>
        <w:bottom w:val="none" w:sz="0" w:space="0" w:color="auto"/>
        <w:right w:val="none" w:sz="0" w:space="0" w:color="auto"/>
      </w:divBdr>
      <w:divsChild>
        <w:div w:id="1518077447">
          <w:marLeft w:val="640"/>
          <w:marRight w:val="0"/>
          <w:marTop w:val="0"/>
          <w:marBottom w:val="0"/>
          <w:divBdr>
            <w:top w:val="none" w:sz="0" w:space="0" w:color="auto"/>
            <w:left w:val="none" w:sz="0" w:space="0" w:color="auto"/>
            <w:bottom w:val="none" w:sz="0" w:space="0" w:color="auto"/>
            <w:right w:val="none" w:sz="0" w:space="0" w:color="auto"/>
          </w:divBdr>
        </w:div>
        <w:div w:id="827985045">
          <w:marLeft w:val="640"/>
          <w:marRight w:val="0"/>
          <w:marTop w:val="0"/>
          <w:marBottom w:val="0"/>
          <w:divBdr>
            <w:top w:val="none" w:sz="0" w:space="0" w:color="auto"/>
            <w:left w:val="none" w:sz="0" w:space="0" w:color="auto"/>
            <w:bottom w:val="none" w:sz="0" w:space="0" w:color="auto"/>
            <w:right w:val="none" w:sz="0" w:space="0" w:color="auto"/>
          </w:divBdr>
        </w:div>
        <w:div w:id="1087649835">
          <w:marLeft w:val="640"/>
          <w:marRight w:val="0"/>
          <w:marTop w:val="0"/>
          <w:marBottom w:val="0"/>
          <w:divBdr>
            <w:top w:val="none" w:sz="0" w:space="0" w:color="auto"/>
            <w:left w:val="none" w:sz="0" w:space="0" w:color="auto"/>
            <w:bottom w:val="none" w:sz="0" w:space="0" w:color="auto"/>
            <w:right w:val="none" w:sz="0" w:space="0" w:color="auto"/>
          </w:divBdr>
        </w:div>
        <w:div w:id="1876237156">
          <w:marLeft w:val="640"/>
          <w:marRight w:val="0"/>
          <w:marTop w:val="0"/>
          <w:marBottom w:val="0"/>
          <w:divBdr>
            <w:top w:val="none" w:sz="0" w:space="0" w:color="auto"/>
            <w:left w:val="none" w:sz="0" w:space="0" w:color="auto"/>
            <w:bottom w:val="none" w:sz="0" w:space="0" w:color="auto"/>
            <w:right w:val="none" w:sz="0" w:space="0" w:color="auto"/>
          </w:divBdr>
        </w:div>
        <w:div w:id="1782989319">
          <w:marLeft w:val="640"/>
          <w:marRight w:val="0"/>
          <w:marTop w:val="0"/>
          <w:marBottom w:val="0"/>
          <w:divBdr>
            <w:top w:val="none" w:sz="0" w:space="0" w:color="auto"/>
            <w:left w:val="none" w:sz="0" w:space="0" w:color="auto"/>
            <w:bottom w:val="none" w:sz="0" w:space="0" w:color="auto"/>
            <w:right w:val="none" w:sz="0" w:space="0" w:color="auto"/>
          </w:divBdr>
        </w:div>
        <w:div w:id="734937404">
          <w:marLeft w:val="640"/>
          <w:marRight w:val="0"/>
          <w:marTop w:val="0"/>
          <w:marBottom w:val="0"/>
          <w:divBdr>
            <w:top w:val="none" w:sz="0" w:space="0" w:color="auto"/>
            <w:left w:val="none" w:sz="0" w:space="0" w:color="auto"/>
            <w:bottom w:val="none" w:sz="0" w:space="0" w:color="auto"/>
            <w:right w:val="none" w:sz="0" w:space="0" w:color="auto"/>
          </w:divBdr>
        </w:div>
        <w:div w:id="932863464">
          <w:marLeft w:val="640"/>
          <w:marRight w:val="0"/>
          <w:marTop w:val="0"/>
          <w:marBottom w:val="0"/>
          <w:divBdr>
            <w:top w:val="none" w:sz="0" w:space="0" w:color="auto"/>
            <w:left w:val="none" w:sz="0" w:space="0" w:color="auto"/>
            <w:bottom w:val="none" w:sz="0" w:space="0" w:color="auto"/>
            <w:right w:val="none" w:sz="0" w:space="0" w:color="auto"/>
          </w:divBdr>
        </w:div>
        <w:div w:id="712315214">
          <w:marLeft w:val="640"/>
          <w:marRight w:val="0"/>
          <w:marTop w:val="0"/>
          <w:marBottom w:val="0"/>
          <w:divBdr>
            <w:top w:val="none" w:sz="0" w:space="0" w:color="auto"/>
            <w:left w:val="none" w:sz="0" w:space="0" w:color="auto"/>
            <w:bottom w:val="none" w:sz="0" w:space="0" w:color="auto"/>
            <w:right w:val="none" w:sz="0" w:space="0" w:color="auto"/>
          </w:divBdr>
        </w:div>
        <w:div w:id="1506895621">
          <w:marLeft w:val="640"/>
          <w:marRight w:val="0"/>
          <w:marTop w:val="0"/>
          <w:marBottom w:val="0"/>
          <w:divBdr>
            <w:top w:val="none" w:sz="0" w:space="0" w:color="auto"/>
            <w:left w:val="none" w:sz="0" w:space="0" w:color="auto"/>
            <w:bottom w:val="none" w:sz="0" w:space="0" w:color="auto"/>
            <w:right w:val="none" w:sz="0" w:space="0" w:color="auto"/>
          </w:divBdr>
        </w:div>
        <w:div w:id="1066342508">
          <w:marLeft w:val="640"/>
          <w:marRight w:val="0"/>
          <w:marTop w:val="0"/>
          <w:marBottom w:val="0"/>
          <w:divBdr>
            <w:top w:val="none" w:sz="0" w:space="0" w:color="auto"/>
            <w:left w:val="none" w:sz="0" w:space="0" w:color="auto"/>
            <w:bottom w:val="none" w:sz="0" w:space="0" w:color="auto"/>
            <w:right w:val="none" w:sz="0" w:space="0" w:color="auto"/>
          </w:divBdr>
        </w:div>
        <w:div w:id="100607153">
          <w:marLeft w:val="640"/>
          <w:marRight w:val="0"/>
          <w:marTop w:val="0"/>
          <w:marBottom w:val="0"/>
          <w:divBdr>
            <w:top w:val="none" w:sz="0" w:space="0" w:color="auto"/>
            <w:left w:val="none" w:sz="0" w:space="0" w:color="auto"/>
            <w:bottom w:val="none" w:sz="0" w:space="0" w:color="auto"/>
            <w:right w:val="none" w:sz="0" w:space="0" w:color="auto"/>
          </w:divBdr>
        </w:div>
        <w:div w:id="622931768">
          <w:marLeft w:val="640"/>
          <w:marRight w:val="0"/>
          <w:marTop w:val="0"/>
          <w:marBottom w:val="0"/>
          <w:divBdr>
            <w:top w:val="none" w:sz="0" w:space="0" w:color="auto"/>
            <w:left w:val="none" w:sz="0" w:space="0" w:color="auto"/>
            <w:bottom w:val="none" w:sz="0" w:space="0" w:color="auto"/>
            <w:right w:val="none" w:sz="0" w:space="0" w:color="auto"/>
          </w:divBdr>
        </w:div>
        <w:div w:id="282077918">
          <w:marLeft w:val="640"/>
          <w:marRight w:val="0"/>
          <w:marTop w:val="0"/>
          <w:marBottom w:val="0"/>
          <w:divBdr>
            <w:top w:val="none" w:sz="0" w:space="0" w:color="auto"/>
            <w:left w:val="none" w:sz="0" w:space="0" w:color="auto"/>
            <w:bottom w:val="none" w:sz="0" w:space="0" w:color="auto"/>
            <w:right w:val="none" w:sz="0" w:space="0" w:color="auto"/>
          </w:divBdr>
        </w:div>
        <w:div w:id="552280546">
          <w:marLeft w:val="640"/>
          <w:marRight w:val="0"/>
          <w:marTop w:val="0"/>
          <w:marBottom w:val="0"/>
          <w:divBdr>
            <w:top w:val="none" w:sz="0" w:space="0" w:color="auto"/>
            <w:left w:val="none" w:sz="0" w:space="0" w:color="auto"/>
            <w:bottom w:val="none" w:sz="0" w:space="0" w:color="auto"/>
            <w:right w:val="none" w:sz="0" w:space="0" w:color="auto"/>
          </w:divBdr>
        </w:div>
        <w:div w:id="1774126078">
          <w:marLeft w:val="640"/>
          <w:marRight w:val="0"/>
          <w:marTop w:val="0"/>
          <w:marBottom w:val="0"/>
          <w:divBdr>
            <w:top w:val="none" w:sz="0" w:space="0" w:color="auto"/>
            <w:left w:val="none" w:sz="0" w:space="0" w:color="auto"/>
            <w:bottom w:val="none" w:sz="0" w:space="0" w:color="auto"/>
            <w:right w:val="none" w:sz="0" w:space="0" w:color="auto"/>
          </w:divBdr>
        </w:div>
        <w:div w:id="777680117">
          <w:marLeft w:val="640"/>
          <w:marRight w:val="0"/>
          <w:marTop w:val="0"/>
          <w:marBottom w:val="0"/>
          <w:divBdr>
            <w:top w:val="none" w:sz="0" w:space="0" w:color="auto"/>
            <w:left w:val="none" w:sz="0" w:space="0" w:color="auto"/>
            <w:bottom w:val="none" w:sz="0" w:space="0" w:color="auto"/>
            <w:right w:val="none" w:sz="0" w:space="0" w:color="auto"/>
          </w:divBdr>
        </w:div>
        <w:div w:id="66613770">
          <w:marLeft w:val="640"/>
          <w:marRight w:val="0"/>
          <w:marTop w:val="0"/>
          <w:marBottom w:val="0"/>
          <w:divBdr>
            <w:top w:val="none" w:sz="0" w:space="0" w:color="auto"/>
            <w:left w:val="none" w:sz="0" w:space="0" w:color="auto"/>
            <w:bottom w:val="none" w:sz="0" w:space="0" w:color="auto"/>
            <w:right w:val="none" w:sz="0" w:space="0" w:color="auto"/>
          </w:divBdr>
        </w:div>
        <w:div w:id="646665711">
          <w:marLeft w:val="640"/>
          <w:marRight w:val="0"/>
          <w:marTop w:val="0"/>
          <w:marBottom w:val="0"/>
          <w:divBdr>
            <w:top w:val="none" w:sz="0" w:space="0" w:color="auto"/>
            <w:left w:val="none" w:sz="0" w:space="0" w:color="auto"/>
            <w:bottom w:val="none" w:sz="0" w:space="0" w:color="auto"/>
            <w:right w:val="none" w:sz="0" w:space="0" w:color="auto"/>
          </w:divBdr>
        </w:div>
        <w:div w:id="1266109821">
          <w:marLeft w:val="640"/>
          <w:marRight w:val="0"/>
          <w:marTop w:val="0"/>
          <w:marBottom w:val="0"/>
          <w:divBdr>
            <w:top w:val="none" w:sz="0" w:space="0" w:color="auto"/>
            <w:left w:val="none" w:sz="0" w:space="0" w:color="auto"/>
            <w:bottom w:val="none" w:sz="0" w:space="0" w:color="auto"/>
            <w:right w:val="none" w:sz="0" w:space="0" w:color="auto"/>
          </w:divBdr>
        </w:div>
        <w:div w:id="1631127268">
          <w:marLeft w:val="640"/>
          <w:marRight w:val="0"/>
          <w:marTop w:val="0"/>
          <w:marBottom w:val="0"/>
          <w:divBdr>
            <w:top w:val="none" w:sz="0" w:space="0" w:color="auto"/>
            <w:left w:val="none" w:sz="0" w:space="0" w:color="auto"/>
            <w:bottom w:val="none" w:sz="0" w:space="0" w:color="auto"/>
            <w:right w:val="none" w:sz="0" w:space="0" w:color="auto"/>
          </w:divBdr>
        </w:div>
        <w:div w:id="1790589124">
          <w:marLeft w:val="640"/>
          <w:marRight w:val="0"/>
          <w:marTop w:val="0"/>
          <w:marBottom w:val="0"/>
          <w:divBdr>
            <w:top w:val="none" w:sz="0" w:space="0" w:color="auto"/>
            <w:left w:val="none" w:sz="0" w:space="0" w:color="auto"/>
            <w:bottom w:val="none" w:sz="0" w:space="0" w:color="auto"/>
            <w:right w:val="none" w:sz="0" w:space="0" w:color="auto"/>
          </w:divBdr>
        </w:div>
        <w:div w:id="1083260012">
          <w:marLeft w:val="640"/>
          <w:marRight w:val="0"/>
          <w:marTop w:val="0"/>
          <w:marBottom w:val="0"/>
          <w:divBdr>
            <w:top w:val="none" w:sz="0" w:space="0" w:color="auto"/>
            <w:left w:val="none" w:sz="0" w:space="0" w:color="auto"/>
            <w:bottom w:val="none" w:sz="0" w:space="0" w:color="auto"/>
            <w:right w:val="none" w:sz="0" w:space="0" w:color="auto"/>
          </w:divBdr>
        </w:div>
        <w:div w:id="86729810">
          <w:marLeft w:val="640"/>
          <w:marRight w:val="0"/>
          <w:marTop w:val="0"/>
          <w:marBottom w:val="0"/>
          <w:divBdr>
            <w:top w:val="none" w:sz="0" w:space="0" w:color="auto"/>
            <w:left w:val="none" w:sz="0" w:space="0" w:color="auto"/>
            <w:bottom w:val="none" w:sz="0" w:space="0" w:color="auto"/>
            <w:right w:val="none" w:sz="0" w:space="0" w:color="auto"/>
          </w:divBdr>
        </w:div>
        <w:div w:id="1436362378">
          <w:marLeft w:val="640"/>
          <w:marRight w:val="0"/>
          <w:marTop w:val="0"/>
          <w:marBottom w:val="0"/>
          <w:divBdr>
            <w:top w:val="none" w:sz="0" w:space="0" w:color="auto"/>
            <w:left w:val="none" w:sz="0" w:space="0" w:color="auto"/>
            <w:bottom w:val="none" w:sz="0" w:space="0" w:color="auto"/>
            <w:right w:val="none" w:sz="0" w:space="0" w:color="auto"/>
          </w:divBdr>
        </w:div>
        <w:div w:id="524908885">
          <w:marLeft w:val="640"/>
          <w:marRight w:val="0"/>
          <w:marTop w:val="0"/>
          <w:marBottom w:val="0"/>
          <w:divBdr>
            <w:top w:val="none" w:sz="0" w:space="0" w:color="auto"/>
            <w:left w:val="none" w:sz="0" w:space="0" w:color="auto"/>
            <w:bottom w:val="none" w:sz="0" w:space="0" w:color="auto"/>
            <w:right w:val="none" w:sz="0" w:space="0" w:color="auto"/>
          </w:divBdr>
        </w:div>
        <w:div w:id="1676565862">
          <w:marLeft w:val="640"/>
          <w:marRight w:val="0"/>
          <w:marTop w:val="0"/>
          <w:marBottom w:val="0"/>
          <w:divBdr>
            <w:top w:val="none" w:sz="0" w:space="0" w:color="auto"/>
            <w:left w:val="none" w:sz="0" w:space="0" w:color="auto"/>
            <w:bottom w:val="none" w:sz="0" w:space="0" w:color="auto"/>
            <w:right w:val="none" w:sz="0" w:space="0" w:color="auto"/>
          </w:divBdr>
        </w:div>
        <w:div w:id="658777495">
          <w:marLeft w:val="640"/>
          <w:marRight w:val="0"/>
          <w:marTop w:val="0"/>
          <w:marBottom w:val="0"/>
          <w:divBdr>
            <w:top w:val="none" w:sz="0" w:space="0" w:color="auto"/>
            <w:left w:val="none" w:sz="0" w:space="0" w:color="auto"/>
            <w:bottom w:val="none" w:sz="0" w:space="0" w:color="auto"/>
            <w:right w:val="none" w:sz="0" w:space="0" w:color="auto"/>
          </w:divBdr>
        </w:div>
        <w:div w:id="749279256">
          <w:marLeft w:val="640"/>
          <w:marRight w:val="0"/>
          <w:marTop w:val="0"/>
          <w:marBottom w:val="0"/>
          <w:divBdr>
            <w:top w:val="none" w:sz="0" w:space="0" w:color="auto"/>
            <w:left w:val="none" w:sz="0" w:space="0" w:color="auto"/>
            <w:bottom w:val="none" w:sz="0" w:space="0" w:color="auto"/>
            <w:right w:val="none" w:sz="0" w:space="0" w:color="auto"/>
          </w:divBdr>
        </w:div>
        <w:div w:id="1918589780">
          <w:marLeft w:val="640"/>
          <w:marRight w:val="0"/>
          <w:marTop w:val="0"/>
          <w:marBottom w:val="0"/>
          <w:divBdr>
            <w:top w:val="none" w:sz="0" w:space="0" w:color="auto"/>
            <w:left w:val="none" w:sz="0" w:space="0" w:color="auto"/>
            <w:bottom w:val="none" w:sz="0" w:space="0" w:color="auto"/>
            <w:right w:val="none" w:sz="0" w:space="0" w:color="auto"/>
          </w:divBdr>
        </w:div>
        <w:div w:id="1022322898">
          <w:marLeft w:val="640"/>
          <w:marRight w:val="0"/>
          <w:marTop w:val="0"/>
          <w:marBottom w:val="0"/>
          <w:divBdr>
            <w:top w:val="none" w:sz="0" w:space="0" w:color="auto"/>
            <w:left w:val="none" w:sz="0" w:space="0" w:color="auto"/>
            <w:bottom w:val="none" w:sz="0" w:space="0" w:color="auto"/>
            <w:right w:val="none" w:sz="0" w:space="0" w:color="auto"/>
          </w:divBdr>
        </w:div>
        <w:div w:id="1427114522">
          <w:marLeft w:val="640"/>
          <w:marRight w:val="0"/>
          <w:marTop w:val="0"/>
          <w:marBottom w:val="0"/>
          <w:divBdr>
            <w:top w:val="none" w:sz="0" w:space="0" w:color="auto"/>
            <w:left w:val="none" w:sz="0" w:space="0" w:color="auto"/>
            <w:bottom w:val="none" w:sz="0" w:space="0" w:color="auto"/>
            <w:right w:val="none" w:sz="0" w:space="0" w:color="auto"/>
          </w:divBdr>
        </w:div>
        <w:div w:id="242183372">
          <w:marLeft w:val="640"/>
          <w:marRight w:val="0"/>
          <w:marTop w:val="0"/>
          <w:marBottom w:val="0"/>
          <w:divBdr>
            <w:top w:val="none" w:sz="0" w:space="0" w:color="auto"/>
            <w:left w:val="none" w:sz="0" w:space="0" w:color="auto"/>
            <w:bottom w:val="none" w:sz="0" w:space="0" w:color="auto"/>
            <w:right w:val="none" w:sz="0" w:space="0" w:color="auto"/>
          </w:divBdr>
        </w:div>
        <w:div w:id="1719893411">
          <w:marLeft w:val="640"/>
          <w:marRight w:val="0"/>
          <w:marTop w:val="0"/>
          <w:marBottom w:val="0"/>
          <w:divBdr>
            <w:top w:val="none" w:sz="0" w:space="0" w:color="auto"/>
            <w:left w:val="none" w:sz="0" w:space="0" w:color="auto"/>
            <w:bottom w:val="none" w:sz="0" w:space="0" w:color="auto"/>
            <w:right w:val="none" w:sz="0" w:space="0" w:color="auto"/>
          </w:divBdr>
        </w:div>
        <w:div w:id="1928271333">
          <w:marLeft w:val="640"/>
          <w:marRight w:val="0"/>
          <w:marTop w:val="0"/>
          <w:marBottom w:val="0"/>
          <w:divBdr>
            <w:top w:val="none" w:sz="0" w:space="0" w:color="auto"/>
            <w:left w:val="none" w:sz="0" w:space="0" w:color="auto"/>
            <w:bottom w:val="none" w:sz="0" w:space="0" w:color="auto"/>
            <w:right w:val="none" w:sz="0" w:space="0" w:color="auto"/>
          </w:divBdr>
        </w:div>
      </w:divsChild>
    </w:div>
    <w:div w:id="1972056005">
      <w:bodyDiv w:val="1"/>
      <w:marLeft w:val="0"/>
      <w:marRight w:val="0"/>
      <w:marTop w:val="0"/>
      <w:marBottom w:val="0"/>
      <w:divBdr>
        <w:top w:val="none" w:sz="0" w:space="0" w:color="auto"/>
        <w:left w:val="none" w:sz="0" w:space="0" w:color="auto"/>
        <w:bottom w:val="none" w:sz="0" w:space="0" w:color="auto"/>
        <w:right w:val="none" w:sz="0" w:space="0" w:color="auto"/>
      </w:divBdr>
      <w:divsChild>
        <w:div w:id="778570135">
          <w:marLeft w:val="640"/>
          <w:marRight w:val="0"/>
          <w:marTop w:val="0"/>
          <w:marBottom w:val="0"/>
          <w:divBdr>
            <w:top w:val="none" w:sz="0" w:space="0" w:color="auto"/>
            <w:left w:val="none" w:sz="0" w:space="0" w:color="auto"/>
            <w:bottom w:val="none" w:sz="0" w:space="0" w:color="auto"/>
            <w:right w:val="none" w:sz="0" w:space="0" w:color="auto"/>
          </w:divBdr>
        </w:div>
        <w:div w:id="1959070883">
          <w:marLeft w:val="640"/>
          <w:marRight w:val="0"/>
          <w:marTop w:val="0"/>
          <w:marBottom w:val="0"/>
          <w:divBdr>
            <w:top w:val="none" w:sz="0" w:space="0" w:color="auto"/>
            <w:left w:val="none" w:sz="0" w:space="0" w:color="auto"/>
            <w:bottom w:val="none" w:sz="0" w:space="0" w:color="auto"/>
            <w:right w:val="none" w:sz="0" w:space="0" w:color="auto"/>
          </w:divBdr>
        </w:div>
        <w:div w:id="1547062201">
          <w:marLeft w:val="640"/>
          <w:marRight w:val="0"/>
          <w:marTop w:val="0"/>
          <w:marBottom w:val="0"/>
          <w:divBdr>
            <w:top w:val="none" w:sz="0" w:space="0" w:color="auto"/>
            <w:left w:val="none" w:sz="0" w:space="0" w:color="auto"/>
            <w:bottom w:val="none" w:sz="0" w:space="0" w:color="auto"/>
            <w:right w:val="none" w:sz="0" w:space="0" w:color="auto"/>
          </w:divBdr>
        </w:div>
        <w:div w:id="379792110">
          <w:marLeft w:val="640"/>
          <w:marRight w:val="0"/>
          <w:marTop w:val="0"/>
          <w:marBottom w:val="0"/>
          <w:divBdr>
            <w:top w:val="none" w:sz="0" w:space="0" w:color="auto"/>
            <w:left w:val="none" w:sz="0" w:space="0" w:color="auto"/>
            <w:bottom w:val="none" w:sz="0" w:space="0" w:color="auto"/>
            <w:right w:val="none" w:sz="0" w:space="0" w:color="auto"/>
          </w:divBdr>
        </w:div>
        <w:div w:id="272327972">
          <w:marLeft w:val="640"/>
          <w:marRight w:val="0"/>
          <w:marTop w:val="0"/>
          <w:marBottom w:val="0"/>
          <w:divBdr>
            <w:top w:val="none" w:sz="0" w:space="0" w:color="auto"/>
            <w:left w:val="none" w:sz="0" w:space="0" w:color="auto"/>
            <w:bottom w:val="none" w:sz="0" w:space="0" w:color="auto"/>
            <w:right w:val="none" w:sz="0" w:space="0" w:color="auto"/>
          </w:divBdr>
        </w:div>
        <w:div w:id="1230964582">
          <w:marLeft w:val="640"/>
          <w:marRight w:val="0"/>
          <w:marTop w:val="0"/>
          <w:marBottom w:val="0"/>
          <w:divBdr>
            <w:top w:val="none" w:sz="0" w:space="0" w:color="auto"/>
            <w:left w:val="none" w:sz="0" w:space="0" w:color="auto"/>
            <w:bottom w:val="none" w:sz="0" w:space="0" w:color="auto"/>
            <w:right w:val="none" w:sz="0" w:space="0" w:color="auto"/>
          </w:divBdr>
        </w:div>
        <w:div w:id="1805266889">
          <w:marLeft w:val="640"/>
          <w:marRight w:val="0"/>
          <w:marTop w:val="0"/>
          <w:marBottom w:val="0"/>
          <w:divBdr>
            <w:top w:val="none" w:sz="0" w:space="0" w:color="auto"/>
            <w:left w:val="none" w:sz="0" w:space="0" w:color="auto"/>
            <w:bottom w:val="none" w:sz="0" w:space="0" w:color="auto"/>
            <w:right w:val="none" w:sz="0" w:space="0" w:color="auto"/>
          </w:divBdr>
        </w:div>
        <w:div w:id="1171025005">
          <w:marLeft w:val="640"/>
          <w:marRight w:val="0"/>
          <w:marTop w:val="0"/>
          <w:marBottom w:val="0"/>
          <w:divBdr>
            <w:top w:val="none" w:sz="0" w:space="0" w:color="auto"/>
            <w:left w:val="none" w:sz="0" w:space="0" w:color="auto"/>
            <w:bottom w:val="none" w:sz="0" w:space="0" w:color="auto"/>
            <w:right w:val="none" w:sz="0" w:space="0" w:color="auto"/>
          </w:divBdr>
        </w:div>
        <w:div w:id="964387845">
          <w:marLeft w:val="640"/>
          <w:marRight w:val="0"/>
          <w:marTop w:val="0"/>
          <w:marBottom w:val="0"/>
          <w:divBdr>
            <w:top w:val="none" w:sz="0" w:space="0" w:color="auto"/>
            <w:left w:val="none" w:sz="0" w:space="0" w:color="auto"/>
            <w:bottom w:val="none" w:sz="0" w:space="0" w:color="auto"/>
            <w:right w:val="none" w:sz="0" w:space="0" w:color="auto"/>
          </w:divBdr>
        </w:div>
        <w:div w:id="651832113">
          <w:marLeft w:val="640"/>
          <w:marRight w:val="0"/>
          <w:marTop w:val="0"/>
          <w:marBottom w:val="0"/>
          <w:divBdr>
            <w:top w:val="none" w:sz="0" w:space="0" w:color="auto"/>
            <w:left w:val="none" w:sz="0" w:space="0" w:color="auto"/>
            <w:bottom w:val="none" w:sz="0" w:space="0" w:color="auto"/>
            <w:right w:val="none" w:sz="0" w:space="0" w:color="auto"/>
          </w:divBdr>
        </w:div>
        <w:div w:id="426851539">
          <w:marLeft w:val="640"/>
          <w:marRight w:val="0"/>
          <w:marTop w:val="0"/>
          <w:marBottom w:val="0"/>
          <w:divBdr>
            <w:top w:val="none" w:sz="0" w:space="0" w:color="auto"/>
            <w:left w:val="none" w:sz="0" w:space="0" w:color="auto"/>
            <w:bottom w:val="none" w:sz="0" w:space="0" w:color="auto"/>
            <w:right w:val="none" w:sz="0" w:space="0" w:color="auto"/>
          </w:divBdr>
        </w:div>
        <w:div w:id="283390740">
          <w:marLeft w:val="640"/>
          <w:marRight w:val="0"/>
          <w:marTop w:val="0"/>
          <w:marBottom w:val="0"/>
          <w:divBdr>
            <w:top w:val="none" w:sz="0" w:space="0" w:color="auto"/>
            <w:left w:val="none" w:sz="0" w:space="0" w:color="auto"/>
            <w:bottom w:val="none" w:sz="0" w:space="0" w:color="auto"/>
            <w:right w:val="none" w:sz="0" w:space="0" w:color="auto"/>
          </w:divBdr>
        </w:div>
        <w:div w:id="188028552">
          <w:marLeft w:val="640"/>
          <w:marRight w:val="0"/>
          <w:marTop w:val="0"/>
          <w:marBottom w:val="0"/>
          <w:divBdr>
            <w:top w:val="none" w:sz="0" w:space="0" w:color="auto"/>
            <w:left w:val="none" w:sz="0" w:space="0" w:color="auto"/>
            <w:bottom w:val="none" w:sz="0" w:space="0" w:color="auto"/>
            <w:right w:val="none" w:sz="0" w:space="0" w:color="auto"/>
          </w:divBdr>
        </w:div>
        <w:div w:id="1646622710">
          <w:marLeft w:val="640"/>
          <w:marRight w:val="0"/>
          <w:marTop w:val="0"/>
          <w:marBottom w:val="0"/>
          <w:divBdr>
            <w:top w:val="none" w:sz="0" w:space="0" w:color="auto"/>
            <w:left w:val="none" w:sz="0" w:space="0" w:color="auto"/>
            <w:bottom w:val="none" w:sz="0" w:space="0" w:color="auto"/>
            <w:right w:val="none" w:sz="0" w:space="0" w:color="auto"/>
          </w:divBdr>
        </w:div>
        <w:div w:id="1240410399">
          <w:marLeft w:val="640"/>
          <w:marRight w:val="0"/>
          <w:marTop w:val="0"/>
          <w:marBottom w:val="0"/>
          <w:divBdr>
            <w:top w:val="none" w:sz="0" w:space="0" w:color="auto"/>
            <w:left w:val="none" w:sz="0" w:space="0" w:color="auto"/>
            <w:bottom w:val="none" w:sz="0" w:space="0" w:color="auto"/>
            <w:right w:val="none" w:sz="0" w:space="0" w:color="auto"/>
          </w:divBdr>
        </w:div>
        <w:div w:id="671638703">
          <w:marLeft w:val="640"/>
          <w:marRight w:val="0"/>
          <w:marTop w:val="0"/>
          <w:marBottom w:val="0"/>
          <w:divBdr>
            <w:top w:val="none" w:sz="0" w:space="0" w:color="auto"/>
            <w:left w:val="none" w:sz="0" w:space="0" w:color="auto"/>
            <w:bottom w:val="none" w:sz="0" w:space="0" w:color="auto"/>
            <w:right w:val="none" w:sz="0" w:space="0" w:color="auto"/>
          </w:divBdr>
        </w:div>
        <w:div w:id="1185099826">
          <w:marLeft w:val="640"/>
          <w:marRight w:val="0"/>
          <w:marTop w:val="0"/>
          <w:marBottom w:val="0"/>
          <w:divBdr>
            <w:top w:val="none" w:sz="0" w:space="0" w:color="auto"/>
            <w:left w:val="none" w:sz="0" w:space="0" w:color="auto"/>
            <w:bottom w:val="none" w:sz="0" w:space="0" w:color="auto"/>
            <w:right w:val="none" w:sz="0" w:space="0" w:color="auto"/>
          </w:divBdr>
        </w:div>
        <w:div w:id="192891016">
          <w:marLeft w:val="640"/>
          <w:marRight w:val="0"/>
          <w:marTop w:val="0"/>
          <w:marBottom w:val="0"/>
          <w:divBdr>
            <w:top w:val="none" w:sz="0" w:space="0" w:color="auto"/>
            <w:left w:val="none" w:sz="0" w:space="0" w:color="auto"/>
            <w:bottom w:val="none" w:sz="0" w:space="0" w:color="auto"/>
            <w:right w:val="none" w:sz="0" w:space="0" w:color="auto"/>
          </w:divBdr>
        </w:div>
        <w:div w:id="953635948">
          <w:marLeft w:val="640"/>
          <w:marRight w:val="0"/>
          <w:marTop w:val="0"/>
          <w:marBottom w:val="0"/>
          <w:divBdr>
            <w:top w:val="none" w:sz="0" w:space="0" w:color="auto"/>
            <w:left w:val="none" w:sz="0" w:space="0" w:color="auto"/>
            <w:bottom w:val="none" w:sz="0" w:space="0" w:color="auto"/>
            <w:right w:val="none" w:sz="0" w:space="0" w:color="auto"/>
          </w:divBdr>
        </w:div>
        <w:div w:id="1241135384">
          <w:marLeft w:val="640"/>
          <w:marRight w:val="0"/>
          <w:marTop w:val="0"/>
          <w:marBottom w:val="0"/>
          <w:divBdr>
            <w:top w:val="none" w:sz="0" w:space="0" w:color="auto"/>
            <w:left w:val="none" w:sz="0" w:space="0" w:color="auto"/>
            <w:bottom w:val="none" w:sz="0" w:space="0" w:color="auto"/>
            <w:right w:val="none" w:sz="0" w:space="0" w:color="auto"/>
          </w:divBdr>
        </w:div>
        <w:div w:id="1739015433">
          <w:marLeft w:val="640"/>
          <w:marRight w:val="0"/>
          <w:marTop w:val="0"/>
          <w:marBottom w:val="0"/>
          <w:divBdr>
            <w:top w:val="none" w:sz="0" w:space="0" w:color="auto"/>
            <w:left w:val="none" w:sz="0" w:space="0" w:color="auto"/>
            <w:bottom w:val="none" w:sz="0" w:space="0" w:color="auto"/>
            <w:right w:val="none" w:sz="0" w:space="0" w:color="auto"/>
          </w:divBdr>
        </w:div>
      </w:divsChild>
    </w:div>
    <w:div w:id="1983121166">
      <w:bodyDiv w:val="1"/>
      <w:marLeft w:val="0"/>
      <w:marRight w:val="0"/>
      <w:marTop w:val="0"/>
      <w:marBottom w:val="0"/>
      <w:divBdr>
        <w:top w:val="none" w:sz="0" w:space="0" w:color="auto"/>
        <w:left w:val="none" w:sz="0" w:space="0" w:color="auto"/>
        <w:bottom w:val="none" w:sz="0" w:space="0" w:color="auto"/>
        <w:right w:val="none" w:sz="0" w:space="0" w:color="auto"/>
      </w:divBdr>
      <w:divsChild>
        <w:div w:id="145246498">
          <w:marLeft w:val="640"/>
          <w:marRight w:val="0"/>
          <w:marTop w:val="0"/>
          <w:marBottom w:val="0"/>
          <w:divBdr>
            <w:top w:val="none" w:sz="0" w:space="0" w:color="auto"/>
            <w:left w:val="none" w:sz="0" w:space="0" w:color="auto"/>
            <w:bottom w:val="none" w:sz="0" w:space="0" w:color="auto"/>
            <w:right w:val="none" w:sz="0" w:space="0" w:color="auto"/>
          </w:divBdr>
        </w:div>
        <w:div w:id="971179010">
          <w:marLeft w:val="640"/>
          <w:marRight w:val="0"/>
          <w:marTop w:val="0"/>
          <w:marBottom w:val="0"/>
          <w:divBdr>
            <w:top w:val="none" w:sz="0" w:space="0" w:color="auto"/>
            <w:left w:val="none" w:sz="0" w:space="0" w:color="auto"/>
            <w:bottom w:val="none" w:sz="0" w:space="0" w:color="auto"/>
            <w:right w:val="none" w:sz="0" w:space="0" w:color="auto"/>
          </w:divBdr>
        </w:div>
        <w:div w:id="1361466451">
          <w:marLeft w:val="640"/>
          <w:marRight w:val="0"/>
          <w:marTop w:val="0"/>
          <w:marBottom w:val="0"/>
          <w:divBdr>
            <w:top w:val="none" w:sz="0" w:space="0" w:color="auto"/>
            <w:left w:val="none" w:sz="0" w:space="0" w:color="auto"/>
            <w:bottom w:val="none" w:sz="0" w:space="0" w:color="auto"/>
            <w:right w:val="none" w:sz="0" w:space="0" w:color="auto"/>
          </w:divBdr>
        </w:div>
        <w:div w:id="81493189">
          <w:marLeft w:val="640"/>
          <w:marRight w:val="0"/>
          <w:marTop w:val="0"/>
          <w:marBottom w:val="0"/>
          <w:divBdr>
            <w:top w:val="none" w:sz="0" w:space="0" w:color="auto"/>
            <w:left w:val="none" w:sz="0" w:space="0" w:color="auto"/>
            <w:bottom w:val="none" w:sz="0" w:space="0" w:color="auto"/>
            <w:right w:val="none" w:sz="0" w:space="0" w:color="auto"/>
          </w:divBdr>
        </w:div>
        <w:div w:id="833833914">
          <w:marLeft w:val="640"/>
          <w:marRight w:val="0"/>
          <w:marTop w:val="0"/>
          <w:marBottom w:val="0"/>
          <w:divBdr>
            <w:top w:val="none" w:sz="0" w:space="0" w:color="auto"/>
            <w:left w:val="none" w:sz="0" w:space="0" w:color="auto"/>
            <w:bottom w:val="none" w:sz="0" w:space="0" w:color="auto"/>
            <w:right w:val="none" w:sz="0" w:space="0" w:color="auto"/>
          </w:divBdr>
        </w:div>
        <w:div w:id="785848506">
          <w:marLeft w:val="640"/>
          <w:marRight w:val="0"/>
          <w:marTop w:val="0"/>
          <w:marBottom w:val="0"/>
          <w:divBdr>
            <w:top w:val="none" w:sz="0" w:space="0" w:color="auto"/>
            <w:left w:val="none" w:sz="0" w:space="0" w:color="auto"/>
            <w:bottom w:val="none" w:sz="0" w:space="0" w:color="auto"/>
            <w:right w:val="none" w:sz="0" w:space="0" w:color="auto"/>
          </w:divBdr>
        </w:div>
        <w:div w:id="710568387">
          <w:marLeft w:val="640"/>
          <w:marRight w:val="0"/>
          <w:marTop w:val="0"/>
          <w:marBottom w:val="0"/>
          <w:divBdr>
            <w:top w:val="none" w:sz="0" w:space="0" w:color="auto"/>
            <w:left w:val="none" w:sz="0" w:space="0" w:color="auto"/>
            <w:bottom w:val="none" w:sz="0" w:space="0" w:color="auto"/>
            <w:right w:val="none" w:sz="0" w:space="0" w:color="auto"/>
          </w:divBdr>
        </w:div>
        <w:div w:id="330763824">
          <w:marLeft w:val="640"/>
          <w:marRight w:val="0"/>
          <w:marTop w:val="0"/>
          <w:marBottom w:val="0"/>
          <w:divBdr>
            <w:top w:val="none" w:sz="0" w:space="0" w:color="auto"/>
            <w:left w:val="none" w:sz="0" w:space="0" w:color="auto"/>
            <w:bottom w:val="none" w:sz="0" w:space="0" w:color="auto"/>
            <w:right w:val="none" w:sz="0" w:space="0" w:color="auto"/>
          </w:divBdr>
        </w:div>
        <w:div w:id="1268656886">
          <w:marLeft w:val="640"/>
          <w:marRight w:val="0"/>
          <w:marTop w:val="0"/>
          <w:marBottom w:val="0"/>
          <w:divBdr>
            <w:top w:val="none" w:sz="0" w:space="0" w:color="auto"/>
            <w:left w:val="none" w:sz="0" w:space="0" w:color="auto"/>
            <w:bottom w:val="none" w:sz="0" w:space="0" w:color="auto"/>
            <w:right w:val="none" w:sz="0" w:space="0" w:color="auto"/>
          </w:divBdr>
        </w:div>
        <w:div w:id="1039743018">
          <w:marLeft w:val="640"/>
          <w:marRight w:val="0"/>
          <w:marTop w:val="0"/>
          <w:marBottom w:val="0"/>
          <w:divBdr>
            <w:top w:val="none" w:sz="0" w:space="0" w:color="auto"/>
            <w:left w:val="none" w:sz="0" w:space="0" w:color="auto"/>
            <w:bottom w:val="none" w:sz="0" w:space="0" w:color="auto"/>
            <w:right w:val="none" w:sz="0" w:space="0" w:color="auto"/>
          </w:divBdr>
        </w:div>
        <w:div w:id="709380329">
          <w:marLeft w:val="640"/>
          <w:marRight w:val="0"/>
          <w:marTop w:val="0"/>
          <w:marBottom w:val="0"/>
          <w:divBdr>
            <w:top w:val="none" w:sz="0" w:space="0" w:color="auto"/>
            <w:left w:val="none" w:sz="0" w:space="0" w:color="auto"/>
            <w:bottom w:val="none" w:sz="0" w:space="0" w:color="auto"/>
            <w:right w:val="none" w:sz="0" w:space="0" w:color="auto"/>
          </w:divBdr>
        </w:div>
        <w:div w:id="862859248">
          <w:marLeft w:val="640"/>
          <w:marRight w:val="0"/>
          <w:marTop w:val="0"/>
          <w:marBottom w:val="0"/>
          <w:divBdr>
            <w:top w:val="none" w:sz="0" w:space="0" w:color="auto"/>
            <w:left w:val="none" w:sz="0" w:space="0" w:color="auto"/>
            <w:bottom w:val="none" w:sz="0" w:space="0" w:color="auto"/>
            <w:right w:val="none" w:sz="0" w:space="0" w:color="auto"/>
          </w:divBdr>
        </w:div>
        <w:div w:id="412549358">
          <w:marLeft w:val="640"/>
          <w:marRight w:val="0"/>
          <w:marTop w:val="0"/>
          <w:marBottom w:val="0"/>
          <w:divBdr>
            <w:top w:val="none" w:sz="0" w:space="0" w:color="auto"/>
            <w:left w:val="none" w:sz="0" w:space="0" w:color="auto"/>
            <w:bottom w:val="none" w:sz="0" w:space="0" w:color="auto"/>
            <w:right w:val="none" w:sz="0" w:space="0" w:color="auto"/>
          </w:divBdr>
        </w:div>
        <w:div w:id="635111067">
          <w:marLeft w:val="640"/>
          <w:marRight w:val="0"/>
          <w:marTop w:val="0"/>
          <w:marBottom w:val="0"/>
          <w:divBdr>
            <w:top w:val="none" w:sz="0" w:space="0" w:color="auto"/>
            <w:left w:val="none" w:sz="0" w:space="0" w:color="auto"/>
            <w:bottom w:val="none" w:sz="0" w:space="0" w:color="auto"/>
            <w:right w:val="none" w:sz="0" w:space="0" w:color="auto"/>
          </w:divBdr>
        </w:div>
        <w:div w:id="1791589630">
          <w:marLeft w:val="640"/>
          <w:marRight w:val="0"/>
          <w:marTop w:val="0"/>
          <w:marBottom w:val="0"/>
          <w:divBdr>
            <w:top w:val="none" w:sz="0" w:space="0" w:color="auto"/>
            <w:left w:val="none" w:sz="0" w:space="0" w:color="auto"/>
            <w:bottom w:val="none" w:sz="0" w:space="0" w:color="auto"/>
            <w:right w:val="none" w:sz="0" w:space="0" w:color="auto"/>
          </w:divBdr>
        </w:div>
        <w:div w:id="1002784412">
          <w:marLeft w:val="640"/>
          <w:marRight w:val="0"/>
          <w:marTop w:val="0"/>
          <w:marBottom w:val="0"/>
          <w:divBdr>
            <w:top w:val="none" w:sz="0" w:space="0" w:color="auto"/>
            <w:left w:val="none" w:sz="0" w:space="0" w:color="auto"/>
            <w:bottom w:val="none" w:sz="0" w:space="0" w:color="auto"/>
            <w:right w:val="none" w:sz="0" w:space="0" w:color="auto"/>
          </w:divBdr>
        </w:div>
        <w:div w:id="1584752777">
          <w:marLeft w:val="640"/>
          <w:marRight w:val="0"/>
          <w:marTop w:val="0"/>
          <w:marBottom w:val="0"/>
          <w:divBdr>
            <w:top w:val="none" w:sz="0" w:space="0" w:color="auto"/>
            <w:left w:val="none" w:sz="0" w:space="0" w:color="auto"/>
            <w:bottom w:val="none" w:sz="0" w:space="0" w:color="auto"/>
            <w:right w:val="none" w:sz="0" w:space="0" w:color="auto"/>
          </w:divBdr>
        </w:div>
        <w:div w:id="1704936787">
          <w:marLeft w:val="640"/>
          <w:marRight w:val="0"/>
          <w:marTop w:val="0"/>
          <w:marBottom w:val="0"/>
          <w:divBdr>
            <w:top w:val="none" w:sz="0" w:space="0" w:color="auto"/>
            <w:left w:val="none" w:sz="0" w:space="0" w:color="auto"/>
            <w:bottom w:val="none" w:sz="0" w:space="0" w:color="auto"/>
            <w:right w:val="none" w:sz="0" w:space="0" w:color="auto"/>
          </w:divBdr>
        </w:div>
        <w:div w:id="376590479">
          <w:marLeft w:val="640"/>
          <w:marRight w:val="0"/>
          <w:marTop w:val="0"/>
          <w:marBottom w:val="0"/>
          <w:divBdr>
            <w:top w:val="none" w:sz="0" w:space="0" w:color="auto"/>
            <w:left w:val="none" w:sz="0" w:space="0" w:color="auto"/>
            <w:bottom w:val="none" w:sz="0" w:space="0" w:color="auto"/>
            <w:right w:val="none" w:sz="0" w:space="0" w:color="auto"/>
          </w:divBdr>
        </w:div>
        <w:div w:id="786892680">
          <w:marLeft w:val="640"/>
          <w:marRight w:val="0"/>
          <w:marTop w:val="0"/>
          <w:marBottom w:val="0"/>
          <w:divBdr>
            <w:top w:val="none" w:sz="0" w:space="0" w:color="auto"/>
            <w:left w:val="none" w:sz="0" w:space="0" w:color="auto"/>
            <w:bottom w:val="none" w:sz="0" w:space="0" w:color="auto"/>
            <w:right w:val="none" w:sz="0" w:space="0" w:color="auto"/>
          </w:divBdr>
        </w:div>
        <w:div w:id="110325972">
          <w:marLeft w:val="640"/>
          <w:marRight w:val="0"/>
          <w:marTop w:val="0"/>
          <w:marBottom w:val="0"/>
          <w:divBdr>
            <w:top w:val="none" w:sz="0" w:space="0" w:color="auto"/>
            <w:left w:val="none" w:sz="0" w:space="0" w:color="auto"/>
            <w:bottom w:val="none" w:sz="0" w:space="0" w:color="auto"/>
            <w:right w:val="none" w:sz="0" w:space="0" w:color="auto"/>
          </w:divBdr>
        </w:div>
        <w:div w:id="337924792">
          <w:marLeft w:val="640"/>
          <w:marRight w:val="0"/>
          <w:marTop w:val="0"/>
          <w:marBottom w:val="0"/>
          <w:divBdr>
            <w:top w:val="none" w:sz="0" w:space="0" w:color="auto"/>
            <w:left w:val="none" w:sz="0" w:space="0" w:color="auto"/>
            <w:bottom w:val="none" w:sz="0" w:space="0" w:color="auto"/>
            <w:right w:val="none" w:sz="0" w:space="0" w:color="auto"/>
          </w:divBdr>
        </w:div>
        <w:div w:id="101388531">
          <w:marLeft w:val="640"/>
          <w:marRight w:val="0"/>
          <w:marTop w:val="0"/>
          <w:marBottom w:val="0"/>
          <w:divBdr>
            <w:top w:val="none" w:sz="0" w:space="0" w:color="auto"/>
            <w:left w:val="none" w:sz="0" w:space="0" w:color="auto"/>
            <w:bottom w:val="none" w:sz="0" w:space="0" w:color="auto"/>
            <w:right w:val="none" w:sz="0" w:space="0" w:color="auto"/>
          </w:divBdr>
        </w:div>
        <w:div w:id="1211117462">
          <w:marLeft w:val="640"/>
          <w:marRight w:val="0"/>
          <w:marTop w:val="0"/>
          <w:marBottom w:val="0"/>
          <w:divBdr>
            <w:top w:val="none" w:sz="0" w:space="0" w:color="auto"/>
            <w:left w:val="none" w:sz="0" w:space="0" w:color="auto"/>
            <w:bottom w:val="none" w:sz="0" w:space="0" w:color="auto"/>
            <w:right w:val="none" w:sz="0" w:space="0" w:color="auto"/>
          </w:divBdr>
        </w:div>
        <w:div w:id="729887054">
          <w:marLeft w:val="640"/>
          <w:marRight w:val="0"/>
          <w:marTop w:val="0"/>
          <w:marBottom w:val="0"/>
          <w:divBdr>
            <w:top w:val="none" w:sz="0" w:space="0" w:color="auto"/>
            <w:left w:val="none" w:sz="0" w:space="0" w:color="auto"/>
            <w:bottom w:val="none" w:sz="0" w:space="0" w:color="auto"/>
            <w:right w:val="none" w:sz="0" w:space="0" w:color="auto"/>
          </w:divBdr>
        </w:div>
        <w:div w:id="14118986">
          <w:marLeft w:val="640"/>
          <w:marRight w:val="0"/>
          <w:marTop w:val="0"/>
          <w:marBottom w:val="0"/>
          <w:divBdr>
            <w:top w:val="none" w:sz="0" w:space="0" w:color="auto"/>
            <w:left w:val="none" w:sz="0" w:space="0" w:color="auto"/>
            <w:bottom w:val="none" w:sz="0" w:space="0" w:color="auto"/>
            <w:right w:val="none" w:sz="0" w:space="0" w:color="auto"/>
          </w:divBdr>
        </w:div>
        <w:div w:id="1628126843">
          <w:marLeft w:val="640"/>
          <w:marRight w:val="0"/>
          <w:marTop w:val="0"/>
          <w:marBottom w:val="0"/>
          <w:divBdr>
            <w:top w:val="none" w:sz="0" w:space="0" w:color="auto"/>
            <w:left w:val="none" w:sz="0" w:space="0" w:color="auto"/>
            <w:bottom w:val="none" w:sz="0" w:space="0" w:color="auto"/>
            <w:right w:val="none" w:sz="0" w:space="0" w:color="auto"/>
          </w:divBdr>
        </w:div>
        <w:div w:id="528448927">
          <w:marLeft w:val="640"/>
          <w:marRight w:val="0"/>
          <w:marTop w:val="0"/>
          <w:marBottom w:val="0"/>
          <w:divBdr>
            <w:top w:val="none" w:sz="0" w:space="0" w:color="auto"/>
            <w:left w:val="none" w:sz="0" w:space="0" w:color="auto"/>
            <w:bottom w:val="none" w:sz="0" w:space="0" w:color="auto"/>
            <w:right w:val="none" w:sz="0" w:space="0" w:color="auto"/>
          </w:divBdr>
        </w:div>
      </w:divsChild>
    </w:div>
    <w:div w:id="1987466039">
      <w:bodyDiv w:val="1"/>
      <w:marLeft w:val="0"/>
      <w:marRight w:val="0"/>
      <w:marTop w:val="0"/>
      <w:marBottom w:val="0"/>
      <w:divBdr>
        <w:top w:val="none" w:sz="0" w:space="0" w:color="auto"/>
        <w:left w:val="none" w:sz="0" w:space="0" w:color="auto"/>
        <w:bottom w:val="none" w:sz="0" w:space="0" w:color="auto"/>
        <w:right w:val="none" w:sz="0" w:space="0" w:color="auto"/>
      </w:divBdr>
    </w:div>
    <w:div w:id="1995720682">
      <w:bodyDiv w:val="1"/>
      <w:marLeft w:val="0"/>
      <w:marRight w:val="0"/>
      <w:marTop w:val="0"/>
      <w:marBottom w:val="0"/>
      <w:divBdr>
        <w:top w:val="none" w:sz="0" w:space="0" w:color="auto"/>
        <w:left w:val="none" w:sz="0" w:space="0" w:color="auto"/>
        <w:bottom w:val="none" w:sz="0" w:space="0" w:color="auto"/>
        <w:right w:val="none" w:sz="0" w:space="0" w:color="auto"/>
      </w:divBdr>
      <w:divsChild>
        <w:div w:id="40330830">
          <w:marLeft w:val="640"/>
          <w:marRight w:val="0"/>
          <w:marTop w:val="0"/>
          <w:marBottom w:val="0"/>
          <w:divBdr>
            <w:top w:val="none" w:sz="0" w:space="0" w:color="auto"/>
            <w:left w:val="none" w:sz="0" w:space="0" w:color="auto"/>
            <w:bottom w:val="none" w:sz="0" w:space="0" w:color="auto"/>
            <w:right w:val="none" w:sz="0" w:space="0" w:color="auto"/>
          </w:divBdr>
        </w:div>
        <w:div w:id="1605570082">
          <w:marLeft w:val="640"/>
          <w:marRight w:val="0"/>
          <w:marTop w:val="0"/>
          <w:marBottom w:val="0"/>
          <w:divBdr>
            <w:top w:val="none" w:sz="0" w:space="0" w:color="auto"/>
            <w:left w:val="none" w:sz="0" w:space="0" w:color="auto"/>
            <w:bottom w:val="none" w:sz="0" w:space="0" w:color="auto"/>
            <w:right w:val="none" w:sz="0" w:space="0" w:color="auto"/>
          </w:divBdr>
        </w:div>
        <w:div w:id="1110515964">
          <w:marLeft w:val="640"/>
          <w:marRight w:val="0"/>
          <w:marTop w:val="0"/>
          <w:marBottom w:val="0"/>
          <w:divBdr>
            <w:top w:val="none" w:sz="0" w:space="0" w:color="auto"/>
            <w:left w:val="none" w:sz="0" w:space="0" w:color="auto"/>
            <w:bottom w:val="none" w:sz="0" w:space="0" w:color="auto"/>
            <w:right w:val="none" w:sz="0" w:space="0" w:color="auto"/>
          </w:divBdr>
        </w:div>
        <w:div w:id="2094741800">
          <w:marLeft w:val="640"/>
          <w:marRight w:val="0"/>
          <w:marTop w:val="0"/>
          <w:marBottom w:val="0"/>
          <w:divBdr>
            <w:top w:val="none" w:sz="0" w:space="0" w:color="auto"/>
            <w:left w:val="none" w:sz="0" w:space="0" w:color="auto"/>
            <w:bottom w:val="none" w:sz="0" w:space="0" w:color="auto"/>
            <w:right w:val="none" w:sz="0" w:space="0" w:color="auto"/>
          </w:divBdr>
        </w:div>
        <w:div w:id="1159266540">
          <w:marLeft w:val="640"/>
          <w:marRight w:val="0"/>
          <w:marTop w:val="0"/>
          <w:marBottom w:val="0"/>
          <w:divBdr>
            <w:top w:val="none" w:sz="0" w:space="0" w:color="auto"/>
            <w:left w:val="none" w:sz="0" w:space="0" w:color="auto"/>
            <w:bottom w:val="none" w:sz="0" w:space="0" w:color="auto"/>
            <w:right w:val="none" w:sz="0" w:space="0" w:color="auto"/>
          </w:divBdr>
        </w:div>
        <w:div w:id="1607611254">
          <w:marLeft w:val="640"/>
          <w:marRight w:val="0"/>
          <w:marTop w:val="0"/>
          <w:marBottom w:val="0"/>
          <w:divBdr>
            <w:top w:val="none" w:sz="0" w:space="0" w:color="auto"/>
            <w:left w:val="none" w:sz="0" w:space="0" w:color="auto"/>
            <w:bottom w:val="none" w:sz="0" w:space="0" w:color="auto"/>
            <w:right w:val="none" w:sz="0" w:space="0" w:color="auto"/>
          </w:divBdr>
        </w:div>
        <w:div w:id="1285962500">
          <w:marLeft w:val="640"/>
          <w:marRight w:val="0"/>
          <w:marTop w:val="0"/>
          <w:marBottom w:val="0"/>
          <w:divBdr>
            <w:top w:val="none" w:sz="0" w:space="0" w:color="auto"/>
            <w:left w:val="none" w:sz="0" w:space="0" w:color="auto"/>
            <w:bottom w:val="none" w:sz="0" w:space="0" w:color="auto"/>
            <w:right w:val="none" w:sz="0" w:space="0" w:color="auto"/>
          </w:divBdr>
        </w:div>
        <w:div w:id="528954163">
          <w:marLeft w:val="640"/>
          <w:marRight w:val="0"/>
          <w:marTop w:val="0"/>
          <w:marBottom w:val="0"/>
          <w:divBdr>
            <w:top w:val="none" w:sz="0" w:space="0" w:color="auto"/>
            <w:left w:val="none" w:sz="0" w:space="0" w:color="auto"/>
            <w:bottom w:val="none" w:sz="0" w:space="0" w:color="auto"/>
            <w:right w:val="none" w:sz="0" w:space="0" w:color="auto"/>
          </w:divBdr>
        </w:div>
        <w:div w:id="943803077">
          <w:marLeft w:val="640"/>
          <w:marRight w:val="0"/>
          <w:marTop w:val="0"/>
          <w:marBottom w:val="0"/>
          <w:divBdr>
            <w:top w:val="none" w:sz="0" w:space="0" w:color="auto"/>
            <w:left w:val="none" w:sz="0" w:space="0" w:color="auto"/>
            <w:bottom w:val="none" w:sz="0" w:space="0" w:color="auto"/>
            <w:right w:val="none" w:sz="0" w:space="0" w:color="auto"/>
          </w:divBdr>
        </w:div>
        <w:div w:id="390232811">
          <w:marLeft w:val="640"/>
          <w:marRight w:val="0"/>
          <w:marTop w:val="0"/>
          <w:marBottom w:val="0"/>
          <w:divBdr>
            <w:top w:val="none" w:sz="0" w:space="0" w:color="auto"/>
            <w:left w:val="none" w:sz="0" w:space="0" w:color="auto"/>
            <w:bottom w:val="none" w:sz="0" w:space="0" w:color="auto"/>
            <w:right w:val="none" w:sz="0" w:space="0" w:color="auto"/>
          </w:divBdr>
        </w:div>
        <w:div w:id="996349850">
          <w:marLeft w:val="640"/>
          <w:marRight w:val="0"/>
          <w:marTop w:val="0"/>
          <w:marBottom w:val="0"/>
          <w:divBdr>
            <w:top w:val="none" w:sz="0" w:space="0" w:color="auto"/>
            <w:left w:val="none" w:sz="0" w:space="0" w:color="auto"/>
            <w:bottom w:val="none" w:sz="0" w:space="0" w:color="auto"/>
            <w:right w:val="none" w:sz="0" w:space="0" w:color="auto"/>
          </w:divBdr>
        </w:div>
        <w:div w:id="1903636293">
          <w:marLeft w:val="640"/>
          <w:marRight w:val="0"/>
          <w:marTop w:val="0"/>
          <w:marBottom w:val="0"/>
          <w:divBdr>
            <w:top w:val="none" w:sz="0" w:space="0" w:color="auto"/>
            <w:left w:val="none" w:sz="0" w:space="0" w:color="auto"/>
            <w:bottom w:val="none" w:sz="0" w:space="0" w:color="auto"/>
            <w:right w:val="none" w:sz="0" w:space="0" w:color="auto"/>
          </w:divBdr>
        </w:div>
        <w:div w:id="2065566749">
          <w:marLeft w:val="640"/>
          <w:marRight w:val="0"/>
          <w:marTop w:val="0"/>
          <w:marBottom w:val="0"/>
          <w:divBdr>
            <w:top w:val="none" w:sz="0" w:space="0" w:color="auto"/>
            <w:left w:val="none" w:sz="0" w:space="0" w:color="auto"/>
            <w:bottom w:val="none" w:sz="0" w:space="0" w:color="auto"/>
            <w:right w:val="none" w:sz="0" w:space="0" w:color="auto"/>
          </w:divBdr>
        </w:div>
        <w:div w:id="1263806177">
          <w:marLeft w:val="640"/>
          <w:marRight w:val="0"/>
          <w:marTop w:val="0"/>
          <w:marBottom w:val="0"/>
          <w:divBdr>
            <w:top w:val="none" w:sz="0" w:space="0" w:color="auto"/>
            <w:left w:val="none" w:sz="0" w:space="0" w:color="auto"/>
            <w:bottom w:val="none" w:sz="0" w:space="0" w:color="auto"/>
            <w:right w:val="none" w:sz="0" w:space="0" w:color="auto"/>
          </w:divBdr>
        </w:div>
        <w:div w:id="552810545">
          <w:marLeft w:val="640"/>
          <w:marRight w:val="0"/>
          <w:marTop w:val="0"/>
          <w:marBottom w:val="0"/>
          <w:divBdr>
            <w:top w:val="none" w:sz="0" w:space="0" w:color="auto"/>
            <w:left w:val="none" w:sz="0" w:space="0" w:color="auto"/>
            <w:bottom w:val="none" w:sz="0" w:space="0" w:color="auto"/>
            <w:right w:val="none" w:sz="0" w:space="0" w:color="auto"/>
          </w:divBdr>
        </w:div>
        <w:div w:id="1415590152">
          <w:marLeft w:val="640"/>
          <w:marRight w:val="0"/>
          <w:marTop w:val="0"/>
          <w:marBottom w:val="0"/>
          <w:divBdr>
            <w:top w:val="none" w:sz="0" w:space="0" w:color="auto"/>
            <w:left w:val="none" w:sz="0" w:space="0" w:color="auto"/>
            <w:bottom w:val="none" w:sz="0" w:space="0" w:color="auto"/>
            <w:right w:val="none" w:sz="0" w:space="0" w:color="auto"/>
          </w:divBdr>
        </w:div>
        <w:div w:id="141429322">
          <w:marLeft w:val="640"/>
          <w:marRight w:val="0"/>
          <w:marTop w:val="0"/>
          <w:marBottom w:val="0"/>
          <w:divBdr>
            <w:top w:val="none" w:sz="0" w:space="0" w:color="auto"/>
            <w:left w:val="none" w:sz="0" w:space="0" w:color="auto"/>
            <w:bottom w:val="none" w:sz="0" w:space="0" w:color="auto"/>
            <w:right w:val="none" w:sz="0" w:space="0" w:color="auto"/>
          </w:divBdr>
        </w:div>
        <w:div w:id="926310591">
          <w:marLeft w:val="640"/>
          <w:marRight w:val="0"/>
          <w:marTop w:val="0"/>
          <w:marBottom w:val="0"/>
          <w:divBdr>
            <w:top w:val="none" w:sz="0" w:space="0" w:color="auto"/>
            <w:left w:val="none" w:sz="0" w:space="0" w:color="auto"/>
            <w:bottom w:val="none" w:sz="0" w:space="0" w:color="auto"/>
            <w:right w:val="none" w:sz="0" w:space="0" w:color="auto"/>
          </w:divBdr>
        </w:div>
        <w:div w:id="481118192">
          <w:marLeft w:val="640"/>
          <w:marRight w:val="0"/>
          <w:marTop w:val="0"/>
          <w:marBottom w:val="0"/>
          <w:divBdr>
            <w:top w:val="none" w:sz="0" w:space="0" w:color="auto"/>
            <w:left w:val="none" w:sz="0" w:space="0" w:color="auto"/>
            <w:bottom w:val="none" w:sz="0" w:space="0" w:color="auto"/>
            <w:right w:val="none" w:sz="0" w:space="0" w:color="auto"/>
          </w:divBdr>
        </w:div>
        <w:div w:id="1542324784">
          <w:marLeft w:val="640"/>
          <w:marRight w:val="0"/>
          <w:marTop w:val="0"/>
          <w:marBottom w:val="0"/>
          <w:divBdr>
            <w:top w:val="none" w:sz="0" w:space="0" w:color="auto"/>
            <w:left w:val="none" w:sz="0" w:space="0" w:color="auto"/>
            <w:bottom w:val="none" w:sz="0" w:space="0" w:color="auto"/>
            <w:right w:val="none" w:sz="0" w:space="0" w:color="auto"/>
          </w:divBdr>
        </w:div>
        <w:div w:id="2105880295">
          <w:marLeft w:val="640"/>
          <w:marRight w:val="0"/>
          <w:marTop w:val="0"/>
          <w:marBottom w:val="0"/>
          <w:divBdr>
            <w:top w:val="none" w:sz="0" w:space="0" w:color="auto"/>
            <w:left w:val="none" w:sz="0" w:space="0" w:color="auto"/>
            <w:bottom w:val="none" w:sz="0" w:space="0" w:color="auto"/>
            <w:right w:val="none" w:sz="0" w:space="0" w:color="auto"/>
          </w:divBdr>
        </w:div>
        <w:div w:id="1555773712">
          <w:marLeft w:val="640"/>
          <w:marRight w:val="0"/>
          <w:marTop w:val="0"/>
          <w:marBottom w:val="0"/>
          <w:divBdr>
            <w:top w:val="none" w:sz="0" w:space="0" w:color="auto"/>
            <w:left w:val="none" w:sz="0" w:space="0" w:color="auto"/>
            <w:bottom w:val="none" w:sz="0" w:space="0" w:color="auto"/>
            <w:right w:val="none" w:sz="0" w:space="0" w:color="auto"/>
          </w:divBdr>
        </w:div>
        <w:div w:id="1097940371">
          <w:marLeft w:val="640"/>
          <w:marRight w:val="0"/>
          <w:marTop w:val="0"/>
          <w:marBottom w:val="0"/>
          <w:divBdr>
            <w:top w:val="none" w:sz="0" w:space="0" w:color="auto"/>
            <w:left w:val="none" w:sz="0" w:space="0" w:color="auto"/>
            <w:bottom w:val="none" w:sz="0" w:space="0" w:color="auto"/>
            <w:right w:val="none" w:sz="0" w:space="0" w:color="auto"/>
          </w:divBdr>
        </w:div>
        <w:div w:id="945161269">
          <w:marLeft w:val="640"/>
          <w:marRight w:val="0"/>
          <w:marTop w:val="0"/>
          <w:marBottom w:val="0"/>
          <w:divBdr>
            <w:top w:val="none" w:sz="0" w:space="0" w:color="auto"/>
            <w:left w:val="none" w:sz="0" w:space="0" w:color="auto"/>
            <w:bottom w:val="none" w:sz="0" w:space="0" w:color="auto"/>
            <w:right w:val="none" w:sz="0" w:space="0" w:color="auto"/>
          </w:divBdr>
        </w:div>
        <w:div w:id="1552957851">
          <w:marLeft w:val="640"/>
          <w:marRight w:val="0"/>
          <w:marTop w:val="0"/>
          <w:marBottom w:val="0"/>
          <w:divBdr>
            <w:top w:val="none" w:sz="0" w:space="0" w:color="auto"/>
            <w:left w:val="none" w:sz="0" w:space="0" w:color="auto"/>
            <w:bottom w:val="none" w:sz="0" w:space="0" w:color="auto"/>
            <w:right w:val="none" w:sz="0" w:space="0" w:color="auto"/>
          </w:divBdr>
        </w:div>
        <w:div w:id="1918242420">
          <w:marLeft w:val="640"/>
          <w:marRight w:val="0"/>
          <w:marTop w:val="0"/>
          <w:marBottom w:val="0"/>
          <w:divBdr>
            <w:top w:val="none" w:sz="0" w:space="0" w:color="auto"/>
            <w:left w:val="none" w:sz="0" w:space="0" w:color="auto"/>
            <w:bottom w:val="none" w:sz="0" w:space="0" w:color="auto"/>
            <w:right w:val="none" w:sz="0" w:space="0" w:color="auto"/>
          </w:divBdr>
        </w:div>
        <w:div w:id="1988047445">
          <w:marLeft w:val="640"/>
          <w:marRight w:val="0"/>
          <w:marTop w:val="0"/>
          <w:marBottom w:val="0"/>
          <w:divBdr>
            <w:top w:val="none" w:sz="0" w:space="0" w:color="auto"/>
            <w:left w:val="none" w:sz="0" w:space="0" w:color="auto"/>
            <w:bottom w:val="none" w:sz="0" w:space="0" w:color="auto"/>
            <w:right w:val="none" w:sz="0" w:space="0" w:color="auto"/>
          </w:divBdr>
        </w:div>
        <w:div w:id="73169486">
          <w:marLeft w:val="640"/>
          <w:marRight w:val="0"/>
          <w:marTop w:val="0"/>
          <w:marBottom w:val="0"/>
          <w:divBdr>
            <w:top w:val="none" w:sz="0" w:space="0" w:color="auto"/>
            <w:left w:val="none" w:sz="0" w:space="0" w:color="auto"/>
            <w:bottom w:val="none" w:sz="0" w:space="0" w:color="auto"/>
            <w:right w:val="none" w:sz="0" w:space="0" w:color="auto"/>
          </w:divBdr>
        </w:div>
        <w:div w:id="828710304">
          <w:marLeft w:val="640"/>
          <w:marRight w:val="0"/>
          <w:marTop w:val="0"/>
          <w:marBottom w:val="0"/>
          <w:divBdr>
            <w:top w:val="none" w:sz="0" w:space="0" w:color="auto"/>
            <w:left w:val="none" w:sz="0" w:space="0" w:color="auto"/>
            <w:bottom w:val="none" w:sz="0" w:space="0" w:color="auto"/>
            <w:right w:val="none" w:sz="0" w:space="0" w:color="auto"/>
          </w:divBdr>
        </w:div>
        <w:div w:id="484125258">
          <w:marLeft w:val="640"/>
          <w:marRight w:val="0"/>
          <w:marTop w:val="0"/>
          <w:marBottom w:val="0"/>
          <w:divBdr>
            <w:top w:val="none" w:sz="0" w:space="0" w:color="auto"/>
            <w:left w:val="none" w:sz="0" w:space="0" w:color="auto"/>
            <w:bottom w:val="none" w:sz="0" w:space="0" w:color="auto"/>
            <w:right w:val="none" w:sz="0" w:space="0" w:color="auto"/>
          </w:divBdr>
        </w:div>
      </w:divsChild>
    </w:div>
    <w:div w:id="2011986725">
      <w:bodyDiv w:val="1"/>
      <w:marLeft w:val="0"/>
      <w:marRight w:val="0"/>
      <w:marTop w:val="0"/>
      <w:marBottom w:val="0"/>
      <w:divBdr>
        <w:top w:val="none" w:sz="0" w:space="0" w:color="auto"/>
        <w:left w:val="none" w:sz="0" w:space="0" w:color="auto"/>
        <w:bottom w:val="none" w:sz="0" w:space="0" w:color="auto"/>
        <w:right w:val="none" w:sz="0" w:space="0" w:color="auto"/>
      </w:divBdr>
    </w:div>
    <w:div w:id="2016686117">
      <w:bodyDiv w:val="1"/>
      <w:marLeft w:val="0"/>
      <w:marRight w:val="0"/>
      <w:marTop w:val="0"/>
      <w:marBottom w:val="0"/>
      <w:divBdr>
        <w:top w:val="none" w:sz="0" w:space="0" w:color="auto"/>
        <w:left w:val="none" w:sz="0" w:space="0" w:color="auto"/>
        <w:bottom w:val="none" w:sz="0" w:space="0" w:color="auto"/>
        <w:right w:val="none" w:sz="0" w:space="0" w:color="auto"/>
      </w:divBdr>
      <w:divsChild>
        <w:div w:id="1313875494">
          <w:marLeft w:val="640"/>
          <w:marRight w:val="0"/>
          <w:marTop w:val="0"/>
          <w:marBottom w:val="0"/>
          <w:divBdr>
            <w:top w:val="none" w:sz="0" w:space="0" w:color="auto"/>
            <w:left w:val="none" w:sz="0" w:space="0" w:color="auto"/>
            <w:bottom w:val="none" w:sz="0" w:space="0" w:color="auto"/>
            <w:right w:val="none" w:sz="0" w:space="0" w:color="auto"/>
          </w:divBdr>
        </w:div>
        <w:div w:id="635260760">
          <w:marLeft w:val="640"/>
          <w:marRight w:val="0"/>
          <w:marTop w:val="0"/>
          <w:marBottom w:val="0"/>
          <w:divBdr>
            <w:top w:val="none" w:sz="0" w:space="0" w:color="auto"/>
            <w:left w:val="none" w:sz="0" w:space="0" w:color="auto"/>
            <w:bottom w:val="none" w:sz="0" w:space="0" w:color="auto"/>
            <w:right w:val="none" w:sz="0" w:space="0" w:color="auto"/>
          </w:divBdr>
        </w:div>
        <w:div w:id="2093623646">
          <w:marLeft w:val="640"/>
          <w:marRight w:val="0"/>
          <w:marTop w:val="0"/>
          <w:marBottom w:val="0"/>
          <w:divBdr>
            <w:top w:val="none" w:sz="0" w:space="0" w:color="auto"/>
            <w:left w:val="none" w:sz="0" w:space="0" w:color="auto"/>
            <w:bottom w:val="none" w:sz="0" w:space="0" w:color="auto"/>
            <w:right w:val="none" w:sz="0" w:space="0" w:color="auto"/>
          </w:divBdr>
        </w:div>
        <w:div w:id="491481759">
          <w:marLeft w:val="640"/>
          <w:marRight w:val="0"/>
          <w:marTop w:val="0"/>
          <w:marBottom w:val="0"/>
          <w:divBdr>
            <w:top w:val="none" w:sz="0" w:space="0" w:color="auto"/>
            <w:left w:val="none" w:sz="0" w:space="0" w:color="auto"/>
            <w:bottom w:val="none" w:sz="0" w:space="0" w:color="auto"/>
            <w:right w:val="none" w:sz="0" w:space="0" w:color="auto"/>
          </w:divBdr>
        </w:div>
        <w:div w:id="1915701431">
          <w:marLeft w:val="640"/>
          <w:marRight w:val="0"/>
          <w:marTop w:val="0"/>
          <w:marBottom w:val="0"/>
          <w:divBdr>
            <w:top w:val="none" w:sz="0" w:space="0" w:color="auto"/>
            <w:left w:val="none" w:sz="0" w:space="0" w:color="auto"/>
            <w:bottom w:val="none" w:sz="0" w:space="0" w:color="auto"/>
            <w:right w:val="none" w:sz="0" w:space="0" w:color="auto"/>
          </w:divBdr>
        </w:div>
        <w:div w:id="953445102">
          <w:marLeft w:val="640"/>
          <w:marRight w:val="0"/>
          <w:marTop w:val="0"/>
          <w:marBottom w:val="0"/>
          <w:divBdr>
            <w:top w:val="none" w:sz="0" w:space="0" w:color="auto"/>
            <w:left w:val="none" w:sz="0" w:space="0" w:color="auto"/>
            <w:bottom w:val="none" w:sz="0" w:space="0" w:color="auto"/>
            <w:right w:val="none" w:sz="0" w:space="0" w:color="auto"/>
          </w:divBdr>
        </w:div>
        <w:div w:id="1171212645">
          <w:marLeft w:val="640"/>
          <w:marRight w:val="0"/>
          <w:marTop w:val="0"/>
          <w:marBottom w:val="0"/>
          <w:divBdr>
            <w:top w:val="none" w:sz="0" w:space="0" w:color="auto"/>
            <w:left w:val="none" w:sz="0" w:space="0" w:color="auto"/>
            <w:bottom w:val="none" w:sz="0" w:space="0" w:color="auto"/>
            <w:right w:val="none" w:sz="0" w:space="0" w:color="auto"/>
          </w:divBdr>
        </w:div>
        <w:div w:id="1319730188">
          <w:marLeft w:val="640"/>
          <w:marRight w:val="0"/>
          <w:marTop w:val="0"/>
          <w:marBottom w:val="0"/>
          <w:divBdr>
            <w:top w:val="none" w:sz="0" w:space="0" w:color="auto"/>
            <w:left w:val="none" w:sz="0" w:space="0" w:color="auto"/>
            <w:bottom w:val="none" w:sz="0" w:space="0" w:color="auto"/>
            <w:right w:val="none" w:sz="0" w:space="0" w:color="auto"/>
          </w:divBdr>
        </w:div>
        <w:div w:id="94176606">
          <w:marLeft w:val="640"/>
          <w:marRight w:val="0"/>
          <w:marTop w:val="0"/>
          <w:marBottom w:val="0"/>
          <w:divBdr>
            <w:top w:val="none" w:sz="0" w:space="0" w:color="auto"/>
            <w:left w:val="none" w:sz="0" w:space="0" w:color="auto"/>
            <w:bottom w:val="none" w:sz="0" w:space="0" w:color="auto"/>
            <w:right w:val="none" w:sz="0" w:space="0" w:color="auto"/>
          </w:divBdr>
        </w:div>
        <w:div w:id="2041317856">
          <w:marLeft w:val="640"/>
          <w:marRight w:val="0"/>
          <w:marTop w:val="0"/>
          <w:marBottom w:val="0"/>
          <w:divBdr>
            <w:top w:val="none" w:sz="0" w:space="0" w:color="auto"/>
            <w:left w:val="none" w:sz="0" w:space="0" w:color="auto"/>
            <w:bottom w:val="none" w:sz="0" w:space="0" w:color="auto"/>
            <w:right w:val="none" w:sz="0" w:space="0" w:color="auto"/>
          </w:divBdr>
        </w:div>
        <w:div w:id="1758668754">
          <w:marLeft w:val="640"/>
          <w:marRight w:val="0"/>
          <w:marTop w:val="0"/>
          <w:marBottom w:val="0"/>
          <w:divBdr>
            <w:top w:val="none" w:sz="0" w:space="0" w:color="auto"/>
            <w:left w:val="none" w:sz="0" w:space="0" w:color="auto"/>
            <w:bottom w:val="none" w:sz="0" w:space="0" w:color="auto"/>
            <w:right w:val="none" w:sz="0" w:space="0" w:color="auto"/>
          </w:divBdr>
        </w:div>
        <w:div w:id="910501555">
          <w:marLeft w:val="640"/>
          <w:marRight w:val="0"/>
          <w:marTop w:val="0"/>
          <w:marBottom w:val="0"/>
          <w:divBdr>
            <w:top w:val="none" w:sz="0" w:space="0" w:color="auto"/>
            <w:left w:val="none" w:sz="0" w:space="0" w:color="auto"/>
            <w:bottom w:val="none" w:sz="0" w:space="0" w:color="auto"/>
            <w:right w:val="none" w:sz="0" w:space="0" w:color="auto"/>
          </w:divBdr>
        </w:div>
        <w:div w:id="688220848">
          <w:marLeft w:val="640"/>
          <w:marRight w:val="0"/>
          <w:marTop w:val="0"/>
          <w:marBottom w:val="0"/>
          <w:divBdr>
            <w:top w:val="none" w:sz="0" w:space="0" w:color="auto"/>
            <w:left w:val="none" w:sz="0" w:space="0" w:color="auto"/>
            <w:bottom w:val="none" w:sz="0" w:space="0" w:color="auto"/>
            <w:right w:val="none" w:sz="0" w:space="0" w:color="auto"/>
          </w:divBdr>
        </w:div>
        <w:div w:id="314649093">
          <w:marLeft w:val="640"/>
          <w:marRight w:val="0"/>
          <w:marTop w:val="0"/>
          <w:marBottom w:val="0"/>
          <w:divBdr>
            <w:top w:val="none" w:sz="0" w:space="0" w:color="auto"/>
            <w:left w:val="none" w:sz="0" w:space="0" w:color="auto"/>
            <w:bottom w:val="none" w:sz="0" w:space="0" w:color="auto"/>
            <w:right w:val="none" w:sz="0" w:space="0" w:color="auto"/>
          </w:divBdr>
        </w:div>
        <w:div w:id="322587793">
          <w:marLeft w:val="640"/>
          <w:marRight w:val="0"/>
          <w:marTop w:val="0"/>
          <w:marBottom w:val="0"/>
          <w:divBdr>
            <w:top w:val="none" w:sz="0" w:space="0" w:color="auto"/>
            <w:left w:val="none" w:sz="0" w:space="0" w:color="auto"/>
            <w:bottom w:val="none" w:sz="0" w:space="0" w:color="auto"/>
            <w:right w:val="none" w:sz="0" w:space="0" w:color="auto"/>
          </w:divBdr>
        </w:div>
        <w:div w:id="65882801">
          <w:marLeft w:val="640"/>
          <w:marRight w:val="0"/>
          <w:marTop w:val="0"/>
          <w:marBottom w:val="0"/>
          <w:divBdr>
            <w:top w:val="none" w:sz="0" w:space="0" w:color="auto"/>
            <w:left w:val="none" w:sz="0" w:space="0" w:color="auto"/>
            <w:bottom w:val="none" w:sz="0" w:space="0" w:color="auto"/>
            <w:right w:val="none" w:sz="0" w:space="0" w:color="auto"/>
          </w:divBdr>
        </w:div>
        <w:div w:id="234094981">
          <w:marLeft w:val="640"/>
          <w:marRight w:val="0"/>
          <w:marTop w:val="0"/>
          <w:marBottom w:val="0"/>
          <w:divBdr>
            <w:top w:val="none" w:sz="0" w:space="0" w:color="auto"/>
            <w:left w:val="none" w:sz="0" w:space="0" w:color="auto"/>
            <w:bottom w:val="none" w:sz="0" w:space="0" w:color="auto"/>
            <w:right w:val="none" w:sz="0" w:space="0" w:color="auto"/>
          </w:divBdr>
        </w:div>
        <w:div w:id="1533692744">
          <w:marLeft w:val="640"/>
          <w:marRight w:val="0"/>
          <w:marTop w:val="0"/>
          <w:marBottom w:val="0"/>
          <w:divBdr>
            <w:top w:val="none" w:sz="0" w:space="0" w:color="auto"/>
            <w:left w:val="none" w:sz="0" w:space="0" w:color="auto"/>
            <w:bottom w:val="none" w:sz="0" w:space="0" w:color="auto"/>
            <w:right w:val="none" w:sz="0" w:space="0" w:color="auto"/>
          </w:divBdr>
        </w:div>
        <w:div w:id="595747005">
          <w:marLeft w:val="640"/>
          <w:marRight w:val="0"/>
          <w:marTop w:val="0"/>
          <w:marBottom w:val="0"/>
          <w:divBdr>
            <w:top w:val="none" w:sz="0" w:space="0" w:color="auto"/>
            <w:left w:val="none" w:sz="0" w:space="0" w:color="auto"/>
            <w:bottom w:val="none" w:sz="0" w:space="0" w:color="auto"/>
            <w:right w:val="none" w:sz="0" w:space="0" w:color="auto"/>
          </w:divBdr>
        </w:div>
        <w:div w:id="1184979548">
          <w:marLeft w:val="640"/>
          <w:marRight w:val="0"/>
          <w:marTop w:val="0"/>
          <w:marBottom w:val="0"/>
          <w:divBdr>
            <w:top w:val="none" w:sz="0" w:space="0" w:color="auto"/>
            <w:left w:val="none" w:sz="0" w:space="0" w:color="auto"/>
            <w:bottom w:val="none" w:sz="0" w:space="0" w:color="auto"/>
            <w:right w:val="none" w:sz="0" w:space="0" w:color="auto"/>
          </w:divBdr>
        </w:div>
        <w:div w:id="712198093">
          <w:marLeft w:val="640"/>
          <w:marRight w:val="0"/>
          <w:marTop w:val="0"/>
          <w:marBottom w:val="0"/>
          <w:divBdr>
            <w:top w:val="none" w:sz="0" w:space="0" w:color="auto"/>
            <w:left w:val="none" w:sz="0" w:space="0" w:color="auto"/>
            <w:bottom w:val="none" w:sz="0" w:space="0" w:color="auto"/>
            <w:right w:val="none" w:sz="0" w:space="0" w:color="auto"/>
          </w:divBdr>
        </w:div>
        <w:div w:id="759521882">
          <w:marLeft w:val="640"/>
          <w:marRight w:val="0"/>
          <w:marTop w:val="0"/>
          <w:marBottom w:val="0"/>
          <w:divBdr>
            <w:top w:val="none" w:sz="0" w:space="0" w:color="auto"/>
            <w:left w:val="none" w:sz="0" w:space="0" w:color="auto"/>
            <w:bottom w:val="none" w:sz="0" w:space="0" w:color="auto"/>
            <w:right w:val="none" w:sz="0" w:space="0" w:color="auto"/>
          </w:divBdr>
        </w:div>
        <w:div w:id="1034161076">
          <w:marLeft w:val="640"/>
          <w:marRight w:val="0"/>
          <w:marTop w:val="0"/>
          <w:marBottom w:val="0"/>
          <w:divBdr>
            <w:top w:val="none" w:sz="0" w:space="0" w:color="auto"/>
            <w:left w:val="none" w:sz="0" w:space="0" w:color="auto"/>
            <w:bottom w:val="none" w:sz="0" w:space="0" w:color="auto"/>
            <w:right w:val="none" w:sz="0" w:space="0" w:color="auto"/>
          </w:divBdr>
        </w:div>
        <w:div w:id="158355906">
          <w:marLeft w:val="640"/>
          <w:marRight w:val="0"/>
          <w:marTop w:val="0"/>
          <w:marBottom w:val="0"/>
          <w:divBdr>
            <w:top w:val="none" w:sz="0" w:space="0" w:color="auto"/>
            <w:left w:val="none" w:sz="0" w:space="0" w:color="auto"/>
            <w:bottom w:val="none" w:sz="0" w:space="0" w:color="auto"/>
            <w:right w:val="none" w:sz="0" w:space="0" w:color="auto"/>
          </w:divBdr>
        </w:div>
        <w:div w:id="391201516">
          <w:marLeft w:val="640"/>
          <w:marRight w:val="0"/>
          <w:marTop w:val="0"/>
          <w:marBottom w:val="0"/>
          <w:divBdr>
            <w:top w:val="none" w:sz="0" w:space="0" w:color="auto"/>
            <w:left w:val="none" w:sz="0" w:space="0" w:color="auto"/>
            <w:bottom w:val="none" w:sz="0" w:space="0" w:color="auto"/>
            <w:right w:val="none" w:sz="0" w:space="0" w:color="auto"/>
          </w:divBdr>
        </w:div>
      </w:divsChild>
    </w:div>
    <w:div w:id="2083094014">
      <w:bodyDiv w:val="1"/>
      <w:marLeft w:val="0"/>
      <w:marRight w:val="0"/>
      <w:marTop w:val="0"/>
      <w:marBottom w:val="0"/>
      <w:divBdr>
        <w:top w:val="none" w:sz="0" w:space="0" w:color="auto"/>
        <w:left w:val="none" w:sz="0" w:space="0" w:color="auto"/>
        <w:bottom w:val="none" w:sz="0" w:space="0" w:color="auto"/>
        <w:right w:val="none" w:sz="0" w:space="0" w:color="auto"/>
      </w:divBdr>
      <w:divsChild>
        <w:div w:id="1656910796">
          <w:marLeft w:val="640"/>
          <w:marRight w:val="0"/>
          <w:marTop w:val="0"/>
          <w:marBottom w:val="0"/>
          <w:divBdr>
            <w:top w:val="none" w:sz="0" w:space="0" w:color="auto"/>
            <w:left w:val="none" w:sz="0" w:space="0" w:color="auto"/>
            <w:bottom w:val="none" w:sz="0" w:space="0" w:color="auto"/>
            <w:right w:val="none" w:sz="0" w:space="0" w:color="auto"/>
          </w:divBdr>
        </w:div>
        <w:div w:id="77294739">
          <w:marLeft w:val="640"/>
          <w:marRight w:val="0"/>
          <w:marTop w:val="0"/>
          <w:marBottom w:val="0"/>
          <w:divBdr>
            <w:top w:val="none" w:sz="0" w:space="0" w:color="auto"/>
            <w:left w:val="none" w:sz="0" w:space="0" w:color="auto"/>
            <w:bottom w:val="none" w:sz="0" w:space="0" w:color="auto"/>
            <w:right w:val="none" w:sz="0" w:space="0" w:color="auto"/>
          </w:divBdr>
        </w:div>
        <w:div w:id="1560942247">
          <w:marLeft w:val="640"/>
          <w:marRight w:val="0"/>
          <w:marTop w:val="0"/>
          <w:marBottom w:val="0"/>
          <w:divBdr>
            <w:top w:val="none" w:sz="0" w:space="0" w:color="auto"/>
            <w:left w:val="none" w:sz="0" w:space="0" w:color="auto"/>
            <w:bottom w:val="none" w:sz="0" w:space="0" w:color="auto"/>
            <w:right w:val="none" w:sz="0" w:space="0" w:color="auto"/>
          </w:divBdr>
        </w:div>
        <w:div w:id="53159914">
          <w:marLeft w:val="640"/>
          <w:marRight w:val="0"/>
          <w:marTop w:val="0"/>
          <w:marBottom w:val="0"/>
          <w:divBdr>
            <w:top w:val="none" w:sz="0" w:space="0" w:color="auto"/>
            <w:left w:val="none" w:sz="0" w:space="0" w:color="auto"/>
            <w:bottom w:val="none" w:sz="0" w:space="0" w:color="auto"/>
            <w:right w:val="none" w:sz="0" w:space="0" w:color="auto"/>
          </w:divBdr>
        </w:div>
        <w:div w:id="1040206255">
          <w:marLeft w:val="640"/>
          <w:marRight w:val="0"/>
          <w:marTop w:val="0"/>
          <w:marBottom w:val="0"/>
          <w:divBdr>
            <w:top w:val="none" w:sz="0" w:space="0" w:color="auto"/>
            <w:left w:val="none" w:sz="0" w:space="0" w:color="auto"/>
            <w:bottom w:val="none" w:sz="0" w:space="0" w:color="auto"/>
            <w:right w:val="none" w:sz="0" w:space="0" w:color="auto"/>
          </w:divBdr>
        </w:div>
        <w:div w:id="1831554599">
          <w:marLeft w:val="640"/>
          <w:marRight w:val="0"/>
          <w:marTop w:val="0"/>
          <w:marBottom w:val="0"/>
          <w:divBdr>
            <w:top w:val="none" w:sz="0" w:space="0" w:color="auto"/>
            <w:left w:val="none" w:sz="0" w:space="0" w:color="auto"/>
            <w:bottom w:val="none" w:sz="0" w:space="0" w:color="auto"/>
            <w:right w:val="none" w:sz="0" w:space="0" w:color="auto"/>
          </w:divBdr>
        </w:div>
        <w:div w:id="1155685102">
          <w:marLeft w:val="640"/>
          <w:marRight w:val="0"/>
          <w:marTop w:val="0"/>
          <w:marBottom w:val="0"/>
          <w:divBdr>
            <w:top w:val="none" w:sz="0" w:space="0" w:color="auto"/>
            <w:left w:val="none" w:sz="0" w:space="0" w:color="auto"/>
            <w:bottom w:val="none" w:sz="0" w:space="0" w:color="auto"/>
            <w:right w:val="none" w:sz="0" w:space="0" w:color="auto"/>
          </w:divBdr>
        </w:div>
        <w:div w:id="120195102">
          <w:marLeft w:val="640"/>
          <w:marRight w:val="0"/>
          <w:marTop w:val="0"/>
          <w:marBottom w:val="0"/>
          <w:divBdr>
            <w:top w:val="none" w:sz="0" w:space="0" w:color="auto"/>
            <w:left w:val="none" w:sz="0" w:space="0" w:color="auto"/>
            <w:bottom w:val="none" w:sz="0" w:space="0" w:color="auto"/>
            <w:right w:val="none" w:sz="0" w:space="0" w:color="auto"/>
          </w:divBdr>
        </w:div>
        <w:div w:id="1712608416">
          <w:marLeft w:val="640"/>
          <w:marRight w:val="0"/>
          <w:marTop w:val="0"/>
          <w:marBottom w:val="0"/>
          <w:divBdr>
            <w:top w:val="none" w:sz="0" w:space="0" w:color="auto"/>
            <w:left w:val="none" w:sz="0" w:space="0" w:color="auto"/>
            <w:bottom w:val="none" w:sz="0" w:space="0" w:color="auto"/>
            <w:right w:val="none" w:sz="0" w:space="0" w:color="auto"/>
          </w:divBdr>
        </w:div>
        <w:div w:id="484126697">
          <w:marLeft w:val="640"/>
          <w:marRight w:val="0"/>
          <w:marTop w:val="0"/>
          <w:marBottom w:val="0"/>
          <w:divBdr>
            <w:top w:val="none" w:sz="0" w:space="0" w:color="auto"/>
            <w:left w:val="none" w:sz="0" w:space="0" w:color="auto"/>
            <w:bottom w:val="none" w:sz="0" w:space="0" w:color="auto"/>
            <w:right w:val="none" w:sz="0" w:space="0" w:color="auto"/>
          </w:divBdr>
        </w:div>
        <w:div w:id="367267643">
          <w:marLeft w:val="640"/>
          <w:marRight w:val="0"/>
          <w:marTop w:val="0"/>
          <w:marBottom w:val="0"/>
          <w:divBdr>
            <w:top w:val="none" w:sz="0" w:space="0" w:color="auto"/>
            <w:left w:val="none" w:sz="0" w:space="0" w:color="auto"/>
            <w:bottom w:val="none" w:sz="0" w:space="0" w:color="auto"/>
            <w:right w:val="none" w:sz="0" w:space="0" w:color="auto"/>
          </w:divBdr>
        </w:div>
        <w:div w:id="1742486354">
          <w:marLeft w:val="640"/>
          <w:marRight w:val="0"/>
          <w:marTop w:val="0"/>
          <w:marBottom w:val="0"/>
          <w:divBdr>
            <w:top w:val="none" w:sz="0" w:space="0" w:color="auto"/>
            <w:left w:val="none" w:sz="0" w:space="0" w:color="auto"/>
            <w:bottom w:val="none" w:sz="0" w:space="0" w:color="auto"/>
            <w:right w:val="none" w:sz="0" w:space="0" w:color="auto"/>
          </w:divBdr>
        </w:div>
        <w:div w:id="1533760788">
          <w:marLeft w:val="640"/>
          <w:marRight w:val="0"/>
          <w:marTop w:val="0"/>
          <w:marBottom w:val="0"/>
          <w:divBdr>
            <w:top w:val="none" w:sz="0" w:space="0" w:color="auto"/>
            <w:left w:val="none" w:sz="0" w:space="0" w:color="auto"/>
            <w:bottom w:val="none" w:sz="0" w:space="0" w:color="auto"/>
            <w:right w:val="none" w:sz="0" w:space="0" w:color="auto"/>
          </w:divBdr>
        </w:div>
        <w:div w:id="14888513">
          <w:marLeft w:val="640"/>
          <w:marRight w:val="0"/>
          <w:marTop w:val="0"/>
          <w:marBottom w:val="0"/>
          <w:divBdr>
            <w:top w:val="none" w:sz="0" w:space="0" w:color="auto"/>
            <w:left w:val="none" w:sz="0" w:space="0" w:color="auto"/>
            <w:bottom w:val="none" w:sz="0" w:space="0" w:color="auto"/>
            <w:right w:val="none" w:sz="0" w:space="0" w:color="auto"/>
          </w:divBdr>
        </w:div>
        <w:div w:id="201285911">
          <w:marLeft w:val="640"/>
          <w:marRight w:val="0"/>
          <w:marTop w:val="0"/>
          <w:marBottom w:val="0"/>
          <w:divBdr>
            <w:top w:val="none" w:sz="0" w:space="0" w:color="auto"/>
            <w:left w:val="none" w:sz="0" w:space="0" w:color="auto"/>
            <w:bottom w:val="none" w:sz="0" w:space="0" w:color="auto"/>
            <w:right w:val="none" w:sz="0" w:space="0" w:color="auto"/>
          </w:divBdr>
        </w:div>
        <w:div w:id="1103233919">
          <w:marLeft w:val="640"/>
          <w:marRight w:val="0"/>
          <w:marTop w:val="0"/>
          <w:marBottom w:val="0"/>
          <w:divBdr>
            <w:top w:val="none" w:sz="0" w:space="0" w:color="auto"/>
            <w:left w:val="none" w:sz="0" w:space="0" w:color="auto"/>
            <w:bottom w:val="none" w:sz="0" w:space="0" w:color="auto"/>
            <w:right w:val="none" w:sz="0" w:space="0" w:color="auto"/>
          </w:divBdr>
        </w:div>
        <w:div w:id="471752664">
          <w:marLeft w:val="640"/>
          <w:marRight w:val="0"/>
          <w:marTop w:val="0"/>
          <w:marBottom w:val="0"/>
          <w:divBdr>
            <w:top w:val="none" w:sz="0" w:space="0" w:color="auto"/>
            <w:left w:val="none" w:sz="0" w:space="0" w:color="auto"/>
            <w:bottom w:val="none" w:sz="0" w:space="0" w:color="auto"/>
            <w:right w:val="none" w:sz="0" w:space="0" w:color="auto"/>
          </w:divBdr>
        </w:div>
        <w:div w:id="2030986104">
          <w:marLeft w:val="640"/>
          <w:marRight w:val="0"/>
          <w:marTop w:val="0"/>
          <w:marBottom w:val="0"/>
          <w:divBdr>
            <w:top w:val="none" w:sz="0" w:space="0" w:color="auto"/>
            <w:left w:val="none" w:sz="0" w:space="0" w:color="auto"/>
            <w:bottom w:val="none" w:sz="0" w:space="0" w:color="auto"/>
            <w:right w:val="none" w:sz="0" w:space="0" w:color="auto"/>
          </w:divBdr>
        </w:div>
        <w:div w:id="516117500">
          <w:marLeft w:val="640"/>
          <w:marRight w:val="0"/>
          <w:marTop w:val="0"/>
          <w:marBottom w:val="0"/>
          <w:divBdr>
            <w:top w:val="none" w:sz="0" w:space="0" w:color="auto"/>
            <w:left w:val="none" w:sz="0" w:space="0" w:color="auto"/>
            <w:bottom w:val="none" w:sz="0" w:space="0" w:color="auto"/>
            <w:right w:val="none" w:sz="0" w:space="0" w:color="auto"/>
          </w:divBdr>
        </w:div>
        <w:div w:id="175923267">
          <w:marLeft w:val="640"/>
          <w:marRight w:val="0"/>
          <w:marTop w:val="0"/>
          <w:marBottom w:val="0"/>
          <w:divBdr>
            <w:top w:val="none" w:sz="0" w:space="0" w:color="auto"/>
            <w:left w:val="none" w:sz="0" w:space="0" w:color="auto"/>
            <w:bottom w:val="none" w:sz="0" w:space="0" w:color="auto"/>
            <w:right w:val="none" w:sz="0" w:space="0" w:color="auto"/>
          </w:divBdr>
        </w:div>
        <w:div w:id="415710856">
          <w:marLeft w:val="640"/>
          <w:marRight w:val="0"/>
          <w:marTop w:val="0"/>
          <w:marBottom w:val="0"/>
          <w:divBdr>
            <w:top w:val="none" w:sz="0" w:space="0" w:color="auto"/>
            <w:left w:val="none" w:sz="0" w:space="0" w:color="auto"/>
            <w:bottom w:val="none" w:sz="0" w:space="0" w:color="auto"/>
            <w:right w:val="none" w:sz="0" w:space="0" w:color="auto"/>
          </w:divBdr>
        </w:div>
        <w:div w:id="2101681760">
          <w:marLeft w:val="640"/>
          <w:marRight w:val="0"/>
          <w:marTop w:val="0"/>
          <w:marBottom w:val="0"/>
          <w:divBdr>
            <w:top w:val="none" w:sz="0" w:space="0" w:color="auto"/>
            <w:left w:val="none" w:sz="0" w:space="0" w:color="auto"/>
            <w:bottom w:val="none" w:sz="0" w:space="0" w:color="auto"/>
            <w:right w:val="none" w:sz="0" w:space="0" w:color="auto"/>
          </w:divBdr>
        </w:div>
        <w:div w:id="1649822956">
          <w:marLeft w:val="640"/>
          <w:marRight w:val="0"/>
          <w:marTop w:val="0"/>
          <w:marBottom w:val="0"/>
          <w:divBdr>
            <w:top w:val="none" w:sz="0" w:space="0" w:color="auto"/>
            <w:left w:val="none" w:sz="0" w:space="0" w:color="auto"/>
            <w:bottom w:val="none" w:sz="0" w:space="0" w:color="auto"/>
            <w:right w:val="none" w:sz="0" w:space="0" w:color="auto"/>
          </w:divBdr>
        </w:div>
        <w:div w:id="171841037">
          <w:marLeft w:val="640"/>
          <w:marRight w:val="0"/>
          <w:marTop w:val="0"/>
          <w:marBottom w:val="0"/>
          <w:divBdr>
            <w:top w:val="none" w:sz="0" w:space="0" w:color="auto"/>
            <w:left w:val="none" w:sz="0" w:space="0" w:color="auto"/>
            <w:bottom w:val="none" w:sz="0" w:space="0" w:color="auto"/>
            <w:right w:val="none" w:sz="0" w:space="0" w:color="auto"/>
          </w:divBdr>
        </w:div>
        <w:div w:id="1812743433">
          <w:marLeft w:val="640"/>
          <w:marRight w:val="0"/>
          <w:marTop w:val="0"/>
          <w:marBottom w:val="0"/>
          <w:divBdr>
            <w:top w:val="none" w:sz="0" w:space="0" w:color="auto"/>
            <w:left w:val="none" w:sz="0" w:space="0" w:color="auto"/>
            <w:bottom w:val="none" w:sz="0" w:space="0" w:color="auto"/>
            <w:right w:val="none" w:sz="0" w:space="0" w:color="auto"/>
          </w:divBdr>
        </w:div>
        <w:div w:id="175534405">
          <w:marLeft w:val="640"/>
          <w:marRight w:val="0"/>
          <w:marTop w:val="0"/>
          <w:marBottom w:val="0"/>
          <w:divBdr>
            <w:top w:val="none" w:sz="0" w:space="0" w:color="auto"/>
            <w:left w:val="none" w:sz="0" w:space="0" w:color="auto"/>
            <w:bottom w:val="none" w:sz="0" w:space="0" w:color="auto"/>
            <w:right w:val="none" w:sz="0" w:space="0" w:color="auto"/>
          </w:divBdr>
        </w:div>
        <w:div w:id="2108309151">
          <w:marLeft w:val="640"/>
          <w:marRight w:val="0"/>
          <w:marTop w:val="0"/>
          <w:marBottom w:val="0"/>
          <w:divBdr>
            <w:top w:val="none" w:sz="0" w:space="0" w:color="auto"/>
            <w:left w:val="none" w:sz="0" w:space="0" w:color="auto"/>
            <w:bottom w:val="none" w:sz="0" w:space="0" w:color="auto"/>
            <w:right w:val="none" w:sz="0" w:space="0" w:color="auto"/>
          </w:divBdr>
        </w:div>
        <w:div w:id="1649239214">
          <w:marLeft w:val="640"/>
          <w:marRight w:val="0"/>
          <w:marTop w:val="0"/>
          <w:marBottom w:val="0"/>
          <w:divBdr>
            <w:top w:val="none" w:sz="0" w:space="0" w:color="auto"/>
            <w:left w:val="none" w:sz="0" w:space="0" w:color="auto"/>
            <w:bottom w:val="none" w:sz="0" w:space="0" w:color="auto"/>
            <w:right w:val="none" w:sz="0" w:space="0" w:color="auto"/>
          </w:divBdr>
        </w:div>
        <w:div w:id="141234272">
          <w:marLeft w:val="640"/>
          <w:marRight w:val="0"/>
          <w:marTop w:val="0"/>
          <w:marBottom w:val="0"/>
          <w:divBdr>
            <w:top w:val="none" w:sz="0" w:space="0" w:color="auto"/>
            <w:left w:val="none" w:sz="0" w:space="0" w:color="auto"/>
            <w:bottom w:val="none" w:sz="0" w:space="0" w:color="auto"/>
            <w:right w:val="none" w:sz="0" w:space="0" w:color="auto"/>
          </w:divBdr>
        </w:div>
        <w:div w:id="1142573417">
          <w:marLeft w:val="640"/>
          <w:marRight w:val="0"/>
          <w:marTop w:val="0"/>
          <w:marBottom w:val="0"/>
          <w:divBdr>
            <w:top w:val="none" w:sz="0" w:space="0" w:color="auto"/>
            <w:left w:val="none" w:sz="0" w:space="0" w:color="auto"/>
            <w:bottom w:val="none" w:sz="0" w:space="0" w:color="auto"/>
            <w:right w:val="none" w:sz="0" w:space="0" w:color="auto"/>
          </w:divBdr>
        </w:div>
        <w:div w:id="1418164953">
          <w:marLeft w:val="640"/>
          <w:marRight w:val="0"/>
          <w:marTop w:val="0"/>
          <w:marBottom w:val="0"/>
          <w:divBdr>
            <w:top w:val="none" w:sz="0" w:space="0" w:color="auto"/>
            <w:left w:val="none" w:sz="0" w:space="0" w:color="auto"/>
            <w:bottom w:val="none" w:sz="0" w:space="0" w:color="auto"/>
            <w:right w:val="none" w:sz="0" w:space="0" w:color="auto"/>
          </w:divBdr>
        </w:div>
      </w:divsChild>
    </w:div>
    <w:div w:id="2095784442">
      <w:bodyDiv w:val="1"/>
      <w:marLeft w:val="0"/>
      <w:marRight w:val="0"/>
      <w:marTop w:val="0"/>
      <w:marBottom w:val="0"/>
      <w:divBdr>
        <w:top w:val="none" w:sz="0" w:space="0" w:color="auto"/>
        <w:left w:val="none" w:sz="0" w:space="0" w:color="auto"/>
        <w:bottom w:val="none" w:sz="0" w:space="0" w:color="auto"/>
        <w:right w:val="none" w:sz="0" w:space="0" w:color="auto"/>
      </w:divBdr>
      <w:divsChild>
        <w:div w:id="1229804086">
          <w:marLeft w:val="640"/>
          <w:marRight w:val="0"/>
          <w:marTop w:val="0"/>
          <w:marBottom w:val="0"/>
          <w:divBdr>
            <w:top w:val="none" w:sz="0" w:space="0" w:color="auto"/>
            <w:left w:val="none" w:sz="0" w:space="0" w:color="auto"/>
            <w:bottom w:val="none" w:sz="0" w:space="0" w:color="auto"/>
            <w:right w:val="none" w:sz="0" w:space="0" w:color="auto"/>
          </w:divBdr>
        </w:div>
        <w:div w:id="41364652">
          <w:marLeft w:val="640"/>
          <w:marRight w:val="0"/>
          <w:marTop w:val="0"/>
          <w:marBottom w:val="0"/>
          <w:divBdr>
            <w:top w:val="none" w:sz="0" w:space="0" w:color="auto"/>
            <w:left w:val="none" w:sz="0" w:space="0" w:color="auto"/>
            <w:bottom w:val="none" w:sz="0" w:space="0" w:color="auto"/>
            <w:right w:val="none" w:sz="0" w:space="0" w:color="auto"/>
          </w:divBdr>
        </w:div>
        <w:div w:id="1249576216">
          <w:marLeft w:val="640"/>
          <w:marRight w:val="0"/>
          <w:marTop w:val="0"/>
          <w:marBottom w:val="0"/>
          <w:divBdr>
            <w:top w:val="none" w:sz="0" w:space="0" w:color="auto"/>
            <w:left w:val="none" w:sz="0" w:space="0" w:color="auto"/>
            <w:bottom w:val="none" w:sz="0" w:space="0" w:color="auto"/>
            <w:right w:val="none" w:sz="0" w:space="0" w:color="auto"/>
          </w:divBdr>
        </w:div>
        <w:div w:id="1643147649">
          <w:marLeft w:val="640"/>
          <w:marRight w:val="0"/>
          <w:marTop w:val="0"/>
          <w:marBottom w:val="0"/>
          <w:divBdr>
            <w:top w:val="none" w:sz="0" w:space="0" w:color="auto"/>
            <w:left w:val="none" w:sz="0" w:space="0" w:color="auto"/>
            <w:bottom w:val="none" w:sz="0" w:space="0" w:color="auto"/>
            <w:right w:val="none" w:sz="0" w:space="0" w:color="auto"/>
          </w:divBdr>
        </w:div>
        <w:div w:id="444691497">
          <w:marLeft w:val="640"/>
          <w:marRight w:val="0"/>
          <w:marTop w:val="0"/>
          <w:marBottom w:val="0"/>
          <w:divBdr>
            <w:top w:val="none" w:sz="0" w:space="0" w:color="auto"/>
            <w:left w:val="none" w:sz="0" w:space="0" w:color="auto"/>
            <w:bottom w:val="none" w:sz="0" w:space="0" w:color="auto"/>
            <w:right w:val="none" w:sz="0" w:space="0" w:color="auto"/>
          </w:divBdr>
        </w:div>
        <w:div w:id="1758942567">
          <w:marLeft w:val="640"/>
          <w:marRight w:val="0"/>
          <w:marTop w:val="0"/>
          <w:marBottom w:val="0"/>
          <w:divBdr>
            <w:top w:val="none" w:sz="0" w:space="0" w:color="auto"/>
            <w:left w:val="none" w:sz="0" w:space="0" w:color="auto"/>
            <w:bottom w:val="none" w:sz="0" w:space="0" w:color="auto"/>
            <w:right w:val="none" w:sz="0" w:space="0" w:color="auto"/>
          </w:divBdr>
        </w:div>
        <w:div w:id="1928608388">
          <w:marLeft w:val="640"/>
          <w:marRight w:val="0"/>
          <w:marTop w:val="0"/>
          <w:marBottom w:val="0"/>
          <w:divBdr>
            <w:top w:val="none" w:sz="0" w:space="0" w:color="auto"/>
            <w:left w:val="none" w:sz="0" w:space="0" w:color="auto"/>
            <w:bottom w:val="none" w:sz="0" w:space="0" w:color="auto"/>
            <w:right w:val="none" w:sz="0" w:space="0" w:color="auto"/>
          </w:divBdr>
        </w:div>
        <w:div w:id="1688867982">
          <w:marLeft w:val="640"/>
          <w:marRight w:val="0"/>
          <w:marTop w:val="0"/>
          <w:marBottom w:val="0"/>
          <w:divBdr>
            <w:top w:val="none" w:sz="0" w:space="0" w:color="auto"/>
            <w:left w:val="none" w:sz="0" w:space="0" w:color="auto"/>
            <w:bottom w:val="none" w:sz="0" w:space="0" w:color="auto"/>
            <w:right w:val="none" w:sz="0" w:space="0" w:color="auto"/>
          </w:divBdr>
        </w:div>
        <w:div w:id="476456018">
          <w:marLeft w:val="640"/>
          <w:marRight w:val="0"/>
          <w:marTop w:val="0"/>
          <w:marBottom w:val="0"/>
          <w:divBdr>
            <w:top w:val="none" w:sz="0" w:space="0" w:color="auto"/>
            <w:left w:val="none" w:sz="0" w:space="0" w:color="auto"/>
            <w:bottom w:val="none" w:sz="0" w:space="0" w:color="auto"/>
            <w:right w:val="none" w:sz="0" w:space="0" w:color="auto"/>
          </w:divBdr>
        </w:div>
        <w:div w:id="1729450614">
          <w:marLeft w:val="640"/>
          <w:marRight w:val="0"/>
          <w:marTop w:val="0"/>
          <w:marBottom w:val="0"/>
          <w:divBdr>
            <w:top w:val="none" w:sz="0" w:space="0" w:color="auto"/>
            <w:left w:val="none" w:sz="0" w:space="0" w:color="auto"/>
            <w:bottom w:val="none" w:sz="0" w:space="0" w:color="auto"/>
            <w:right w:val="none" w:sz="0" w:space="0" w:color="auto"/>
          </w:divBdr>
        </w:div>
        <w:div w:id="329523676">
          <w:marLeft w:val="640"/>
          <w:marRight w:val="0"/>
          <w:marTop w:val="0"/>
          <w:marBottom w:val="0"/>
          <w:divBdr>
            <w:top w:val="none" w:sz="0" w:space="0" w:color="auto"/>
            <w:left w:val="none" w:sz="0" w:space="0" w:color="auto"/>
            <w:bottom w:val="none" w:sz="0" w:space="0" w:color="auto"/>
            <w:right w:val="none" w:sz="0" w:space="0" w:color="auto"/>
          </w:divBdr>
        </w:div>
        <w:div w:id="337656911">
          <w:marLeft w:val="640"/>
          <w:marRight w:val="0"/>
          <w:marTop w:val="0"/>
          <w:marBottom w:val="0"/>
          <w:divBdr>
            <w:top w:val="none" w:sz="0" w:space="0" w:color="auto"/>
            <w:left w:val="none" w:sz="0" w:space="0" w:color="auto"/>
            <w:bottom w:val="none" w:sz="0" w:space="0" w:color="auto"/>
            <w:right w:val="none" w:sz="0" w:space="0" w:color="auto"/>
          </w:divBdr>
        </w:div>
        <w:div w:id="1252542311">
          <w:marLeft w:val="640"/>
          <w:marRight w:val="0"/>
          <w:marTop w:val="0"/>
          <w:marBottom w:val="0"/>
          <w:divBdr>
            <w:top w:val="none" w:sz="0" w:space="0" w:color="auto"/>
            <w:left w:val="none" w:sz="0" w:space="0" w:color="auto"/>
            <w:bottom w:val="none" w:sz="0" w:space="0" w:color="auto"/>
            <w:right w:val="none" w:sz="0" w:space="0" w:color="auto"/>
          </w:divBdr>
        </w:div>
        <w:div w:id="1179848744">
          <w:marLeft w:val="640"/>
          <w:marRight w:val="0"/>
          <w:marTop w:val="0"/>
          <w:marBottom w:val="0"/>
          <w:divBdr>
            <w:top w:val="none" w:sz="0" w:space="0" w:color="auto"/>
            <w:left w:val="none" w:sz="0" w:space="0" w:color="auto"/>
            <w:bottom w:val="none" w:sz="0" w:space="0" w:color="auto"/>
            <w:right w:val="none" w:sz="0" w:space="0" w:color="auto"/>
          </w:divBdr>
        </w:div>
        <w:div w:id="1780368101">
          <w:marLeft w:val="640"/>
          <w:marRight w:val="0"/>
          <w:marTop w:val="0"/>
          <w:marBottom w:val="0"/>
          <w:divBdr>
            <w:top w:val="none" w:sz="0" w:space="0" w:color="auto"/>
            <w:left w:val="none" w:sz="0" w:space="0" w:color="auto"/>
            <w:bottom w:val="none" w:sz="0" w:space="0" w:color="auto"/>
            <w:right w:val="none" w:sz="0" w:space="0" w:color="auto"/>
          </w:divBdr>
        </w:div>
        <w:div w:id="1650481820">
          <w:marLeft w:val="640"/>
          <w:marRight w:val="0"/>
          <w:marTop w:val="0"/>
          <w:marBottom w:val="0"/>
          <w:divBdr>
            <w:top w:val="none" w:sz="0" w:space="0" w:color="auto"/>
            <w:left w:val="none" w:sz="0" w:space="0" w:color="auto"/>
            <w:bottom w:val="none" w:sz="0" w:space="0" w:color="auto"/>
            <w:right w:val="none" w:sz="0" w:space="0" w:color="auto"/>
          </w:divBdr>
        </w:div>
        <w:div w:id="1151944810">
          <w:marLeft w:val="640"/>
          <w:marRight w:val="0"/>
          <w:marTop w:val="0"/>
          <w:marBottom w:val="0"/>
          <w:divBdr>
            <w:top w:val="none" w:sz="0" w:space="0" w:color="auto"/>
            <w:left w:val="none" w:sz="0" w:space="0" w:color="auto"/>
            <w:bottom w:val="none" w:sz="0" w:space="0" w:color="auto"/>
            <w:right w:val="none" w:sz="0" w:space="0" w:color="auto"/>
          </w:divBdr>
        </w:div>
        <w:div w:id="540094906">
          <w:marLeft w:val="640"/>
          <w:marRight w:val="0"/>
          <w:marTop w:val="0"/>
          <w:marBottom w:val="0"/>
          <w:divBdr>
            <w:top w:val="none" w:sz="0" w:space="0" w:color="auto"/>
            <w:left w:val="none" w:sz="0" w:space="0" w:color="auto"/>
            <w:bottom w:val="none" w:sz="0" w:space="0" w:color="auto"/>
            <w:right w:val="none" w:sz="0" w:space="0" w:color="auto"/>
          </w:divBdr>
        </w:div>
        <w:div w:id="874268720">
          <w:marLeft w:val="640"/>
          <w:marRight w:val="0"/>
          <w:marTop w:val="0"/>
          <w:marBottom w:val="0"/>
          <w:divBdr>
            <w:top w:val="none" w:sz="0" w:space="0" w:color="auto"/>
            <w:left w:val="none" w:sz="0" w:space="0" w:color="auto"/>
            <w:bottom w:val="none" w:sz="0" w:space="0" w:color="auto"/>
            <w:right w:val="none" w:sz="0" w:space="0" w:color="auto"/>
          </w:divBdr>
        </w:div>
        <w:div w:id="81150564">
          <w:marLeft w:val="640"/>
          <w:marRight w:val="0"/>
          <w:marTop w:val="0"/>
          <w:marBottom w:val="0"/>
          <w:divBdr>
            <w:top w:val="none" w:sz="0" w:space="0" w:color="auto"/>
            <w:left w:val="none" w:sz="0" w:space="0" w:color="auto"/>
            <w:bottom w:val="none" w:sz="0" w:space="0" w:color="auto"/>
            <w:right w:val="none" w:sz="0" w:space="0" w:color="auto"/>
          </w:divBdr>
        </w:div>
        <w:div w:id="330723905">
          <w:marLeft w:val="640"/>
          <w:marRight w:val="0"/>
          <w:marTop w:val="0"/>
          <w:marBottom w:val="0"/>
          <w:divBdr>
            <w:top w:val="none" w:sz="0" w:space="0" w:color="auto"/>
            <w:left w:val="none" w:sz="0" w:space="0" w:color="auto"/>
            <w:bottom w:val="none" w:sz="0" w:space="0" w:color="auto"/>
            <w:right w:val="none" w:sz="0" w:space="0" w:color="auto"/>
          </w:divBdr>
        </w:div>
        <w:div w:id="1311592413">
          <w:marLeft w:val="640"/>
          <w:marRight w:val="0"/>
          <w:marTop w:val="0"/>
          <w:marBottom w:val="0"/>
          <w:divBdr>
            <w:top w:val="none" w:sz="0" w:space="0" w:color="auto"/>
            <w:left w:val="none" w:sz="0" w:space="0" w:color="auto"/>
            <w:bottom w:val="none" w:sz="0" w:space="0" w:color="auto"/>
            <w:right w:val="none" w:sz="0" w:space="0" w:color="auto"/>
          </w:divBdr>
        </w:div>
        <w:div w:id="2071267742">
          <w:marLeft w:val="640"/>
          <w:marRight w:val="0"/>
          <w:marTop w:val="0"/>
          <w:marBottom w:val="0"/>
          <w:divBdr>
            <w:top w:val="none" w:sz="0" w:space="0" w:color="auto"/>
            <w:left w:val="none" w:sz="0" w:space="0" w:color="auto"/>
            <w:bottom w:val="none" w:sz="0" w:space="0" w:color="auto"/>
            <w:right w:val="none" w:sz="0" w:space="0" w:color="auto"/>
          </w:divBdr>
        </w:div>
        <w:div w:id="21442613">
          <w:marLeft w:val="640"/>
          <w:marRight w:val="0"/>
          <w:marTop w:val="0"/>
          <w:marBottom w:val="0"/>
          <w:divBdr>
            <w:top w:val="none" w:sz="0" w:space="0" w:color="auto"/>
            <w:left w:val="none" w:sz="0" w:space="0" w:color="auto"/>
            <w:bottom w:val="none" w:sz="0" w:space="0" w:color="auto"/>
            <w:right w:val="none" w:sz="0" w:space="0" w:color="auto"/>
          </w:divBdr>
        </w:div>
        <w:div w:id="1698117285">
          <w:marLeft w:val="640"/>
          <w:marRight w:val="0"/>
          <w:marTop w:val="0"/>
          <w:marBottom w:val="0"/>
          <w:divBdr>
            <w:top w:val="none" w:sz="0" w:space="0" w:color="auto"/>
            <w:left w:val="none" w:sz="0" w:space="0" w:color="auto"/>
            <w:bottom w:val="none" w:sz="0" w:space="0" w:color="auto"/>
            <w:right w:val="none" w:sz="0" w:space="0" w:color="auto"/>
          </w:divBdr>
        </w:div>
      </w:divsChild>
    </w:div>
    <w:div w:id="2133086615">
      <w:bodyDiv w:val="1"/>
      <w:marLeft w:val="0"/>
      <w:marRight w:val="0"/>
      <w:marTop w:val="0"/>
      <w:marBottom w:val="0"/>
      <w:divBdr>
        <w:top w:val="none" w:sz="0" w:space="0" w:color="auto"/>
        <w:left w:val="none" w:sz="0" w:space="0" w:color="auto"/>
        <w:bottom w:val="none" w:sz="0" w:space="0" w:color="auto"/>
        <w:right w:val="none" w:sz="0" w:space="0" w:color="auto"/>
      </w:divBdr>
      <w:divsChild>
        <w:div w:id="1990941067">
          <w:marLeft w:val="640"/>
          <w:marRight w:val="0"/>
          <w:marTop w:val="0"/>
          <w:marBottom w:val="0"/>
          <w:divBdr>
            <w:top w:val="none" w:sz="0" w:space="0" w:color="auto"/>
            <w:left w:val="none" w:sz="0" w:space="0" w:color="auto"/>
            <w:bottom w:val="none" w:sz="0" w:space="0" w:color="auto"/>
            <w:right w:val="none" w:sz="0" w:space="0" w:color="auto"/>
          </w:divBdr>
        </w:div>
        <w:div w:id="1474256170">
          <w:marLeft w:val="640"/>
          <w:marRight w:val="0"/>
          <w:marTop w:val="0"/>
          <w:marBottom w:val="0"/>
          <w:divBdr>
            <w:top w:val="none" w:sz="0" w:space="0" w:color="auto"/>
            <w:left w:val="none" w:sz="0" w:space="0" w:color="auto"/>
            <w:bottom w:val="none" w:sz="0" w:space="0" w:color="auto"/>
            <w:right w:val="none" w:sz="0" w:space="0" w:color="auto"/>
          </w:divBdr>
        </w:div>
        <w:div w:id="1057514848">
          <w:marLeft w:val="640"/>
          <w:marRight w:val="0"/>
          <w:marTop w:val="0"/>
          <w:marBottom w:val="0"/>
          <w:divBdr>
            <w:top w:val="none" w:sz="0" w:space="0" w:color="auto"/>
            <w:left w:val="none" w:sz="0" w:space="0" w:color="auto"/>
            <w:bottom w:val="none" w:sz="0" w:space="0" w:color="auto"/>
            <w:right w:val="none" w:sz="0" w:space="0" w:color="auto"/>
          </w:divBdr>
        </w:div>
        <w:div w:id="705761914">
          <w:marLeft w:val="640"/>
          <w:marRight w:val="0"/>
          <w:marTop w:val="0"/>
          <w:marBottom w:val="0"/>
          <w:divBdr>
            <w:top w:val="none" w:sz="0" w:space="0" w:color="auto"/>
            <w:left w:val="none" w:sz="0" w:space="0" w:color="auto"/>
            <w:bottom w:val="none" w:sz="0" w:space="0" w:color="auto"/>
            <w:right w:val="none" w:sz="0" w:space="0" w:color="auto"/>
          </w:divBdr>
        </w:div>
        <w:div w:id="1445690223">
          <w:marLeft w:val="640"/>
          <w:marRight w:val="0"/>
          <w:marTop w:val="0"/>
          <w:marBottom w:val="0"/>
          <w:divBdr>
            <w:top w:val="none" w:sz="0" w:space="0" w:color="auto"/>
            <w:left w:val="none" w:sz="0" w:space="0" w:color="auto"/>
            <w:bottom w:val="none" w:sz="0" w:space="0" w:color="auto"/>
            <w:right w:val="none" w:sz="0" w:space="0" w:color="auto"/>
          </w:divBdr>
        </w:div>
        <w:div w:id="1870415402">
          <w:marLeft w:val="640"/>
          <w:marRight w:val="0"/>
          <w:marTop w:val="0"/>
          <w:marBottom w:val="0"/>
          <w:divBdr>
            <w:top w:val="none" w:sz="0" w:space="0" w:color="auto"/>
            <w:left w:val="none" w:sz="0" w:space="0" w:color="auto"/>
            <w:bottom w:val="none" w:sz="0" w:space="0" w:color="auto"/>
            <w:right w:val="none" w:sz="0" w:space="0" w:color="auto"/>
          </w:divBdr>
        </w:div>
        <w:div w:id="1223637675">
          <w:marLeft w:val="640"/>
          <w:marRight w:val="0"/>
          <w:marTop w:val="0"/>
          <w:marBottom w:val="0"/>
          <w:divBdr>
            <w:top w:val="none" w:sz="0" w:space="0" w:color="auto"/>
            <w:left w:val="none" w:sz="0" w:space="0" w:color="auto"/>
            <w:bottom w:val="none" w:sz="0" w:space="0" w:color="auto"/>
            <w:right w:val="none" w:sz="0" w:space="0" w:color="auto"/>
          </w:divBdr>
        </w:div>
        <w:div w:id="1272711452">
          <w:marLeft w:val="640"/>
          <w:marRight w:val="0"/>
          <w:marTop w:val="0"/>
          <w:marBottom w:val="0"/>
          <w:divBdr>
            <w:top w:val="none" w:sz="0" w:space="0" w:color="auto"/>
            <w:left w:val="none" w:sz="0" w:space="0" w:color="auto"/>
            <w:bottom w:val="none" w:sz="0" w:space="0" w:color="auto"/>
            <w:right w:val="none" w:sz="0" w:space="0" w:color="auto"/>
          </w:divBdr>
        </w:div>
        <w:div w:id="187723075">
          <w:marLeft w:val="640"/>
          <w:marRight w:val="0"/>
          <w:marTop w:val="0"/>
          <w:marBottom w:val="0"/>
          <w:divBdr>
            <w:top w:val="none" w:sz="0" w:space="0" w:color="auto"/>
            <w:left w:val="none" w:sz="0" w:space="0" w:color="auto"/>
            <w:bottom w:val="none" w:sz="0" w:space="0" w:color="auto"/>
            <w:right w:val="none" w:sz="0" w:space="0" w:color="auto"/>
          </w:divBdr>
        </w:div>
        <w:div w:id="1118135721">
          <w:marLeft w:val="640"/>
          <w:marRight w:val="0"/>
          <w:marTop w:val="0"/>
          <w:marBottom w:val="0"/>
          <w:divBdr>
            <w:top w:val="none" w:sz="0" w:space="0" w:color="auto"/>
            <w:left w:val="none" w:sz="0" w:space="0" w:color="auto"/>
            <w:bottom w:val="none" w:sz="0" w:space="0" w:color="auto"/>
            <w:right w:val="none" w:sz="0" w:space="0" w:color="auto"/>
          </w:divBdr>
        </w:div>
        <w:div w:id="678390790">
          <w:marLeft w:val="640"/>
          <w:marRight w:val="0"/>
          <w:marTop w:val="0"/>
          <w:marBottom w:val="0"/>
          <w:divBdr>
            <w:top w:val="none" w:sz="0" w:space="0" w:color="auto"/>
            <w:left w:val="none" w:sz="0" w:space="0" w:color="auto"/>
            <w:bottom w:val="none" w:sz="0" w:space="0" w:color="auto"/>
            <w:right w:val="none" w:sz="0" w:space="0" w:color="auto"/>
          </w:divBdr>
        </w:div>
        <w:div w:id="1499493245">
          <w:marLeft w:val="640"/>
          <w:marRight w:val="0"/>
          <w:marTop w:val="0"/>
          <w:marBottom w:val="0"/>
          <w:divBdr>
            <w:top w:val="none" w:sz="0" w:space="0" w:color="auto"/>
            <w:left w:val="none" w:sz="0" w:space="0" w:color="auto"/>
            <w:bottom w:val="none" w:sz="0" w:space="0" w:color="auto"/>
            <w:right w:val="none" w:sz="0" w:space="0" w:color="auto"/>
          </w:divBdr>
        </w:div>
        <w:div w:id="801311009">
          <w:marLeft w:val="640"/>
          <w:marRight w:val="0"/>
          <w:marTop w:val="0"/>
          <w:marBottom w:val="0"/>
          <w:divBdr>
            <w:top w:val="none" w:sz="0" w:space="0" w:color="auto"/>
            <w:left w:val="none" w:sz="0" w:space="0" w:color="auto"/>
            <w:bottom w:val="none" w:sz="0" w:space="0" w:color="auto"/>
            <w:right w:val="none" w:sz="0" w:space="0" w:color="auto"/>
          </w:divBdr>
        </w:div>
        <w:div w:id="996687318">
          <w:marLeft w:val="640"/>
          <w:marRight w:val="0"/>
          <w:marTop w:val="0"/>
          <w:marBottom w:val="0"/>
          <w:divBdr>
            <w:top w:val="none" w:sz="0" w:space="0" w:color="auto"/>
            <w:left w:val="none" w:sz="0" w:space="0" w:color="auto"/>
            <w:bottom w:val="none" w:sz="0" w:space="0" w:color="auto"/>
            <w:right w:val="none" w:sz="0" w:space="0" w:color="auto"/>
          </w:divBdr>
        </w:div>
        <w:div w:id="1313751351">
          <w:marLeft w:val="640"/>
          <w:marRight w:val="0"/>
          <w:marTop w:val="0"/>
          <w:marBottom w:val="0"/>
          <w:divBdr>
            <w:top w:val="none" w:sz="0" w:space="0" w:color="auto"/>
            <w:left w:val="none" w:sz="0" w:space="0" w:color="auto"/>
            <w:bottom w:val="none" w:sz="0" w:space="0" w:color="auto"/>
            <w:right w:val="none" w:sz="0" w:space="0" w:color="auto"/>
          </w:divBdr>
        </w:div>
        <w:div w:id="1844320932">
          <w:marLeft w:val="640"/>
          <w:marRight w:val="0"/>
          <w:marTop w:val="0"/>
          <w:marBottom w:val="0"/>
          <w:divBdr>
            <w:top w:val="none" w:sz="0" w:space="0" w:color="auto"/>
            <w:left w:val="none" w:sz="0" w:space="0" w:color="auto"/>
            <w:bottom w:val="none" w:sz="0" w:space="0" w:color="auto"/>
            <w:right w:val="none" w:sz="0" w:space="0" w:color="auto"/>
          </w:divBdr>
        </w:div>
        <w:div w:id="62798609">
          <w:marLeft w:val="640"/>
          <w:marRight w:val="0"/>
          <w:marTop w:val="0"/>
          <w:marBottom w:val="0"/>
          <w:divBdr>
            <w:top w:val="none" w:sz="0" w:space="0" w:color="auto"/>
            <w:left w:val="none" w:sz="0" w:space="0" w:color="auto"/>
            <w:bottom w:val="none" w:sz="0" w:space="0" w:color="auto"/>
            <w:right w:val="none" w:sz="0" w:space="0" w:color="auto"/>
          </w:divBdr>
        </w:div>
        <w:div w:id="294871442">
          <w:marLeft w:val="640"/>
          <w:marRight w:val="0"/>
          <w:marTop w:val="0"/>
          <w:marBottom w:val="0"/>
          <w:divBdr>
            <w:top w:val="none" w:sz="0" w:space="0" w:color="auto"/>
            <w:left w:val="none" w:sz="0" w:space="0" w:color="auto"/>
            <w:bottom w:val="none" w:sz="0" w:space="0" w:color="auto"/>
            <w:right w:val="none" w:sz="0" w:space="0" w:color="auto"/>
          </w:divBdr>
        </w:div>
        <w:div w:id="1252589974">
          <w:marLeft w:val="640"/>
          <w:marRight w:val="0"/>
          <w:marTop w:val="0"/>
          <w:marBottom w:val="0"/>
          <w:divBdr>
            <w:top w:val="none" w:sz="0" w:space="0" w:color="auto"/>
            <w:left w:val="none" w:sz="0" w:space="0" w:color="auto"/>
            <w:bottom w:val="none" w:sz="0" w:space="0" w:color="auto"/>
            <w:right w:val="none" w:sz="0" w:space="0" w:color="auto"/>
          </w:divBdr>
        </w:div>
        <w:div w:id="1680354174">
          <w:marLeft w:val="640"/>
          <w:marRight w:val="0"/>
          <w:marTop w:val="0"/>
          <w:marBottom w:val="0"/>
          <w:divBdr>
            <w:top w:val="none" w:sz="0" w:space="0" w:color="auto"/>
            <w:left w:val="none" w:sz="0" w:space="0" w:color="auto"/>
            <w:bottom w:val="none" w:sz="0" w:space="0" w:color="auto"/>
            <w:right w:val="none" w:sz="0" w:space="0" w:color="auto"/>
          </w:divBdr>
        </w:div>
        <w:div w:id="575021115">
          <w:marLeft w:val="640"/>
          <w:marRight w:val="0"/>
          <w:marTop w:val="0"/>
          <w:marBottom w:val="0"/>
          <w:divBdr>
            <w:top w:val="none" w:sz="0" w:space="0" w:color="auto"/>
            <w:left w:val="none" w:sz="0" w:space="0" w:color="auto"/>
            <w:bottom w:val="none" w:sz="0" w:space="0" w:color="auto"/>
            <w:right w:val="none" w:sz="0" w:space="0" w:color="auto"/>
          </w:divBdr>
        </w:div>
        <w:div w:id="349531380">
          <w:marLeft w:val="640"/>
          <w:marRight w:val="0"/>
          <w:marTop w:val="0"/>
          <w:marBottom w:val="0"/>
          <w:divBdr>
            <w:top w:val="none" w:sz="0" w:space="0" w:color="auto"/>
            <w:left w:val="none" w:sz="0" w:space="0" w:color="auto"/>
            <w:bottom w:val="none" w:sz="0" w:space="0" w:color="auto"/>
            <w:right w:val="none" w:sz="0" w:space="0" w:color="auto"/>
          </w:divBdr>
        </w:div>
      </w:divsChild>
    </w:div>
    <w:div w:id="2143233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glossaryDocument" Target="glossary/document.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28D2B32-ECA5-4499-8173-F27A67DF0F4F}"/>
      </w:docPartPr>
      <w:docPartBody>
        <w:p w:rsidR="005216E9" w:rsidRDefault="00DD159D">
          <w:r w:rsidRPr="000E1FF9">
            <w:rPr>
              <w:rStyle w:val="PlaceholderText"/>
            </w:rPr>
            <w:t>Click or tap here to enter text.</w:t>
          </w:r>
        </w:p>
      </w:docPartBody>
    </w:docPart>
    <w:docPart>
      <w:docPartPr>
        <w:name w:val="1387FFC77F0243FDBC4F6AF89F643966"/>
        <w:category>
          <w:name w:val="General"/>
          <w:gallery w:val="placeholder"/>
        </w:category>
        <w:types>
          <w:type w:val="bbPlcHdr"/>
        </w:types>
        <w:behaviors>
          <w:behavior w:val="content"/>
        </w:behaviors>
        <w:guid w:val="{7567A748-782E-4A30-A09E-6A70620DDFE9}"/>
      </w:docPartPr>
      <w:docPartBody>
        <w:p w:rsidR="005216E9" w:rsidRDefault="00DD159D" w:rsidP="00DD159D">
          <w:pPr>
            <w:pStyle w:val="1387FFC77F0243FDBC4F6AF89F643966"/>
          </w:pPr>
          <w:r w:rsidRPr="000E1FF9">
            <w:rPr>
              <w:rStyle w:val="PlaceholderText"/>
            </w:rPr>
            <w:t>Click or tap here to enter text.</w:t>
          </w:r>
        </w:p>
      </w:docPartBody>
    </w:docPart>
    <w:docPart>
      <w:docPartPr>
        <w:name w:val="2F8EB0D0AD0A49E783A3C14B9A1483AE"/>
        <w:category>
          <w:name w:val="General"/>
          <w:gallery w:val="placeholder"/>
        </w:category>
        <w:types>
          <w:type w:val="bbPlcHdr"/>
        </w:types>
        <w:behaviors>
          <w:behavior w:val="content"/>
        </w:behaviors>
        <w:guid w:val="{0455F9B5-251A-4CF1-9F09-DFC1C3B1ED95}"/>
      </w:docPartPr>
      <w:docPartBody>
        <w:p w:rsidR="005216E9" w:rsidRDefault="00DD159D" w:rsidP="00DD159D">
          <w:pPr>
            <w:pStyle w:val="2F8EB0D0AD0A49E783A3C14B9A1483AE"/>
          </w:pPr>
          <w:r w:rsidRPr="000E1FF9">
            <w:rPr>
              <w:rStyle w:val="PlaceholderText"/>
            </w:rPr>
            <w:t>Click or tap here to enter text.</w:t>
          </w:r>
        </w:p>
      </w:docPartBody>
    </w:docPart>
    <w:docPart>
      <w:docPartPr>
        <w:name w:val="4DB533FE9C7A40AAA29E0C5104C77A43"/>
        <w:category>
          <w:name w:val="General"/>
          <w:gallery w:val="placeholder"/>
        </w:category>
        <w:types>
          <w:type w:val="bbPlcHdr"/>
        </w:types>
        <w:behaviors>
          <w:behavior w:val="content"/>
        </w:behaviors>
        <w:guid w:val="{6187D297-F7FA-4D54-8A4C-E14B82D791A1}"/>
      </w:docPartPr>
      <w:docPartBody>
        <w:p w:rsidR="005216E9" w:rsidRDefault="00DD159D" w:rsidP="00DD159D">
          <w:pPr>
            <w:pStyle w:val="4DB533FE9C7A40AAA29E0C5104C77A43"/>
          </w:pPr>
          <w:r w:rsidRPr="000E1FF9">
            <w:rPr>
              <w:rStyle w:val="PlaceholderText"/>
            </w:rPr>
            <w:t>Click or tap here to enter text.</w:t>
          </w:r>
        </w:p>
      </w:docPartBody>
    </w:docPart>
    <w:docPart>
      <w:docPartPr>
        <w:name w:val="B8D4FEF1F2F146E59C701D03B666613C"/>
        <w:category>
          <w:name w:val="General"/>
          <w:gallery w:val="placeholder"/>
        </w:category>
        <w:types>
          <w:type w:val="bbPlcHdr"/>
        </w:types>
        <w:behaviors>
          <w:behavior w:val="content"/>
        </w:behaviors>
        <w:guid w:val="{F7DD66C8-F5EC-4833-B052-2A37C84D4474}"/>
      </w:docPartPr>
      <w:docPartBody>
        <w:p w:rsidR="00940A16" w:rsidRDefault="005216E9" w:rsidP="005216E9">
          <w:pPr>
            <w:pStyle w:val="B8D4FEF1F2F146E59C701D03B666613C"/>
          </w:pPr>
          <w:r w:rsidRPr="000E1FF9">
            <w:rPr>
              <w:rStyle w:val="PlaceholderText"/>
            </w:rPr>
            <w:t>Click or tap here to enter text.</w:t>
          </w:r>
        </w:p>
      </w:docPartBody>
    </w:docPart>
    <w:docPart>
      <w:docPartPr>
        <w:name w:val="3D4EC402D43845E694EA75CAE08D261E"/>
        <w:category>
          <w:name w:val="General"/>
          <w:gallery w:val="placeholder"/>
        </w:category>
        <w:types>
          <w:type w:val="bbPlcHdr"/>
        </w:types>
        <w:behaviors>
          <w:behavior w:val="content"/>
        </w:behaviors>
        <w:guid w:val="{7D20FE37-B3BD-4693-B586-7AC9C92259E5}"/>
      </w:docPartPr>
      <w:docPartBody>
        <w:p w:rsidR="00940A16" w:rsidRDefault="005216E9" w:rsidP="005216E9">
          <w:pPr>
            <w:pStyle w:val="3D4EC402D43845E694EA75CAE08D261E"/>
          </w:pPr>
          <w:r w:rsidRPr="000E1FF9">
            <w:rPr>
              <w:rStyle w:val="PlaceholderText"/>
            </w:rPr>
            <w:t>Click or tap here to enter text.</w:t>
          </w:r>
        </w:p>
      </w:docPartBody>
    </w:docPart>
    <w:docPart>
      <w:docPartPr>
        <w:name w:val="CAC4EFEF7A754B05AE90CE82299D0D51"/>
        <w:category>
          <w:name w:val="General"/>
          <w:gallery w:val="placeholder"/>
        </w:category>
        <w:types>
          <w:type w:val="bbPlcHdr"/>
        </w:types>
        <w:behaviors>
          <w:behavior w:val="content"/>
        </w:behaviors>
        <w:guid w:val="{31E66160-DC3C-4A38-B8E8-20C4264702DB}"/>
      </w:docPartPr>
      <w:docPartBody>
        <w:p w:rsidR="00571FCD" w:rsidRDefault="00AA15F5" w:rsidP="00AA15F5">
          <w:pPr>
            <w:pStyle w:val="CAC4EFEF7A754B05AE90CE82299D0D51"/>
          </w:pPr>
          <w:r w:rsidRPr="000E1FF9">
            <w:rPr>
              <w:rStyle w:val="PlaceholderText"/>
            </w:rPr>
            <w:t>Click or tap here to enter text.</w:t>
          </w:r>
        </w:p>
      </w:docPartBody>
    </w:docPart>
    <w:docPart>
      <w:docPartPr>
        <w:name w:val="9681AB89318E4DBBA078D9AD89E98A07"/>
        <w:category>
          <w:name w:val="General"/>
          <w:gallery w:val="placeholder"/>
        </w:category>
        <w:types>
          <w:type w:val="bbPlcHdr"/>
        </w:types>
        <w:behaviors>
          <w:behavior w:val="content"/>
        </w:behaviors>
        <w:guid w:val="{43B311FA-670C-440B-A15E-2084F1169BF2}"/>
      </w:docPartPr>
      <w:docPartBody>
        <w:p w:rsidR="00DE31C1" w:rsidRDefault="00571FCD" w:rsidP="00571FCD">
          <w:pPr>
            <w:pStyle w:val="9681AB89318E4DBBA078D9AD89E98A07"/>
          </w:pPr>
          <w:r w:rsidRPr="000E1FF9">
            <w:rPr>
              <w:rStyle w:val="PlaceholderText"/>
            </w:rPr>
            <w:t>Click or tap here to enter text.</w:t>
          </w:r>
        </w:p>
      </w:docPartBody>
    </w:docPart>
    <w:docPart>
      <w:docPartPr>
        <w:name w:val="9A7C96D4BEE34501820DCB66F547C507"/>
        <w:category>
          <w:name w:val="General"/>
          <w:gallery w:val="placeholder"/>
        </w:category>
        <w:types>
          <w:type w:val="bbPlcHdr"/>
        </w:types>
        <w:behaviors>
          <w:behavior w:val="content"/>
        </w:behaviors>
        <w:guid w:val="{D6CAF262-DE35-43B9-8DD8-BC3B5374FAE7}"/>
      </w:docPartPr>
      <w:docPartBody>
        <w:p w:rsidR="00556CF8" w:rsidRDefault="00DE31C1" w:rsidP="00DE31C1">
          <w:pPr>
            <w:pStyle w:val="9A7C96D4BEE34501820DCB66F547C507"/>
          </w:pPr>
          <w:r w:rsidRPr="000E1FF9">
            <w:rPr>
              <w:rStyle w:val="PlaceholderText"/>
            </w:rPr>
            <w:t>Click or tap here to enter text.</w:t>
          </w:r>
        </w:p>
      </w:docPartBody>
    </w:docPart>
    <w:docPart>
      <w:docPartPr>
        <w:name w:val="0517BEE61CDF4C6E9D70980D870A5396"/>
        <w:category>
          <w:name w:val="General"/>
          <w:gallery w:val="placeholder"/>
        </w:category>
        <w:types>
          <w:type w:val="bbPlcHdr"/>
        </w:types>
        <w:behaviors>
          <w:behavior w:val="content"/>
        </w:behaviors>
        <w:guid w:val="{67094DA7-2C17-4703-8B88-BE2F4B166FFF}"/>
      </w:docPartPr>
      <w:docPartBody>
        <w:p w:rsidR="00E13B71" w:rsidRDefault="00BB1B13" w:rsidP="00BB1B13">
          <w:pPr>
            <w:pStyle w:val="0517BEE61CDF4C6E9D70980D870A5396"/>
          </w:pPr>
          <w:r w:rsidRPr="000E1FF9">
            <w:rPr>
              <w:rStyle w:val="PlaceholderText"/>
            </w:rPr>
            <w:t>Click or tap here to enter text.</w:t>
          </w:r>
        </w:p>
      </w:docPartBody>
    </w:docPart>
    <w:docPart>
      <w:docPartPr>
        <w:name w:val="903834C28A2C436C8A749E6FBE912E9D"/>
        <w:category>
          <w:name w:val="General"/>
          <w:gallery w:val="placeholder"/>
        </w:category>
        <w:types>
          <w:type w:val="bbPlcHdr"/>
        </w:types>
        <w:behaviors>
          <w:behavior w:val="content"/>
        </w:behaviors>
        <w:guid w:val="{AC1EFD38-63C6-4027-9F99-4C37680FE4AC}"/>
      </w:docPartPr>
      <w:docPartBody>
        <w:p w:rsidR="00E13B71" w:rsidRDefault="00BB1B13" w:rsidP="00BB1B13">
          <w:pPr>
            <w:pStyle w:val="903834C28A2C436C8A749E6FBE912E9D"/>
          </w:pPr>
          <w:r w:rsidRPr="000E1FF9">
            <w:rPr>
              <w:rStyle w:val="PlaceholderText"/>
            </w:rPr>
            <w:t>Click or tap here to enter text.</w:t>
          </w:r>
        </w:p>
      </w:docPartBody>
    </w:docPart>
    <w:docPart>
      <w:docPartPr>
        <w:name w:val="AE45EEABBB4147C39771D9DED7E5482E"/>
        <w:category>
          <w:name w:val="General"/>
          <w:gallery w:val="placeholder"/>
        </w:category>
        <w:types>
          <w:type w:val="bbPlcHdr"/>
        </w:types>
        <w:behaviors>
          <w:behavior w:val="content"/>
        </w:behaviors>
        <w:guid w:val="{DC973D13-AADC-4A3A-B535-9509C6C66062}"/>
      </w:docPartPr>
      <w:docPartBody>
        <w:p w:rsidR="00782DD1" w:rsidRDefault="00811DB4" w:rsidP="00811DB4">
          <w:pPr>
            <w:pStyle w:val="AE45EEABBB4147C39771D9DED7E5482E"/>
          </w:pPr>
          <w:r w:rsidRPr="000E1FF9">
            <w:rPr>
              <w:rStyle w:val="PlaceholderText"/>
            </w:rPr>
            <w:t>Click or tap here to enter text.</w:t>
          </w:r>
        </w:p>
      </w:docPartBody>
    </w:docPart>
    <w:docPart>
      <w:docPartPr>
        <w:name w:val="018492A358D445608C2B636DD56F2A47"/>
        <w:category>
          <w:name w:val="General"/>
          <w:gallery w:val="placeholder"/>
        </w:category>
        <w:types>
          <w:type w:val="bbPlcHdr"/>
        </w:types>
        <w:behaviors>
          <w:behavior w:val="content"/>
        </w:behaviors>
        <w:guid w:val="{492BCB8E-7E5F-48FE-8389-40D975D47523}"/>
      </w:docPartPr>
      <w:docPartBody>
        <w:p w:rsidR="00782DD1" w:rsidRDefault="00811DB4" w:rsidP="00811DB4">
          <w:pPr>
            <w:pStyle w:val="018492A358D445608C2B636DD56F2A47"/>
          </w:pPr>
          <w:r w:rsidRPr="000E1FF9">
            <w:rPr>
              <w:rStyle w:val="PlaceholderText"/>
            </w:rPr>
            <w:t>Click or tap here to enter text.</w:t>
          </w:r>
        </w:p>
      </w:docPartBody>
    </w:docPart>
    <w:docPart>
      <w:docPartPr>
        <w:name w:val="3FF4C05695954B37BE85BE840AB21284"/>
        <w:category>
          <w:name w:val="General"/>
          <w:gallery w:val="placeholder"/>
        </w:category>
        <w:types>
          <w:type w:val="bbPlcHdr"/>
        </w:types>
        <w:behaviors>
          <w:behavior w:val="content"/>
        </w:behaviors>
        <w:guid w:val="{8D42D146-31AA-41FD-8FEF-DD813EF1B0BD}"/>
      </w:docPartPr>
      <w:docPartBody>
        <w:p w:rsidR="00153210" w:rsidRDefault="005F0A2A" w:rsidP="005F0A2A">
          <w:pPr>
            <w:pStyle w:val="3FF4C05695954B37BE85BE840AB21284"/>
          </w:pPr>
          <w:r w:rsidRPr="000E1FF9">
            <w:rPr>
              <w:rStyle w:val="PlaceholderText"/>
            </w:rPr>
            <w:t>Click or tap here to enter text.</w:t>
          </w:r>
        </w:p>
      </w:docPartBody>
    </w:docPart>
    <w:docPart>
      <w:docPartPr>
        <w:name w:val="5542123EBD914A51BB746E934016F225"/>
        <w:category>
          <w:name w:val="General"/>
          <w:gallery w:val="placeholder"/>
        </w:category>
        <w:types>
          <w:type w:val="bbPlcHdr"/>
        </w:types>
        <w:behaviors>
          <w:behavior w:val="content"/>
        </w:behaviors>
        <w:guid w:val="{081AAF3D-7213-401D-85E9-976009C53743}"/>
      </w:docPartPr>
      <w:docPartBody>
        <w:p w:rsidR="00153210" w:rsidRDefault="005F0A2A" w:rsidP="005F0A2A">
          <w:pPr>
            <w:pStyle w:val="5542123EBD914A51BB746E934016F225"/>
          </w:pPr>
          <w:r w:rsidRPr="000E1FF9">
            <w:rPr>
              <w:rStyle w:val="PlaceholderText"/>
            </w:rPr>
            <w:t>Click or tap here to enter text.</w:t>
          </w:r>
        </w:p>
      </w:docPartBody>
    </w:docPart>
    <w:docPart>
      <w:docPartPr>
        <w:name w:val="FC40FEFFD0EC4FF49D604209FCF89B69"/>
        <w:category>
          <w:name w:val="General"/>
          <w:gallery w:val="placeholder"/>
        </w:category>
        <w:types>
          <w:type w:val="bbPlcHdr"/>
        </w:types>
        <w:behaviors>
          <w:behavior w:val="content"/>
        </w:behaviors>
        <w:guid w:val="{4C162229-922F-4BE1-8085-B4B81393E952}"/>
      </w:docPartPr>
      <w:docPartBody>
        <w:p w:rsidR="00153210" w:rsidRDefault="005F0A2A" w:rsidP="005F0A2A">
          <w:pPr>
            <w:pStyle w:val="FC40FEFFD0EC4FF49D604209FCF89B69"/>
          </w:pPr>
          <w:r w:rsidRPr="000E1FF9">
            <w:rPr>
              <w:rStyle w:val="PlaceholderText"/>
            </w:rPr>
            <w:t>Click or tap here to enter text.</w:t>
          </w:r>
        </w:p>
      </w:docPartBody>
    </w:docPart>
    <w:docPart>
      <w:docPartPr>
        <w:name w:val="EAAE0687B3E44394BB73E4DCD7A4D997"/>
        <w:category>
          <w:name w:val="General"/>
          <w:gallery w:val="placeholder"/>
        </w:category>
        <w:types>
          <w:type w:val="bbPlcHdr"/>
        </w:types>
        <w:behaviors>
          <w:behavior w:val="content"/>
        </w:behaviors>
        <w:guid w:val="{E32927EE-CCDC-474F-A09D-1FE1044AF9DA}"/>
      </w:docPartPr>
      <w:docPartBody>
        <w:p w:rsidR="00153210" w:rsidRDefault="005F0A2A" w:rsidP="005F0A2A">
          <w:pPr>
            <w:pStyle w:val="EAAE0687B3E44394BB73E4DCD7A4D997"/>
          </w:pPr>
          <w:r w:rsidRPr="000E1FF9">
            <w:rPr>
              <w:rStyle w:val="PlaceholderText"/>
            </w:rPr>
            <w:t>Click or tap here to enter text.</w:t>
          </w:r>
        </w:p>
      </w:docPartBody>
    </w:docPart>
    <w:docPart>
      <w:docPartPr>
        <w:name w:val="9068A9B280D0442EB7562BED1B77F4CD"/>
        <w:category>
          <w:name w:val="General"/>
          <w:gallery w:val="placeholder"/>
        </w:category>
        <w:types>
          <w:type w:val="bbPlcHdr"/>
        </w:types>
        <w:behaviors>
          <w:behavior w:val="content"/>
        </w:behaviors>
        <w:guid w:val="{5ED75DA1-0D65-4C57-8E4A-01CA8229FD41}"/>
      </w:docPartPr>
      <w:docPartBody>
        <w:p w:rsidR="00153210" w:rsidRDefault="005F0A2A" w:rsidP="005F0A2A">
          <w:pPr>
            <w:pStyle w:val="9068A9B280D0442EB7562BED1B77F4CD"/>
          </w:pPr>
          <w:r w:rsidRPr="000E1FF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egoe UI">
    <w:altName w:val="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59D"/>
    <w:rsid w:val="00153210"/>
    <w:rsid w:val="002A70EC"/>
    <w:rsid w:val="0035774A"/>
    <w:rsid w:val="00494974"/>
    <w:rsid w:val="005216E9"/>
    <w:rsid w:val="00556CF8"/>
    <w:rsid w:val="00571FCD"/>
    <w:rsid w:val="00580E81"/>
    <w:rsid w:val="005F0A2A"/>
    <w:rsid w:val="00637E9F"/>
    <w:rsid w:val="006879EE"/>
    <w:rsid w:val="0076561F"/>
    <w:rsid w:val="00782DD1"/>
    <w:rsid w:val="0078486F"/>
    <w:rsid w:val="008072B9"/>
    <w:rsid w:val="00811DB4"/>
    <w:rsid w:val="008E2DC0"/>
    <w:rsid w:val="008E74FB"/>
    <w:rsid w:val="00905ABD"/>
    <w:rsid w:val="00940A16"/>
    <w:rsid w:val="009E255C"/>
    <w:rsid w:val="009F1E14"/>
    <w:rsid w:val="009F7E2E"/>
    <w:rsid w:val="00AA15F5"/>
    <w:rsid w:val="00BB1B13"/>
    <w:rsid w:val="00CA5C68"/>
    <w:rsid w:val="00DD159D"/>
    <w:rsid w:val="00DE31C1"/>
    <w:rsid w:val="00E13B71"/>
    <w:rsid w:val="00F33587"/>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F0A2A"/>
    <w:rPr>
      <w:color w:val="808080"/>
    </w:rPr>
  </w:style>
  <w:style w:type="paragraph" w:customStyle="1" w:styleId="B8D4FEF1F2F146E59C701D03B666613C">
    <w:name w:val="B8D4FEF1F2F146E59C701D03B666613C"/>
    <w:rsid w:val="005216E9"/>
    <w:rPr>
      <w:lang w:val="en-GB" w:eastAsia="en-GB"/>
    </w:rPr>
  </w:style>
  <w:style w:type="paragraph" w:customStyle="1" w:styleId="1387FFC77F0243FDBC4F6AF89F643966">
    <w:name w:val="1387FFC77F0243FDBC4F6AF89F643966"/>
    <w:rsid w:val="00DD159D"/>
  </w:style>
  <w:style w:type="paragraph" w:customStyle="1" w:styleId="2F8EB0D0AD0A49E783A3C14B9A1483AE">
    <w:name w:val="2F8EB0D0AD0A49E783A3C14B9A1483AE"/>
    <w:rsid w:val="00DD159D"/>
  </w:style>
  <w:style w:type="paragraph" w:customStyle="1" w:styleId="4DB533FE9C7A40AAA29E0C5104C77A43">
    <w:name w:val="4DB533FE9C7A40AAA29E0C5104C77A43"/>
    <w:rsid w:val="00DD159D"/>
  </w:style>
  <w:style w:type="paragraph" w:customStyle="1" w:styleId="3D4EC402D43845E694EA75CAE08D261E">
    <w:name w:val="3D4EC402D43845E694EA75CAE08D261E"/>
    <w:rsid w:val="005216E9"/>
    <w:rPr>
      <w:lang w:val="en-GB" w:eastAsia="en-GB"/>
    </w:rPr>
  </w:style>
  <w:style w:type="paragraph" w:customStyle="1" w:styleId="CAC4EFEF7A754B05AE90CE82299D0D51">
    <w:name w:val="CAC4EFEF7A754B05AE90CE82299D0D51"/>
    <w:rsid w:val="00AA15F5"/>
    <w:rPr>
      <w:lang w:val="en-GB" w:eastAsia="en-GB"/>
    </w:rPr>
  </w:style>
  <w:style w:type="paragraph" w:customStyle="1" w:styleId="9681AB89318E4DBBA078D9AD89E98A07">
    <w:name w:val="9681AB89318E4DBBA078D9AD89E98A07"/>
    <w:rsid w:val="00571FCD"/>
    <w:rPr>
      <w:lang w:val="en-GB" w:eastAsia="en-GB"/>
    </w:rPr>
  </w:style>
  <w:style w:type="paragraph" w:customStyle="1" w:styleId="9A7C96D4BEE34501820DCB66F547C507">
    <w:name w:val="9A7C96D4BEE34501820DCB66F547C507"/>
    <w:rsid w:val="00DE31C1"/>
    <w:rPr>
      <w:lang w:val="en-GB" w:eastAsia="en-GB"/>
    </w:rPr>
  </w:style>
  <w:style w:type="paragraph" w:customStyle="1" w:styleId="0517BEE61CDF4C6E9D70980D870A5396">
    <w:name w:val="0517BEE61CDF4C6E9D70980D870A5396"/>
    <w:rsid w:val="00BB1B13"/>
    <w:rPr>
      <w:lang w:val="en-GB" w:eastAsia="en-GB"/>
    </w:rPr>
  </w:style>
  <w:style w:type="paragraph" w:customStyle="1" w:styleId="903834C28A2C436C8A749E6FBE912E9D">
    <w:name w:val="903834C28A2C436C8A749E6FBE912E9D"/>
    <w:rsid w:val="00BB1B13"/>
    <w:rPr>
      <w:lang w:val="en-GB" w:eastAsia="en-GB"/>
    </w:rPr>
  </w:style>
  <w:style w:type="paragraph" w:customStyle="1" w:styleId="AE45EEABBB4147C39771D9DED7E5482E">
    <w:name w:val="AE45EEABBB4147C39771D9DED7E5482E"/>
    <w:rsid w:val="00811DB4"/>
    <w:rPr>
      <w:lang w:val="en-GB" w:eastAsia="en-GB"/>
    </w:rPr>
  </w:style>
  <w:style w:type="paragraph" w:customStyle="1" w:styleId="018492A358D445608C2B636DD56F2A47">
    <w:name w:val="018492A358D445608C2B636DD56F2A47"/>
    <w:rsid w:val="00811DB4"/>
    <w:rPr>
      <w:lang w:val="en-GB" w:eastAsia="en-GB"/>
    </w:rPr>
  </w:style>
  <w:style w:type="paragraph" w:customStyle="1" w:styleId="3FF4C05695954B37BE85BE840AB21284">
    <w:name w:val="3FF4C05695954B37BE85BE840AB21284"/>
    <w:rsid w:val="005F0A2A"/>
    <w:rPr>
      <w:lang w:val="en-GB" w:eastAsia="en-GB"/>
    </w:rPr>
  </w:style>
  <w:style w:type="paragraph" w:customStyle="1" w:styleId="5542123EBD914A51BB746E934016F225">
    <w:name w:val="5542123EBD914A51BB746E934016F225"/>
    <w:rsid w:val="005F0A2A"/>
    <w:rPr>
      <w:lang w:val="en-GB" w:eastAsia="en-GB"/>
    </w:rPr>
  </w:style>
  <w:style w:type="paragraph" w:customStyle="1" w:styleId="FC40FEFFD0EC4FF49D604209FCF89B69">
    <w:name w:val="FC40FEFFD0EC4FF49D604209FCF89B69"/>
    <w:rsid w:val="005F0A2A"/>
    <w:rPr>
      <w:lang w:val="en-GB" w:eastAsia="en-GB"/>
    </w:rPr>
  </w:style>
  <w:style w:type="paragraph" w:customStyle="1" w:styleId="EAAE0687B3E44394BB73E4DCD7A4D997">
    <w:name w:val="EAAE0687B3E44394BB73E4DCD7A4D997"/>
    <w:rsid w:val="005F0A2A"/>
    <w:rPr>
      <w:lang w:val="en-GB" w:eastAsia="en-GB"/>
    </w:rPr>
  </w:style>
  <w:style w:type="paragraph" w:customStyle="1" w:styleId="9068A9B280D0442EB7562BED1B77F4CD">
    <w:name w:val="9068A9B280D0442EB7562BED1B77F4CD"/>
    <w:rsid w:val="005F0A2A"/>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438"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5FA0BC7-172C-4997-AE0E-26A0A3A3B75B}">
  <we:reference id="wa104382081" version="1.46.0.0" store="en-US" storeType="OMEX"/>
  <we:alternateReferences>
    <we:reference id="wa104382081" version="1.46.0.0" store="" storeType="OMEX"/>
  </we:alternateReferences>
  <we:properties>
    <we:property name="MENDELEY_CITATIONS" value="[{&quot;citationID&quot;:&quot;MENDELEY_CITATION_4fec318f-1238-45b0-974f-c89826784788&quot;,&quot;properties&quot;:{&quot;noteIndex&quot;:0},&quot;isEdited&quot;:false,&quot;manualOverride&quot;:{&quot;isManuallyOverridden&quot;:false,&quot;citeprocText&quot;:&quot;(WHO 2009)&quot;,&quot;manualOverrideText&quot;:&quot;&quot;},&quot;citationTag&quot;:&quot;MENDELEY_CITATION_v3_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&quot;,&quot;citationItems&quot;:[{&quot;id&quot;:&quot;6966ac05-a642-3220-a6a3-549c184ee616&quot;,&quot;itemData&quot;:{&quot;type&quot;:&quot;report&quot;,&quot;id&quot;:&quot;6966ac05-a642-3220-a6a3-549c184ee616&quot;,&quot;title&quot;:&quot;DENGUE: GUIDELINES FOR DIAGNOSIS, TREATMENT, PREVENTION AND CONTROL&quot;,&quot;author&quot;:[{&quot;family&quot;:&quot;WHO&quot;,&quot;given&quot;:&quot;&quot;,&quot;parse-names&quot;:false,&quot;dropping-particle&quot;:&quot;&quot;,&quot;non-dropping-particle&quot;:&quot;&quot;}],&quot;issued&quot;:{&quot;date-parts&quot;:[[2009]]},&quot;publisher-place&quot;:&quot;Geneva, Switzerland&quot;,&quot;number-of-pages&quot;:&quot;160&quot;,&quot;container-title-short&quot;:&quot;&quot;},&quot;isTemporary&quot;:false}]},{&quot;citationID&quot;:&quot;MENDELEY_CITATION_fcad04f9-1823-483e-9050-a75d150dc93d&quot;,&quot;properties&quot;:{&quot;noteIndex&quot;:0},&quot;isEdited&quot;:false,&quot;manualOverride&quot;:{&quot;isManuallyOverridden&quot;:false,&quot;citeprocText&quot;:&quot;(WHO 2009, CDC 2019)&quot;,&quot;manualOverrideText&quot;:&quot;&quot;},&quot;citationTag&quot;:&quot;MENDELEY_CITATION_v3_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&quot;,&quot;citationItems&quot;:[{&quot;id&quot;:&quot;bf845afc-9b9e-33ea-b44f-2a03b20591a7&quot;,&quot;itemData&quot;:{&quot;type&quot;:&quot;webpage&quot;,&quot;id&quot;:&quot;bf845afc-9b9e-33ea-b44f-2a03b20591a7&quot;,&quot;title&quot;:&quot;Transmission through mosquito bites&quot;,&quot;author&quot;:[{&quot;family&quot;:&quot;CDC&quot;,&quot;given&quot;:&quot;&quot;,&quot;parse-names&quot;:false,&quot;dropping-particle&quot;:&quot;&quot;,&quot;non-dropping-particle&quot;:&quot;&quot;}],&quot;accessed&quot;:{&quot;date-parts&quot;:[[2023,5,15]]},&quot;URL&quot;:&quot;https://www.cdc.gov/dengue/transmission/index.html&quot;,&quot;issued&quot;:{&quot;date-parts&quot;:[[2019]]},&quot;container-title-short&quot;:&quot;&quot;},&quot;isTemporary&quot;:false},{&quot;id&quot;:&quot;6966ac05-a642-3220-a6a3-549c184ee616&quot;,&quot;itemData&quot;:{&quot;type&quot;:&quot;report&quot;,&quot;id&quot;:&quot;6966ac05-a642-3220-a6a3-549c184ee616&quot;,&quot;title&quot;:&quot;DENGUE: GUIDELINES FOR DIAGNOSIS, TREATMENT, PREVENTION AND CONTROL&quot;,&quot;author&quot;:[{&quot;family&quot;:&quot;WHO&quot;,&quot;given&quot;:&quot;&quot;,&quot;parse-names&quot;:false,&quot;dropping-particle&quot;:&quot;&quot;,&quot;non-dropping-particle&quot;:&quot;&quot;}],&quot;issued&quot;:{&quot;date-parts&quot;:[[2009]]},&quot;publisher-place&quot;:&quot;Geneva, Switzerland&quot;,&quot;number-of-pages&quot;:&quot;160&quot;,&quot;container-title-short&quot;:&quot;&quot;},&quot;isTemporary&quot;:false}]},{&quot;citationID&quot;:&quot;MENDELEY_CITATION_8e886356-bb69-44c4-9aad-36799ba510a6&quot;,&quot;properties&quot;:{&quot;noteIndex&quot;:0},&quot;isEdited&quot;:false,&quot;manualOverride&quot;:{&quot;isManuallyOverridden&quot;:false,&quot;citeprocText&quot;:&quot;(WHO-Bangladesh 2022)&quot;,&quot;manualOverrideText&quot;:&quot;&quot;},&quot;citationTag&quot;:&quot;MENDELEY_CITATION_v3_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&quot;,&quot;citationItems&quot;:[{&quot;id&quot;:&quot;942186a3-4fd3-3261-bccb-67f190d2aee3&quot;,&quot;itemData&quot;:{&quot;type&quot;:&quot;webpage&quot;,&quot;id&quot;:&quot;942186a3-4fd3-3261-bccb-67f190d2aee3&quot;,&quot;title&quot;:&quot;Dengue - Bangladesh&quot;,&quot;author&quot;:[{&quot;family&quot;:&quot;WHO-Bangladesh&quot;,&quot;given&quot;:&quot;&quot;,&quot;parse-names&quot;:false,&quot;dropping-particle&quot;:&quot;&quot;,&quot;non-dropping-particle&quot;:&quot;&quot;}],&quot;container-title&quot;:&quot;https://www.who.int/emergencies/disease-outbreak-news/item/2022-DON424&quot;,&quot;issued&quot;:{&quot;date-parts&quot;:[[2022,11,28]]},&quot;container-title-short&quot;:&quot;&quot;},&quot;isTemporary&quot;:false}]},{&quot;citationID&quot;:&quot;MENDELEY_CITATION_c8c92276-867f-4992-b09f-16a24402b775&quot;,&quot;properties&quot;:{&quot;noteIndex&quot;:0},&quot;isEdited&quot;:false,&quot;manualOverride&quot;:{&quot;isManuallyOverridden&quot;:false,&quot;citeprocText&quot;:&quot;(Teo et al. 2023)&quot;,&quot;manualOverrideText&quot;:&quot;&quot;},&quot;citationTag&quot;:&quot;MENDELEY_CITATION_v3_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&quot;,&quot;citationItems&quot;:[{&quot;id&quot;:&quot;3eecb9a0-1d66-318e-996a-d056ae5ef668&quot;,&quot;itemData&quot;:{&quot;type&quot;:&quot;article-journal&quot;,&quot;id&quot;:&quot;3eecb9a0-1d66-318e-996a-d056ae5ef668&quot;,&quot;title&quot;:&quot;Understanding antibody-dependent enhancement in dengue: Are afucosylated IgG1s a concern?&quot;,&quot;author&quot;:[{&quot;family&quot;:&quot;Teo&quot;,&quot;given&quot;:&quot;Andrew&quot;,&quot;parse-names&quot;:false,&quot;dropping-particle&quot;:&quot;&quot;,&quot;non-dropping-particle&quot;:&quot;&quot;},{&quot;family&quot;:&quot;Tan&quot;,&quot;given&quot;:&quot;Hao Dong&quot;,&quot;parse-names&quot;:false,&quot;dropping-particle&quot;:&quot;&quot;,&quot;non-dropping-particle&quot;:&quot;&quot;},{&quot;family&quot;:&quot;Loy&quot;,&quot;given&quot;:&quot;Thomas&quot;,&quot;parse-names&quot;:false,&quot;dropping-particle&quot;:&quot;&quot;,&quot;non-dropping-particle&quot;:&quot;&quot;},{&quot;family&quot;:&quot;Chia&quot;,&quot;given&quot;:&quot;Po Ying&quot;,&quot;parse-names&quot;:false,&quot;dropping-particle&quot;:&quot;&quot;,&quot;non-dropping-particle&quot;:&quot;&quot;},{&quot;family&quot;:&quot;Chua&quot;,&quot;given&quot;:&quot;Caroline Lin Lin&quot;,&quot;parse-names&quot;:false,&quot;dropping-particle&quot;:&quot;&quot;,&quot;non-dropping-particle&quot;:&quot;&quot;}],&quot;container-title&quot;:&quot;PLOS Pathogens&quot;,&quot;container-title-short&quot;:&quot;PLoS Pathog&quot;,&quot;DOI&quot;:&quot;10.1371/journal.ppat.1011223&quot;,&quot;ISSN&quot;:&quot;1553-7374&quot;,&quot;issued&quot;:{&quot;date-parts&quot;:[[2023,3,30]]},&quot;page&quot;:&quot;e1011223&quot;,&quot;issue&quot;:&quot;3&quot;,&quot;volume&quot;:&quot;19&quot;},&quot;isTemporary&quot;:false}]},{&quot;citationID&quot;:&quot;MENDELEY_CITATION_ad7213b4-598d-44d9-a93f-bc5b0c545f90&quot;,&quot;properties&quot;:{&quot;noteIndex&quot;:0},&quot;isEdited&quot;:false,&quot;manualOverride&quot;:{&quot;isManuallyOverridden&quot;:false,&quot;citeprocText&quot;:&quot;(Murray et al. 2013, WHO 2023)&quot;,&quot;manualOverrideText&quot;:&quot;&quot;},&quot;citationTag&quot;:&quot;MENDELEY_CITATION_v3_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&quot;,&quot;citationItems&quot;:[{&quot;id&quot;:&quot;093bf491-1a12-3251-80e0-06c041c85ad8&quot;,&quot;itemData&quot;:{&quot;type&quot;:&quot;webpage&quot;,&quot;id&quot;:&quot;093bf491-1a12-3251-80e0-06c041c85ad8&quot;,&quot;title&quot;:&quot;Dengue and severe dengue&quot;,&quot;author&quot;:[{&quot;family&quot;:&quot;WHO&quot;,&quot;given&quot;:&quot;&quot;,&quot;parse-names&quot;:false,&quot;dropping-particle&quot;:&quot;&quot;,&quot;non-dropping-particle&quot;:&quot;&quot;}],&quot;accessed&quot;:{&quot;date-parts&quot;:[[2023,5,15]]},&quot;URL&quot;:&quot;https://www.who.int/news-room/fact-sheets/detail/dengue-and-severe-dengue&quot;,&quot;issued&quot;:{&quot;date-parts&quot;:[[2023]]},&quot;container-title-short&quot;:&quot;&quot;},&quot;isTemporary&quot;:false},{&quot;id&quot;:&quot;e0a3d521-557f-3c6c-82d6-8306920bc83a&quot;,&quot;itemData&quot;:{&quot;type&quot;:&quot;article-journal&quot;,&quot;id&quot;:&quot;e0a3d521-557f-3c6c-82d6-8306920bc83a&quot;,&quot;title&quot;:&quot;Epidemiology of dengue: past, present and future prospects&quot;,&quot;author&quot;:[{&quot;family&quot;:&quot;Murray&quot;,&quot;given&quot;:&quot;Natasha Evelyn Anne&quot;,&quot;parse-names&quot;:false,&quot;dropping-particle&quot;:&quot;&quot;,&quot;non-dropping-particle&quot;:&quot;&quot;},{&quot;family&quot;:&quot;Quam&quot;,&quot;given&quot;:&quot;Mikkel B.&quot;,&quot;parse-names&quot;:false,&quot;dropping-particle&quot;:&quot;&quot;,&quot;non-dropping-particle&quot;:&quot;&quot;},{&quot;family&quot;:&quot;Wilder-Smith&quot;,&quot;given&quot;:&quot;Annelies&quot;,&quot;parse-names&quot;:false,&quot;dropping-particle&quot;:&quot;&quot;,&quot;non-dropping-particle&quot;:&quot;&quot;}],&quot;container-title&quot;:&quot;Clinical epidemiology&quot;,&quot;container-title-short&quot;:&quot;Clin Epidemiol&quot;,&quot;accessed&quot;:{&quot;date-parts&quot;:[[2023,5,15]]},&quot;DOI&quot;:&quot;10.2147/CLEP.S34440&quot;,&quot;ISSN&quot;:&quot;1179-1349&quot;,&quot;PMID&quot;:&quot;23990732&quot;,&quot;URL&quot;:&quot;https://pubmed.ncbi.nlm.nih.gov/23990732/&quot;,&quot;issued&quot;:{&quot;date-parts&quot;:[[2013,8,19]]},&quot;page&quot;:&quot;299-309&quot;,&quot;abstract&quot;:&quot;Dengue is currently regarded globally as the most important mosquito-borne viral disease. A history of symptoms compatible with dengue can be traced back to the Chin Dynasty of 265-420 AD. The virus and its vectors have now become widely distributed throughout tropical and subtropical regions of the world, particularly over the last half-century. Significant geographic expansion has been coupled with rapid increases in incident cases, epidemics, and hyperendemicity, leading to the more severe forms of dengue. Transmission of dengue is now present in every World Health Organization (WHO) region of the world and more than 125 countries are known to be dengue endemic. The true impact of dengue globally is difficult to ascertain due to factors such as inadequate disease surveillance, misdiagnosis, and low levels of reporting. Currently available data likely grossly underestimates the social, economic, and disease burden. Estimates of the global incidence of dengue infections per year have ranged between 50 million and 200 million; however, recent estimates using cartographic approaches suggest this number is closer to almost 400 million. The expansion of dengue is expected to increase due to factors such as the modern dynamics of climate change, globalization, travel, trade, socioeconomics, settlement and also viral evolution. No vaccine or specific antiviral therapy currently exists to address the growing threat of dengue. Prompt case detection and appropriate clinical management can reduce the mortality from severe dengue. Effective vector control is the mainstay of dengue prevention and control. Surveillance and improved reporting of dengue cases is also essential to gauge the true global situation as indicated in the objectives of the WHO Global Strategy for Dengue Prevention and Control, 2012-2020. More accurate data will inform the prioritization of research, health policy, and financial resources toward reducing this poorly controlled disease. The objective of this paper is to review historical and current epidemiology of dengue worldwide and, additionally, reflect on some potential reasons for expansion of dengue into the future. © 2013 Murray et al, publisher and licensee Dove Medical Press Ltd.&quot;,&quot;publisher&quot;:&quot;Clin Epidemiol&quot;,&quot;issue&quot;:&quot;1&quot;,&quot;volume&quot;:&quot;5&quot;},&quot;isTemporary&quot;:false}]},{&quot;citationID&quot;:&quot;MENDELEY_CITATION_20aee439-1387-4cb5-8fec-97975731544b&quot;,&quot;properties&quot;:{&quot;noteIndex&quot;:0},&quot;isEdited&quot;:false,&quot;manualOverride&quot;:{&quot;isManuallyOverridden&quot;:false,&quot;citeprocText&quot;:&quot;(WHO South-East Asia 2023)&quot;,&quot;manualOverrideText&quot;:&quot;&quot;},&quot;citationTag&quot;:&quot;MENDELEY_CITATION_v3_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&quot;,&quot;citationItems&quot;:[{&quot;id&quot;:&quot;6f408c7c-b759-3ab0-9e07-aa84d91f17d3&quot;,&quot;itemData&quot;:{&quot;type&quot;:&quot;webpage&quot;,&quot;id&quot;:&quot;6f408c7c-b759-3ab0-9e07-aa84d91f17d3&quot;,&quot;title&quot;:&quot;Dengue in the South-East Asia&quot;,&quot;author&quot;:[{&quot;family&quot;:&quot;WHO South-East Asia&quot;,&quot;given&quot;:&quot;&quot;,&quot;parse-names&quot;:false,&quot;dropping-particle&quot;:&quot;&quot;,&quot;non-dropping-particle&quot;:&quot;&quot;}],&quot;container-title&quot;:&quot;WHO Regional office for South-East Asia&quot;,&quot;issued&quot;:{&quot;date-parts&quot;:[[2023,5]]},&quot;page&quot;:&quot;1-6&quot;,&quot;container-title-short&quot;:&quot;&quot;},&quot;isTemporary&quot;:false}]},{&quot;citationID&quot;:&quot;MENDELEY_CITATION_2f646c3c-f348-4458-983b-d6856b3c23ab&quot;,&quot;properties&quot;:{&quot;noteIndex&quot;:0},&quot;isEdited&quot;:false,&quot;manualOverride&quot;:{&quot;isManuallyOverridden&quot;:false,&quot;citeprocText&quot;:&quot;(Sharmin et al. 2015)&quot;,&quot;manualOverrideText&quot;:&quot;&quot;},&quot;citationTag&quot;:&quot;MENDELEY_CITATION_v3_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&quot;,&quot;citationItems&quot;:[{&quot;id&quot;:&quot;74bb5b10-db8a-3c0b-919f-846eeb09fdf8&quot;,&quot;itemData&quot;:{&quot;type&quot;:&quot;article-journal&quot;,&quot;id&quot;:&quot;74bb5b10-db8a-3c0b-919f-846eeb09fdf8&quot;,&quot;title&quot;:&quot;The emergence of dengue in Bangladesh: epidemiology, challenges and future disease risk&quot;,&quot;author&quot;:[{&quot;family&quot;:&quot;Sharmin&quot;,&quot;given&quot;:&quot;Sifat&quot;,&quot;parse-names&quot;:false,&quot;dropping-particle&quot;:&quot;&quot;,&quot;non-dropping-particle&quot;:&quot;&quot;},{&quot;family&quot;:&quot;Viennet&quot;,&quot;given&quot;:&quot;Elvina&quot;,&quot;parse-names&quot;:false,&quot;dropping-particle&quot;:&quot;&quot;,&quot;non-dropping-particle&quot;:&quot;&quot;},{&quot;family&quot;:&quot;Glass&quot;,&quot;given&quot;:&quot;Kathryn&quot;,&quot;parse-names&quot;:false,&quot;dropping-particle&quot;:&quot;&quot;,&quot;non-dropping-particle&quot;:&quot;&quot;},{&quot;family&quot;:&quot;Harley&quot;,&quot;given&quot;:&quot;David&quot;,&quot;parse-names&quot;:false,&quot;dropping-particle&quot;:&quot;&quot;,&quot;non-dropping-particle&quot;:&quot;&quot;}],&quot;container-title&quot;:&quot;Transactions of the Royal Society of Tropical Medicine and Hygiene&quot;,&quot;container-title-short&quot;:&quot;Trans R Soc Trop Med Hyg&quot;,&quot;accessed&quot;:{&quot;date-parts&quot;:[[2023,5,15]]},&quot;DOI&quot;:&quot;10.1093/TRSTMH/TRV067&quot;,&quot;ISSN&quot;:&quot;1878-3503&quot;,&quot;PMID&quot;:&quot;26333430&quot;,&quot;URL&quot;:&quot;https://pubmed.ncbi.nlm.nih.gov/26333430/&quot;,&quot;issued&quot;:{&quot;date-parts&quot;:[[2015,6,23]]},&quot;page&quot;:&quot;619-627&quot;,&quot;abstract&quot;:&quot;Dengue occurred sporadically in Bangladesh from 1964 until a large epidemic in 2000 established the virus. We trace dengue from the time it was first identified in Bangladesh and identify factors favourable to future dengue haemorrhagic fever epidemics. The epidemic in 2000 was likely due to introduction of a dengue virus strain from a nearby endemic country, probably Thailand. Cessation of dichlorodiphenyltrichloroethane (DDT) spraying, climatic, socio-demographic, and lifestyle factors also contributed to epidemic transmission. The largest number of cases was notified in 2002 and since then reported outbreaks have generally declined, although with increased notifications in alternate years. The apparent decline might be partially due to public awareness with consequent reduction in mosquito breeding and increased prevalence of immunity. However, passive hospital-based surveillance has changed with mandatory serological confirmation now required for case reporting. Further, a large number of cases remain undetected because only patients with severe dengue require hospitalisation. Thus, the reduction in notification numbers may be an artefact of the surveillance system. Indeed, population-based serological survey indicates that dengue transmission continues to be common. In the future, the absence of active interventions, unplanned urbanisation, environmental deterioration, increasing population mobility, and economic factors will heighten dengue risk. Projected increases in temperature and rainfall may exacerbate this.&quot;,&quot;publisher&quot;:&quot;Trans R Soc Trop Med Hyg&quot;,&quot;issue&quot;:&quot;10&quot;,&quot;volume&quot;:&quot;109&quot;},&quot;isTemporary&quot;:false}]},{&quot;citationID&quot;:&quot;MENDELEY_CITATION_43291460-c971-4444-b34c-7ae06716441d&quot;,&quot;properties&quot;:{&quot;noteIndex&quot;:0},&quot;isEdited&quot;:false,&quot;manualOverride&quot;:{&quot;isManuallyOverridden&quot;:false,&quot;citeprocText&quot;:&quot;(Ahsan et al. 2021, Haider, Hasan, Khalil, et al. 2023)&quot;,&quot;manualOverrideText&quot;:&quot;&quot;},&quot;citationTag&quot;:&quot;MENDELEY_CITATION_v3_eyJjaXRhdGlvbklEIjoiTUVOREVMRVlfQ0lUQVRJT05fNDMyOTE0NjAtYzk3MS00NDQ0LWIzNGMtN2FlMDY3MTY0NDFkIiwicHJvcGVydGllcyI6eyJub3RlSW5kZXgiOjB9LCJpc0VkaXRlZCI6ZmFsc2UsIm1hbnVhbE92ZXJyaWRlIjp7ImlzTWFudWFsbHlPdmVycmlkZGVuIjpmYWxzZSwiY2l0ZXByb2NUZXh0IjoiKEFoc2FuIGV0IGFsLiAyMDIxLCBIYWlkZXIsIEhhc2FuLCBLaGFsaWwsIGV0IGFsLiAyMDIzKS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&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id&quot;:&quot;3289741e-c9a8-3118-ab1b-7c4f44fbde6b&quot;,&quot;itemData&quot;:{&quot;type&quot;:&quot;article-journal&quot;,&quot;id&quot;:&quot;3289741e-c9a8-3118-ab1b-7c4f44fbde6b&quot;,&quot;title&quot;:&quot;Possible Drivers of the 2019 Dengue Outbreak in Bangladesh: The Need for a Robust Community-Level Surveillance System.&quot;,&quot;author&quot;:[{&quot;family&quot;:&quot;Ahsan&quot;,&quot;given&quot;:&quot;Atik&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Benfield&quot;,&quot;given&quot;:&quot;Camilla&quot;,&quot;parse-names&quot;:false,&quot;dropping-particle&quot;:&quot;&quot;,&quot;non-dropping-particle&quot;:&quot;&quot;}],&quot;container-title&quot;:&quot;Journal of medical entomology&quot;,&quot;container-title-short&quot;:&quot;J Med Entomol&quot;,&quot;editor&quot;:[{&quot;family&quot;:&quot;Reisen&quot;,&quot;given&quot;:&quot;William&quot;,&quot;parse-names&quot;:false,&quot;dropping-particle&quot;:&quot;&quot;,&quot;non-dropping-particle&quot;:&quot;&quot;}],&quot;DOI&quot;:&quot;10.1093/jme/tjaa150&quot;,&quot;ISSN&quot;:&quot;1938-2928&quot;,&quot;PMID&quot;:&quot;32725192&quot;,&quot;URL&quot;:&quot;https://academic.oup.com/jme/advance-article/doi/10.1093/jme/tjaa150/5877896&quot;,&quot;issued&quot;:{&quot;date-parts&quot;:[[2021,7,12]]},&quot;page&quot;:&quot;37-39&quot;,&quot;abstract&quot;:&quot;Bangladesh experienced its largest dengue virus (DENV) outbreak in 2019, with 101,354 patients admitted to hospital with either laboratory-confirmed or clinical diagnosis. By contrast, the cumulative number of dengue patients admitted to hospitals in the previous 19 yr (2000–2018) was 50,674 (Institute of Epidemiology Disease Control and Research 2019). Herein, we discuss the potential drivers contributing to the unprecedented 2019 DENV outbreak in Bangladesh.&quot;,&quot;issue&quot;:&quot;1&quot;,&quot;volume&quot;:&quot;58&quot;},&quot;isTemporary&quot;:false}]},{&quot;citationID&quot;:&quot;MENDELEY_CITATION_e67b32c7-d0a5-439a-b7b5-84d4b8b24c98&quot;,&quot;properties&quot;:{&quot;noteIndex&quot;:0},&quot;isEdited&quot;:false,&quot;manualOverride&quot;:{&quot;isManuallyOverridden&quot;:false,&quot;citeprocText&quot;:&quot;(Salje et al. 2019a)&quot;,&quot;manualOverrideText&quot;:&quot;&quot;},&quot;citationTag&quot;:&quot;MENDELEY_CITATION_v3_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&quot;,&quot;citationItems&quot;:[{&quot;id&quot;:&quot;4fc8e5e2-9569-358f-a488-cd15bdabf57e&quot;,&quot;itemData&quot;:{&quot;type&quot;:&quot;article-journal&quot;,&quot;id&quot;:&quot;4fc8e5e2-9569-358f-a488-cd15bdabf57e&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accessed&quot;:{&quot;date-parts&quot;:[[2023,5,15]]},&quot;DOI&quot;:&quot;10.7554/ELIFE.42869&quot;,&quot;ISSN&quot;:&quot;2050084X&quot;,&quot;PMID&quot;:&quot;30958263&quot;,&quot;URL&quot;:&quot;/pmc/articles/PMC6513551/&quot;,&quot;issued&quot;:{&quot;date-parts&quot;:[[2019]]},&quot;abstract&quot;:&quo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quot;,&quot;publisher&quot;:&quot;eLife Sciences Publications, Ltd&quot;,&quot;volume&quot;:&quot;8&quot;},&quot;isTemporary&quot;:false}]},{&quot;citationID&quot;:&quot;MENDELEY_CITATION_a37999c8-bbf4-4601-ac1f-fad7e27243ff&quot;,&quot;properties&quot;:{&quot;noteIndex&quot;:0},&quot;isEdited&quot;:false,&quot;manualOverride&quot;:{&quot;isManuallyOverridden&quot;:false,&quot;citeprocText&quot;:&quot;(Ahsan et al. 2021)&quot;,&quot;manualOverrideText&quot;:&quot;&quot;},&quot;citationItems&quot;:[{&quot;id&quot;:&quot;3289741e-c9a8-3118-ab1b-7c4f44fbde6b&quot;,&quot;itemData&quot;:{&quot;type&quot;:&quot;article-journal&quot;,&quot;id&quot;:&quot;3289741e-c9a8-3118-ab1b-7c4f44fbde6b&quot;,&quot;title&quot;:&quot;Possible Drivers of the 2019 Dengue Outbreak in Bangladesh: The Need for a Robust Community-Level Surveillance System.&quot;,&quot;author&quot;:[{&quot;family&quot;:&quot;Ahsan&quot;,&quot;given&quot;:&quot;Atik&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Benfield&quot;,&quot;given&quot;:&quot;Camilla&quot;,&quot;parse-names&quot;:false,&quot;dropping-particle&quot;:&quot;&quot;,&quot;non-dropping-particle&quot;:&quot;&quot;}],&quot;container-title&quot;:&quot;Journal of medical entomology&quot;,&quot;container-title-short&quot;:&quot;J Med Entomol&quot;,&quot;editor&quot;:[{&quot;family&quot;:&quot;Reisen&quot;,&quot;given&quot;:&quot;William&quot;,&quot;parse-names&quot;:false,&quot;dropping-particle&quot;:&quot;&quot;,&quot;non-dropping-particle&quot;:&quot;&quot;}],&quot;DOI&quot;:&quot;10.1093/jme/tjaa150&quot;,&quot;ISSN&quot;:&quot;1938-2928&quot;,&quot;PMID&quot;:&quot;32725192&quot;,&quot;URL&quot;:&quot;https://academic.oup.com/jme/advance-article/doi/10.1093/jme/tjaa150/5877896&quot;,&quot;issued&quot;:{&quot;date-parts&quot;:[[2021,7,12]]},&quot;page&quot;:&quot;37-39&quot;,&quot;abstract&quot;:&quot;Bangladesh experienced its largest dengue virus (DENV) outbreak in 2019, with 101,354 patients admitted to hospital with either laboratory-confirmed or clinical diagnosis. By contrast, the cumulative number of dengue patients admitted to hospitals in the previous 19 yr (2000–2018) was 50,674 (Institute of Epidemiology Disease Control and Research 2019). Herein, we discuss the potential drivers contributing to the unprecedented 2019 DENV outbreak in Bangladesh.&quot;,&quot;issue&quot;:&quot;1&quot;,&quot;volume&quot;:&quot;58&quot;},&quot;isTemporary&quot;:false}],&quot;citationTag&quot;:&quot;MENDELEY_CITATION_v3_eyJjaXRhdGlvbklEIjoiTUVOREVMRVlfQ0lUQVRJT05fYTM3OTk5YzgtYmJmNC00NjAxLWFjMWYtZmFkN2UyNzI0M2ZmIiwicHJvcGVydGllcyI6eyJub3RlSW5kZXgiOjB9LCJpc0VkaXRlZCI6ZmFsc2UsIm1hbnVhbE92ZXJyaWRlIjp7ImlzTWFudWFsbHlPdmVycmlkZGVuIjpmYWxzZSwiY2l0ZXByb2NUZXh0IjoiKEFoc2FuIGV0IGFsLiAyMDIxKS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quot;},{&quot;citationID&quot;:&quot;MENDELEY_CITATION_e2649671-6cf3-495e-8e2e-4e13e69e8663&quot;,&quot;properties&quot;:{&quot;noteIndex&quot;:0},&quot;isEdited&quot;:false,&quot;manualOverride&quot;:{&quot;isManuallyOverridden&quot;:false,&quot;citeprocText&quot;:&quot;(Ahsan et al. 2021, Haider, Hasan, Khalil, et al. 2023)&quot;,&quot;manualOverrideText&quot;:&quot;&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id&quot;:&quot;3289741e-c9a8-3118-ab1b-7c4f44fbde6b&quot;,&quot;itemData&quot;:{&quot;type&quot;:&quot;article-journal&quot;,&quot;id&quot;:&quot;3289741e-c9a8-3118-ab1b-7c4f44fbde6b&quot;,&quot;title&quot;:&quot;Possible Drivers of the 2019 Dengue Outbreak in Bangladesh: The Need for a Robust Community-Level Surveillance System.&quot;,&quot;author&quot;:[{&quot;family&quot;:&quot;Ahsan&quot;,&quot;given&quot;:&quot;Atik&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Benfield&quot;,&quot;given&quot;:&quot;Camilla&quot;,&quot;parse-names&quot;:false,&quot;dropping-particle&quot;:&quot;&quot;,&quot;non-dropping-particle&quot;:&quot;&quot;}],&quot;container-title&quot;:&quot;Journal of medical entomology&quot;,&quot;container-title-short&quot;:&quot;J Med Entomol&quot;,&quot;editor&quot;:[{&quot;family&quot;:&quot;Reisen&quot;,&quot;given&quot;:&quot;William&quot;,&quot;parse-names&quot;:false,&quot;dropping-particle&quot;:&quot;&quot;,&quot;non-dropping-particle&quot;:&quot;&quot;}],&quot;DOI&quot;:&quot;10.1093/jme/tjaa150&quot;,&quot;ISSN&quot;:&quot;1938-2928&quot;,&quot;PMID&quot;:&quot;32725192&quot;,&quot;URL&quot;:&quot;https://academic.oup.com/jme/advance-article/doi/10.1093/jme/tjaa150/5877896&quot;,&quot;issued&quot;:{&quot;date-parts&quot;:[[2021,7,12]]},&quot;page&quot;:&quot;37-39&quot;,&quot;abstract&quot;:&quot;Bangladesh experienced its largest dengue virus (DENV) outbreak in 2019, with 101,354 patients admitted to hospital with either laboratory-confirmed or clinical diagnosis. By contrast, the cumulative number of dengue patients admitted to hospitals in the previous 19 yr (2000–2018) was 50,674 (Institute of Epidemiology Disease Control and Research 2019). Herein, we discuss the potential drivers contributing to the unprecedented 2019 DENV outbreak in Bangladesh.&quot;,&quot;issue&quot;:&quot;1&quot;,&quot;volume&quot;:&quot;58&quot;},&quot;isTemporary&quot;:false}],&quot;citationTag&quot;:&quot;MENDELEY_CITATION_v3_eyJjaXRhdGlvbklEIjoiTUVOREVMRVlfQ0lUQVRJT05fZTI2NDk2NzEtNmNmMy00OTVlLThlMmUtNGUxM2U2OWU4NjYzIiwicHJvcGVydGllcyI6eyJub3RlSW5kZXgiOjB9LCJpc0VkaXRlZCI6ZmFsc2UsIm1hbnVhbE92ZXJyaWRlIjp7ImlzTWFudWFsbHlPdmVycmlkZGVuIjpmYWxzZSwiY2l0ZXByb2NUZXh0IjoiKEFoc2FuIGV0IGFsLiAyMDIxLCBIYWlkZXIsIEhhc2FuLCBLaGFsaWwsIGV0IGFsLiAyMDIzKS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&quot;},{&quot;citationID&quot;:&quot;MENDELEY_CITATION_881e25b9-7abf-43c5-9dec-1ef1e9f9588f&quot;,&quot;properties&quot;:{&quot;noteIndex&quot;:0},&quot;isEdited&quot;:false,&quot;manualOverride&quot;:{&quot;isManuallyOverridden&quot;:false,&quot;citeprocText&quot;:&quot;(Hsan et al. 2019, Kayesh et al. 2023)&quot;,&quot;manualOverrideText&quot;:&quot;&quot;},&quot;citationTag&quot;:&quot;MENDELEY_CITATION_v3_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&quot;,&quot;citationItems&quot;:[{&quot;id&quot;:&quot;7ef78904-0524-3573-91b8-b0cef1c6347b&quot;,&quot;itemData&quot;:{&quot;type&quot;:&quot;article-journal&quot;,&quot;id&quot;:&quot;7ef78904-0524-3573-91b8-b0cef1c6347b&quot;,&quot;title&quot;:&quot;Increasing Dengue Burden and Severe Dengue Risk in Bangladesh: An Overview&quot;,&quot;author&quot;:[{&quot;family&quot;:&quot;Kayesh&quot;,&quot;given&quot;:&quot;Mohammad Enamul Hoque&quot;,&quot;parse-names&quot;:false,&quot;dropping-particle&quot;:&quot;&quot;,&quot;non-dropping-particle&quot;:&quot;&quot;},{&quot;family&quot;:&quot;Khalil&quot;,&quot;given&quot;:&quot;Ibrahim&quot;,&quot;parse-names&quot;:false,&quot;dropping-particle&quot;:&quot;&quot;,&quot;non-dropping-particle&quot;:&quot;&quot;},{&quot;family&quot;:&quot;Kohara&quot;,&quot;given&quot;:&quot;Michinori&quot;,&quot;parse-names&quot;:false,&quot;dropping-particle&quot;:&quot;&quot;,&quot;non-dropping-particle&quot;:&quot;&quot;},{&quot;family&quot;:&quot;Tsukiyama-Kohara&quot;,&quot;given&quot;:&quot;Kyoko&quot;,&quot;parse-names&quot;:false,&quot;dropping-particle&quot;:&quot;&quot;,&quot;non-dropping-particle&quot;:&quot;&quot;}],&quot;container-title&quot;:&quot;Tropical Medicine and Infectious Disease 2023, Vol. 8, Page 32&quot;,&quot;accessed&quot;:{&quot;date-parts&quot;:[[2023,5,15]]},&quot;DOI&quot;:&quot;10.3390/TROPICALMED8010032&quot;,&quot;ISSN&quot;:&quot;2414-6366&quot;,&quot;URL&quot;:&quot;https://www.mdpi.com/2414-6366/8/1/32/htm&quot;,&quot;issued&quot;:{&quot;date-parts&quot;:[[2023,1,3]]},&quot;page&quot;:&quot;32&quot;,&quot;abstract&quot;:&quot;Dengue is a prevalent and rapidly spreading mosquito-borne viral disease affecting humans. The geographic range of dengue is expanding, and much like in many other tropical regions of the world, dengue has become a major public health issue in Bangladesh. Until a large epidemic dengue outbreak in 2000, sporadic outbreaks have occurred in Bangladesh since 1964. After 2000, varying intensities of dengue activity were observed each year until 2018. However, in 2019, Bangladesh experienced the largest dengue epidemic in its history, with 101,354 dengue cases and 164 dengue-related deaths. Notably, this outbreak occurred in many regions that were previously considered free of the disease. As of 10 December 2022, a total of 60,078 dengue cases and 266 dengue-related deaths were reported in Bangladesh, with the 2022 outbreak being the second largest since 2000. There is an increased genetic diversity of the dengue virus (DENV) in Bangladesh and all four DENV serotypes are prevalent and co-circulating, which increases the risk for severe dengue owing to the antibody-dependent enhancement effect. Vector control remains the mainstay of dengue outbreak prevention; however, the vector control programs adopted in Bangladesh seem inadequate, requiring improved vector control strategies. In this review, we provide an overview of the epidemiology of DENV infection and the risks for a severe dengue outbreak in Bangladesh. Additionally, we discuss different dengue vector control strategies, from which the most suitable and effective measures can be applied in the context of Bangladesh for tackling future dengue epidemics.&quot;,&quot;publisher&quot;:&quot;Multidisciplinary Digital Publishing Institute&quot;,&quot;issue&quot;:&quot;1&quot;,&quot;volume&quot;:&quot;8&quot;,&quot;container-title-short&quot;:&quot;&quot;},&quot;isTemporary&quot;:false},{&quot;id&quot;:&quot;eeb2fb96-f5c6-3b8b-985b-6a1485e74fe8&quot;,&quot;itemData&quot;:{&quot;type&quot;:&quot;article-journal&quot;,&quot;id&quot;:&quot;eeb2fb96-f5c6-3b8b-985b-6a1485e74fe8&quot;,&quot;title&quot;:&quot;Unprecedented rise in dengue outbreaks in Bangladesh&quot;,&quot;author&quot;:[{&quot;family&quot;:&quot;Hsan&quot;,&quot;given&quot;:&quot;Kamrul&quot;,&quot;parse-names&quot;:false,&quot;dropping-particle&quot;:&quot;&quot;,&quot;non-dropping-particle&quot;:&quot;&quot;},{&quot;family&quot;:&quot;Hossain&quot;,&quot;given&quot;:&quot;Md Mahfuz&quot;,&quot;parse-names&quot;:false,&quot;dropping-particle&quot;:&quot;&quot;,&quot;non-dropping-particle&quot;:&quot;&quot;},{&quot;family&quot;:&quot;Sarwar&quot;,&quot;given&quot;:&quot;Md Shanjid&quot;,&quot;parse-names&quot;:false,&quot;dropping-particle&quot;:&quot;&quot;,&quot;non-dropping-particle&quot;:&quot;&quot;},{&quot;family&quot;:&quot;Wilder-Smith&quot;,&quot;given&quot;:&quot;Annelies&quot;,&quot;parse-names&quot;:false,&quot;dropping-particle&quot;:&quot;&quot;,&quot;non-dropping-particle&quot;:&quot;&quot;},{&quot;family&quot;:&quot;Gozal&quot;,&quot;given&quot;:&quot;David&quot;,&quot;parse-names&quot;:false,&quot;dropping-particle&quot;:&quot;&quot;,&quot;non-dropping-particle&quot;:&quot;&quot;}],&quot;container-title&quot;:&quot;The Lancet Infectious Diseases&quot;,&quot;container-title-short&quot;:&quot;Lancet Infect Dis&quot;,&quot;accessed&quot;:{&quot;date-parts&quot;:[[2023,5,15]]},&quot;DOI&quot;:&quot;10.1016/S1473-3099(19)30616-4&quot;,&quot;ISSN&quot;:&quot;14744457&quot;,&quot;PMID&quot;:&quot;31782396&quot;,&quot;URL&quot;:&quot;http://www.thelancet.com/article/S1473309919306164/fulltext&quot;,&quot;issued&quot;:{&quot;date-parts&quot;:[[2019,12,1]]},&quot;page&quot;:&quot;1287&quot;,&quot;publisher&quot;:&quot;Lancet Publishing Group&quot;,&quot;issue&quot;:&quot;12&quot;,&quot;volume&quot;:&quot;19&quot;},&quot;isTemporary&quot;:false}]},{&quot;citationID&quot;:&quot;MENDELEY_CITATION_265c187b-415d-4458-98c6-3ec0d8b8f6e4&quot;,&quot;properties&quot;:{&quot;noteIndex&quot;:0},&quot;isEdited&quot;:false,&quot;manualOverride&quot;:{&quot;isManuallyOverridden&quot;:false,&quot;citeprocText&quot;:&quot;(DGHS 2023)&quot;,&quot;manualOverrideText&quot;:&quot;&quot;},&quot;citationTag&quot;:&quot;MENDELEY_CITATION_v3_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&quot;,&quot;citationItems&quot;:[{&quot;id&quot;:&quot;9dd102fa-f8b5-3f69-b0d9-7c0ee6d3c4b2&quot;,&quot;itemData&quot;:{&quot;type&quot;:&quot;webpage&quot;,&quot;id&quot;:&quot;9dd102fa-f8b5-3f69-b0d9-7c0ee6d3c4b2&quot;,&quot;title&quot;:&quot;DGHS&quot;,&quot;author&quot;:[{&quot;family&quot;:&quot;DGHS&quot;,&quot;given&quot;:&quot;&quot;,&quot;parse-names&quot;:false,&quot;dropping-particle&quot;:&quot;&quot;,&quot;non-dropping-particle&quot;:&quot;&quot;}],&quot;accessed&quot;:{&quot;date-parts&quot;:[[2023,5,15]]},&quot;URL&quot;:&quot;https://old.dghs.gov.bd/index.php/bd/home/5200-daily-dengue-status-report&quot;,&quot;issued&quot;:{&quot;date-parts&quot;:[[2023]]},&quot;container-title-short&quot;:&quot;&quot;},&quot;isTemporary&quot;:false}]},{&quot;citationID&quot;:&quot;MENDELEY_CITATION_2e01d5fe-3c86-452c-a57f-d28c5d185bff&quot;,&quot;properties&quot;:{&quot;noteIndex&quot;:0},&quot;isEdited&quot;:false,&quot;manualOverride&quot;:{&quot;isManuallyOverridden&quot;:false,&quot;citeprocText&quot;:&quot;(Haider, Hasan, Khalil, et al. 2023)&quot;,&quot;manualOverrideText&quot;:&quot;&quot;},&quot;citationTag&quot;:&quot;MENDELEY_CITATION_v3_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&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ebd11301-754b-4135-803a-7cbbb4f12ab5&quot;,&quot;properties&quot;:{&quot;noteIndex&quot;:0},&quot;isEdited&quot;:false,&quot;manualOverride&quot;:{&quot;isManuallyOverridden&quot;:false,&quot;citeprocText&quot;:&quot;(Mutsuddy et al. 2019)&quot;,&quot;manualOverrideText&quot;:&quot;&quot;},&quot;citationTag&quot;:&quot;MENDELEY_CITATION_v3_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&quot;,&quot;citationItems&quot;:[{&quot;id&quot;:&quot;5806cfdd-7f37-398a-8733-efb95611d598&quot;,&quot;itemData&quot;:{&quot;type&quot;:&quot;article-journal&quot;,&quot;id&quot;:&quot;5806cfdd-7f37-398a-8733-efb95611d598&quot;,&quot;title&quot;:&quot;Dengue Situation in Bangladesh: An Epidemiological Shift in terms of Morbidity and Mortality&quot;,&quot;author&quot;:[{&quot;family&quot;:&quot;Mutsuddy&quot;,&quot;given&quot;:&quot;Pulak&quot;,&quot;parse-names&quot;:false,&quot;dropping-particle&quot;:&quot;&quot;,&quot;non-dropping-particle&quot;:&quot;&quot;},{&quot;family&quot;:&quot;Tahmina Jhora&quot;,&quot;given&quot;:&quot;Sanya&quot;,&quot;parse-names&quot;:false,&quot;dropping-particle&quot;:&quot;&quot;,&quot;non-dropping-particle&quot;:&quot;&quot;},{&quot;family&quot;:&quot;Shamsuzzaman&quot;,&quot;given&quot;:&quot;Abul Khair Mohammad&quot;,&quot;parse-names&quot;:false,&quot;dropping-particle&quot;:&quot;&quot;,&quot;non-dropping-particle&quot;:&quot;&quot;},{&quot;family&quot;:&quot;Kaisar&quot;,&quot;given&quot;:&quot;S. M.Golam&quot;,&quot;parse-names&quot;:false,&quot;dropping-particle&quot;:&quot;&quot;,&quot;non-dropping-particle&quot;:&quot;&quot;},{&quot;family&quot;:&quot;Khan&quot;,&quot;given&quot;:&quot;Md Nasir Ahmed&quot;,&quot;parse-names&quot;:false,&quot;dropping-particle&quot;:&quot;&quot;,&quot;non-dropping-particle&quot;:&quot;&quot;},{&quot;family&quot;:&quot;Dhiman&quot;,&quot;given&quot;:&quot;Sunil&quot;,&quot;parse-names&quot;:false,&quot;dropping-particle&quot;:&quot;&quot;,&quot;non-dropping-particle&quot;:&quot;&quot;}],&quot;container-title&quot;:&quot;The Canadian Journal of Infectious Diseases &amp; Medical Microbiology = Journal Canadien des Maladies Infectieuses et de la Microbiologie Médicale&quot;,&quot;container-title-short&quot;:&quot;Can J Infect Dis Med Microbiol&quot;,&quot;accessed&quot;:{&quot;date-parts&quot;:[[2023,5,15]]},&quot;DOI&quot;:&quot;10.1155/2019/3516284&quot;,&quot;ISSN&quot;:&quot;19181493&quot;,&quot;PMID&quot;:&quot;30962860&quot;,&quot;URL&quot;:&quot;/pmc/articles/PMC6431455/&quot;,&quot;issued&quot;:{&quot;date-parts&quot;:[[2019]]},&quot;abstract&quot;:&quot;The escalating dengue situation in Bangladesh has been emerging as a serious public health problem in terms of morbidity and mortality. Results of analysis of 40,476 cases of Bangladesh occurring during 2000-2017 indicated that 49.73% of the dengue cases occurred during the monsoon season (May-August) and 49.22% during the post-monsoon season (September-December). However, data also showed that, since 2014, these trends have been changing, and dengue cases have been reported during the pre-monsoon season. During 2015-2017, in the pre-monsoon season, the dengue cases were reported to be more than seven times higher compared to the previous 14 years. The findings closely correlate with those of the pre-monsoon Aedes vector survey which revealed the presence of high density of larva and pupa of the dengue vectors in the environment all the year round. In our study, climate changes, such as average rainfall, humidity, and temperature, after 2014, and rapid unplanned urbanization were the strong predictors of an imbalance in the existing ecology that has led to increase in dengue cases in 2016 and the emergence of the chikungunya virus for the first time in Bangladesh in 2017. Although 2018 dengue data are relevant but not included in this study due to study time frame, it is interesting to report an increase in the number of dengue cases in pre (2016) and post (2018, which is highest within 18 years) chikungunya outbreak, which favors the study hypothesis. Despite the efforts to control dengue, based primarily on the vector control and case management, the burden and costs of the disease and similar vector-borne diseases will continue to grow in future in our country. Developing a cost-effective vaccine against all the 4 strains of dengue remains a challenge. The CDC, in collaboration with other research organizations, may come forward to initiate and coordinate a large-scale randomized clinical trial of an effective dengue vaccine in Bangladesh.&quot;,&quot;publisher&quot;:&quot;Hindawi Limited&quot;,&quot;volume&quot;:&quot;2019&quot;},&quot;isTemporary&quot;:false}]},{&quot;citationID&quot;:&quot;MENDELEY_CITATION_e349e816-0d27-439f-a018-289e99b15c08&quot;,&quot;properties&quot;:{&quot;noteIndex&quot;:0},&quot;isEdited&quot;:false,&quot;manualOverride&quot;:{&quot;isManuallyOverridden&quot;:false,&quot;citeprocText&quot;:&quot;(Mutsuddy et al. 2019)&quot;,&quot;manualOverrideText&quot;:&quot;&quot;},&quot;citationTag&quot;:&quot;MENDELEY_CITATION_v3_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&quot;,&quot;citationItems&quot;:[{&quot;id&quot;:&quot;5806cfdd-7f37-398a-8733-efb95611d598&quot;,&quot;itemData&quot;:{&quot;type&quot;:&quot;article-journal&quot;,&quot;id&quot;:&quot;5806cfdd-7f37-398a-8733-efb95611d598&quot;,&quot;title&quot;:&quot;Dengue Situation in Bangladesh: An Epidemiological Shift in terms of Morbidity and Mortality&quot;,&quot;author&quot;:[{&quot;family&quot;:&quot;Mutsuddy&quot;,&quot;given&quot;:&quot;Pulak&quot;,&quot;parse-names&quot;:false,&quot;dropping-particle&quot;:&quot;&quot;,&quot;non-dropping-particle&quot;:&quot;&quot;},{&quot;family&quot;:&quot;Tahmina Jhora&quot;,&quot;given&quot;:&quot;Sanya&quot;,&quot;parse-names&quot;:false,&quot;dropping-particle&quot;:&quot;&quot;,&quot;non-dropping-particle&quot;:&quot;&quot;},{&quot;family&quot;:&quot;Shamsuzzaman&quot;,&quot;given&quot;:&quot;Abul Khair Mohammad&quot;,&quot;parse-names&quot;:false,&quot;dropping-particle&quot;:&quot;&quot;,&quot;non-dropping-particle&quot;:&quot;&quot;},{&quot;family&quot;:&quot;Kaisar&quot;,&quot;given&quot;:&quot;S. M.Golam&quot;,&quot;parse-names&quot;:false,&quot;dropping-particle&quot;:&quot;&quot;,&quot;non-dropping-particle&quot;:&quot;&quot;},{&quot;family&quot;:&quot;Khan&quot;,&quot;given&quot;:&quot;Md Nasir Ahmed&quot;,&quot;parse-names&quot;:false,&quot;dropping-particle&quot;:&quot;&quot;,&quot;non-dropping-particle&quot;:&quot;&quot;},{&quot;family&quot;:&quot;Dhiman&quot;,&quot;given&quot;:&quot;Sunil&quot;,&quot;parse-names&quot;:false,&quot;dropping-particle&quot;:&quot;&quot;,&quot;non-dropping-particle&quot;:&quot;&quot;}],&quot;container-title&quot;:&quot;The Canadian Journal of Infectious Diseases &amp; Medical Microbiology = Journal Canadien des Maladies Infectieuses et de la Microbiologie Médicale&quot;,&quot;container-title-short&quot;:&quot;Can J Infect Dis Med Microbiol&quot;,&quot;accessed&quot;:{&quot;date-parts&quot;:[[2023,5,15]]},&quot;DOI&quot;:&quot;10.1155/2019/3516284&quot;,&quot;ISSN&quot;:&quot;19181493&quot;,&quot;PMID&quot;:&quot;30962860&quot;,&quot;URL&quot;:&quot;/pmc/articles/PMC6431455/&quot;,&quot;issued&quot;:{&quot;date-parts&quot;:[[2019]]},&quot;abstract&quot;:&quot;The escalating dengue situation in Bangladesh has been emerging as a serious public health problem in terms of morbidity and mortality. Results of analysis of 40,476 cases of Bangladesh occurring during 2000-2017 indicated that 49.73% of the dengue cases occurred during the monsoon season (May-August) and 49.22% during the post-monsoon season (September-December). However, data also showed that, since 2014, these trends have been changing, and dengue cases have been reported during the pre-monsoon season. During 2015-2017, in the pre-monsoon season, the dengue cases were reported to be more than seven times higher compared to the previous 14 years. The findings closely correlate with those of the pre-monsoon Aedes vector survey which revealed the presence of high density of larva and pupa of the dengue vectors in the environment all the year round. In our study, climate changes, such as average rainfall, humidity, and temperature, after 2014, and rapid unplanned urbanization were the strong predictors of an imbalance in the existing ecology that has led to increase in dengue cases in 2016 and the emergence of the chikungunya virus for the first time in Bangladesh in 2017. Although 2018 dengue data are relevant but not included in this study due to study time frame, it is interesting to report an increase in the number of dengue cases in pre (2016) and post (2018, which is highest within 18 years) chikungunya outbreak, which favors the study hypothesis. Despite the efforts to control dengue, based primarily on the vector control and case management, the burden and costs of the disease and similar vector-borne diseases will continue to grow in future in our country. Developing a cost-effective vaccine against all the 4 strains of dengue remains a challenge. The CDC, in collaboration with other research organizations, may come forward to initiate and coordinate a large-scale randomized clinical trial of an effective dengue vaccine in Bangladesh.&quot;,&quot;publisher&quot;:&quot;Hindawi Limited&quot;,&quot;volume&quot;:&quot;2019&quot;},&quot;isTemporary&quot;:false}]},{&quot;citationID&quot;:&quot;MENDELEY_CITATION_c1047921-3d95-4e40-a0e8-83de1426aa0e&quot;,&quot;properties&quot;:{&quot;noteIndex&quot;:0},&quot;isEdited&quot;:false,&quot;manualOverride&quot;:{&quot;isManuallyOverridden&quot;:false,&quot;citeprocText&quot;:&quot;(Mutsuddy et al. 2019)&quot;,&quot;manualOverrideText&quot;:&quot;&quot;},&quot;citationTag&quot;:&quot;MENDELEY_CITATION_v3_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&quot;,&quot;citationItems&quot;:[{&quot;id&quot;:&quot;5806cfdd-7f37-398a-8733-efb95611d598&quot;,&quot;itemData&quot;:{&quot;type&quot;:&quot;article-journal&quot;,&quot;id&quot;:&quot;5806cfdd-7f37-398a-8733-efb95611d598&quot;,&quot;title&quot;:&quot;Dengue Situation in Bangladesh: An Epidemiological Shift in terms of Morbidity and Mortality&quot;,&quot;author&quot;:[{&quot;family&quot;:&quot;Mutsuddy&quot;,&quot;given&quot;:&quot;Pulak&quot;,&quot;parse-names&quot;:false,&quot;dropping-particle&quot;:&quot;&quot;,&quot;non-dropping-particle&quot;:&quot;&quot;},{&quot;family&quot;:&quot;Tahmina Jhora&quot;,&quot;given&quot;:&quot;Sanya&quot;,&quot;parse-names&quot;:false,&quot;dropping-particle&quot;:&quot;&quot;,&quot;non-dropping-particle&quot;:&quot;&quot;},{&quot;family&quot;:&quot;Shamsuzzaman&quot;,&quot;given&quot;:&quot;Abul Khair Mohammad&quot;,&quot;parse-names&quot;:false,&quot;dropping-particle&quot;:&quot;&quot;,&quot;non-dropping-particle&quot;:&quot;&quot;},{&quot;family&quot;:&quot;Kaisar&quot;,&quot;given&quot;:&quot;S. M.Golam&quot;,&quot;parse-names&quot;:false,&quot;dropping-particle&quot;:&quot;&quot;,&quot;non-dropping-particle&quot;:&quot;&quot;},{&quot;family&quot;:&quot;Khan&quot;,&quot;given&quot;:&quot;Md Nasir Ahmed&quot;,&quot;parse-names&quot;:false,&quot;dropping-particle&quot;:&quot;&quot;,&quot;non-dropping-particle&quot;:&quot;&quot;},{&quot;family&quot;:&quot;Dhiman&quot;,&quot;given&quot;:&quot;Sunil&quot;,&quot;parse-names&quot;:false,&quot;dropping-particle&quot;:&quot;&quot;,&quot;non-dropping-particle&quot;:&quot;&quot;}],&quot;container-title&quot;:&quot;The Canadian Journal of Infectious Diseases &amp; Medical Microbiology = Journal Canadien des Maladies Infectieuses et de la Microbiologie Médicale&quot;,&quot;container-title-short&quot;:&quot;Can J Infect Dis Med Microbiol&quot;,&quot;accessed&quot;:{&quot;date-parts&quot;:[[2023,5,15]]},&quot;DOI&quot;:&quot;10.1155/2019/3516284&quot;,&quot;ISSN&quot;:&quot;19181493&quot;,&quot;PMID&quot;:&quot;30962860&quot;,&quot;URL&quot;:&quot;/pmc/articles/PMC6431455/&quot;,&quot;issued&quot;:{&quot;date-parts&quot;:[[2019]]},&quot;abstract&quot;:&quot;The escalating dengue situation in Bangladesh has been emerging as a serious public health problem in terms of morbidity and mortality. Results of analysis of 40,476 cases of Bangladesh occurring during 2000-2017 indicated that 49.73% of the dengue cases occurred during the monsoon season (May-August) and 49.22% during the post-monsoon season (September-December). However, data also showed that, since 2014, these trends have been changing, and dengue cases have been reported during the pre-monsoon season. During 2015-2017, in the pre-monsoon season, the dengue cases were reported to be more than seven times higher compared to the previous 14 years. The findings closely correlate with those of the pre-monsoon Aedes vector survey which revealed the presence of high density of larva and pupa of the dengue vectors in the environment all the year round. In our study, climate changes, such as average rainfall, humidity, and temperature, after 2014, and rapid unplanned urbanization were the strong predictors of an imbalance in the existing ecology that has led to increase in dengue cases in 2016 and the emergence of the chikungunya virus for the first time in Bangladesh in 2017. Although 2018 dengue data are relevant but not included in this study due to study time frame, it is interesting to report an increase in the number of dengue cases in pre (2016) and post (2018, which is highest within 18 years) chikungunya outbreak, which favors the study hypothesis. Despite the efforts to control dengue, based primarily on the vector control and case management, the burden and costs of the disease and similar vector-borne diseases will continue to grow in future in our country. Developing a cost-effective vaccine against all the 4 strains of dengue remains a challenge. The CDC, in collaboration with other research organizations, may come forward to initiate and coordinate a large-scale randomized clinical trial of an effective dengue vaccine in Bangladesh.&quot;,&quot;publisher&quot;:&quot;Hindawi Limited&quot;,&quot;volume&quot;:&quot;2019&quot;},&quot;isTemporary&quot;:false}]},{&quot;citationID&quot;:&quot;MENDELEY_CITATION_227b66b6-e51a-4793-ba7d-630caf20f5b7&quot;,&quot;properties&quot;:{&quot;noteIndex&quot;:0},&quot;isEdited&quot;:false,&quot;manualOverride&quot;:{&quot;isManuallyOverridden&quot;:false,&quot;citeprocText&quot;:&quot;(Mutsuddy et al. 2019)&quot;,&quot;manualOverrideText&quot;:&quot;&quot;},&quot;citationTag&quot;:&quot;MENDELEY_CITATION_v3_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&quot;,&quot;citationItems&quot;:[{&quot;id&quot;:&quot;5806cfdd-7f37-398a-8733-efb95611d598&quot;,&quot;itemData&quot;:{&quot;type&quot;:&quot;article-journal&quot;,&quot;id&quot;:&quot;5806cfdd-7f37-398a-8733-efb95611d598&quot;,&quot;title&quot;:&quot;Dengue Situation in Bangladesh: An Epidemiological Shift in terms of Morbidity and Mortality&quot;,&quot;author&quot;:[{&quot;family&quot;:&quot;Mutsuddy&quot;,&quot;given&quot;:&quot;Pulak&quot;,&quot;parse-names&quot;:false,&quot;dropping-particle&quot;:&quot;&quot;,&quot;non-dropping-particle&quot;:&quot;&quot;},{&quot;family&quot;:&quot;Tahmina Jhora&quot;,&quot;given&quot;:&quot;Sanya&quot;,&quot;parse-names&quot;:false,&quot;dropping-particle&quot;:&quot;&quot;,&quot;non-dropping-particle&quot;:&quot;&quot;},{&quot;family&quot;:&quot;Shamsuzzaman&quot;,&quot;given&quot;:&quot;Abul Khair Mohammad&quot;,&quot;parse-names&quot;:false,&quot;dropping-particle&quot;:&quot;&quot;,&quot;non-dropping-particle&quot;:&quot;&quot;},{&quot;family&quot;:&quot;Kaisar&quot;,&quot;given&quot;:&quot;S. M.Golam&quot;,&quot;parse-names&quot;:false,&quot;dropping-particle&quot;:&quot;&quot;,&quot;non-dropping-particle&quot;:&quot;&quot;},{&quot;family&quot;:&quot;Khan&quot;,&quot;given&quot;:&quot;Md Nasir Ahmed&quot;,&quot;parse-names&quot;:false,&quot;dropping-particle&quot;:&quot;&quot;,&quot;non-dropping-particle&quot;:&quot;&quot;},{&quot;family&quot;:&quot;Dhiman&quot;,&quot;given&quot;:&quot;Sunil&quot;,&quot;parse-names&quot;:false,&quot;dropping-particle&quot;:&quot;&quot;,&quot;non-dropping-particle&quot;:&quot;&quot;}],&quot;container-title&quot;:&quot;The Canadian Journal of Infectious Diseases &amp; Medical Microbiology = Journal Canadien des Maladies Infectieuses et de la Microbiologie Médicale&quot;,&quot;container-title-short&quot;:&quot;Can J Infect Dis Med Microbiol&quot;,&quot;accessed&quot;:{&quot;date-parts&quot;:[[2023,5,15]]},&quot;DOI&quot;:&quot;10.1155/2019/3516284&quot;,&quot;ISSN&quot;:&quot;19181493&quot;,&quot;PMID&quot;:&quot;30962860&quot;,&quot;URL&quot;:&quot;/pmc/articles/PMC6431455/&quot;,&quot;issued&quot;:{&quot;date-parts&quot;:[[2019]]},&quot;abstract&quot;:&quot;The escalating dengue situation in Bangladesh has been emerging as a serious public health problem in terms of morbidity and mortality. Results of analysis of 40,476 cases of Bangladesh occurring during 2000-2017 indicated that 49.73% of the dengue cases occurred during the monsoon season (May-August) and 49.22% during the post-monsoon season (September-December). However, data also showed that, since 2014, these trends have been changing, and dengue cases have been reported during the pre-monsoon season. During 2015-2017, in the pre-monsoon season, the dengue cases were reported to be more than seven times higher compared to the previous 14 years. The findings closely correlate with those of the pre-monsoon Aedes vector survey which revealed the presence of high density of larva and pupa of the dengue vectors in the environment all the year round. In our study, climate changes, such as average rainfall, humidity, and temperature, after 2014, and rapid unplanned urbanization were the strong predictors of an imbalance in the existing ecology that has led to increase in dengue cases in 2016 and the emergence of the chikungunya virus for the first time in Bangladesh in 2017. Although 2018 dengue data are relevant but not included in this study due to study time frame, it is interesting to report an increase in the number of dengue cases in pre (2016) and post (2018, which is highest within 18 years) chikungunya outbreak, which favors the study hypothesis. Despite the efforts to control dengue, based primarily on the vector control and case management, the burden and costs of the disease and similar vector-borne diseases will continue to grow in future in our country. Developing a cost-effective vaccine against all the 4 strains of dengue remains a challenge. The CDC, in collaboration with other research organizations, may come forward to initiate and coordinate a large-scale randomized clinical trial of an effective dengue vaccine in Bangladesh.&quot;,&quot;publisher&quot;:&quot;Hindawi Limited&quot;,&quot;volume&quot;:&quot;2019&quot;},&quot;isTemporary&quot;:false}]},{&quot;citationID&quot;:&quot;MENDELEY_CITATION_04123fc3-cc9b-4008-816e-101b91c0d2fa&quot;,&quot;properties&quot;:{&quot;noteIndex&quot;:0},&quot;isEdited&quot;:false,&quot;manualOverride&quot;:{&quot;isManuallyOverridden&quot;:false,&quot;citeprocText&quot;:&quot;(DGHS 2023)&quot;,&quot;manualOverrideText&quot;:&quot;&quot;},&quot;citationTag&quot;:&quot;MENDELEY_CITATION_v3_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&quot;,&quot;citationItems&quot;:[{&quot;id&quot;:&quot;9dd102fa-f8b5-3f69-b0d9-7c0ee6d3c4b2&quot;,&quot;itemData&quot;:{&quot;type&quot;:&quot;webpage&quot;,&quot;id&quot;:&quot;9dd102fa-f8b5-3f69-b0d9-7c0ee6d3c4b2&quot;,&quot;title&quot;:&quot;DGHS&quot;,&quot;author&quot;:[{&quot;family&quot;:&quot;DGHS&quot;,&quot;given&quot;:&quot;&quot;,&quot;parse-names&quot;:false,&quot;dropping-particle&quot;:&quot;&quot;,&quot;non-dropping-particle&quot;:&quot;&quot;}],&quot;accessed&quot;:{&quot;date-parts&quot;:[[2023,5,15]]},&quot;URL&quot;:&quot;https://old.dghs.gov.bd/index.php/bd/home/5200-daily-dengue-status-report&quot;,&quot;issued&quot;:{&quot;date-parts&quot;:[[2023]]},&quot;container-title-short&quot;:&quot;&quot;},&quot;isTemporary&quot;:false}]},{&quot;citationID&quot;:&quot;MENDELEY_CITATION_02032f65-65dc-40ea-a8ca-6f25e74d4cbd&quot;,&quot;properties&quot;:{&quot;noteIndex&quot;:0},&quot;isEdited&quot;:false,&quot;manualOverride&quot;:{&quot;isManuallyOverridden&quot;:false,&quot;citeprocText&quot;:&quot;(Ahsan et al. 2021)&quot;,&quot;manualOverrideText&quot;:&quot;&quot;},&quot;citationItems&quot;:[{&quot;id&quot;:&quot;3289741e-c9a8-3118-ab1b-7c4f44fbde6b&quot;,&quot;itemData&quot;:{&quot;type&quot;:&quot;article-journal&quot;,&quot;id&quot;:&quot;3289741e-c9a8-3118-ab1b-7c4f44fbde6b&quot;,&quot;title&quot;:&quot;Possible Drivers of the 2019 Dengue Outbreak in Bangladesh: The Need for a Robust Community-Level Surveillance System.&quot;,&quot;author&quot;:[{&quot;family&quot;:&quot;Ahsan&quot;,&quot;given&quot;:&quot;Atik&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Benfield&quot;,&quot;given&quot;:&quot;Camilla&quot;,&quot;parse-names&quot;:false,&quot;dropping-particle&quot;:&quot;&quot;,&quot;non-dropping-particle&quot;:&quot;&quot;}],&quot;container-title&quot;:&quot;Journal of medical entomology&quot;,&quot;container-title-short&quot;:&quot;J Med Entomol&quot;,&quot;editor&quot;:[{&quot;family&quot;:&quot;Reisen&quot;,&quot;given&quot;:&quot;William&quot;,&quot;parse-names&quot;:false,&quot;dropping-particle&quot;:&quot;&quot;,&quot;non-dropping-particle&quot;:&quot;&quot;}],&quot;DOI&quot;:&quot;10.1093/jme/tjaa150&quot;,&quot;ISSN&quot;:&quot;1938-2928&quot;,&quot;PMID&quot;:&quot;32725192&quot;,&quot;URL&quot;:&quot;https://academic.oup.com/jme/advance-article/doi/10.1093/jme/tjaa150/5877896&quot;,&quot;issued&quot;:{&quot;date-parts&quot;:[[2021,7,12]]},&quot;page&quot;:&quot;37-39&quot;,&quot;abstract&quot;:&quot;Bangladesh experienced its largest dengue virus (DENV) outbreak in 2019, with 101,354 patients admitted to hospital with either laboratory-confirmed or clinical diagnosis. By contrast, the cumulative number of dengue patients admitted to hospitals in the previous 19 yr (2000–2018) was 50,674 (Institute of Epidemiology Disease Control and Research 2019). Herein, we discuss the potential drivers contributing to the unprecedented 2019 DENV outbreak in Bangladesh.&quot;,&quot;issue&quot;:&quot;1&quot;,&quot;volume&quot;:&quot;58&quot;},&quot;isTemporary&quot;:false}],&quot;citationTag&quot;:&quot;MENDELEY_CITATION_v3_eyJjaXRhdGlvbklEIjoiTUVOREVMRVlfQ0lUQVRJT05fMDIwMzJmNjUtNjVkYy00MGVhLWE4Y2EtNmYyNWU3NGQ0Y2JkIiwicHJvcGVydGllcyI6eyJub3RlSW5kZXgiOjB9LCJpc0VkaXRlZCI6ZmFsc2UsIm1hbnVhbE92ZXJyaWRlIjp7ImlzTWFudWFsbHlPdmVycmlkZGVuIjpmYWxzZSwiY2l0ZXByb2NUZXh0IjoiKEFoc2FuIGV0IGFsLiAyMDIxKS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quot;},{&quot;citationID&quot;:&quot;MENDELEY_CITATION_7dcbbfb3-8e14-438a-8f53-f0f275860373&quot;,&quot;properties&quot;:{&quot;noteIndex&quot;:0},&quot;isEdited&quot;:false,&quot;manualOverride&quot;:{&quot;isManuallyOverridden&quot;:false,&quot;citeprocText&quot;:&quot;(BMD 2023)&quot;,&quot;manualOverrideText&quot;:&quot;&quot;},&quot;citationTag&quot;:&quot;MENDELEY_CITATION_v3_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&quot;,&quot;citationItems&quot;:[{&quot;id&quot;:&quot;387ae405-70d9-347e-8114-18fd6f28de02&quot;,&quot;itemData&quot;:{&quot;type&quot;:&quot;webpage&quot;,&quot;id&quot;:&quot;387ae405-70d9-347e-8114-18fd6f28de02&quot;,&quot;title&quot;:&quot;Climate and Weather Data Portal | Bangladesh Meteorological Department&quot;,&quot;author&quot;:[{&quot;family&quot;:&quot;BMD&quot;,&quot;given&quot;:&quot;&quot;,&quot;parse-names&quot;:false,&quot;dropping-particle&quot;:&quot;&quot;,&quot;non-dropping-particle&quot;:&quot;&quot;}],&quot;accessed&quot;:{&quot;date-parts&quot;:[[2023,5,15]]},&quot;URL&quot;:&quot;http://www.bmddataportal.com/#/&quot;,&quot;issued&quot;:{&quot;date-parts&quot;:[[2023]]},&quot;container-title-short&quot;:&quot;&quot;},&quot;isTemporary&quot;:false}]},{&quot;citationID&quot;:&quot;MENDELEY_CITATION_4b478d2e-0f04-4c39-a07c-2a877f8eb5aa&quot;,&quot;properties&quot;:{&quot;noteIndex&quot;:0},&quot;isEdited&quot;:false,&quot;manualOverride&quot;:{&quot;isManuallyOverridden&quot;:false,&quot;citeprocText&quot;:&quot;(Haider et al. 2021)&quot;,&quot;manualOverrideText&quot;:&quot;&quot;},&quot;citationItems&quot;:[{&quot;id&quot;:&quot;5e5ea548-dda5-3639-be89-66615d1b90c1&quot;,&quot;itemData&quot;:{&quot;type&quot;:&quot;article-journal&quot;,&quot;id&quot;:&quot;5e5ea548-dda5-3639-be89-66615d1b90c1&quot;,&quot;title&quot;:&quot;Dengue outbreaks in Bangladesh: Historic epidemic patterns suggest earlier mosquito control intervention in the transmission season could reduce the monthly growth factor and extent of epidemics&quot;,&quot;author&quot;:[{&quot;family&quot;:&quot;Haider&quot;,&quot;given&quot;:&quot;Najmul&quot;,&quot;parse-names&quot;:false,&quot;dropping-particle&quot;:&quot;&quot;,&quot;non-dropping-particle&quot;:&quot;&quot;},{&quot;family&quot;:&quot;Chang&quot;,&quot;given&quot;:&quot;Yu-Mei&quot;,&quot;parse-names&quot;:false,&quot;dropping-particle&quot;:&quot;&quot;,&quot;non-dropping-particle&quot;:&quot;&quot;},{&quot;family&quot;:&quot;Rahman&quot;,&quot;given&quot;:&quot;Mahbubur&quot;,&quot;parse-names&quot;:false,&quot;dropping-particle&quot;:&quot;&quot;,&quot;non-dropping-particle&quot;:&quot;&quot;},{&quot;family&quot;:&quot;Zumla&quot;,&quot;given&quot;:&quot;Alimuddin&quot;,&quot;parse-names&quot;:false,&quot;dropping-particle&quot;:&quot;&quot;,&quot;non-dropping-particle&quot;:&quot;&quot;},{&quot;family&quot;:&quot;Kock&quot;,&quot;given&quot;:&quot;Richard A.&quot;,&quot;parse-names&quot;:false,&quot;dropping-particle&quot;:&quot;&quot;,&quot;non-dropping-particle&quot;:&quot;&quot;}],&quot;container-title&quot;:&quot;Current Research in Parasitology &amp; Vector-Borne Diseases&quot;,&quot;DOI&quot;:&quot;10.1016/j.crpvbd.2021.100063&quot;,&quot;ISSN&quot;:&quot;2667114X&quot;,&quot;issued&quot;:{&quot;date-parts&quot;:[[2021]]},&quot;page&quot;:&quot;100063&quot;,&quot;volume&quot;:&quot;1&quot;},&quot;isTemporary&quot;:false}],&quot;citationTag&quot;:&quot;MENDELEY_CITATION_v3_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&quot;},{&quot;citationID&quot;:&quot;MENDELEY_CITATION_246927b5-814f-4e4d-882d-b9374c341f79&quot;,&quot;properties&quot;:{&quot;noteIndex&quot;:0},&quot;isEdited&quot;:false,&quot;manualOverride&quot;:{&quot;isManuallyOverridden&quot;:false,&quot;citeprocText&quot;:&quot;(Haider et al. 2021)&quot;,&quot;manualOverrideText&quot;:&quot;&quot;},&quot;citationTag&quot;:&quot;MENDELEY_CITATION_v3_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&quot;,&quot;citationItems&quot;:[{&quot;id&quot;:&quot;5e5ea548-dda5-3639-be89-66615d1b90c1&quot;,&quot;itemData&quot;:{&quot;type&quot;:&quot;article-journal&quot;,&quot;id&quot;:&quot;5e5ea548-dda5-3639-be89-66615d1b90c1&quot;,&quot;title&quot;:&quot;Dengue outbreaks in Bangladesh: Historic epidemic patterns suggest earlier mosquito control intervention in the transmission season could reduce the monthly growth factor and extent of epidemics&quot;,&quot;author&quot;:[{&quot;family&quot;:&quot;Haider&quot;,&quot;given&quot;:&quot;Najmul&quot;,&quot;parse-names&quot;:false,&quot;dropping-particle&quot;:&quot;&quot;,&quot;non-dropping-particle&quot;:&quot;&quot;},{&quot;family&quot;:&quot;Chang&quot;,&quot;given&quot;:&quot;Yu-Mei&quot;,&quot;parse-names&quot;:false,&quot;dropping-particle&quot;:&quot;&quot;,&quot;non-dropping-particle&quot;:&quot;&quot;},{&quot;family&quot;:&quot;Rahman&quot;,&quot;given&quot;:&quot;Mahbubur&quot;,&quot;parse-names&quot;:false,&quot;dropping-particle&quot;:&quot;&quot;,&quot;non-dropping-particle&quot;:&quot;&quot;},{&quot;family&quot;:&quot;Zumla&quot;,&quot;given&quot;:&quot;Alimuddin&quot;,&quot;parse-names&quot;:false,&quot;dropping-particle&quot;:&quot;&quot;,&quot;non-dropping-particle&quot;:&quot;&quot;},{&quot;family&quot;:&quot;Kock&quot;,&quot;given&quot;:&quot;Richard A.&quot;,&quot;parse-names&quot;:false,&quot;dropping-particle&quot;:&quot;&quot;,&quot;non-dropping-particle&quot;:&quot;&quot;}],&quot;container-title&quot;:&quot;Current Research in Parasitology &amp; Vector-Borne Diseases&quot;,&quot;DOI&quot;:&quot;10.1016/j.crpvbd.2021.100063&quot;,&quot;ISSN&quot;:&quot;2667114X&quot;,&quot;issued&quot;:{&quot;date-parts&quot;:[[2021]]},&quot;page&quot;:&quot;100063&quot;,&quot;volume&quot;:&quot;1&quot;,&quot;container-title-short&quot;:&quot;&quot;},&quot;isTemporary&quot;:false}]},{&quot;citationID&quot;:&quot;MENDELEY_CITATION_b806b928-1c0c-4a90-ae38-bf9d79d01bf8&quot;,&quot;properties&quot;:{&quot;noteIndex&quot;:0},&quot;isEdited&quot;:false,&quot;manualOverride&quot;:{&quot;isManuallyOverridden&quot;:false,&quot;citeprocText&quot;:&quot;(Haider, Hasan, Guitian, et al. 2023)&quot;,&quot;manualOverrideText&quot;:&quot;&quot;},&quot;citationTag&quot;:&quot;MENDELEY_CITATION_v3_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&quot;,&quot;citationItems&quot;:[{&quot;id&quot;:&quot;ed275cab-1209-3d0a-9b2e-9d53e2009e30&quot;,&quot;itemData&quot;:{&quot;type&quot;:&quot;article-journal&quot;,&quot;id&quot;:&quot;ed275cab-1209-3d0a-9b2e-9d53e2009e30&quot;,&quot;title&quot;:&quot;The disproportionate case–fatality ratio of COVID-19 between countries with the highest vaccination rates and the rest of the world&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Guitian&quot;,&quot;given&quot;:&quot;Javier&quot;,&quot;parse-names&quot;:false,&quot;dropping-particle&quot;:&quot;&quot;,&quot;non-dropping-particle&quot;:&quot;&quot;},{&quot;family&quot;:&quot;Khan&quot;,&quot;given&quot;:&quot;Rumi A.&quot;,&quot;parse-names&quot;:false,&quot;dropping-particle&quot;:&quot;&quot;,&quot;non-dropping-particle&quot;:&quot;&quot;},{&quot;family&quot;:&quot;McCoy&quot;,&quot;given&quot;:&quot;David&quot;,&quot;parse-names&quot;:false,&quot;dropping-particle&quot;:&quot;&quot;,&quot;non-dropping-particle&quot;:&quot;&quot;},{&quot;family&quot;:&quot;Ntoumi&quot;,&quot;given&quot;:&quot;Francine&quot;,&quot;parse-names&quot;:false,&quot;dropping-particle&quot;:&quot;&quot;,&quot;non-dropping-particle&quot;:&quot;&quot;},{&quot;family&quot;:&quot;Dar&quot;,&quot;given&quot;:&quot;Osman&quot;,&quot;parse-names&quot;:false,&quot;dropping-particle&quot;:&quot;&quot;,&quot;non-dropping-particle&quot;:&quot;&quot;},{&quot;family&quot;:&quot;Ansumana&quot;,&quot;given&quot;:&quot;Rashid&quot;,&quot;parse-names&quot;:false,&quot;dropping-particle&quot;:&quot;&quot;,&quot;non-dropping-particle&quot;:&quot;&quot;},{&quot;family&quot;:&quot;Uddin&quot;,&quot;given&quot;:&quot;Md. Jamal&quot;,&quot;parse-names&quot;:false,&quot;dropping-particle&quot;:&quot;&quot;,&quot;non-dropping-particle&quot;:&quot;&quot;},{&quot;family&quot;:&quot;Zumla&quot;,&quot;given&quot;:&quot;Alimuddin&quot;,&quot;parse-names&quot;:false,&quot;dropping-particle&quot;:&quot;&quot;,&quot;non-dropping-particle&quot;:&quot;&quot;},{&quot;family&quot;:&quot;Kock&quot;,&quot;given&quot;:&quot;Richard A.&quot;,&quot;parse-names&quot;:false,&quot;dropping-particle&quot;:&quot;&quot;,&quot;non-dropping-particle&quot;:&quot;&quot;}],&quot;container-title&quot;:&quot;IJID Regions&quot;,&quot;DOI&quot;:&quot;10.1016/j.ijregi.2023.01.011&quot;,&quot;ISSN&quot;:&quot;27727076&quot;,&quot;issued&quot;:{&quot;date-parts&quot;:[[2023,3]]},&quot;page&quot;:&quot;159-166&quot;,&quot;volume&quot;:&quot;6&quot;,&quot;container-title-short&quot;:&quot;&quot;},&quot;isTemporary&quot;:false}]},{&quot;citationID&quot;:&quot;MENDELEY_CITATION_bb62ae54-3ce5-4e02-bbc3-a214fd538b8b&quot;,&quot;properties&quot;:{&quot;noteIndex&quot;:0},&quot;isEdited&quot;:false,&quot;manualOverride&quot;:{&quot;isManuallyOverridden&quot;:false,&quot;citeprocText&quot;:&quot;(Sumi et al. 2021)&quot;,&quot;manualOverrideText&quot;:&quot;&quot;},&quot;citationItems&quot;:[{&quot;id&quot;:&quot;4c468db1-5737-3e96-b495-f654ba5e3da1&quot;,&quot;itemData&quot;:{&quot;type&quot;:&quot;article-journal&quot;,&quot;id&quot;:&quot;4c468db1-5737-3e96-b495-f654ba5e3da1&quot;,&quot;title&quot;:&quot;Generalized linear models for analyzing count data of rainfall occurrences&quot;,&quot;author&quot;:[{&quot;family&quot;:&quot;Sumi&quot;,&quot;given&quot;:&quot;Sharmin Nahar&quot;,&quot;parse-names&quot;:false,&quot;dropping-particle&quot;:&quot;&quot;,&quot;non-dropping-particle&quot;:&quot;&quot;},{&quot;family&quot;:&quot;Sinha&quot;,&quot;given&quot;:&quot;Narayan Chandra&quot;,&quot;parse-names&quot;:false,&quot;dropping-particle&quot;:&quot;&quot;,&quot;non-dropping-particle&quot;:&quot;&quot;},{&quot;family&quot;:&quot;Islam&quot;,&quot;given&quot;:&quot;M. Ataharul&quot;,&quot;parse-names&quot;:false,&quot;dropping-particle&quot;:&quot;&quot;,&quot;non-dropping-particle&quot;:&quot;&quot;}],&quot;container-title&quot;:&quot;SN Applied Sciences&quot;,&quot;container-title-short&quot;:&quot;SN Appl Sci&quot;,&quot;DOI&quot;:&quot;10.1007/s42452-021-04467-x&quot;,&quot;ISSN&quot;:&quot;2523-3963&quot;,&quot;issued&quot;:{&quot;date-parts&quot;:[[2021,4,20]]},&quot;page&quot;:&quot;481&quot;,&quot;abstract&quot;:&quot;&lt;p&gt;Having the adequate knowledge about the behavior of climatic variables on the occurrences of rainfall is needed to the country’s economists and agriculturists for saving the country’s people from the devastating natural hazards like flash flood, drought, heavy rainfall, etc. Therefore, the study has been taken initiative to identify the influence of climatic variables for the occurrences of rainfall. The study has been developed generalized linear models (GLMs) for Poisson distribution for weekly and fortnightly count data of daily rainfall occurrences for the summer and monsoon seasons for five regional rainfall stations of Bangladesh. For these models, minimum and maximum temperatures and relative humidity are considered as explanatory variables. For five regional rainfall stations, the model selection procedures AIC and BIC indicate that the GLMs for the Poisson distribution satisfactorily explain the influence of climatic variables for the fortnightly occurrences of rainfall in the summer and monsoon seasons. The GLMs for the summer season of fortnightly occurrences of rainfall indicate that if one unit of relative humidity increases, then the probability of rainy days will be increased by 12 percent in Feni station, 6 percent in Sylhet, Khulna and Rajshahi stations, and 7 percent in Dhaka station. Besides, the GLMs for the monsoon season of fortnightly occurrences of rainfall indicate that if one unit increases of minimum temperature, then the probability of rainy days will be increased by 22 percent, 19 percent, 24 percent, 17 percent and 19 percent in Feni, Sylhet, Khulna, Rajshahi and Dhaka stations, respectively. Further, maximum temperature indicates negative influence on the occurrences of rainfall for all the stations and seasons of the period. The study indicates that the relative humidity for summer season and minimum temperature for monsoon season play remarkable role for changing fortnightly occurrences of rainfall in all the regions of the country.&lt;/p&gt;&quot;,&quot;issue&quot;:&quot;4&quot;,&quot;volume&quot;:&quot;3&quot;},&quot;isTemporary&quot;:false}],&quot;citationTag&quot;:&quot;MENDELEY_CITATION_v3_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&quot;},{&quot;citationID&quot;:&quot;MENDELEY_CITATION_8b5b2f98-2740-4a47-83ba-382ee63e456c&quot;,&quot;properties&quot;:{&quot;noteIndex&quot;:0},&quot;isEdited&quot;:false,&quot;manualOverride&quot;:{&quot;isManuallyOverridden&quot;:false,&quot;citeprocText&quot;:&quot;(R Core Team 2022)&quot;,&quot;manualOverrideText&quot;:&quot;&quot;},&quot;citationTag&quot;:&quot;MENDELEY_CITATION_v3_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&quot;,&quot;citationItems&quot;:[{&quot;id&quot;:&quot;328076d9-15ee-31be-a7c6-e17751e3d667&quot;,&quot;itemData&quot;:{&quot;type&quot;:&quot;patent&quot;,&quot;id&quot;:&quot;328076d9-15ee-31be-a7c6-e17751e3d667&quot;,&quot;title&quot;:&quot;R: A language and environment for statistical computing. Vienna, Austria. URL https://www.R-project.org/.&quot;,&quot;author&quot;:[{&quot;family&quot;:&quot;R Core Team&quot;,&quot;given&quot;:&quot;&quot;,&quot;parse-names&quot;:false,&quot;dropping-particle&quot;:&quot;&quot;,&quot;non-dropping-particle&quot;:&quot;&quot;}],&quot;issued&quot;:{&quot;date-parts&quot;:[[2022]]},&quot;publisher-place&quot;:&quot;Austria&quot;,&quot;container-title-short&quot;:&quot;&quot;},&quot;isTemporary&quot;:false}]},{&quot;citationID&quot;:&quot;MENDELEY_CITATION_015a1986-ebda-44da-9168-fcb1f1f00c1a&quot;,&quot;properties&quot;:{&quot;noteIndex&quot;:0},&quot;isEdited&quot;:false,&quot;manualOverride&quot;:{&quot;isManuallyOverridden&quot;:false,&quot;citeprocText&quot;:&quot;(Haider et al. 2014)&quot;,&quot;manualOverrideText&quot;:&quot;&quot;},&quot;citationTag&quot;:&quot;MENDELEY_CITATION_v3_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&quot;,&quot;citationItems&quot;:[{&quot;id&quot;:&quot;a17f728b-00b8-33df-86ef-d1e01bffec01&quot;,&quot;itemData&quot;:{&quot;type&quot;:&quot;article-journal&quot;,&quot;id&quot;:&quot;a17f728b-00b8-33df-86ef-d1e01bffec01&quot;,&quot;title&quot;:&quot;Identification and Epidemiology of a Rare HoBi-Like Pestivirus Strain in Bangladesh&quot;,&quot;author&quot;:[{&quot;family&quot;:&quot;Haider&quot;,&quot;given&quot;:&quot;N.&quot;,&quot;parse-names&quot;:false,&quot;dropping-particle&quot;:&quot;&quot;,&quot;non-dropping-particle&quot;:&quot;&quot;},{&quot;family&quot;:&quot;Rahman&quot;,&quot;given&quot;:&quot;M. S.&quot;,&quot;parse-names&quot;:false,&quot;dropping-particle&quot;:&quot;&quot;,&quot;non-dropping-particle&quot;:&quot;&quot;},{&quot;family&quot;:&quot;Khan&quot;,&quot;given&quot;:&quot;S. U.&quot;,&quot;parse-names&quot;:false,&quot;dropping-particle&quot;:&quot;&quot;,&quot;non-dropping-particle&quot;:&quot;&quot;},{&quot;family&quot;:&quot;Mikolon&quot;,&quot;given&quot;:&quot;A.&quot;,&quot;parse-names&quot;:false,&quot;dropping-particle&quot;:&quot;&quot;,&quot;non-dropping-particle&quot;:&quot;&quot;},{&quot;family&quot;:&quot;Gurley&quot;,&quot;given&quot;:&quot;E. S.&quot;,&quot;parse-names&quot;:false,&quot;dropping-particle&quot;:&quot;&quot;,&quot;non-dropping-particle&quot;:&quot;&quot;},{&quot;family&quot;:&quot;Osmani&quot;,&quot;given&quot;:&quot;M. G.&quot;,&quot;parse-names&quot;:false,&quot;dropping-particle&quot;:&quot;&quot;,&quot;non-dropping-particle&quot;:&quot;&quot;},{&quot;family&quot;:&quot;Shanta&quot;,&quot;given&quot;:&quot;I. S.&quot;,&quot;parse-names&quot;:false,&quot;dropping-particle&quot;:&quot;&quot;,&quot;non-dropping-particle&quot;:&quot;&quot;},{&quot;family&quot;:&quot;Paul&quot;,&quot;given&quot;:&quot;S. K.&quot;,&quot;parse-names&quot;:false,&quot;dropping-particle&quot;:&quot;&quot;,&quot;non-dropping-particle&quot;:&quot;&quot;},{&quot;family&quot;:&quot;Macfarlane-Berry&quot;,&quot;given&quot;:&quot;L.&quot;,&quot;parse-names&quot;:false,&quot;dropping-particle&quot;:&quot;&quot;,&quot;non-dropping-particle&quot;:&quot;&quot;},{&quot;family&quot;:&quot;Islam&quot;,&quot;given&quot;:&quot;A.&quot;,&quot;parse-names&quot;:false,&quot;dropping-particle&quot;:&quot;&quot;,&quot;non-dropping-particle&quot;:&quot;&quot;},{&quot;family&quot;:&quot;Desmond&quot;,&quot;given&quot;:&quot;J.&quot;,&quot;parse-names&quot;:false,&quot;dropping-particle&quot;:&quot;&quot;,&quot;non-dropping-particle&quot;:&quot;&quot;},{&quot;family&quot;:&quot;Epstein&quot;,&quot;given&quot;:&quot;J. H.&quot;,&quot;parse-names&quot;:false,&quot;dropping-particle&quot;:&quot;&quot;,&quot;non-dropping-particle&quot;:&quot;&quot;},{&quot;family&quot;:&quot;Daszak&quot;,&quot;given&quot;:&quot;P.&quot;,&quot;parse-names&quot;:false,&quot;dropping-particle&quot;:&quot;&quot;,&quot;non-dropping-particle&quot;:&quot;&quot;},{&quot;family&quot;:&quot;Azim&quot;,&quot;given&quot;:&quot;T.&quot;,&quot;parse-names&quot;:false,&quot;dropping-particle&quot;:&quot;&quot;,&quot;non-dropping-particle&quot;:&quot;&quot;},{&quot;family&quot;:&quot;Luby&quot;,&quot;given&quot;:&quot;S. P.&quot;,&quot;parse-names&quot;:false,&quot;dropping-particle&quot;:&quot;&quot;,&quot;non-dropping-particle&quot;:&quot;&quot;},{&quot;family&quot;:&quot;Zeidner&quot;,&quot;given&quot;:&quot;N.&quot;,&quot;parse-names&quot;:false,&quot;dropping-particle&quot;:&quot;&quot;,&quot;non-dropping-particle&quot;:&quot;&quot;},{&quot;family&quot;:&quot;Rahman&quot;,&quot;given&quot;:&quot;M. Z.&quot;,&quot;parse-names&quot;:false,&quot;dropping-particle&quot;:&quot;&quot;,&quot;non-dropping-particle&quot;:&quot;&quot;}],&quot;container-title&quot;:&quot;Transboundary and Emerging Diseases&quot;,&quot;container-title-short&quot;:&quot;Transbound Emerg Dis&quot;,&quot;DOI&quot;:&quot;10.1111/tbed.12218&quot;,&quot;ISSN&quot;:&quot;18651674&quot;,&quot;URL&quot;:&quot;http://doi.wiley.com/10.1111/tbed.12218&quot;,&quot;issued&quot;:{&quot;date-parts&quot;:[[2014,6]]},&quot;page&quot;:&quot;193-198&quot;,&quot;abstract&quot;:&quot;The genus pestivirus of the family flaviviridae consists of four recognized species: bovine viral diarrhoea virus 1 (BVDV-1), bovine viral diarrhoea virus 2 (BVDV-2), classical swine fever virus and border disease virus. A new putative pestivirus species tentatively named as either 'HoBi-like pestivirus' or BVDV-3 has recently been identified in Brazil, Italy and Thailand. Despite reports of serological evidence of BVDV in Bangladesh, the types of the virus circulating in cattle have not been identified. We conducted surveillance in cattle from May 2009 to August 2010 in three government veterinary hospitals to characterize BVDV in cattle of Bangladesh. We tested serum for BVDV using an antigen-capture ELISA. Of 638 cattle samples, 3% (16/638) tested positive for BVDV antigen. The ELISA-positive samples were selected for further molecular detection and characterization of BVDV. Molecular analysis of the partial 5′ untranslated region (UTR) nucleotide sequences of BVDV-positive samples identified the rare HoBi-like pestivirus or BVDV-3 virus circulating in cattle of Bangladesh. The identification of this rare HoBi-like pestivirus or BVDV-3 strain in Bangladesh warrants further surveillance to evaluate its impact on livestock production. © 2014 Blackwell Verlag GmbH.&quot;,&quot;issue&quot;:&quot;3&quot;,&quot;volume&quot;:&quot;61&quot;},&quot;isTemporary&quot;:false}]},{&quot;citationID&quot;:&quot;MENDELEY_CITATION_6939226f-0050-4947-8248-55e7c4936bdb&quot;,&quot;properties&quot;:{&quot;noteIndex&quot;:0},&quot;isEdited&quot;:false,&quot;manualOverride&quot;:{&quot;isManuallyOverridden&quot;:false,&quot;citeprocText&quot;:&quot;(Haider 2018)&quot;,&quot;manualOverrideText&quot;:&quot;&quot;},&quot;citationTag&quot;:&quot;MENDELEY_CITATION_v3_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&quot;,&quot;citationItems&quot;:[{&quot;id&quot;:&quot;708f0428-b196-3cff-8764-2c236f49a95f&quot;,&quot;itemData&quot;:{&quot;type&quot;:&quot;thesis&quot;,&quot;id&quot;:&quot;708f0428-b196-3cff-8764-2c236f49a95f&quot;,&quot;title&quot;:&quot;Modeling the vector-borne disease transmission potential in northern Europe with a special emphasis on microclimatic temperature&quot;,&quot;author&quot;:[{&quot;family&quot;:&quot;Haider&quot;,&quot;given&quot;:&quot;Najmul&quot;,&quot;parse-names&quot;:false,&quot;dropping-particle&quot;:&quot;&quot;,&quot;non-dropping-particle&quot;:&quot;&quot;}],&quot;URL&quot;:&quot;http://orbit.dtu.dk/ws/files/161200303/Thesis_PrintedDraft_14112018.pdf&quot;,&quot;issued&quot;:{&quot;date-parts&quot;:[[2018]]},&quot;number-of-pages&quot;:&quot;189&quot;,&quot;genre&quot;:&quot;PhD Thesis&quot;,&quot;publisher&quot;:&quot;Technical University of Denmark&quot;,&quot;container-title-short&quot;:&quot;&quot;},&quot;isTemporary&quot;:false}]},{&quot;citationID&quot;:&quot;MENDELEY_CITATION_f1665a74-0667-4821-bcce-f567a98a7854&quot;,&quot;properties&quot;:{&quot;noteIndex&quot;:0},&quot;isEdited&quot;:false,&quot;manualOverride&quot;:{&quot;isManuallyOverridden&quot;:false,&quot;citeprocText&quot;:&quot;(Focks et al. 1995)&quot;,&quot;manualOverrideText&quot;:&quot;&quot;},&quot;citationTag&quot;:&quot;MENDELEY_CITATION_v3_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&quot;,&quot;citationItems&quot;:[{&quot;id&quot;:&quot;06eb7b43-5b2f-3eca-8edf-7baeeb2eaebf&quot;,&quot;itemData&quot;:{&quot;type&quot;:&quot;article-journal&quot;,&quot;id&quot;:&quot;06eb7b43-5b2f-3eca-8edf-7baeeb2eaebf&quot;,&quot;title&quot;:&quot;A simulation model of the epidemiology of urban dengue fever: Literature analysis, model development, preliminary validation, and samples of simulation results&quot;,&quot;author&quot;:[{&quot;family&quot;:&quot;Focks&quot;,&quot;given&quot;:&quot;D. A.&quot;,&quot;parse-names&quot;:false,&quot;dropping-particle&quot;:&quot;&quot;,&quot;non-dropping-particle&quot;:&quot;&quot;},{&quot;family&quot;:&quot;Daniels&quot;,&quot;given&quot;:&quot;E.&quot;,&quot;parse-names&quot;:false,&quot;dropping-particle&quot;:&quot;&quot;,&quot;non-dropping-particle&quot;:&quot;&quot;},{&quot;family&quot;:&quot;Haile&quot;,&quot;given&quot;:&quot;D. G.&quot;,&quot;parse-names&quot;:false,&quot;dropping-particle&quot;:&quot;&quot;,&quot;non-dropping-particle&quot;:&quot;&quot;},{&quot;family&quot;:&quot;Keesling&quot;,&quot;given&quot;:&quot;J. E.&quot;,&quot;parse-names&quot;:false,&quot;dropping-particle&quot;:&quot;&quot;,&quot;non-dropping-particle&quot;:&quot;&quot;}],&quot;container-title&quot;:&quot;American Journal of Tropical Medicine and Hygiene&quot;,&quot;DOI&quot;:&quot;10.4269/ajtmh.1995.53.489&quot;,&quot;ISSN&quot;:&quot;00029637&quot;,&quot;issued&quot;:{&quot;date-parts&quot;:[[1995]]},&quot;abstract&quot;:&quot;We have developed a pair of stochastic simulation models that describe the daily dynamics of dengue virus transmission in the urban environment. Our goal has been to construct comprehensive models that take into account the majority of factors known to influence dengue epidemiology. The models have an orientation toward site-specific data and are designed to be used by operational programs as well as researchers. The first model, the container-inhabiting mosquito simulation model (CIMSiM), a weather-driven dynamic life-table model of container-inhabiting mosquitoes such as Aedes aegypti, provides inputs to the tranmission model, the dengue simulation model (DENSiM); a description and validation of the entomology model was published previously. The basis of the transmission model is the simulation of a human population growing in response to country- and age-specific birth and death rates. An accounting of individual serologies is maintained by type of dengue virus, reflecting infection and birth to seropositive mothers. Daily estimates of adult mosquito survival, gonotrophic development, and the weight and number of emerging females from the CIMSiM are used to create the biting mosquito population in the DENSiM. The survival and emergence values determine the size of the population while the rate of gonotrophic development and female weight estimates influence biting frequency. Temperature and titer of virus in the human influences the extrinsic incubation period; titer may also influence the probability of transfer of virus from human to mosquito. The infection model within the DENSiM accounts for the development of virus within individuals and its passage between both populations. As in the case of the CIMSiM, the specific values used for any particular phenomenon are on menus where they can be readily changed. It is possible to simulate concurrent epidemics involving different serotypes. To provide a modicum of validation and to demonstrate the parameterization process for a specific location, we compare simulation results with reports on the nature of epidemics and seroprevalence of antibody in Honduras in low-lying coastal urbanizations and Tegucigalpa following the initial introduction of dengue-1 in 1978 into Central America. We conclude with some additional examples of simulation results to give an indication of the types of questions that can be investigated with the models.&quot;,&quot;container-title-short&quot;:&quot;&quot;},&quot;isTemporary&quot;:false}]},{&quot;citationID&quot;:&quot;MENDELEY_CITATION_36f9a43e-bbf8-4021-9bf9-9d864c8415b2&quot;,&quot;properties&quot;:{&quot;noteIndex&quot;:0},&quot;isEdited&quot;:false,&quot;manualOverride&quot;:{&quot;isManuallyOverridden&quot;:false,&quot;citeprocText&quot;:&quot;(Soneja et al. 2021)&quot;,&quot;manualOverrideText&quot;:&quot;&quot;},&quot;citationTag&quot;:&quot;MENDELEY_CITATION_v3_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&quot;,&quot;citationItems&quot;:[{&quot;id&quot;:&quot;5ad4e99a-6f2d-3cee-bf5f-6b7f2a2e68a6&quot;,&quot;itemData&quot;:{&quot;type&quot;:&quot;article-journal&quot;,&quot;id&quot;:&quot;5ad4e99a-6f2d-3cee-bf5f-6b7f2a2e68a6&quot;,&quot;title&quot;:&quot;A Review of Dengue’s Historical and Future Health Risk from a Changing Climate&quot;,&quot;author&quot;:[{&quot;family&quot;:&quot;Soneja&quot;,&quot;given&quot;:&quot;Sutyajeet&quot;,&quot;parse-names&quot;:false,&quot;dropping-particle&quot;:&quot;&quot;,&quot;non-dropping-particle&quot;:&quot;&quot;},{&quot;family&quot;:&quot;Tsarouchi&quot;,&quot;given&quot;:&quot;Gina&quot;,&quot;parse-names&quot;:false,&quot;dropping-particle&quot;:&quot;&quot;,&quot;non-dropping-particle&quot;:&quot;&quot;},{&quot;family&quot;:&quot;Lumbroso&quot;,&quot;given&quot;:&quot;Darren&quot;,&quot;parse-names&quot;:false,&quot;dropping-particle&quot;:&quot;&quot;,&quot;non-dropping-particle&quot;:&quot;&quot;},{&quot;family&quot;:&quot;Tung&quot;,&quot;given&quot;:&quot;Dao Khanh&quot;,&quot;parse-names&quot;:false,&quot;dropping-particle&quot;:&quot;&quot;,&quot;non-dropping-particle&quot;:&quot;&quot;}],&quot;container-title&quot;:&quot;Current Environmental Health Reports&quot;,&quot;container-title-short&quot;:&quot;Curr Environ Health Rep&quot;,&quot;DOI&quot;:&quot;10.1007/s40572-021-00322-8&quot;,&quot;ISSN&quot;:&quot;2196-5412&quot;,&quot;issued&quot;:{&quot;date-parts&quot;:[[2021,9,16]]},&quot;page&quot;:&quot;245-265&quot;,&quot;issue&quot;:&quot;3&quot;,&quot;volume&quot;:&quot;8&quot;},&quot;isTemporary&quot;:false}]},{&quot;citationID&quot;:&quot;MENDELEY_CITATION_50e0c9a0-7a49-453d-ab3c-4becff412a36&quot;,&quot;properties&quot;:{&quot;noteIndex&quot;:0},&quot;isEdited&quot;:false,&quot;manualOverride&quot;:{&quot;isManuallyOverridden&quot;:false,&quot;citeprocText&quot;:&quot;(Salje et al. 2016)&quot;,&quot;manualOverrideText&quot;:&quot;&quot;},&quot;citationTag&quot;:&quot;MENDELEY_CITATION_v3_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&quot;,&quot;citationItems&quot;:[{&quot;id&quot;:&quot;162e6e31-5f1c-396f-ba25-6433ec075263&quot;,&quot;itemData&quot;:{&quot;type&quot;:&quot;article-journal&quot;,&quot;id&quot;:&quot;162e6e31-5f1c-396f-ba25-6433ec075263&quot;,&quot;title&quot;:&quot;Seasonal Distribution and Climatic Correlates of Dengue Disease in Dhaka, Bangladesh&quot;,&quot;author&quot;:[{&quot;family&quot;:&quot;Salje&quot;,&quot;given&quot;:&quot;Henrik&quot;,&quot;parse-names&quot;:false,&quot;dropping-particle&quot;:&quot;&quot;,&quot;non-dropping-particle&quot;:&quot;&quot;},{&quot;family&quot;:&quot;Morales&quot;,&quot;given&quot;:&quot;Ivonne&quot;,&quot;parse-names&quot;:false,&quot;dropping-particle&quot;:&quot;&quot;,&quot;non-dropping-particle&quot;:&quot;&quot;},{&quot;family&quot;:&quot;Gurley&quot;,&quot;given&quot;:&quot;Emily S.&quot;,&quot;parse-names&quot;:false,&quot;dropping-particle&quot;:&quot;&quot;,&quot;non-dropping-particle&quot;:&quot;&quot;},{&quot;family&quot;:&quot;Saha&quot;,&quot;given&quot;:&quot;Samir&quot;,&quot;parse-names&quot;:false,&quot;dropping-particle&quot;:&quot;&quot;,&quot;non-dropping-particle&quot;:&quot;&quot;}],&quot;container-title&quot;:&quot;The American Journal of Tropical Medicine and Hygiene&quot;,&quot;container-title-short&quot;:&quot;Am J Trop Med Hyg&quot;,&quot;DOI&quot;:&quot;10.4269/ajtmh.15-0846&quot;,&quot;ISSN&quot;:&quot;0002-9637&quot;,&quot;URL&quot;:&quot;http://www.ajtmh.org/content/journals/10.4269/ajtmh.15-0846&quot;,&quot;issued&quot;:{&quot;date-parts&quot;:[[2016,6,1]]},&quot;page&quot;:&quot;1359-1361&quot;,&quot;abstract&quot;:&quot;Dengue has been regularly reported in Dhaka, Bangladesh, since a large outbreak in 2000. However, to date, we have limited information on the seasonal distribution of dengue disease and how case distribution correlates with climate. Here, we analyzed dengue cases detected at a private diagnostic facility in Dhaka during 2010-2014. We calculated Pearson cross-correlation coefficients to examine the relationship between the timing of cases and both rainfall and temperature. There were 2,334 cases diagnosed during the study period with 76% over the age of 15 years. Cases were reported in every month of the study; however, 90% of cases occurred between June and November. Increases in rainfall were correlated with increases in cases 2 months later (correlation of 0.7). The large proportion of adult cases is consistent with substantial population susceptibility and suggests Dhaka remains at risk for outbreaks. Although cases occurred year-round, public health preparedness should be focused during peak months.&quot;,&quot;issue&quot;:&quot;6&quot;,&quot;volume&quot;:&quot;94&quot;},&quot;isTemporary&quot;:false}]},{&quot;citationID&quot;:&quot;MENDELEY_CITATION_bbfa6ac1-bc45-40a1-8b49-dc7aab111089&quot;,&quot;properties&quot;:{&quot;noteIndex&quot;:0},&quot;isEdited&quot;:false,&quot;manualOverride&quot;:{&quot;isManuallyOverridden&quot;:false,&quot;citeprocText&quot;:&quot;(Cuong et al. 2011)&quot;,&quot;manualOverrideText&quot;:&quot;&quot;},&quot;citationTag&quot;:&quot;MENDELEY_CITATION_v3_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&quot;,&quot;citationItems&quot;:[{&quot;id&quot;:&quot;c38d35d6-1a2c-3695-8d87-3431c3a4265f&quot;,&quot;itemData&quot;:{&quot;type&quot;:&quot;article-journal&quot;,&quot;id&quot;:&quot;c38d35d6-1a2c-3695-8d87-3431c3a4265f&quot;,&quot;title&quot;:&quot;Quantifying the Emergence of Dengue in Hanoi, Vietnam: 1998–2009&quot;,&quot;author&quot;:[{&quot;family&quot;:&quot;Cuong&quot;,&quot;given&quot;:&quot;Hoang Quoc&quot;,&quot;parse-names&quot;:false,&quot;dropping-particle&quot;:&quot;&quot;,&quot;non-dropping-particle&quot;:&quot;&quot;},{&quot;family&quot;:&quot;Hien&quot;,&quot;given&quot;:&quot;Nguyen Tran&quot;,&quot;parse-names&quot;:false,&quot;dropping-particle&quot;:&quot;&quot;,&quot;non-dropping-particle&quot;:&quot;&quot;},{&quot;family&quot;:&quot;Duong&quot;,&quot;given&quot;:&quot;Tran Nhu&quot;,&quot;parse-names&quot;:false,&quot;dropping-particle&quot;:&quot;&quot;,&quot;non-dropping-particle&quot;:&quot;&quot;},{&quot;family&quot;:&quot;Phong&quot;,&quot;given&quot;:&quot;Tran Vu&quot;,&quot;parse-names&quot;:false,&quot;dropping-particle&quot;:&quot;&quot;,&quot;non-dropping-particle&quot;:&quot;&quot;},{&quot;family&quot;:&quot;Cam&quot;,&quot;given&quot;:&quot;Nguyen Nhat&quot;,&quot;parse-names&quot;:false,&quot;dropping-particle&quot;:&quot;&quot;,&quot;non-dropping-particle&quot;:&quot;&quot;},{&quot;family&quot;:&quot;Farrar&quot;,&quot;given&quot;:&quot;Jeremy&quot;,&quot;parse-names&quot;:false,&quot;dropping-particle&quot;:&quot;&quot;,&quot;non-dropping-particle&quot;:&quot;&quot;},{&quot;family&quot;:&quot;Nam&quot;,&quot;given&quot;:&quot;Vu Sinh&quot;,&quot;parse-names&quot;:false,&quot;dropping-particle&quot;:&quot;&quot;,&quot;non-dropping-particle&quot;:&quot;&quot;},{&quot;family&quot;:&quot;Thai&quot;,&quot;given&quot;:&quot;Khoa T. D.&quot;,&quot;parse-names&quot;:false,&quot;dropping-particle&quot;:&quot;&quot;,&quot;non-dropping-particle&quot;:&quot;&quot;},{&quot;family&quot;:&quot;Horby&quot;,&quot;given&quot;:&quot;Peter&quot;,&quot;parse-names&quot;:false,&quot;dropping-particle&quot;:&quot;&quot;,&quot;non-dropping-particle&quot;:&quot;&quot;}],&quot;container-title&quot;:&quot;PLoS Neglected Tropical Diseases&quot;,&quot;container-title-short&quot;:&quot;PLoS Negl Trop Dis&quot;,&quot;DOI&quot;:&quot;10.1371/journal.pntd.0001322&quot;,&quot;ISSN&quot;:&quot;1935-2735&quot;,&quot;issued&quot;:{&quot;date-parts&quot;:[[2011,9,27]]},&quot;page&quot;:&quot;e1322&quot;,&quot;issue&quot;:&quot;9&quot;,&quot;volume&quot;:&quot;5&quot;},&quot;isTemporary&quot;:false}]},{&quot;citationID&quot;:&quot;MENDELEY_CITATION_55e3e604-b328-46a4-9d1e-183e4ffcf559&quot;,&quot;properties&quot;:{&quot;noteIndex&quot;:0},&quot;isEdited&quot;:false,&quot;manualOverride&quot;:{&quot;isManuallyOverridden&quot;:false,&quot;citeprocText&quot;:&quot;(Wangdi et al. 2018)&quot;,&quot;manualOverrideText&quot;:&quot;&quot;},&quot;citationTag&quot;:&quot;MENDELEY_CITATION_v3_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&quot;,&quot;citationItems&quot;:[{&quot;id&quot;:&quot;690e3809-73d9-3a57-8ab3-aa3cee5d058c&quot;,&quot;itemData&quot;:{&quot;type&quot;:&quot;article-journal&quot;,&quot;id&quot;:&quot;690e3809-73d9-3a57-8ab3-aa3cee5d058c&quot;,&quot;title&quot;:&quot;Spatial and temporal patterns of dengue infections in Timor-Leste, 2005–2013&quot;,&quot;author&quot;:[{&quot;family&quot;:&quot;Wangdi&quot;,&quot;given&quot;:&quot;Kinley&quot;,&quot;parse-names&quot;:false,&quot;dropping-particle&quot;:&quot;&quot;,&quot;non-dropping-particle&quot;:&quot;&quot;},{&quot;family&quot;:&quot;Clements&quot;,&quot;given&quot;:&quot;Archie C. A.&quot;,&quot;parse-names&quot;:false,&quot;dropping-particle&quot;:&quot;&quot;,&quot;non-dropping-particle&quot;:&quot;&quot;},{&quot;family&quot;:&quot;Du&quot;,&quot;given&quot;:&quot;Tai&quot;,&quot;parse-names&quot;:false,&quot;dropping-particle&quot;:&quot;&quot;,&quot;non-dropping-particle&quot;:&quot;&quot;},{&quot;family&quot;:&quot;Nery&quot;,&quot;given&quot;:&quot;Susana Vaz&quot;,&quot;parse-names&quot;:false,&quot;dropping-particle&quot;:&quot;&quot;,&quot;non-dropping-particle&quot;:&quot;&quot;}],&quot;container-title&quot;:&quot;Parasites &amp; Vectors&quot;,&quot;container-title-short&quot;:&quot;Parasit Vectors&quot;,&quot;DOI&quot;:&quot;10.1186/s13071-017-2588-4&quot;,&quot;ISSN&quot;:&quot;1756-3305&quot;,&quot;issued&quot;:{&quot;date-parts&quot;:[[2018,12,4]]},&quot;page&quot;:&quot;9&quot;,&quot;issue&quot;:&quot;1&quot;,&quot;volume&quot;:&quot;11&quot;},&quot;isTemporary&quot;:false}]},{&quot;citationID&quot;:&quot;MENDELEY_CITATION_fe7b4b66-0bbd-485e-877b-d268f61aa569&quot;,&quot;properties&quot;:{&quot;noteIndex&quot;:0},&quot;isEdited&quot;:false,&quot;manualOverride&quot;:{&quot;isManuallyOverridden&quot;:false,&quot;citeprocText&quot;:&quot;(Siraj et al. 2017)&quot;,&quot;manualOverrideText&quot;:&quot;&quot;},&quot;citationTag&quot;:&quot;MENDELEY_CITATION_v3_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&quot;,&quot;citationItems&quot;:[{&quot;id&quot;:&quot;54df5de4-6eae-3c5d-8cf6-494b8eb01da2&quot;,&quot;itemData&quot;:{&quot;type&quot;:&quot;article-journal&quot;,&quot;id&quot;:&quot;54df5de4-6eae-3c5d-8cf6-494b8eb01da2&quot;,&quot;title&quot;:&quot;Temperature modulates dengue virus epidemic growth rates through its effects on reproduction numbers and generation intervals&quot;,&quot;author&quot;:[{&quot;family&quot;:&quot;Siraj&quot;,&quot;given&quot;:&quot;Amir S.&quot;,&quot;parse-names&quot;:false,&quot;dropping-particle&quot;:&quot;&quot;,&quot;non-dropping-particle&quot;:&quot;&quot;},{&quot;family&quot;:&quot;Oidtman&quot;,&quot;given&quot;:&quot;Rachel J.&quot;,&quot;parse-names&quot;:false,&quot;dropping-particle&quot;:&quot;&quot;,&quot;non-dropping-particle&quot;:&quot;&quot;},{&quot;family&quot;:&quot;Huber&quot;,&quot;given&quot;:&quot;John H.&quot;,&quot;parse-names&quot;:false,&quot;dropping-particle&quot;:&quot;&quot;,&quot;non-dropping-particle&quot;:&quot;&quot;},{&quot;family&quot;:&quot;Kraemer&quot;,&quot;given&quot;:&quot;Moritz U.G.&quot;,&quot;parse-names&quot;:false,&quot;dropping-particle&quot;:&quot;&quot;,&quot;non-dropping-particle&quot;:&quot;&quot;},{&quot;family&quot;:&quot;Brady&quot;,&quot;given&quot;:&quot;Oliver J.&quot;,&quot;parse-names&quot;:false,&quot;dropping-particle&quot;:&quot;&quot;,&quot;non-dropping-particle&quot;:&quot;&quot;},{&quot;family&quot;:&quot;Johansson&quot;,&quot;given&quot;:&quot;Michael A.&quot;,&quot;parse-names&quot;:false,&quot;dropping-particle&quot;:&quot;&quot;,&quot;non-dropping-particle&quot;:&quot;&quot;},{&quot;family&quot;:&quot;Perkins&quot;,&quot;given&quot;:&quot;T. Alex&quot;,&quot;parse-names&quot;:false,&quot;dropping-particle&quot;:&quot;&quot;,&quot;non-dropping-particle&quot;:&quot;&quot;}],&quot;container-title&quot;:&quot;PLoS Neglected Tropical Diseases&quot;,&quot;container-title-short&quot;:&quot;PLoS Negl Trop Dis&quot;,&quot;DOI&quot;:&quot;10.1371/journal.pntd.0005797&quot;,&quot;ISSN&quot;:&quot;19352735&quot;,&quot;issued&quot;:{&quot;date-parts&quot;:[[2017]]},&quot;abstract&quot;:&quot;© 2017 Public Library of Science. All Rights Reserved. Epidemic growth rate, r, provides a more complete description of the potential for epidemics than the more commonly studied basic reproduction number, R0, yet the former has never been described as a function of temperature for dengue virus or other pathogens with temperature-sensitive transmission. The need to understand the drivers of epidemics of these pathogens is acute, with arthropod-borne virus epidemics becoming increasingly problematic. We addressed this need by developing temperature-dependent descriptions of the two components of r—R0and the generation interval—to obtain a temperature-dependent description of r. Our results show that the generation interval is highly sensitive to temperature, decreasing twofold between 25 and 35°C and suggesting that dengue virus epidemics may accelerate as temperatures increase, not only because of more infections per generation but also because of faster generations. Under the empirical temperature relationships that we considered, we found that r peaked at a temperature threshold that was robust to uncertainty in model parameters that do not depend on temperature. Although the precise value of this temperature threshold could be refined following future studies of empirical temperature relationships, the framework we present for identifying such temperature thresholds offers a new way to classify regions in which dengue virus epidemic intensity could either increase or decrease under future climate change.&quot;},&quot;isTemporary&quot;:false}]},{&quot;citationID&quot;:&quot;MENDELEY_CITATION_c2798038-bb44-421b-a07d-c4e7be863785&quot;,&quot;properties&quot;:{&quot;noteIndex&quot;:0},&quot;isEdited&quot;:false,&quot;manualOverride&quot;:{&quot;isManuallyOverridden&quot;:false,&quot;citeprocText&quot;:&quot;(Siraj et al. 2017)&quot;,&quot;manualOverrideText&quot;:&quot;&quot;},&quot;citationTag&quot;:&quot;MENDELEY_CITATION_v3_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&quot;,&quot;citationItems&quot;:[{&quot;id&quot;:&quot;54df5de4-6eae-3c5d-8cf6-494b8eb01da2&quot;,&quot;itemData&quot;:{&quot;type&quot;:&quot;article-journal&quot;,&quot;id&quot;:&quot;54df5de4-6eae-3c5d-8cf6-494b8eb01da2&quot;,&quot;title&quot;:&quot;Temperature modulates dengue virus epidemic growth rates through its effects on reproduction numbers and generation intervals&quot;,&quot;author&quot;:[{&quot;family&quot;:&quot;Siraj&quot;,&quot;given&quot;:&quot;Amir S.&quot;,&quot;parse-names&quot;:false,&quot;dropping-particle&quot;:&quot;&quot;,&quot;non-dropping-particle&quot;:&quot;&quot;},{&quot;family&quot;:&quot;Oidtman&quot;,&quot;given&quot;:&quot;Rachel J.&quot;,&quot;parse-names&quot;:false,&quot;dropping-particle&quot;:&quot;&quot;,&quot;non-dropping-particle&quot;:&quot;&quot;},{&quot;family&quot;:&quot;Huber&quot;,&quot;given&quot;:&quot;John H.&quot;,&quot;parse-names&quot;:false,&quot;dropping-particle&quot;:&quot;&quot;,&quot;non-dropping-particle&quot;:&quot;&quot;},{&quot;family&quot;:&quot;Kraemer&quot;,&quot;given&quot;:&quot;Moritz U.G.&quot;,&quot;parse-names&quot;:false,&quot;dropping-particle&quot;:&quot;&quot;,&quot;non-dropping-particle&quot;:&quot;&quot;},{&quot;family&quot;:&quot;Brady&quot;,&quot;given&quot;:&quot;Oliver J.&quot;,&quot;parse-names&quot;:false,&quot;dropping-particle&quot;:&quot;&quot;,&quot;non-dropping-particle&quot;:&quot;&quot;},{&quot;family&quot;:&quot;Johansson&quot;,&quot;given&quot;:&quot;Michael A.&quot;,&quot;parse-names&quot;:false,&quot;dropping-particle&quot;:&quot;&quot;,&quot;non-dropping-particle&quot;:&quot;&quot;},{&quot;family&quot;:&quot;Perkins&quot;,&quot;given&quot;:&quot;T. Alex&quot;,&quot;parse-names&quot;:false,&quot;dropping-particle&quot;:&quot;&quot;,&quot;non-dropping-particle&quot;:&quot;&quot;}],&quot;container-title&quot;:&quot;PLoS Neglected Tropical Diseases&quot;,&quot;container-title-short&quot;:&quot;PLoS Negl Trop Dis&quot;,&quot;DOI&quot;:&quot;10.1371/journal.pntd.0005797&quot;,&quot;ISSN&quot;:&quot;19352735&quot;,&quot;issued&quot;:{&quot;date-parts&quot;:[[2017]]},&quot;abstract&quot;:&quot;© 2017 Public Library of Science. All Rights Reserved. Epidemic growth rate, r, provides a more complete description of the potential for epidemics than the more commonly studied basic reproduction number, R0, yet the former has never been described as a function of temperature for dengue virus or other pathogens with temperature-sensitive transmission. The need to understand the drivers of epidemics of these pathogens is acute, with arthropod-borne virus epidemics becoming increasingly problematic. We addressed this need by developing temperature-dependent descriptions of the two components of r—R0and the generation interval—to obtain a temperature-dependent description of r. Our results show that the generation interval is highly sensitive to temperature, decreasing twofold between 25 and 35°C and suggesting that dengue virus epidemics may accelerate as temperatures increase, not only because of more infections per generation but also because of faster generations. Under the empirical temperature relationships that we considered, we found that r peaked at a temperature threshold that was robust to uncertainty in model parameters that do not depend on temperature. Although the precise value of this temperature threshold could be refined following future studies of empirical temperature relationships, the framework we present for identifying such temperature thresholds offers a new way to classify regions in which dengue virus epidemic intensity could either increase or decrease under future climate change.&quot;},&quot;isTemporary&quot;:false}]},{&quot;citationID&quot;:&quot;MENDELEY_CITATION_e06a76e4-22ff-4c19-aaa3-db30cd378cf1&quot;,&quot;properties&quot;:{&quot;noteIndex&quot;:0},&quot;isEdited&quot;:false,&quot;manualOverride&quot;:{&quot;isManuallyOverridden&quot;:false,&quot;citeprocText&quot;:&quot;(Siraj et al. 2017)&quot;,&quot;manualOverrideText&quot;:&quot;&quot;},&quot;citationTag&quot;:&quot;MENDELEY_CITATION_v3_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&quot;,&quot;citationItems&quot;:[{&quot;id&quot;:&quot;54df5de4-6eae-3c5d-8cf6-494b8eb01da2&quot;,&quot;itemData&quot;:{&quot;type&quot;:&quot;article-journal&quot;,&quot;id&quot;:&quot;54df5de4-6eae-3c5d-8cf6-494b8eb01da2&quot;,&quot;title&quot;:&quot;Temperature modulates dengue virus epidemic growth rates through its effects on reproduction numbers and generation intervals&quot;,&quot;author&quot;:[{&quot;family&quot;:&quot;Siraj&quot;,&quot;given&quot;:&quot;Amir S.&quot;,&quot;parse-names&quot;:false,&quot;dropping-particle&quot;:&quot;&quot;,&quot;non-dropping-particle&quot;:&quot;&quot;},{&quot;family&quot;:&quot;Oidtman&quot;,&quot;given&quot;:&quot;Rachel J.&quot;,&quot;parse-names&quot;:false,&quot;dropping-particle&quot;:&quot;&quot;,&quot;non-dropping-particle&quot;:&quot;&quot;},{&quot;family&quot;:&quot;Huber&quot;,&quot;given&quot;:&quot;John H.&quot;,&quot;parse-names&quot;:false,&quot;dropping-particle&quot;:&quot;&quot;,&quot;non-dropping-particle&quot;:&quot;&quot;},{&quot;family&quot;:&quot;Kraemer&quot;,&quot;given&quot;:&quot;Moritz U.G.&quot;,&quot;parse-names&quot;:false,&quot;dropping-particle&quot;:&quot;&quot;,&quot;non-dropping-particle&quot;:&quot;&quot;},{&quot;family&quot;:&quot;Brady&quot;,&quot;given&quot;:&quot;Oliver J.&quot;,&quot;parse-names&quot;:false,&quot;dropping-particle&quot;:&quot;&quot;,&quot;non-dropping-particle&quot;:&quot;&quot;},{&quot;family&quot;:&quot;Johansson&quot;,&quot;given&quot;:&quot;Michael A.&quot;,&quot;parse-names&quot;:false,&quot;dropping-particle&quot;:&quot;&quot;,&quot;non-dropping-particle&quot;:&quot;&quot;},{&quot;family&quot;:&quot;Perkins&quot;,&quot;given&quot;:&quot;T. Alex&quot;,&quot;parse-names&quot;:false,&quot;dropping-particle&quot;:&quot;&quot;,&quot;non-dropping-particle&quot;:&quot;&quot;}],&quot;container-title&quot;:&quot;PLoS Neglected Tropical Diseases&quot;,&quot;container-title-short&quot;:&quot;PLoS Negl Trop Dis&quot;,&quot;DOI&quot;:&quot;10.1371/journal.pntd.0005797&quot;,&quot;ISSN&quot;:&quot;19352735&quot;,&quot;issued&quot;:{&quot;date-parts&quot;:[[2017]]},&quot;abstract&quot;:&quot;© 2017 Public Library of Science. All Rights Reserved. Epidemic growth rate, r, provides a more complete description of the potential for epidemics than the more commonly studied basic reproduction number, R0, yet the former has never been described as a function of temperature for dengue virus or other pathogens with temperature-sensitive transmission. The need to understand the drivers of epidemics of these pathogens is acute, with arthropod-borne virus epidemics becoming increasingly problematic. We addressed this need by developing temperature-dependent descriptions of the two components of r—R0and the generation interval—to obtain a temperature-dependent description of r. Our results show that the generation interval is highly sensitive to temperature, decreasing twofold between 25 and 35°C and suggesting that dengue virus epidemics may accelerate as temperatures increase, not only because of more infections per generation but also because of faster generations. Under the empirical temperature relationships that we considered, we found that r peaked at a temperature threshold that was robust to uncertainty in model parameters that do not depend on temperature. Although the precise value of this temperature threshold could be refined following future studies of empirical temperature relationships, the framework we present for identifying such temperature thresholds offers a new way to classify regions in which dengue virus epidemic intensity could either increase or decrease under future climate change.&quot;},&quot;isTemporary&quot;:false}]},{&quot;citationID&quot;:&quot;MENDELEY_CITATION_09539915-7571-4de6-a107-99da5f658b15&quot;,&quot;properties&quot;:{&quot;noteIndex&quot;:0},&quot;isEdited&quot;:false,&quot;manualOverride&quot;:{&quot;isManuallyOverridden&quot;:false,&quot;citeprocText&quot;:&quot;(Ahsan et al. 2021)&quot;,&quot;manualOverrideText&quot;:&quot;&quot;},&quot;citationItems&quot;:[{&quot;id&quot;:&quot;3289741e-c9a8-3118-ab1b-7c4f44fbde6b&quot;,&quot;itemData&quot;:{&quot;type&quot;:&quot;article-journal&quot;,&quot;id&quot;:&quot;3289741e-c9a8-3118-ab1b-7c4f44fbde6b&quot;,&quot;title&quot;:&quot;Possible Drivers of the 2019 Dengue Outbreak in Bangladesh: The Need for a Robust Community-Level Surveillance System.&quot;,&quot;author&quot;:[{&quot;family&quot;:&quot;Ahsan&quot;,&quot;given&quot;:&quot;Atik&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Benfield&quot;,&quot;given&quot;:&quot;Camilla&quot;,&quot;parse-names&quot;:false,&quot;dropping-particle&quot;:&quot;&quot;,&quot;non-dropping-particle&quot;:&quot;&quot;}],&quot;container-title&quot;:&quot;Journal of medical entomology&quot;,&quot;container-title-short&quot;:&quot;J Med Entomol&quot;,&quot;editor&quot;:[{&quot;family&quot;:&quot;Reisen&quot;,&quot;given&quot;:&quot;William&quot;,&quot;parse-names&quot;:false,&quot;dropping-particle&quot;:&quot;&quot;,&quot;non-dropping-particle&quot;:&quot;&quot;}],&quot;DOI&quot;:&quot;10.1093/jme/tjaa150&quot;,&quot;ISSN&quot;:&quot;1938-2928&quot;,&quot;PMID&quot;:&quot;32725192&quot;,&quot;URL&quot;:&quot;https://academic.oup.com/jme/advance-article/doi/10.1093/jme/tjaa150/5877896&quot;,&quot;issued&quot;:{&quot;date-parts&quot;:[[2021,7,12]]},&quot;page&quot;:&quot;37-39&quot;,&quot;abstract&quot;:&quot;Bangladesh experienced its largest dengue virus (DENV) outbreak in 2019, with 101,354 patients admitted to hospital with either laboratory-confirmed or clinical diagnosis. By contrast, the cumulative number of dengue patients admitted to hospitals in the previous 19 yr (2000–2018) was 50,674 (Institute of Epidemiology Disease Control and Research 2019). Herein, we discuss the potential drivers contributing to the unprecedented 2019 DENV outbreak in Bangladesh.&quot;,&quot;issue&quot;:&quot;1&quot;,&quot;volume&quot;:&quot;58&quot;},&quot;isTemporary&quot;:false}],&quot;citationTag&quot;:&quot;MENDELEY_CITATION_v3_eyJjaXRhdGlvbklEIjoiTUVOREVMRVlfQ0lUQVRJT05fMDk1Mzk5MTUtNzU3MS00ZGU2LWExMDctOTlkYTVmNjU4YjE1IiwicHJvcGVydGllcyI6eyJub3RlSW5kZXgiOjB9LCJpc0VkaXRlZCI6ZmFsc2UsIm1hbnVhbE92ZXJyaWRlIjp7ImlzTWFudWFsbHlPdmVycmlkZGVuIjpmYWxzZSwiY2l0ZXByb2NUZXh0IjoiKEFoc2FuIGV0IGFsLiAyMDIxKS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quot;},{&quot;citationID&quot;:&quot;MENDELEY_CITATION_7e15f0db-579e-4b90-a00d-70f707a91ef8&quot;,&quot;properties&quot;:{&quot;noteIndex&quot;:0},&quot;isEdited&quot;:false,&quot;manualOverride&quot;:{&quot;isManuallyOverridden&quot;:false,&quot;citeprocText&quot;:&quot;(Haider, Hasan, Khalil, et al. 2023)&quot;,&quot;manualOverrideText&quot;:&quot;&quot;},&quot;citationTag&quot;:&quot;MENDELEY_CITATION_v3_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&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01246435-8403-43ca-a8d8-d7a373aa3e3d&quot;,&quot;properties&quot;:{&quot;noteIndex&quot;:0},&quot;isEdited&quot;:false,&quot;manualOverride&quot;:{&quot;isManuallyOverridden&quot;:false,&quot;citeprocText&quot;:&quot;(Salje et al. 2016)&quot;,&quot;manualOverrideText&quot;:&quot;&quot;},&quot;citationTag&quot;:&quot;MENDELEY_CITATION_v3_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&quot;,&quot;citationItems&quot;:[{&quot;id&quot;:&quot;162e6e31-5f1c-396f-ba25-6433ec075263&quot;,&quot;itemData&quot;:{&quot;type&quot;:&quot;article-journal&quot;,&quot;id&quot;:&quot;162e6e31-5f1c-396f-ba25-6433ec075263&quot;,&quot;title&quot;:&quot;Seasonal Distribution and Climatic Correlates of Dengue Disease in Dhaka, Bangladesh&quot;,&quot;author&quot;:[{&quot;family&quot;:&quot;Salje&quot;,&quot;given&quot;:&quot;Henrik&quot;,&quot;parse-names&quot;:false,&quot;dropping-particle&quot;:&quot;&quot;,&quot;non-dropping-particle&quot;:&quot;&quot;},{&quot;family&quot;:&quot;Morales&quot;,&quot;given&quot;:&quot;Ivonne&quot;,&quot;parse-names&quot;:false,&quot;dropping-particle&quot;:&quot;&quot;,&quot;non-dropping-particle&quot;:&quot;&quot;},{&quot;family&quot;:&quot;Gurley&quot;,&quot;given&quot;:&quot;Emily S.&quot;,&quot;parse-names&quot;:false,&quot;dropping-particle&quot;:&quot;&quot;,&quot;non-dropping-particle&quot;:&quot;&quot;},{&quot;family&quot;:&quot;Saha&quot;,&quot;given&quot;:&quot;Samir&quot;,&quot;parse-names&quot;:false,&quot;dropping-particle&quot;:&quot;&quot;,&quot;non-dropping-particle&quot;:&quot;&quot;}],&quot;container-title&quot;:&quot;The American Journal of Tropical Medicine and Hygiene&quot;,&quot;container-title-short&quot;:&quot;Am J Trop Med Hyg&quot;,&quot;DOI&quot;:&quot;10.4269/ajtmh.15-0846&quot;,&quot;ISSN&quot;:&quot;0002-9637&quot;,&quot;URL&quot;:&quot;http://www.ajtmh.org/content/journals/10.4269/ajtmh.15-0846&quot;,&quot;issued&quot;:{&quot;date-parts&quot;:[[2016,6,1]]},&quot;page&quot;:&quot;1359-1361&quot;,&quot;abstract&quot;:&quot;Dengue has been regularly reported in Dhaka, Bangladesh, since a large outbreak in 2000. However, to date, we have limited information on the seasonal distribution of dengue disease and how case distribution correlates with climate. Here, we analyzed dengue cases detected at a private diagnostic facility in Dhaka during 2010-2014. We calculated Pearson cross-correlation coefficients to examine the relationship between the timing of cases and both rainfall and temperature. There were 2,334 cases diagnosed during the study period with 76% over the age of 15 years. Cases were reported in every month of the study; however, 90% of cases occurred between June and November. Increases in rainfall were correlated with increases in cases 2 months later (correlation of 0.7). The large proportion of adult cases is consistent with substantial population susceptibility and suggests Dhaka remains at risk for outbreaks. Although cases occurred year-round, public health preparedness should be focused during peak months.&quot;,&quot;issue&quot;:&quot;6&quot;,&quot;volume&quot;:&quot;94&quot;},&quot;isTemporary&quot;:false}]},{&quot;citationID&quot;:&quot;MENDELEY_CITATION_1daa8338-5ca7-42ac-a107-b4eaa0a28880&quot;,&quot;properties&quot;:{&quot;noteIndex&quot;:0},&quot;isEdited&quot;:false,&quot;manualOverride&quot;:{&quot;isManuallyOverridden&quot;:false,&quot;citeprocText&quot;:&quot;(Teo et al. 2023)&quot;,&quot;manualOverrideText&quot;:&quot;&quot;},&quot;citationTag&quot;:&quot;MENDELEY_CITATION_v3_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&quot;,&quot;citationItems&quot;:[{&quot;id&quot;:&quot;3eecb9a0-1d66-318e-996a-d056ae5ef668&quot;,&quot;itemData&quot;:{&quot;type&quot;:&quot;article-journal&quot;,&quot;id&quot;:&quot;3eecb9a0-1d66-318e-996a-d056ae5ef668&quot;,&quot;title&quot;:&quot;Understanding antibody-dependent enhancement in dengue: Are afucosylated IgG1s a concern?&quot;,&quot;author&quot;:[{&quot;family&quot;:&quot;Teo&quot;,&quot;given&quot;:&quot;Andrew&quot;,&quot;parse-names&quot;:false,&quot;dropping-particle&quot;:&quot;&quot;,&quot;non-dropping-particle&quot;:&quot;&quot;},{&quot;family&quot;:&quot;Tan&quot;,&quot;given&quot;:&quot;Hao Dong&quot;,&quot;parse-names&quot;:false,&quot;dropping-particle&quot;:&quot;&quot;,&quot;non-dropping-particle&quot;:&quot;&quot;},{&quot;family&quot;:&quot;Loy&quot;,&quot;given&quot;:&quot;Thomas&quot;,&quot;parse-names&quot;:false,&quot;dropping-particle&quot;:&quot;&quot;,&quot;non-dropping-particle&quot;:&quot;&quot;},{&quot;family&quot;:&quot;Chia&quot;,&quot;given&quot;:&quot;Po Ying&quot;,&quot;parse-names&quot;:false,&quot;dropping-particle&quot;:&quot;&quot;,&quot;non-dropping-particle&quot;:&quot;&quot;},{&quot;family&quot;:&quot;Chua&quot;,&quot;given&quot;:&quot;Caroline Lin Lin&quot;,&quot;parse-names&quot;:false,&quot;dropping-particle&quot;:&quot;&quot;,&quot;non-dropping-particle&quot;:&quot;&quot;}],&quot;container-title&quot;:&quot;PLOS Pathogens&quot;,&quot;container-title-short&quot;:&quot;PLoS Pathog&quot;,&quot;DOI&quot;:&quot;10.1371/journal.ppat.1011223&quot;,&quot;ISSN&quot;:&quot;1553-7374&quot;,&quot;issued&quot;:{&quot;date-parts&quot;:[[2023,3,30]]},&quot;page&quot;:&quot;e1011223&quot;,&quot;issue&quot;:&quot;3&quot;,&quot;volume&quot;:&quot;19&quot;},&quot;isTemporary&quot;:false}]},{&quot;citationID&quot;:&quot;MENDELEY_CITATION_e63632ee-dee7-4a59-b815-f665d950d59c&quot;,&quot;properties&quot;:{&quot;noteIndex&quot;:0},&quot;isEdited&quot;:false,&quot;manualOverride&quot;:{&quot;isManuallyOverridden&quot;:false,&quot;citeprocText&quot;:&quot;(Haider, Hasan, Khalil, et al. 2023)&quot;,&quot;manualOverrideText&quot;:&quot;&quot;},&quot;citationTag&quot;:&quot;MENDELEY_CITATION_v3_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&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791de675-5bc8-4af2-8d8b-aa93a2f33c66&quot;,&quot;properties&quot;:{&quot;noteIndex&quot;:0},&quot;isEdited&quot;:false,&quot;manualOverride&quot;:{&quot;isManuallyOverridden&quot;:false,&quot;citeprocText&quot;:&quot;(WHO South-East Asia 2023)&quot;,&quot;manualOverrideText&quot;:&quot;&quot;},&quot;citationTag&quot;:&quot;MENDELEY_CITATION_v3_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&quot;,&quot;citationItems&quot;:[{&quot;id&quot;:&quot;6f408c7c-b759-3ab0-9e07-aa84d91f17d3&quot;,&quot;itemData&quot;:{&quot;type&quot;:&quot;webpage&quot;,&quot;id&quot;:&quot;6f408c7c-b759-3ab0-9e07-aa84d91f17d3&quot;,&quot;title&quot;:&quot;Dengue in the South-East Asia&quot;,&quot;author&quot;:[{&quot;family&quot;:&quot;WHO South-East Asia&quot;,&quot;given&quot;:&quot;&quot;,&quot;parse-names&quot;:false,&quot;dropping-particle&quot;:&quot;&quot;,&quot;non-dropping-particle&quot;:&quot;&quot;}],&quot;container-title&quot;:&quot;WHO Regional office for South-East Asia&quot;,&quot;issued&quot;:{&quot;date-parts&quot;:[[2023,5]]},&quot;page&quot;:&quot;1-6&quot;,&quot;container-title-short&quot;:&quot;&quot;},&quot;isTemporary&quot;:false}]},{&quot;citationID&quot;:&quot;MENDELEY_CITATION_de283e5d-658c-4980-bb38-818f48703f21&quot;,&quot;properties&quot;:{&quot;noteIndex&quot;:0},&quot;isEdited&quot;:false,&quot;manualOverride&quot;:{&quot;isManuallyOverridden&quot;:false,&quot;citeprocText&quot;:&quot;(Ahsan et al. 2021)&quot;,&quot;manualOverrideText&quot;:&quot;&quot;},&quot;citationTag&quot;:&quot;MENDELEY_CITATION_v3_eyJjaXRhdGlvbklEIjoiTUVOREVMRVlfQ0lUQVRJT05fZGUyODNlNWQtNjU4Yy00OTgwLWJiMzgtODE4ZjQ4NzAzZjIxIiwicHJvcGVydGllcyI6eyJub3RlSW5kZXgiOjB9LCJpc0VkaXRlZCI6ZmFsc2UsIm1hbnVhbE92ZXJyaWRlIjp7ImlzTWFudWFsbHlPdmVycmlkZGVuIjpmYWxzZSwiY2l0ZXByb2NUZXh0IjoiKEFoc2FuIGV0IGFsLiAyMDIxKS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quot;,&quot;citationItems&quot;:[{&quot;id&quot;:&quot;3289741e-c9a8-3118-ab1b-7c4f44fbde6b&quot;,&quot;itemData&quot;:{&quot;type&quot;:&quot;article-journal&quot;,&quot;id&quot;:&quot;3289741e-c9a8-3118-ab1b-7c4f44fbde6b&quot;,&quot;title&quot;:&quot;Possible Drivers of the 2019 Dengue Outbreak in Bangladesh: The Need for a Robust Community-Level Surveillance System.&quot;,&quot;author&quot;:[{&quot;family&quot;:&quot;Ahsan&quot;,&quot;given&quot;:&quot;Atik&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Benfield&quot;,&quot;given&quot;:&quot;Camilla&quot;,&quot;parse-names&quot;:false,&quot;dropping-particle&quot;:&quot;&quot;,&quot;non-dropping-particle&quot;:&quot;&quot;}],&quot;container-title&quot;:&quot;Journal of medical entomology&quot;,&quot;container-title-short&quot;:&quot;J Med Entomol&quot;,&quot;editor&quot;:[{&quot;family&quot;:&quot;Reisen&quot;,&quot;given&quot;:&quot;William&quot;,&quot;parse-names&quot;:false,&quot;dropping-particle&quot;:&quot;&quot;,&quot;non-dropping-particle&quot;:&quot;&quot;}],&quot;DOI&quot;:&quot;10.1093/jme/tjaa150&quot;,&quot;ISSN&quot;:&quot;1938-2928&quot;,&quot;PMID&quot;:&quot;32725192&quot;,&quot;URL&quot;:&quot;https://academic.oup.com/jme/advance-article/doi/10.1093/jme/tjaa150/5877896&quot;,&quot;issued&quot;:{&quot;date-parts&quot;:[[2021,7,12]]},&quot;page&quot;:&quot;37-39&quot;,&quot;abstract&quot;:&quot;Bangladesh experienced its largest dengue virus (DENV) outbreak in 2019, with 101,354 patients admitted to hospital with either laboratory-confirmed or clinical diagnosis. By contrast, the cumulative number of dengue patients admitted to hospitals in the previous 19 yr (2000–2018) was 50,674 (Institute of Epidemiology Disease Control and Research 2019). Herein, we discuss the potential drivers contributing to the unprecedented 2019 DENV outbreak in Bangladesh.&quot;,&quot;issue&quot;:&quot;1&quot;,&quot;volume&quot;:&quot;58&quot;},&quot;isTemporary&quot;:false}]},{&quot;citationID&quot;:&quot;MENDELEY_CITATION_0f2cb604-fe75-4fee-9519-6c67aecfaa4a&quot;,&quot;properties&quot;:{&quot;noteIndex&quot;:0},&quot;isEdited&quot;:false,&quot;manualOverride&quot;:{&quot;isManuallyOverridden&quot;:false,&quot;citeprocText&quot;:&quot;(WHO South-East Asia 2023)&quot;,&quot;manualOverrideText&quot;:&quot;&quot;},&quot;citationTag&quot;:&quot;MENDELEY_CITATION_v3_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&quot;,&quot;citationItems&quot;:[{&quot;id&quot;:&quot;6f408c7c-b759-3ab0-9e07-aa84d91f17d3&quot;,&quot;itemData&quot;:{&quot;type&quot;:&quot;webpage&quot;,&quot;id&quot;:&quot;6f408c7c-b759-3ab0-9e07-aa84d91f17d3&quot;,&quot;title&quot;:&quot;Dengue in the South-East Asia&quot;,&quot;author&quot;:[{&quot;family&quot;:&quot;WHO South-East Asia&quot;,&quot;given&quot;:&quot;&quot;,&quot;parse-names&quot;:false,&quot;dropping-particle&quot;:&quot;&quot;,&quot;non-dropping-particle&quot;:&quot;&quot;}],&quot;container-title&quot;:&quot;WHO Regional office for South-East Asia&quot;,&quot;issued&quot;:{&quot;date-parts&quot;:[[2023,5]]},&quot;page&quot;:&quot;1-6&quot;,&quot;container-title-short&quot;:&quot;&quot;},&quot;isTemporary&quot;:false}]},{&quot;citationID&quot;:&quot;MENDELEY_CITATION_73e60ee7-fd30-4e33-9aae-589bf90f95cb&quot;,&quot;properties&quot;:{&quot;noteIndex&quot;:0},&quot;isEdited&quot;:false,&quot;manualOverride&quot;:{&quot;isManuallyOverridden&quot;:false,&quot;citeprocText&quot;:&quot;(Huits and Schwartz 2021)&quot;,&quot;manualOverrideText&quot;:&quot;&quot;},&quot;citationTag&quot;:&quot;MENDELEY_CITATION_v3_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&quot;,&quot;citationItems&quot;:[{&quot;id&quot;:&quot;99a11ff8-80ac-3bb5-b7f3-b6f7759c47ce&quot;,&quot;itemData&quot;:{&quot;type&quot;:&quot;article-journal&quot;,&quot;id&quot;:&quot;99a11ff8-80ac-3bb5-b7f3-b6f7759c47ce&quot;,&quot;title&quot;:&quot;Fatal outcomes of imported dengue fever in adult travelers from non-endemic areas are associated with primary infections&quot;,&quot;author&quot;:[{&quot;family&quot;:&quot;Huits&quot;,&quot;given&quot;:&quot;Ralph&quot;,&quot;parse-names&quot;:false,&quot;dropping-particle&quot;:&quot;&quot;,&quot;non-dropping-particle&quot;:&quot;&quot;},{&quot;family&quot;:&quot;Schwartz&quot;,&quot;given&quot;:&quot;Eli&quot;,&quot;parse-names&quot;:false,&quot;dropping-particle&quot;:&quot;&quot;,&quot;non-dropping-particle&quot;:&quot;&quot;}],&quot;container-title&quot;:&quot;Journal of Travel Medicine&quot;,&quot;container-title-short&quot;:&quot;J Travel Med&quot;,&quot;DOI&quot;:&quot;10.1093/jtm/taab020&quot;,&quot;ISSN&quot;:&quot;1195-1982&quot;,&quot;issued&quot;:{&quot;date-parts&quot;:[[2021,7,7]]},&quot;issue&quot;:&quot;5&quot;,&quot;volume&quot;:&quot;28&quot;},&quot;isTemporary&quot;:false}]},{&quot;citationID&quot;:&quot;MENDELEY_CITATION_00a3d43c-49e4-49c9-8993-92b5f214c097&quot;,&quot;properties&quot;:{&quot;noteIndex&quot;:0},&quot;isEdited&quot;:false,&quot;manualOverride&quot;:{&quot;isManuallyOverridden&quot;:false,&quot;citeprocText&quot;:&quot;(Liu et al. 2020)&quot;,&quot;manualOverrideText&quot;:&quot;&quot;},&quot;citationTag&quot;:&quot;MENDELEY_CITATION_v3_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&quot;,&quot;citationItems&quot;:[{&quot;id&quot;:&quot;ad672313-3d05-3a17-bab6-7f6aa3606f85&quot;,&quot;itemData&quot;:{&quot;type&quot;:&quot;article&quot;,&quot;id&quot;:&quot;ad672313-3d05-3a17-bab6-7f6aa3606f85&quot;,&quot;title&quot;:&quot;Reviewing estimates of the basic reproduction number for dengue, Zika and chikungunya across global climate zones&quot;,&quot;author&quot;:[{&quot;family&quot;:&quot;Liu&quot;,&quot;given&quot;:&quot;Ying&quot;,&quot;parse-names&quot;:false,&quot;dropping-particle&quot;:&quot;&quot;,&quot;non-dropping-particle&quot;:&quot;&quot;},{&quot;family&quot;:&quot;Lillepold&quot;,&quot;given&quot;:&quot;Kate&quot;,&quot;parse-names&quot;:false,&quot;dropping-particle&quot;:&quot;&quot;,&quot;non-dropping-particle&quot;:&quot;&quot;},{&quot;family&quot;:&quot;Semenza&quot;,&quot;given&quot;:&quot;Jan C.&quot;,&quot;parse-names&quot;:false,&quot;dropping-particle&quot;:&quot;&quot;,&quot;non-dropping-particle&quot;:&quot;&quot;},{&quot;family&quot;:&quot;Tozan&quot;,&quot;given&quot;:&quot;Yesim&quot;,&quot;parse-names&quot;:false,&quot;dropping-particle&quot;:&quot;&quot;,&quot;non-dropping-particle&quot;:&quot;&quot;},{&quot;family&quot;:&quot;Quam&quot;,&quot;given&quot;:&quot;Mikkel B.M.&quot;,&quot;parse-names&quot;:false,&quot;dropping-particle&quot;:&quot;&quot;,&quot;non-dropping-particle&quot;:&quot;&quot;},{&quot;family&quot;:&quot;Rocklöv&quot;,&quot;given&quot;:&quot;Joacim&quot;,&quot;parse-names&quot;:false,&quot;dropping-particle&quot;:&quot;&quot;,&quot;non-dropping-particle&quot;:&quot;&quot;}],&quot;container-title&quot;:&quot;Environmental Research&quot;,&quot;container-title-short&quot;:&quot;Environ Res&quot;,&quot;DOI&quot;:&quot;10.1016/j.envres.2020.109114&quot;,&quot;ISSN&quot;:&quot;10960953&quot;,&quot;issued&quot;:{&quot;date-parts&quot;:[[2020]]},&quot;abstract&quot;:&quot;Background: Globally, dengue, Zika virus, and chikungunya are important viral mosquito-borne diseases that infect millions of people annually. Their geographic range includes not only tropical areas but also sub-tropical and temperate zones such as Japan and Italy. The relative severity of these arboviral disease outbreaks can vary depending on the setting. In this study we explore variation in the epidemiologic potential of outbreaks amongst these climatic zones and arboviruses in order to elucidate potential reasons behind such differences. Methodology: We reviewed the peer-reviewed literature (PubMed) to obtain basic reproduction number (R0) estimates for dengue, Zika virus, and chikungunya from tropical, sub-tropical and temperate regions. We also computed R0 estimates for temperate and sub-tropical climate zones, based on the outbreak curves in the initial outbreak phase. Lastly we compared these estimates across climate zones, defined by latitude. Results: Of 2115 studies, we reviewed the full text of 128 studies and included 65 studies in our analysis. Our results suggest that the R0 of an arboviral outbreak depends on climate zone, with lower R0 estimates, on average, in temperate zones (R0 = 2.03) compared to tropical (R0 = 3.44) and sub-tropical zones (R0 = 10.29). The variation in R0 was considerable, ranging from 0.16 to 65. The largest R0 was for dengue (65) and was estimated by the Ross-Macdonald model in the tropical zone, whereas the smallest R0 (0.16) was for Zika virus and was estimated statistically from an outbreak curve in the sub-tropical zone. Conclusions: The results indicate climate zone to be an important determinant of the basic reproduction number, R0, for dengue, Zika virus, and chikungunya. The role of other factors as determinants of R0, such as methods, environmental and social conditions, and disease control, should be further investigated. The results suggest that R0 may increase in temperate regions in response to global warming, and highlight the increasing need for strengthening preparedness and control activities.&quot;},&quot;isTemporary&quot;:false}]},{&quot;citationID&quot;:&quot;MENDELEY_CITATION_643b7c37-006e-4cc1-8c3b-284d37d1f91d&quot;,&quot;properties&quot;:{&quot;noteIndex&quot;:0},&quot;isEdited&quot;:false,&quot;manualOverride&quot;:{&quot;isManuallyOverridden&quot;:false,&quot;citeprocText&quot;:&quot;(WHO South-East Asia 2023)&quot;,&quot;manualOverrideText&quot;:&quot;&quot;},&quot;citationTag&quot;:&quot;MENDELEY_CITATION_v3_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&quot;,&quot;citationItems&quot;:[{&quot;id&quot;:&quot;6f408c7c-b759-3ab0-9e07-aa84d91f17d3&quot;,&quot;itemData&quot;:{&quot;type&quot;:&quot;webpage&quot;,&quot;id&quot;:&quot;6f408c7c-b759-3ab0-9e07-aa84d91f17d3&quot;,&quot;title&quot;:&quot;Dengue in the South-East Asia&quot;,&quot;author&quot;:[{&quot;family&quot;:&quot;WHO South-East Asia&quot;,&quot;given&quot;:&quot;&quot;,&quot;parse-names&quot;:false,&quot;dropping-particle&quot;:&quot;&quot;,&quot;non-dropping-particle&quot;:&quot;&quot;}],&quot;container-title&quot;:&quot;WHO Regional office for South-East Asia&quot;,&quot;issued&quot;:{&quot;date-parts&quot;:[[2023,5]]},&quot;page&quot;:&quot;1-6&quot;,&quot;container-title-short&quot;:&quot;&quot;},&quot;isTemporary&quot;:false}]},{&quot;citationID&quot;:&quot;MENDELEY_CITATION_4d037de5-ba61-4096-8e1d-12a0aaa15873&quot;,&quot;properties&quot;:{&quot;noteIndex&quot;:0},&quot;isEdited&quot;:false,&quot;manualOverride&quot;:{&quot;isManuallyOverridden&quot;:false,&quot;citeprocText&quot;:&quot;(Ahsan et al. 2021)&quot;,&quot;manualOverrideText&quot;:&quot;&quot;},&quot;citationTag&quot;:&quot;MENDELEY_CITATION_v3_eyJjaXRhdGlvbklEIjoiTUVOREVMRVlfQ0lUQVRJT05fNGQwMzdkZTUtYmE2MS00MDk2LThlMWQtMTJhMGFhYTE1ODczIiwicHJvcGVydGllcyI6eyJub3RlSW5kZXgiOjB9LCJpc0VkaXRlZCI6ZmFsc2UsIm1hbnVhbE92ZXJyaWRlIjp7ImlzTWFudWFsbHlPdmVycmlkZGVuIjpmYWxzZSwiY2l0ZXByb2NUZXh0IjoiKEFoc2FuIGV0IGFsLiAyMDIxKS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quot;,&quot;citationItems&quot;:[{&quot;id&quot;:&quot;3289741e-c9a8-3118-ab1b-7c4f44fbde6b&quot;,&quot;itemData&quot;:{&quot;type&quot;:&quot;article-journal&quot;,&quot;id&quot;:&quot;3289741e-c9a8-3118-ab1b-7c4f44fbde6b&quot;,&quot;title&quot;:&quot;Possible Drivers of the 2019 Dengue Outbreak in Bangladesh: The Need for a Robust Community-Level Surveillance System.&quot;,&quot;author&quot;:[{&quot;family&quot;:&quot;Ahsan&quot;,&quot;given&quot;:&quot;Atik&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Benfield&quot;,&quot;given&quot;:&quot;Camilla&quot;,&quot;parse-names&quot;:false,&quot;dropping-particle&quot;:&quot;&quot;,&quot;non-dropping-particle&quot;:&quot;&quot;}],&quot;container-title&quot;:&quot;Journal of medical entomology&quot;,&quot;container-title-short&quot;:&quot;J Med Entomol&quot;,&quot;editor&quot;:[{&quot;family&quot;:&quot;Reisen&quot;,&quot;given&quot;:&quot;William&quot;,&quot;parse-names&quot;:false,&quot;dropping-particle&quot;:&quot;&quot;,&quot;non-dropping-particle&quot;:&quot;&quot;}],&quot;DOI&quot;:&quot;10.1093/jme/tjaa150&quot;,&quot;ISSN&quot;:&quot;1938-2928&quot;,&quot;PMID&quot;:&quot;32725192&quot;,&quot;URL&quot;:&quot;https://academic.oup.com/jme/advance-article/doi/10.1093/jme/tjaa150/5877896&quot;,&quot;issued&quot;:{&quot;date-parts&quot;:[[2021,7,12]]},&quot;page&quot;:&quot;37-39&quot;,&quot;abstract&quot;:&quot;Bangladesh experienced its largest dengue virus (DENV) outbreak in 2019, with 101,354 patients admitted to hospital with either laboratory-confirmed or clinical diagnosis. By contrast, the cumulative number of dengue patients admitted to hospitals in the previous 19 yr (2000–2018) was 50,674 (Institute of Epidemiology Disease Control and Research 2019). Herein, we discuss the potential drivers contributing to the unprecedented 2019 DENV outbreak in Bangladesh.&quot;,&quot;issue&quot;:&quot;1&quot;,&quot;volume&quot;:&quot;58&quot;},&quot;isTemporary&quot;:false}]},{&quot;citationID&quot;:&quot;MENDELEY_CITATION_f34d2561-e87b-4837-a7f1-f39b2627de0c&quot;,&quot;properties&quot;:{&quot;noteIndex&quot;:0},&quot;isEdited&quot;:false,&quot;manualOverride&quot;:{&quot;isManuallyOverridden&quot;:false,&quot;citeprocText&quot;:&quot;(Haider, Hasan, Khalil, et al. 2023)&quot;,&quot;manualOverrideText&quot;:&quot;&quot;},&quot;citationTag&quot;:&quot;MENDELEY_CITATION_v3_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&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e40a9222-9033-4cbb-aa8d-3d11d9806c3b&quot;,&quot;properties&quot;:{&quot;noteIndex&quot;:0},&quot;isEdited&quot;:false,&quot;manualOverride&quot;:{&quot;isManuallyOverridden&quot;:false,&quot;citeprocText&quot;:&quot;(Haider, Hasan, Khalil, et al. 2023)&quot;,&quot;manualOverrideText&quot;:&quot;&quot;},&quot;citationTag&quot;:&quot;MENDELEY_CITATION_v3_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&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c63d35f0-a203-4aca-867f-a779993e813f&quot;,&quot;properties&quot;:{&quot;noteIndex&quot;:0},&quot;isEdited&quot;:false,&quot;manualOverride&quot;:{&quot;isManuallyOverridden&quot;:false,&quot;citeprocText&quot;:&quot;(Wang et al. 2017)&quot;,&quot;manualOverrideText&quot;:&quot;&quot;},&quot;citationTag&quot;:&quot;MENDELEY_CITATION_v3_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&quot;,&quot;citationItems&quot;:[{&quot;id&quot;:&quot;6f397c52-5b0b-3899-8039-90fe5f3d5b76&quot;,&quot;itemData&quot;:{&quot;type&quot;:&quot;article-journal&quot;,&quot;id&quot;:&quot;6f397c52-5b0b-3899-8039-90fe5f3d5b76&quot;,&quot;title&quot;:&quot;IgG antibodies to dengue enhanced for FcγRIIIA binding determine disease severity&quot;,&quot;author&quot;:[{&quot;family&quot;:&quot;Wang&quot;,&quot;given&quot;:&quot;Taia T.&quot;,&quot;parse-names&quot;:false,&quot;dropping-particle&quot;:&quot;&quot;,&quot;non-dropping-particle&quot;:&quot;&quot;},{&quot;family&quot;:&quot;Sewatanon&quot;,&quot;given&quot;:&quot;Jaturong&quot;,&quot;parse-names&quot;:false,&quot;dropping-particle&quot;:&quot;&quot;,&quot;non-dropping-particle&quot;:&quot;&quot;},{&quot;family&quot;:&quot;Memoli&quot;,&quot;given&quot;:&quot;Matthew J.&quot;,&quot;parse-names&quot;:false,&quot;dropping-particle&quot;:&quot;&quot;,&quot;non-dropping-particle&quot;:&quot;&quot;},{&quot;family&quot;:&quot;Wrammert&quot;,&quot;given&quot;:&quot;Jens&quot;,&quot;parse-names&quot;:false,&quot;dropping-particle&quot;:&quot;&quot;,&quot;non-dropping-particle&quot;:&quot;&quot;},{&quot;family&quot;:&quot;Bournazos&quot;,&quot;given&quot;:&quot;Stylianos&quot;,&quot;parse-names&quot;:false,&quot;dropping-particle&quot;:&quot;&quot;,&quot;non-dropping-particle&quot;:&quot;&quot;},{&quot;family&quot;:&quot;Bhaumik&quot;,&quot;given&quot;:&quot;Siddhartha Kumar&quot;,&quot;parse-names&quot;:false,&quot;dropping-particle&quot;:&quot;&quot;,&quot;non-dropping-particle&quot;:&quot;&quot;},{&quot;family&quot;:&quot;Pinsky&quot;,&quot;given&quot;:&quot;Benjamin A.&quot;,&quot;parse-names&quot;:false,&quot;dropping-particle&quot;:&quot;&quot;,&quot;non-dropping-particle&quot;:&quot;&quot;},{&quot;family&quot;:&quot;Chokephaibulkit&quot;,&quot;given&quot;:&quot;Kulkanya&quot;,&quot;parse-names&quot;:false,&quot;dropping-particle&quot;:&quot;&quot;,&quot;non-dropping-particle&quot;:&quot;&quot;},{&quot;family&quot;:&quot;Onlamoon&quot;,&quot;given&quot;:&quot;Nattawat&quot;,&quot;parse-names&quot;:false,&quot;dropping-particle&quot;:&quot;&quot;,&quot;non-dropping-particle&quot;:&quot;&quot;},{&quot;family&quot;:&quot;Pattanapanyasat&quot;,&quot;given&quot;:&quot;Kovit&quot;,&quot;parse-names&quot;:false,&quot;dropping-particle&quot;:&quot;&quot;,&quot;non-dropping-particle&quot;:&quot;&quot;},{&quot;family&quot;:&quot;Taubenberger&quot;,&quot;given&quot;:&quot;Jeffery K.&quot;,&quot;parse-names&quot;:false,&quot;dropping-particle&quot;:&quot;&quot;,&quot;non-dropping-particle&quot;:&quot;&quot;},{&quot;family&quot;:&quot;Ahmed&quot;,&quot;given&quot;:&quot;Rafi&quot;,&quot;parse-names&quot;:false,&quot;dropping-particle&quot;:&quot;&quot;,&quot;non-dropping-particle&quot;:&quot;&quot;},{&quot;family&quot;:&quot;Ravetch&quot;,&quot;given&quot;:&quot;Jeffrey&quot;,&quot;parse-names&quot;:false,&quot;dropping-particle&quot;:&quot;V.&quot;,&quot;non-dropping-particle&quot;:&quot;&quot;}],&quot;container-title&quot;:&quot;Science&quot;,&quot;container-title-short&quot;:&quot;Science (1979)&quot;,&quot;DOI&quot;:&quot;10.1126/science.aai8128&quot;,&quot;ISSN&quot;:&quot;0036-8075&quot;,&quot;issued&quot;:{&quot;date-parts&quot;:[[2017,1,27]]},&quot;page&quot;:&quot;395-398&quot;,&quot;abstract&quot;:&quot;&lt;p&gt; In some cases, secondary infections of dengue virus can be extremely serious and result in plasma leakage, thrombocytopenia, and hemorrhagic disease. This phenomenon has been attributed to antibody-dependent enhancement. Wang &lt;italic&gt;et al.&lt;/italic&gt; show that a specific subclass of antibody, IgG1, which lacks fucosyl residues on the Fc segment of the heavy chain of the immunoglobulin, is elevated in patients with severe secondary dengue disease. These non-neutralizing antibodies bind activating Fc receptors and appear to cross-react with platelet antigens to cause platelet depletion, contributing to thrombocytopenia. &lt;/p&gt;&quot;,&quot;issue&quot;:&quot;6323&quot;,&quot;volume&quot;:&quot;355&quot;},&quot;isTemporary&quot;:false}]},{&quot;citationID&quot;:&quot;MENDELEY_CITATION_7e153b18-676a-41c6-bfb3-4aefa3338fcd&quot;,&quot;properties&quot;:{&quot;noteIndex&quot;:0},&quot;isEdited&quot;:false,&quot;manualOverride&quot;:{&quot;isManuallyOverridden&quot;:false,&quot;citeprocText&quot;:&quot;(Haider, Hasan, Khalil, et al. 2023)&quot;,&quot;manualOverrideText&quot;:&quot;&quot;},&quot;citationTag&quot;:&quot;MENDELEY_CITATION_v3_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&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0107c67b-b99a-4a70-a58c-6212efdaf72a&quot;,&quot;properties&quot;:{&quot;noteIndex&quot;:0},&quot;isEdited&quot;:false,&quot;manualOverride&quot;:{&quot;isManuallyOverridden&quot;:false,&quot;citeprocText&quot;:&quot;(Salje et al. 2019b)&quot;,&quot;manualOverrideText&quot;:&quot;&quot;},&quot;citationTag&quot;:&quot;MENDELEY_CITATION_v3_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&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
    <we:property name="MENDELEY_CITATIONS_LOCALE_CODE" value="&quot;en-US&quot;"/>
    <we:property name="MENDELEY_CITATIONS_STYLE" value="{&quot;id&quot;:&quot;https://www.zotero.org/styles/journal-of-medical-entomology&quot;,&quot;title&quot;:&quot;Journal of Medical Entomology&quot;,&quot;format&quot;:&quot;author-date&quot;,&quot;defaultLocale&quot;:&quot;en-US&quot;,&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0BE2A1A2-F051-44FB-B720-C7C263A9C48F}">
  <we:reference id="8c1c3d44-57e9-40d7-86e4-4adf61fea1dd" version="2.1.0.1" store="EXCatalog" storeType="EXCatalog"/>
  <we:alternateReferences>
    <we:reference id="WA104380122" version="2.1.0.1"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6CDDF4-305D-4B8E-84E4-D1381C4F3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26</Pages>
  <Words>6820</Words>
  <Characters>38876</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Food for the Hungry</Company>
  <LinksUpToDate>false</LinksUpToDate>
  <CharactersWithSpaces>45605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Nayeem Hasan</dc:creator>
  <cp:keywords/>
  <dc:description/>
  <cp:lastModifiedBy>Mohammad Nayeem Hasan</cp:lastModifiedBy>
  <cp:revision>27</cp:revision>
  <cp:lastPrinted>2023-05-24T12:30:00Z</cp:lastPrinted>
  <dcterms:created xsi:type="dcterms:W3CDTF">2023-07-08T08:15:00Z</dcterms:created>
  <dcterms:modified xsi:type="dcterms:W3CDTF">2023-07-12T17:30:00Z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http://www.zotero.org/styles/international-journal-of-infectious-diseases</vt:lpwstr>
  </property>
  <property fmtid="{D5CDD505-2E9C-101B-9397-08002B2CF9AE}" pid="4" name="Mendeley Unique User Id_1">
    <vt:lpwstr>829c6a2b-d9ed-3503-b700-b046929b31fe</vt:lpwstr>
  </property>
  <property fmtid="{D5CDD505-2E9C-101B-9397-08002B2CF9AE}" pid="5" name="GrammarlyDocumentId">
    <vt:lpwstr>93f23eba6c8a85a0048ec70379c1d0f986b5bf9e574d86b827e490a91c772c4a</vt:lpwstr>
  </property>
</Properties>
</file>